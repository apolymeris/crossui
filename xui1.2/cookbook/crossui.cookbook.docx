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5B77" w:rsidRDefault="000B5B77" w:rsidP="00375F9C">
      <w:pPr>
        <w:pStyle w:val="a4"/>
        <w:jc w:val="center"/>
        <w:rPr>
          <w:sz w:val="52"/>
          <w:szCs w:val="52"/>
        </w:rPr>
      </w:pPr>
      <w:bookmarkStart w:id="0" w:name="_GoBack"/>
      <w:bookmarkEnd w:id="0"/>
      <w:r>
        <w:rPr>
          <w:rFonts w:hint="eastAsia"/>
          <w:sz w:val="52"/>
          <w:szCs w:val="52"/>
        </w:rPr>
        <w:t>CrossUI</w:t>
      </w:r>
      <w:r w:rsidR="00375F9C">
        <w:rPr>
          <w:rFonts w:hint="eastAsia"/>
          <w:sz w:val="52"/>
          <w:szCs w:val="52"/>
        </w:rPr>
        <w:t xml:space="preserve"> </w:t>
      </w:r>
      <w:r w:rsidR="00375F9C" w:rsidRPr="00B42EA4">
        <w:rPr>
          <w:sz w:val="52"/>
          <w:szCs w:val="52"/>
        </w:rPr>
        <w:t>Cookbook</w:t>
      </w:r>
      <w:r w:rsidR="00375F9C">
        <w:rPr>
          <w:rFonts w:hint="eastAsia"/>
          <w:sz w:val="52"/>
          <w:szCs w:val="52"/>
        </w:rPr>
        <w:t xml:space="preserve"> </w:t>
      </w:r>
    </w:p>
    <w:p w:rsidR="00375F9C" w:rsidRPr="00CF55C1" w:rsidRDefault="00375F9C" w:rsidP="00375F9C">
      <w:pPr>
        <w:pStyle w:val="a4"/>
        <w:jc w:val="center"/>
        <w:rPr>
          <w:sz w:val="52"/>
          <w:szCs w:val="52"/>
        </w:rPr>
      </w:pPr>
      <w:r w:rsidRPr="00CF55C1">
        <w:rPr>
          <w:sz w:val="52"/>
          <w:szCs w:val="52"/>
        </w:rPr>
        <w:t>Getting Started Guide</w:t>
      </w:r>
    </w:p>
    <w:p w:rsidR="00375F9C" w:rsidRPr="007B21F1" w:rsidRDefault="00375F9C" w:rsidP="00375F9C">
      <w:pPr>
        <w:pStyle w:val="a4"/>
        <w:jc w:val="center"/>
      </w:pPr>
      <w:r w:rsidRPr="007B21F1">
        <w:t>All rights reserved.</w:t>
      </w:r>
    </w:p>
    <w:p w:rsidR="00375F9C" w:rsidRPr="00EA0DA3" w:rsidRDefault="00375F9C" w:rsidP="00375F9C">
      <w:pPr>
        <w:pStyle w:val="10"/>
        <w:tabs>
          <w:tab w:val="right" w:leader="dot" w:pos="8296"/>
        </w:tabs>
      </w:pPr>
    </w:p>
    <w:p w:rsidR="00093C49" w:rsidRDefault="00375F9C">
      <w:pPr>
        <w:pStyle w:val="10"/>
        <w:tabs>
          <w:tab w:val="right" w:leader="dot" w:pos="8494"/>
        </w:tabs>
        <w:rPr>
          <w:rFonts w:asciiTheme="minorHAnsi" w:eastAsiaTheme="minorEastAsia" w:hAnsiTheme="minorHAnsi" w:cstheme="minorBidi"/>
          <w:noProof/>
          <w:szCs w:val="22"/>
        </w:rPr>
      </w:pPr>
      <w:r>
        <w:fldChar w:fldCharType="begin"/>
      </w:r>
      <w:r>
        <w:instrText xml:space="preserve"> TOC \o "1-5" \h \z \u </w:instrText>
      </w:r>
      <w:r>
        <w:fldChar w:fldCharType="separate"/>
      </w:r>
      <w:hyperlink w:anchor="_Toc356466155" w:history="1">
        <w:r w:rsidR="00093C49" w:rsidRPr="007871EF">
          <w:rPr>
            <w:rStyle w:val="a3"/>
            <w:noProof/>
          </w:rPr>
          <w:t>Preface</w:t>
        </w:r>
        <w:r w:rsidR="00093C49">
          <w:rPr>
            <w:noProof/>
            <w:webHidden/>
          </w:rPr>
          <w:tab/>
        </w:r>
        <w:r w:rsidR="00093C49">
          <w:rPr>
            <w:noProof/>
            <w:webHidden/>
          </w:rPr>
          <w:fldChar w:fldCharType="begin"/>
        </w:r>
        <w:r w:rsidR="00093C49">
          <w:rPr>
            <w:noProof/>
            <w:webHidden/>
          </w:rPr>
          <w:instrText xml:space="preserve"> PAGEREF _Toc356466155 \h </w:instrText>
        </w:r>
        <w:r w:rsidR="00093C49">
          <w:rPr>
            <w:noProof/>
            <w:webHidden/>
          </w:rPr>
        </w:r>
        <w:r w:rsidR="00093C49">
          <w:rPr>
            <w:noProof/>
            <w:webHidden/>
          </w:rPr>
          <w:fldChar w:fldCharType="separate"/>
        </w:r>
        <w:r w:rsidR="00B316C6">
          <w:rPr>
            <w:noProof/>
            <w:webHidden/>
          </w:rPr>
          <w:t>7</w:t>
        </w:r>
        <w:r w:rsidR="00093C49">
          <w:rPr>
            <w:noProof/>
            <w:webHidden/>
          </w:rPr>
          <w:fldChar w:fldCharType="end"/>
        </w:r>
      </w:hyperlink>
    </w:p>
    <w:p w:rsidR="00093C49" w:rsidRDefault="005953FB">
      <w:pPr>
        <w:pStyle w:val="10"/>
        <w:tabs>
          <w:tab w:val="left" w:pos="1260"/>
          <w:tab w:val="right" w:leader="dot" w:pos="8494"/>
        </w:tabs>
        <w:rPr>
          <w:rFonts w:asciiTheme="minorHAnsi" w:eastAsiaTheme="minorEastAsia" w:hAnsiTheme="minorHAnsi" w:cstheme="minorBidi"/>
          <w:noProof/>
          <w:szCs w:val="22"/>
        </w:rPr>
      </w:pPr>
      <w:hyperlink w:anchor="_Toc356466156" w:history="1">
        <w:r w:rsidR="00093C49" w:rsidRPr="007871EF">
          <w:rPr>
            <w:rStyle w:val="a3"/>
            <w:noProof/>
          </w:rPr>
          <w:t>Chapter 1.</w:t>
        </w:r>
        <w:r w:rsidR="00093C49">
          <w:rPr>
            <w:rFonts w:asciiTheme="minorHAnsi" w:eastAsiaTheme="minorEastAsia" w:hAnsiTheme="minorHAnsi" w:cstheme="minorBidi"/>
            <w:noProof/>
            <w:szCs w:val="22"/>
          </w:rPr>
          <w:tab/>
        </w:r>
        <w:r w:rsidR="00093C49" w:rsidRPr="007871EF">
          <w:rPr>
            <w:rStyle w:val="a3"/>
            <w:noProof/>
          </w:rPr>
          <w:t>Preparation</w:t>
        </w:r>
        <w:r w:rsidR="00093C49">
          <w:rPr>
            <w:noProof/>
            <w:webHidden/>
          </w:rPr>
          <w:tab/>
        </w:r>
        <w:r w:rsidR="00093C49">
          <w:rPr>
            <w:noProof/>
            <w:webHidden/>
          </w:rPr>
          <w:fldChar w:fldCharType="begin"/>
        </w:r>
        <w:r w:rsidR="00093C49">
          <w:rPr>
            <w:noProof/>
            <w:webHidden/>
          </w:rPr>
          <w:instrText xml:space="preserve"> PAGEREF _Toc356466156 \h </w:instrText>
        </w:r>
        <w:r w:rsidR="00093C49">
          <w:rPr>
            <w:noProof/>
            <w:webHidden/>
          </w:rPr>
        </w:r>
        <w:r w:rsidR="00093C49">
          <w:rPr>
            <w:noProof/>
            <w:webHidden/>
          </w:rPr>
          <w:fldChar w:fldCharType="separate"/>
        </w:r>
        <w:r w:rsidR="00B316C6">
          <w:rPr>
            <w:noProof/>
            <w:webHidden/>
          </w:rPr>
          <w:t>8</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157" w:history="1">
        <w:r w:rsidR="00093C49" w:rsidRPr="007871EF">
          <w:rPr>
            <w:rStyle w:val="a3"/>
            <w:noProof/>
          </w:rPr>
          <w:t>1.1.</w:t>
        </w:r>
        <w:r w:rsidR="00093C49">
          <w:rPr>
            <w:rFonts w:asciiTheme="minorHAnsi" w:eastAsiaTheme="minorEastAsia" w:hAnsiTheme="minorHAnsi" w:cstheme="minorBidi"/>
            <w:noProof/>
            <w:szCs w:val="22"/>
          </w:rPr>
          <w:tab/>
        </w:r>
        <w:r w:rsidR="00093C49" w:rsidRPr="007871EF">
          <w:rPr>
            <w:rStyle w:val="a3"/>
            <w:noProof/>
          </w:rPr>
          <w:t>Download the package</w:t>
        </w:r>
        <w:r w:rsidR="00093C49">
          <w:rPr>
            <w:noProof/>
            <w:webHidden/>
          </w:rPr>
          <w:tab/>
        </w:r>
        <w:r w:rsidR="00093C49">
          <w:rPr>
            <w:noProof/>
            <w:webHidden/>
          </w:rPr>
          <w:fldChar w:fldCharType="begin"/>
        </w:r>
        <w:r w:rsidR="00093C49">
          <w:rPr>
            <w:noProof/>
            <w:webHidden/>
          </w:rPr>
          <w:instrText xml:space="preserve"> PAGEREF _Toc356466157 \h </w:instrText>
        </w:r>
        <w:r w:rsidR="00093C49">
          <w:rPr>
            <w:noProof/>
            <w:webHidden/>
          </w:rPr>
        </w:r>
        <w:r w:rsidR="00093C49">
          <w:rPr>
            <w:noProof/>
            <w:webHidden/>
          </w:rPr>
          <w:fldChar w:fldCharType="separate"/>
        </w:r>
        <w:r w:rsidR="00B316C6">
          <w:rPr>
            <w:noProof/>
            <w:webHidden/>
          </w:rPr>
          <w:t>8</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158" w:history="1">
        <w:r w:rsidR="00093C49" w:rsidRPr="007871EF">
          <w:rPr>
            <w:rStyle w:val="a3"/>
            <w:noProof/>
          </w:rPr>
          <w:t>1.2.</w:t>
        </w:r>
        <w:r w:rsidR="00093C49">
          <w:rPr>
            <w:rFonts w:asciiTheme="minorHAnsi" w:eastAsiaTheme="minorEastAsia" w:hAnsiTheme="minorHAnsi" w:cstheme="minorBidi"/>
            <w:noProof/>
            <w:szCs w:val="22"/>
          </w:rPr>
          <w:tab/>
        </w:r>
        <w:r w:rsidR="00093C49" w:rsidRPr="007871EF">
          <w:rPr>
            <w:rStyle w:val="a3"/>
            <w:noProof/>
          </w:rPr>
          <w:t>The package folder</w:t>
        </w:r>
        <w:r w:rsidR="00093C49">
          <w:rPr>
            <w:noProof/>
            <w:webHidden/>
          </w:rPr>
          <w:tab/>
        </w:r>
        <w:r w:rsidR="00093C49">
          <w:rPr>
            <w:noProof/>
            <w:webHidden/>
          </w:rPr>
          <w:fldChar w:fldCharType="begin"/>
        </w:r>
        <w:r w:rsidR="00093C49">
          <w:rPr>
            <w:noProof/>
            <w:webHidden/>
          </w:rPr>
          <w:instrText xml:space="preserve"> PAGEREF _Toc356466158 \h </w:instrText>
        </w:r>
        <w:r w:rsidR="00093C49">
          <w:rPr>
            <w:noProof/>
            <w:webHidden/>
          </w:rPr>
        </w:r>
        <w:r w:rsidR="00093C49">
          <w:rPr>
            <w:noProof/>
            <w:webHidden/>
          </w:rPr>
          <w:fldChar w:fldCharType="separate"/>
        </w:r>
        <w:r w:rsidR="00B316C6">
          <w:rPr>
            <w:noProof/>
            <w:webHidden/>
          </w:rPr>
          <w:t>8</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159" w:history="1">
        <w:r w:rsidR="00093C49" w:rsidRPr="007871EF">
          <w:rPr>
            <w:rStyle w:val="a3"/>
            <w:noProof/>
          </w:rPr>
          <w:t>1.3.</w:t>
        </w:r>
        <w:r w:rsidR="00093C49">
          <w:rPr>
            <w:rFonts w:asciiTheme="minorHAnsi" w:eastAsiaTheme="minorEastAsia" w:hAnsiTheme="minorHAnsi" w:cstheme="minorBidi"/>
            <w:noProof/>
            <w:szCs w:val="22"/>
          </w:rPr>
          <w:tab/>
        </w:r>
        <w:r w:rsidR="00093C49" w:rsidRPr="007871EF">
          <w:rPr>
            <w:rStyle w:val="a3"/>
            <w:noProof/>
          </w:rPr>
          <w:t>Glance at examples and API</w:t>
        </w:r>
        <w:r w:rsidR="00093C49">
          <w:rPr>
            <w:noProof/>
            <w:webHidden/>
          </w:rPr>
          <w:tab/>
        </w:r>
        <w:r w:rsidR="00093C49">
          <w:rPr>
            <w:noProof/>
            <w:webHidden/>
          </w:rPr>
          <w:fldChar w:fldCharType="begin"/>
        </w:r>
        <w:r w:rsidR="00093C49">
          <w:rPr>
            <w:noProof/>
            <w:webHidden/>
          </w:rPr>
          <w:instrText xml:space="preserve"> PAGEREF _Toc356466159 \h </w:instrText>
        </w:r>
        <w:r w:rsidR="00093C49">
          <w:rPr>
            <w:noProof/>
            <w:webHidden/>
          </w:rPr>
        </w:r>
        <w:r w:rsidR="00093C49">
          <w:rPr>
            <w:noProof/>
            <w:webHidden/>
          </w:rPr>
          <w:fldChar w:fldCharType="separate"/>
        </w:r>
        <w:r w:rsidR="00B316C6">
          <w:rPr>
            <w:noProof/>
            <w:webHidden/>
          </w:rPr>
          <w:t>9</w:t>
        </w:r>
        <w:r w:rsidR="00093C49">
          <w:rPr>
            <w:noProof/>
            <w:webHidden/>
          </w:rPr>
          <w:fldChar w:fldCharType="end"/>
        </w:r>
      </w:hyperlink>
    </w:p>
    <w:p w:rsidR="00093C49" w:rsidRDefault="005953FB">
      <w:pPr>
        <w:pStyle w:val="10"/>
        <w:tabs>
          <w:tab w:val="left" w:pos="1260"/>
          <w:tab w:val="right" w:leader="dot" w:pos="8494"/>
        </w:tabs>
        <w:rPr>
          <w:rFonts w:asciiTheme="minorHAnsi" w:eastAsiaTheme="minorEastAsia" w:hAnsiTheme="minorHAnsi" w:cstheme="minorBidi"/>
          <w:noProof/>
          <w:szCs w:val="22"/>
        </w:rPr>
      </w:pPr>
      <w:hyperlink w:anchor="_Toc356466160" w:history="1">
        <w:r w:rsidR="00093C49" w:rsidRPr="007871EF">
          <w:rPr>
            <w:rStyle w:val="a3"/>
            <w:noProof/>
          </w:rPr>
          <w:t>Chapter 2.</w:t>
        </w:r>
        <w:r w:rsidR="00093C49">
          <w:rPr>
            <w:rFonts w:asciiTheme="minorHAnsi" w:eastAsiaTheme="minorEastAsia" w:hAnsiTheme="minorHAnsi" w:cstheme="minorBidi"/>
            <w:noProof/>
            <w:szCs w:val="22"/>
          </w:rPr>
          <w:tab/>
        </w:r>
        <w:r w:rsidR="00093C49" w:rsidRPr="007871EF">
          <w:rPr>
            <w:rStyle w:val="a3"/>
            <w:noProof/>
          </w:rPr>
          <w:t>Hello World</w:t>
        </w:r>
        <w:r w:rsidR="00093C49">
          <w:rPr>
            <w:noProof/>
            <w:webHidden/>
          </w:rPr>
          <w:tab/>
        </w:r>
        <w:r w:rsidR="00093C49">
          <w:rPr>
            <w:noProof/>
            <w:webHidden/>
          </w:rPr>
          <w:fldChar w:fldCharType="begin"/>
        </w:r>
        <w:r w:rsidR="00093C49">
          <w:rPr>
            <w:noProof/>
            <w:webHidden/>
          </w:rPr>
          <w:instrText xml:space="preserve"> PAGEREF _Toc356466160 \h </w:instrText>
        </w:r>
        <w:r w:rsidR="00093C49">
          <w:rPr>
            <w:noProof/>
            <w:webHidden/>
          </w:rPr>
        </w:r>
        <w:r w:rsidR="00093C49">
          <w:rPr>
            <w:noProof/>
            <w:webHidden/>
          </w:rPr>
          <w:fldChar w:fldCharType="separate"/>
        </w:r>
        <w:r w:rsidR="00B316C6">
          <w:rPr>
            <w:noProof/>
            <w:webHidden/>
          </w:rPr>
          <w:t>10</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161" w:history="1">
        <w:r w:rsidR="00093C49" w:rsidRPr="007871EF">
          <w:rPr>
            <w:rStyle w:val="a3"/>
            <w:noProof/>
          </w:rPr>
          <w:t>2.1.</w:t>
        </w:r>
        <w:r w:rsidR="00093C49">
          <w:rPr>
            <w:rFonts w:asciiTheme="minorHAnsi" w:eastAsiaTheme="minorEastAsia" w:hAnsiTheme="minorHAnsi" w:cstheme="minorBidi"/>
            <w:noProof/>
            <w:szCs w:val="22"/>
          </w:rPr>
          <w:tab/>
        </w:r>
        <w:r w:rsidR="00093C49" w:rsidRPr="007871EF">
          <w:rPr>
            <w:rStyle w:val="a3"/>
            <w:noProof/>
          </w:rPr>
          <w:t>The first application</w:t>
        </w:r>
        <w:r w:rsidR="00093C49">
          <w:rPr>
            <w:noProof/>
            <w:webHidden/>
          </w:rPr>
          <w:tab/>
        </w:r>
        <w:r w:rsidR="00093C49">
          <w:rPr>
            <w:noProof/>
            <w:webHidden/>
          </w:rPr>
          <w:fldChar w:fldCharType="begin"/>
        </w:r>
        <w:r w:rsidR="00093C49">
          <w:rPr>
            <w:noProof/>
            <w:webHidden/>
          </w:rPr>
          <w:instrText xml:space="preserve"> PAGEREF _Toc356466161 \h </w:instrText>
        </w:r>
        <w:r w:rsidR="00093C49">
          <w:rPr>
            <w:noProof/>
            <w:webHidden/>
          </w:rPr>
        </w:r>
        <w:r w:rsidR="00093C49">
          <w:rPr>
            <w:noProof/>
            <w:webHidden/>
          </w:rPr>
          <w:fldChar w:fldCharType="separate"/>
        </w:r>
        <w:r w:rsidR="00B316C6">
          <w:rPr>
            <w:noProof/>
            <w:webHidden/>
          </w:rPr>
          <w:t>10</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162" w:history="1">
        <w:r w:rsidR="00093C49" w:rsidRPr="007871EF">
          <w:rPr>
            <w:rStyle w:val="a3"/>
            <w:noProof/>
          </w:rPr>
          <w:t>2.2.</w:t>
        </w:r>
        <w:r w:rsidR="00093C49">
          <w:rPr>
            <w:rFonts w:asciiTheme="minorHAnsi" w:eastAsiaTheme="minorEastAsia" w:hAnsiTheme="minorHAnsi" w:cstheme="minorBidi"/>
            <w:noProof/>
            <w:szCs w:val="22"/>
          </w:rPr>
          <w:tab/>
        </w:r>
        <w:r w:rsidR="00093C49" w:rsidRPr="007871EF">
          <w:rPr>
            <w:rStyle w:val="a3"/>
            <w:noProof/>
          </w:rPr>
          <w:t>Render onto a html node</w:t>
        </w:r>
        <w:r w:rsidR="00093C49">
          <w:rPr>
            <w:noProof/>
            <w:webHidden/>
          </w:rPr>
          <w:tab/>
        </w:r>
        <w:r w:rsidR="00093C49">
          <w:rPr>
            <w:noProof/>
            <w:webHidden/>
          </w:rPr>
          <w:fldChar w:fldCharType="begin"/>
        </w:r>
        <w:r w:rsidR="00093C49">
          <w:rPr>
            <w:noProof/>
            <w:webHidden/>
          </w:rPr>
          <w:instrText xml:space="preserve"> PAGEREF _Toc356466162 \h </w:instrText>
        </w:r>
        <w:r w:rsidR="00093C49">
          <w:rPr>
            <w:noProof/>
            <w:webHidden/>
          </w:rPr>
        </w:r>
        <w:r w:rsidR="00093C49">
          <w:rPr>
            <w:noProof/>
            <w:webHidden/>
          </w:rPr>
          <w:fldChar w:fldCharType="separate"/>
        </w:r>
        <w:r w:rsidR="00B316C6">
          <w:rPr>
            <w:noProof/>
            <w:webHidden/>
          </w:rPr>
          <w:t>11</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163" w:history="1">
        <w:r w:rsidR="00093C49" w:rsidRPr="007871EF">
          <w:rPr>
            <w:rStyle w:val="a3"/>
            <w:noProof/>
          </w:rPr>
          <w:t>2.3.</w:t>
        </w:r>
        <w:r w:rsidR="00093C49">
          <w:rPr>
            <w:rFonts w:asciiTheme="minorHAnsi" w:eastAsiaTheme="minorEastAsia" w:hAnsiTheme="minorHAnsi" w:cstheme="minorBidi"/>
            <w:noProof/>
            <w:szCs w:val="22"/>
          </w:rPr>
          <w:tab/>
        </w:r>
        <w:r w:rsidR="00093C49" w:rsidRPr="007871EF">
          <w:rPr>
            <w:rStyle w:val="a3"/>
            <w:noProof/>
          </w:rPr>
          <w:t>Do it in CrossUI RAD Tools</w:t>
        </w:r>
        <w:r w:rsidR="00093C49">
          <w:rPr>
            <w:noProof/>
            <w:webHidden/>
          </w:rPr>
          <w:tab/>
        </w:r>
        <w:r w:rsidR="00093C49">
          <w:rPr>
            <w:noProof/>
            <w:webHidden/>
          </w:rPr>
          <w:fldChar w:fldCharType="begin"/>
        </w:r>
        <w:r w:rsidR="00093C49">
          <w:rPr>
            <w:noProof/>
            <w:webHidden/>
          </w:rPr>
          <w:instrText xml:space="preserve"> PAGEREF _Toc356466163 \h </w:instrText>
        </w:r>
        <w:r w:rsidR="00093C49">
          <w:rPr>
            <w:noProof/>
            <w:webHidden/>
          </w:rPr>
        </w:r>
        <w:r w:rsidR="00093C49">
          <w:rPr>
            <w:noProof/>
            <w:webHidden/>
          </w:rPr>
          <w:fldChar w:fldCharType="separate"/>
        </w:r>
        <w:r w:rsidR="00B316C6">
          <w:rPr>
            <w:noProof/>
            <w:webHidden/>
          </w:rPr>
          <w:t>13</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164" w:history="1">
        <w:r w:rsidR="00093C49" w:rsidRPr="007871EF">
          <w:rPr>
            <w:rStyle w:val="a3"/>
            <w:noProof/>
          </w:rPr>
          <w:t>2.4.</w:t>
        </w:r>
        <w:r w:rsidR="00093C49">
          <w:rPr>
            <w:rFonts w:asciiTheme="minorHAnsi" w:eastAsiaTheme="minorEastAsia" w:hAnsiTheme="minorHAnsi" w:cstheme="minorBidi"/>
            <w:noProof/>
            <w:szCs w:val="22"/>
          </w:rPr>
          <w:tab/>
        </w:r>
        <w:r w:rsidR="00093C49" w:rsidRPr="007871EF">
          <w:rPr>
            <w:rStyle w:val="a3"/>
            <w:noProof/>
          </w:rPr>
          <w:t>Application loading process</w:t>
        </w:r>
        <w:r w:rsidR="00093C49">
          <w:rPr>
            <w:noProof/>
            <w:webHidden/>
          </w:rPr>
          <w:tab/>
        </w:r>
        <w:r w:rsidR="00093C49">
          <w:rPr>
            <w:noProof/>
            <w:webHidden/>
          </w:rPr>
          <w:fldChar w:fldCharType="begin"/>
        </w:r>
        <w:r w:rsidR="00093C49">
          <w:rPr>
            <w:noProof/>
            <w:webHidden/>
          </w:rPr>
          <w:instrText xml:space="preserve"> PAGEREF _Toc356466164 \h </w:instrText>
        </w:r>
        <w:r w:rsidR="00093C49">
          <w:rPr>
            <w:noProof/>
            <w:webHidden/>
          </w:rPr>
        </w:r>
        <w:r w:rsidR="00093C49">
          <w:rPr>
            <w:noProof/>
            <w:webHidden/>
          </w:rPr>
          <w:fldChar w:fldCharType="separate"/>
        </w:r>
        <w:r w:rsidR="00B316C6">
          <w:rPr>
            <w:noProof/>
            <w:webHidden/>
          </w:rPr>
          <w:t>19</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165" w:history="1">
        <w:r w:rsidR="00093C49" w:rsidRPr="007871EF">
          <w:rPr>
            <w:rStyle w:val="a3"/>
            <w:noProof/>
          </w:rPr>
          <w:t>2.5.</w:t>
        </w:r>
        <w:r w:rsidR="00093C49">
          <w:rPr>
            <w:rFonts w:asciiTheme="minorHAnsi" w:eastAsiaTheme="minorEastAsia" w:hAnsiTheme="minorHAnsi" w:cstheme="minorBidi"/>
            <w:noProof/>
            <w:szCs w:val="22"/>
          </w:rPr>
          <w:tab/>
        </w:r>
        <w:r w:rsidR="00093C49" w:rsidRPr="007871EF">
          <w:rPr>
            <w:rStyle w:val="a3"/>
            <w:noProof/>
          </w:rPr>
          <w:t>Code Editor</w:t>
        </w:r>
        <w:r w:rsidR="00093C49">
          <w:rPr>
            <w:noProof/>
            <w:webHidden/>
          </w:rPr>
          <w:tab/>
        </w:r>
        <w:r w:rsidR="00093C49">
          <w:rPr>
            <w:noProof/>
            <w:webHidden/>
          </w:rPr>
          <w:fldChar w:fldCharType="begin"/>
        </w:r>
        <w:r w:rsidR="00093C49">
          <w:rPr>
            <w:noProof/>
            <w:webHidden/>
          </w:rPr>
          <w:instrText xml:space="preserve"> PAGEREF _Toc356466165 \h </w:instrText>
        </w:r>
        <w:r w:rsidR="00093C49">
          <w:rPr>
            <w:noProof/>
            <w:webHidden/>
          </w:rPr>
        </w:r>
        <w:r w:rsidR="00093C49">
          <w:rPr>
            <w:noProof/>
            <w:webHidden/>
          </w:rPr>
          <w:fldChar w:fldCharType="separate"/>
        </w:r>
        <w:r w:rsidR="00B316C6">
          <w:rPr>
            <w:noProof/>
            <w:webHidden/>
          </w:rPr>
          <w:t>21</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166" w:history="1">
        <w:r w:rsidR="00093C49" w:rsidRPr="007871EF">
          <w:rPr>
            <w:rStyle w:val="a3"/>
            <w:noProof/>
          </w:rPr>
          <w:t>2.5.1.</w:t>
        </w:r>
        <w:r w:rsidR="00093C49">
          <w:rPr>
            <w:rFonts w:asciiTheme="minorHAnsi" w:eastAsiaTheme="minorEastAsia" w:hAnsiTheme="minorHAnsi" w:cstheme="minorBidi"/>
            <w:noProof/>
            <w:szCs w:val="22"/>
          </w:rPr>
          <w:tab/>
        </w:r>
        <w:r w:rsidR="00093C49" w:rsidRPr="007871EF">
          <w:rPr>
            <w:rStyle w:val="a3"/>
            <w:noProof/>
          </w:rPr>
          <w:t>Highlight code from Outline window</w:t>
        </w:r>
        <w:r w:rsidR="00093C49">
          <w:rPr>
            <w:noProof/>
            <w:webHidden/>
          </w:rPr>
          <w:tab/>
        </w:r>
        <w:r w:rsidR="00093C49">
          <w:rPr>
            <w:noProof/>
            <w:webHidden/>
          </w:rPr>
          <w:fldChar w:fldCharType="begin"/>
        </w:r>
        <w:r w:rsidR="00093C49">
          <w:rPr>
            <w:noProof/>
            <w:webHidden/>
          </w:rPr>
          <w:instrText xml:space="preserve"> PAGEREF _Toc356466166 \h </w:instrText>
        </w:r>
        <w:r w:rsidR="00093C49">
          <w:rPr>
            <w:noProof/>
            <w:webHidden/>
          </w:rPr>
        </w:r>
        <w:r w:rsidR="00093C49">
          <w:rPr>
            <w:noProof/>
            <w:webHidden/>
          </w:rPr>
          <w:fldChar w:fldCharType="separate"/>
        </w:r>
        <w:r w:rsidR="00B316C6">
          <w:rPr>
            <w:noProof/>
            <w:webHidden/>
          </w:rPr>
          <w:t>22</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167" w:history="1">
        <w:r w:rsidR="00093C49" w:rsidRPr="007871EF">
          <w:rPr>
            <w:rStyle w:val="a3"/>
            <w:noProof/>
          </w:rPr>
          <w:t>2.5.2.</w:t>
        </w:r>
        <w:r w:rsidR="00093C49">
          <w:rPr>
            <w:rFonts w:asciiTheme="minorHAnsi" w:eastAsiaTheme="minorEastAsia" w:hAnsiTheme="minorHAnsi" w:cstheme="minorBidi"/>
            <w:noProof/>
            <w:szCs w:val="22"/>
          </w:rPr>
          <w:tab/>
        </w:r>
        <w:r w:rsidR="00093C49" w:rsidRPr="007871EF">
          <w:rPr>
            <w:rStyle w:val="a3"/>
            <w:noProof/>
          </w:rPr>
          <w:t>Code Folding</w:t>
        </w:r>
        <w:r w:rsidR="00093C49">
          <w:rPr>
            <w:noProof/>
            <w:webHidden/>
          </w:rPr>
          <w:tab/>
        </w:r>
        <w:r w:rsidR="00093C49">
          <w:rPr>
            <w:noProof/>
            <w:webHidden/>
          </w:rPr>
          <w:fldChar w:fldCharType="begin"/>
        </w:r>
        <w:r w:rsidR="00093C49">
          <w:rPr>
            <w:noProof/>
            <w:webHidden/>
          </w:rPr>
          <w:instrText xml:space="preserve"> PAGEREF _Toc356466167 \h </w:instrText>
        </w:r>
        <w:r w:rsidR="00093C49">
          <w:rPr>
            <w:noProof/>
            <w:webHidden/>
          </w:rPr>
        </w:r>
        <w:r w:rsidR="00093C49">
          <w:rPr>
            <w:noProof/>
            <w:webHidden/>
          </w:rPr>
          <w:fldChar w:fldCharType="separate"/>
        </w:r>
        <w:r w:rsidR="00B316C6">
          <w:rPr>
            <w:noProof/>
            <w:webHidden/>
          </w:rPr>
          <w:t>22</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168" w:history="1">
        <w:r w:rsidR="00093C49" w:rsidRPr="007871EF">
          <w:rPr>
            <w:rStyle w:val="a3"/>
            <w:noProof/>
          </w:rPr>
          <w:t>2.5.3.</w:t>
        </w:r>
        <w:r w:rsidR="00093C49">
          <w:rPr>
            <w:rFonts w:asciiTheme="minorHAnsi" w:eastAsiaTheme="minorEastAsia" w:hAnsiTheme="minorHAnsi" w:cstheme="minorBidi"/>
            <w:noProof/>
            <w:szCs w:val="22"/>
          </w:rPr>
          <w:tab/>
        </w:r>
        <w:r w:rsidR="00093C49" w:rsidRPr="007871EF">
          <w:rPr>
            <w:rStyle w:val="a3"/>
            <w:noProof/>
          </w:rPr>
          <w:t>Code Intellisense</w:t>
        </w:r>
        <w:r w:rsidR="00093C49">
          <w:rPr>
            <w:noProof/>
            <w:webHidden/>
          </w:rPr>
          <w:tab/>
        </w:r>
        <w:r w:rsidR="00093C49">
          <w:rPr>
            <w:noProof/>
            <w:webHidden/>
          </w:rPr>
          <w:fldChar w:fldCharType="begin"/>
        </w:r>
        <w:r w:rsidR="00093C49">
          <w:rPr>
            <w:noProof/>
            <w:webHidden/>
          </w:rPr>
          <w:instrText xml:space="preserve"> PAGEREF _Toc356466168 \h </w:instrText>
        </w:r>
        <w:r w:rsidR="00093C49">
          <w:rPr>
            <w:noProof/>
            <w:webHidden/>
          </w:rPr>
        </w:r>
        <w:r w:rsidR="00093C49">
          <w:rPr>
            <w:noProof/>
            <w:webHidden/>
          </w:rPr>
          <w:fldChar w:fldCharType="separate"/>
        </w:r>
        <w:r w:rsidR="00B316C6">
          <w:rPr>
            <w:noProof/>
            <w:webHidden/>
          </w:rPr>
          <w:t>23</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169" w:history="1">
        <w:r w:rsidR="00093C49" w:rsidRPr="007871EF">
          <w:rPr>
            <w:rStyle w:val="a3"/>
            <w:noProof/>
          </w:rPr>
          <w:t>2.5.3.1.</w:t>
        </w:r>
        <w:r w:rsidR="00093C49">
          <w:rPr>
            <w:rFonts w:asciiTheme="minorHAnsi" w:eastAsiaTheme="minorEastAsia" w:hAnsiTheme="minorHAnsi" w:cstheme="minorBidi"/>
            <w:noProof/>
            <w:szCs w:val="22"/>
          </w:rPr>
          <w:tab/>
        </w:r>
        <w:r w:rsidR="00093C49" w:rsidRPr="007871EF">
          <w:rPr>
            <w:rStyle w:val="a3"/>
            <w:noProof/>
          </w:rPr>
          <w:t>When context doesn’t recognize the input string</w:t>
        </w:r>
        <w:r w:rsidR="00093C49">
          <w:rPr>
            <w:noProof/>
            <w:webHidden/>
          </w:rPr>
          <w:tab/>
        </w:r>
        <w:r w:rsidR="00093C49">
          <w:rPr>
            <w:noProof/>
            <w:webHidden/>
          </w:rPr>
          <w:fldChar w:fldCharType="begin"/>
        </w:r>
        <w:r w:rsidR="00093C49">
          <w:rPr>
            <w:noProof/>
            <w:webHidden/>
          </w:rPr>
          <w:instrText xml:space="preserve"> PAGEREF _Toc356466169 \h </w:instrText>
        </w:r>
        <w:r w:rsidR="00093C49">
          <w:rPr>
            <w:noProof/>
            <w:webHidden/>
          </w:rPr>
        </w:r>
        <w:r w:rsidR="00093C49">
          <w:rPr>
            <w:noProof/>
            <w:webHidden/>
          </w:rPr>
          <w:fldChar w:fldCharType="separate"/>
        </w:r>
        <w:r w:rsidR="00B316C6">
          <w:rPr>
            <w:noProof/>
            <w:webHidden/>
          </w:rPr>
          <w:t>23</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170" w:history="1">
        <w:r w:rsidR="00093C49" w:rsidRPr="007871EF">
          <w:rPr>
            <w:rStyle w:val="a3"/>
            <w:noProof/>
          </w:rPr>
          <w:t>2.5.3.2.</w:t>
        </w:r>
        <w:r w:rsidR="00093C49">
          <w:rPr>
            <w:rFonts w:asciiTheme="minorHAnsi" w:eastAsiaTheme="minorEastAsia" w:hAnsiTheme="minorHAnsi" w:cstheme="minorBidi"/>
            <w:noProof/>
            <w:szCs w:val="22"/>
          </w:rPr>
          <w:tab/>
        </w:r>
        <w:r w:rsidR="00093C49" w:rsidRPr="007871EF">
          <w:rPr>
            <w:rStyle w:val="a3"/>
            <w:noProof/>
          </w:rPr>
          <w:t>Type dot after a recognizable variable</w:t>
        </w:r>
        <w:r w:rsidR="00093C49">
          <w:rPr>
            <w:noProof/>
            <w:webHidden/>
          </w:rPr>
          <w:tab/>
        </w:r>
        <w:r w:rsidR="00093C49">
          <w:rPr>
            <w:noProof/>
            <w:webHidden/>
          </w:rPr>
          <w:fldChar w:fldCharType="begin"/>
        </w:r>
        <w:r w:rsidR="00093C49">
          <w:rPr>
            <w:noProof/>
            <w:webHidden/>
          </w:rPr>
          <w:instrText xml:space="preserve"> PAGEREF _Toc356466170 \h </w:instrText>
        </w:r>
        <w:r w:rsidR="00093C49">
          <w:rPr>
            <w:noProof/>
            <w:webHidden/>
          </w:rPr>
        </w:r>
        <w:r w:rsidR="00093C49">
          <w:rPr>
            <w:noProof/>
            <w:webHidden/>
          </w:rPr>
          <w:fldChar w:fldCharType="separate"/>
        </w:r>
        <w:r w:rsidR="00B316C6">
          <w:rPr>
            <w:noProof/>
            <w:webHidden/>
          </w:rPr>
          <w:t>25</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171" w:history="1">
        <w:r w:rsidR="00093C49" w:rsidRPr="007871EF">
          <w:rPr>
            <w:rStyle w:val="a3"/>
            <w:noProof/>
          </w:rPr>
          <w:t>2.5.3.3.</w:t>
        </w:r>
        <w:r w:rsidR="00093C49">
          <w:rPr>
            <w:rFonts w:asciiTheme="minorHAnsi" w:eastAsiaTheme="minorEastAsia" w:hAnsiTheme="minorHAnsi" w:cstheme="minorBidi"/>
            <w:noProof/>
            <w:szCs w:val="22"/>
          </w:rPr>
          <w:tab/>
        </w:r>
        <w:r w:rsidR="00093C49" w:rsidRPr="007871EF">
          <w:rPr>
            <w:rStyle w:val="a3"/>
            <w:noProof/>
          </w:rPr>
          <w:t>When use dbclick</w:t>
        </w:r>
        <w:r w:rsidR="00093C49">
          <w:rPr>
            <w:noProof/>
            <w:webHidden/>
          </w:rPr>
          <w:tab/>
        </w:r>
        <w:r w:rsidR="00093C49">
          <w:rPr>
            <w:noProof/>
            <w:webHidden/>
          </w:rPr>
          <w:fldChar w:fldCharType="begin"/>
        </w:r>
        <w:r w:rsidR="00093C49">
          <w:rPr>
            <w:noProof/>
            <w:webHidden/>
          </w:rPr>
          <w:instrText xml:space="preserve"> PAGEREF _Toc356466171 \h </w:instrText>
        </w:r>
        <w:r w:rsidR="00093C49">
          <w:rPr>
            <w:noProof/>
            <w:webHidden/>
          </w:rPr>
        </w:r>
        <w:r w:rsidR="00093C49">
          <w:rPr>
            <w:noProof/>
            <w:webHidden/>
          </w:rPr>
          <w:fldChar w:fldCharType="separate"/>
        </w:r>
        <w:r w:rsidR="00B316C6">
          <w:rPr>
            <w:noProof/>
            <w:webHidden/>
          </w:rPr>
          <w:t>25</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172" w:history="1">
        <w:r w:rsidR="00093C49" w:rsidRPr="007871EF">
          <w:rPr>
            <w:rStyle w:val="a3"/>
            <w:noProof/>
          </w:rPr>
          <w:t>2.5.4.</w:t>
        </w:r>
        <w:r w:rsidR="00093C49">
          <w:rPr>
            <w:rFonts w:asciiTheme="minorHAnsi" w:eastAsiaTheme="minorEastAsia" w:hAnsiTheme="minorHAnsi" w:cstheme="minorBidi"/>
            <w:noProof/>
            <w:szCs w:val="22"/>
          </w:rPr>
          <w:tab/>
        </w:r>
        <w:r w:rsidR="00093C49" w:rsidRPr="007871EF">
          <w:rPr>
            <w:rStyle w:val="a3"/>
            <w:noProof/>
          </w:rPr>
          <w:t>Find the object definition code</w:t>
        </w:r>
        <w:r w:rsidR="00093C49">
          <w:rPr>
            <w:noProof/>
            <w:webHidden/>
          </w:rPr>
          <w:tab/>
        </w:r>
        <w:r w:rsidR="00093C49">
          <w:rPr>
            <w:noProof/>
            <w:webHidden/>
          </w:rPr>
          <w:fldChar w:fldCharType="begin"/>
        </w:r>
        <w:r w:rsidR="00093C49">
          <w:rPr>
            <w:noProof/>
            <w:webHidden/>
          </w:rPr>
          <w:instrText xml:space="preserve"> PAGEREF _Toc356466172 \h </w:instrText>
        </w:r>
        <w:r w:rsidR="00093C49">
          <w:rPr>
            <w:noProof/>
            <w:webHidden/>
          </w:rPr>
        </w:r>
        <w:r w:rsidR="00093C49">
          <w:rPr>
            <w:noProof/>
            <w:webHidden/>
          </w:rPr>
          <w:fldChar w:fldCharType="separate"/>
        </w:r>
        <w:r w:rsidR="00B316C6">
          <w:rPr>
            <w:noProof/>
            <w:webHidden/>
          </w:rPr>
          <w:t>26</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173" w:history="1">
        <w:r w:rsidR="00093C49" w:rsidRPr="007871EF">
          <w:rPr>
            <w:rStyle w:val="a3"/>
            <w:noProof/>
          </w:rPr>
          <w:t>2.5.5.</w:t>
        </w:r>
        <w:r w:rsidR="00093C49">
          <w:rPr>
            <w:rFonts w:asciiTheme="minorHAnsi" w:eastAsiaTheme="minorEastAsia" w:hAnsiTheme="minorHAnsi" w:cstheme="minorBidi"/>
            <w:noProof/>
            <w:szCs w:val="22"/>
          </w:rPr>
          <w:tab/>
        </w:r>
        <w:r w:rsidR="00093C49" w:rsidRPr="007871EF">
          <w:rPr>
            <w:rStyle w:val="a3"/>
            <w:noProof/>
          </w:rPr>
          <w:t>Generate event code automatically</w:t>
        </w:r>
        <w:r w:rsidR="00093C49">
          <w:rPr>
            <w:noProof/>
            <w:webHidden/>
          </w:rPr>
          <w:tab/>
        </w:r>
        <w:r w:rsidR="00093C49">
          <w:rPr>
            <w:noProof/>
            <w:webHidden/>
          </w:rPr>
          <w:fldChar w:fldCharType="begin"/>
        </w:r>
        <w:r w:rsidR="00093C49">
          <w:rPr>
            <w:noProof/>
            <w:webHidden/>
          </w:rPr>
          <w:instrText xml:space="preserve"> PAGEREF _Toc356466173 \h </w:instrText>
        </w:r>
        <w:r w:rsidR="00093C49">
          <w:rPr>
            <w:noProof/>
            <w:webHidden/>
          </w:rPr>
        </w:r>
        <w:r w:rsidR="00093C49">
          <w:rPr>
            <w:noProof/>
            <w:webHidden/>
          </w:rPr>
          <w:fldChar w:fldCharType="separate"/>
        </w:r>
        <w:r w:rsidR="00B316C6">
          <w:rPr>
            <w:noProof/>
            <w:webHidden/>
          </w:rPr>
          <w:t>26</w:t>
        </w:r>
        <w:r w:rsidR="00093C49">
          <w:rPr>
            <w:noProof/>
            <w:webHidden/>
          </w:rPr>
          <w:fldChar w:fldCharType="end"/>
        </w:r>
      </w:hyperlink>
    </w:p>
    <w:p w:rsidR="00093C49" w:rsidRDefault="005953FB">
      <w:pPr>
        <w:pStyle w:val="10"/>
        <w:tabs>
          <w:tab w:val="left" w:pos="1260"/>
          <w:tab w:val="right" w:leader="dot" w:pos="8494"/>
        </w:tabs>
        <w:rPr>
          <w:rFonts w:asciiTheme="minorHAnsi" w:eastAsiaTheme="minorEastAsia" w:hAnsiTheme="minorHAnsi" w:cstheme="minorBidi"/>
          <w:noProof/>
          <w:szCs w:val="22"/>
        </w:rPr>
      </w:pPr>
      <w:hyperlink w:anchor="_Toc356466174" w:history="1">
        <w:r w:rsidR="00093C49" w:rsidRPr="007871EF">
          <w:rPr>
            <w:rStyle w:val="a3"/>
            <w:noProof/>
          </w:rPr>
          <w:t>Chapter 3.</w:t>
        </w:r>
        <w:r w:rsidR="00093C49">
          <w:rPr>
            <w:rFonts w:asciiTheme="minorHAnsi" w:eastAsiaTheme="minorEastAsia" w:hAnsiTheme="minorHAnsi" w:cstheme="minorBidi"/>
            <w:noProof/>
            <w:szCs w:val="22"/>
          </w:rPr>
          <w:tab/>
        </w:r>
        <w:r w:rsidR="00093C49" w:rsidRPr="007871EF">
          <w:rPr>
            <w:rStyle w:val="a3"/>
            <w:noProof/>
          </w:rPr>
          <w:t>Controls Facebook</w:t>
        </w:r>
        <w:r w:rsidR="00093C49">
          <w:rPr>
            <w:noProof/>
            <w:webHidden/>
          </w:rPr>
          <w:tab/>
        </w:r>
        <w:r w:rsidR="00093C49">
          <w:rPr>
            <w:noProof/>
            <w:webHidden/>
          </w:rPr>
          <w:fldChar w:fldCharType="begin"/>
        </w:r>
        <w:r w:rsidR="00093C49">
          <w:rPr>
            <w:noProof/>
            <w:webHidden/>
          </w:rPr>
          <w:instrText xml:space="preserve"> PAGEREF _Toc356466174 \h </w:instrText>
        </w:r>
        <w:r w:rsidR="00093C49">
          <w:rPr>
            <w:noProof/>
            <w:webHidden/>
          </w:rPr>
        </w:r>
        <w:r w:rsidR="00093C49">
          <w:rPr>
            <w:noProof/>
            <w:webHidden/>
          </w:rPr>
          <w:fldChar w:fldCharType="separate"/>
        </w:r>
        <w:r w:rsidR="00B316C6">
          <w:rPr>
            <w:noProof/>
            <w:webHidden/>
          </w:rPr>
          <w:t>27</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175" w:history="1">
        <w:r w:rsidR="00093C49" w:rsidRPr="007871EF">
          <w:rPr>
            <w:rStyle w:val="a3"/>
            <w:noProof/>
          </w:rPr>
          <w:t>3.1.</w:t>
        </w:r>
        <w:r w:rsidR="00093C49">
          <w:rPr>
            <w:rFonts w:asciiTheme="minorHAnsi" w:eastAsiaTheme="minorEastAsia" w:hAnsiTheme="minorHAnsi" w:cstheme="minorBidi"/>
            <w:noProof/>
            <w:szCs w:val="22"/>
          </w:rPr>
          <w:tab/>
        </w:r>
        <w:r w:rsidR="00093C49" w:rsidRPr="007871EF">
          <w:rPr>
            <w:rStyle w:val="a3"/>
            <w:noProof/>
          </w:rPr>
          <w:t>Script testing environment</w:t>
        </w:r>
        <w:r w:rsidR="00093C49">
          <w:rPr>
            <w:noProof/>
            <w:webHidden/>
          </w:rPr>
          <w:tab/>
        </w:r>
        <w:r w:rsidR="00093C49">
          <w:rPr>
            <w:noProof/>
            <w:webHidden/>
          </w:rPr>
          <w:fldChar w:fldCharType="begin"/>
        </w:r>
        <w:r w:rsidR="00093C49">
          <w:rPr>
            <w:noProof/>
            <w:webHidden/>
          </w:rPr>
          <w:instrText xml:space="preserve"> PAGEREF _Toc356466175 \h </w:instrText>
        </w:r>
        <w:r w:rsidR="00093C49">
          <w:rPr>
            <w:noProof/>
            <w:webHidden/>
          </w:rPr>
        </w:r>
        <w:r w:rsidR="00093C49">
          <w:rPr>
            <w:noProof/>
            <w:webHidden/>
          </w:rPr>
          <w:fldChar w:fldCharType="separate"/>
        </w:r>
        <w:r w:rsidR="00B316C6">
          <w:rPr>
            <w:noProof/>
            <w:webHidden/>
          </w:rPr>
          <w:t>27</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176" w:history="1">
        <w:r w:rsidR="00093C49" w:rsidRPr="007871EF">
          <w:rPr>
            <w:rStyle w:val="a3"/>
            <w:noProof/>
          </w:rPr>
          <w:t>3.2.</w:t>
        </w:r>
        <w:r w:rsidR="00093C49">
          <w:rPr>
            <w:rFonts w:asciiTheme="minorHAnsi" w:eastAsiaTheme="minorEastAsia" w:hAnsiTheme="minorHAnsi" w:cstheme="minorBidi"/>
            <w:noProof/>
            <w:szCs w:val="22"/>
          </w:rPr>
          <w:tab/>
        </w:r>
        <w:r w:rsidR="00093C49" w:rsidRPr="007871EF">
          <w:rPr>
            <w:rStyle w:val="a3"/>
            <w:noProof/>
          </w:rPr>
          <w:t>“Hello world” in env.html</w:t>
        </w:r>
        <w:r w:rsidR="00093C49">
          <w:rPr>
            <w:noProof/>
            <w:webHidden/>
          </w:rPr>
          <w:tab/>
        </w:r>
        <w:r w:rsidR="00093C49">
          <w:rPr>
            <w:noProof/>
            <w:webHidden/>
          </w:rPr>
          <w:fldChar w:fldCharType="begin"/>
        </w:r>
        <w:r w:rsidR="00093C49">
          <w:rPr>
            <w:noProof/>
            <w:webHidden/>
          </w:rPr>
          <w:instrText xml:space="preserve"> PAGEREF _Toc356466176 \h </w:instrText>
        </w:r>
        <w:r w:rsidR="00093C49">
          <w:rPr>
            <w:noProof/>
            <w:webHidden/>
          </w:rPr>
        </w:r>
        <w:r w:rsidR="00093C49">
          <w:rPr>
            <w:noProof/>
            <w:webHidden/>
          </w:rPr>
          <w:fldChar w:fldCharType="separate"/>
        </w:r>
        <w:r w:rsidR="00B316C6">
          <w:rPr>
            <w:noProof/>
            <w:webHidden/>
          </w:rPr>
          <w:t>29</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177" w:history="1">
        <w:r w:rsidR="00093C49" w:rsidRPr="007871EF">
          <w:rPr>
            <w:rStyle w:val="a3"/>
            <w:noProof/>
          </w:rPr>
          <w:t>3.3.</w:t>
        </w:r>
        <w:r w:rsidR="00093C49">
          <w:rPr>
            <w:rFonts w:asciiTheme="minorHAnsi" w:eastAsiaTheme="minorEastAsia" w:hAnsiTheme="minorHAnsi" w:cstheme="minorBidi"/>
            <w:noProof/>
            <w:szCs w:val="22"/>
          </w:rPr>
          <w:tab/>
        </w:r>
        <w:r w:rsidR="00093C49" w:rsidRPr="007871EF">
          <w:rPr>
            <w:rStyle w:val="a3"/>
            <w:noProof/>
          </w:rPr>
          <w:t>Control creation and runtime update</w:t>
        </w:r>
        <w:r w:rsidR="00093C49">
          <w:rPr>
            <w:noProof/>
            <w:webHidden/>
          </w:rPr>
          <w:tab/>
        </w:r>
        <w:r w:rsidR="00093C49">
          <w:rPr>
            <w:noProof/>
            <w:webHidden/>
          </w:rPr>
          <w:fldChar w:fldCharType="begin"/>
        </w:r>
        <w:r w:rsidR="00093C49">
          <w:rPr>
            <w:noProof/>
            <w:webHidden/>
          </w:rPr>
          <w:instrText xml:space="preserve"> PAGEREF _Toc356466177 \h </w:instrText>
        </w:r>
        <w:r w:rsidR="00093C49">
          <w:rPr>
            <w:noProof/>
            <w:webHidden/>
          </w:rPr>
        </w:r>
        <w:r w:rsidR="00093C49">
          <w:rPr>
            <w:noProof/>
            <w:webHidden/>
          </w:rPr>
          <w:fldChar w:fldCharType="separate"/>
        </w:r>
        <w:r w:rsidR="00B316C6">
          <w:rPr>
            <w:noProof/>
            <w:webHidden/>
          </w:rPr>
          <w:t>30</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178" w:history="1">
        <w:r w:rsidR="00093C49" w:rsidRPr="007871EF">
          <w:rPr>
            <w:rStyle w:val="a3"/>
            <w:noProof/>
          </w:rPr>
          <w:t>3.4.</w:t>
        </w:r>
        <w:r w:rsidR="00093C49">
          <w:rPr>
            <w:rFonts w:asciiTheme="minorHAnsi" w:eastAsiaTheme="minorEastAsia" w:hAnsiTheme="minorHAnsi" w:cstheme="minorBidi"/>
            <w:noProof/>
            <w:szCs w:val="22"/>
          </w:rPr>
          <w:tab/>
        </w:r>
        <w:r w:rsidR="00093C49" w:rsidRPr="007871EF">
          <w:rPr>
            <w:rStyle w:val="a3"/>
            <w:noProof/>
          </w:rPr>
          <w:t>Button related</w:t>
        </w:r>
        <w:r w:rsidR="00093C49">
          <w:rPr>
            <w:noProof/>
            <w:webHidden/>
          </w:rPr>
          <w:tab/>
        </w:r>
        <w:r w:rsidR="00093C49">
          <w:rPr>
            <w:noProof/>
            <w:webHidden/>
          </w:rPr>
          <w:fldChar w:fldCharType="begin"/>
        </w:r>
        <w:r w:rsidR="00093C49">
          <w:rPr>
            <w:noProof/>
            <w:webHidden/>
          </w:rPr>
          <w:instrText xml:space="preserve"> PAGEREF _Toc356466178 \h </w:instrText>
        </w:r>
        <w:r w:rsidR="00093C49">
          <w:rPr>
            <w:noProof/>
            <w:webHidden/>
          </w:rPr>
        </w:r>
        <w:r w:rsidR="00093C49">
          <w:rPr>
            <w:noProof/>
            <w:webHidden/>
          </w:rPr>
          <w:fldChar w:fldCharType="separate"/>
        </w:r>
        <w:r w:rsidR="00B316C6">
          <w:rPr>
            <w:noProof/>
            <w:webHidden/>
          </w:rPr>
          <w:t>31</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179" w:history="1">
        <w:r w:rsidR="00093C49" w:rsidRPr="007871EF">
          <w:rPr>
            <w:rStyle w:val="a3"/>
            <w:noProof/>
          </w:rPr>
          <w:t>3.4.1.</w:t>
        </w:r>
        <w:r w:rsidR="00093C49">
          <w:rPr>
            <w:rFonts w:asciiTheme="minorHAnsi" w:eastAsiaTheme="minorEastAsia" w:hAnsiTheme="minorHAnsi" w:cstheme="minorBidi"/>
            <w:noProof/>
            <w:szCs w:val="22"/>
          </w:rPr>
          <w:tab/>
        </w:r>
        <w:r w:rsidR="00093C49" w:rsidRPr="007871EF">
          <w:rPr>
            <w:rStyle w:val="a3"/>
            <w:noProof/>
          </w:rPr>
          <w:t>onClick event</w:t>
        </w:r>
        <w:r w:rsidR="00093C49">
          <w:rPr>
            <w:noProof/>
            <w:webHidden/>
          </w:rPr>
          <w:tab/>
        </w:r>
        <w:r w:rsidR="00093C49">
          <w:rPr>
            <w:noProof/>
            <w:webHidden/>
          </w:rPr>
          <w:fldChar w:fldCharType="begin"/>
        </w:r>
        <w:r w:rsidR="00093C49">
          <w:rPr>
            <w:noProof/>
            <w:webHidden/>
          </w:rPr>
          <w:instrText xml:space="preserve"> PAGEREF _Toc356466179 \h </w:instrText>
        </w:r>
        <w:r w:rsidR="00093C49">
          <w:rPr>
            <w:noProof/>
            <w:webHidden/>
          </w:rPr>
        </w:r>
        <w:r w:rsidR="00093C49">
          <w:rPr>
            <w:noProof/>
            <w:webHidden/>
          </w:rPr>
          <w:fldChar w:fldCharType="separate"/>
        </w:r>
        <w:r w:rsidR="00B316C6">
          <w:rPr>
            <w:noProof/>
            <w:webHidden/>
          </w:rPr>
          <w:t>31</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180" w:history="1">
        <w:r w:rsidR="00093C49" w:rsidRPr="007871EF">
          <w:rPr>
            <w:rStyle w:val="a3"/>
            <w:noProof/>
          </w:rPr>
          <w:t>3.4.2.</w:t>
        </w:r>
        <w:r w:rsidR="00093C49">
          <w:rPr>
            <w:rFonts w:asciiTheme="minorHAnsi" w:eastAsiaTheme="minorEastAsia" w:hAnsiTheme="minorHAnsi" w:cstheme="minorBidi"/>
            <w:noProof/>
            <w:szCs w:val="22"/>
          </w:rPr>
          <w:tab/>
        </w:r>
        <w:r w:rsidR="00093C49" w:rsidRPr="007871EF">
          <w:rPr>
            <w:rStyle w:val="a3"/>
            <w:noProof/>
          </w:rPr>
          <w:t>Boolean Controls</w:t>
        </w:r>
        <w:r w:rsidR="00093C49">
          <w:rPr>
            <w:noProof/>
            <w:webHidden/>
          </w:rPr>
          <w:tab/>
        </w:r>
        <w:r w:rsidR="00093C49">
          <w:rPr>
            <w:noProof/>
            <w:webHidden/>
          </w:rPr>
          <w:fldChar w:fldCharType="begin"/>
        </w:r>
        <w:r w:rsidR="00093C49">
          <w:rPr>
            <w:noProof/>
            <w:webHidden/>
          </w:rPr>
          <w:instrText xml:space="preserve"> PAGEREF _Toc356466180 \h </w:instrText>
        </w:r>
        <w:r w:rsidR="00093C49">
          <w:rPr>
            <w:noProof/>
            <w:webHidden/>
          </w:rPr>
        </w:r>
        <w:r w:rsidR="00093C49">
          <w:rPr>
            <w:noProof/>
            <w:webHidden/>
          </w:rPr>
          <w:fldChar w:fldCharType="separate"/>
        </w:r>
        <w:r w:rsidR="00B316C6">
          <w:rPr>
            <w:noProof/>
            <w:webHidden/>
          </w:rPr>
          <w:t>32</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181" w:history="1">
        <w:r w:rsidR="00093C49" w:rsidRPr="007871EF">
          <w:rPr>
            <w:rStyle w:val="a3"/>
            <w:noProof/>
          </w:rPr>
          <w:t>3.4.3.</w:t>
        </w:r>
        <w:r w:rsidR="00093C49">
          <w:rPr>
            <w:rFonts w:asciiTheme="minorHAnsi" w:eastAsiaTheme="minorEastAsia" w:hAnsiTheme="minorHAnsi" w:cstheme="minorBidi"/>
            <w:noProof/>
            <w:szCs w:val="22"/>
          </w:rPr>
          <w:tab/>
        </w:r>
        <w:r w:rsidR="00093C49" w:rsidRPr="007871EF">
          <w:rPr>
            <w:rStyle w:val="a3"/>
            <w:noProof/>
          </w:rPr>
          <w:t>Link Control</w:t>
        </w:r>
        <w:r w:rsidR="00093C49">
          <w:rPr>
            <w:noProof/>
            <w:webHidden/>
          </w:rPr>
          <w:tab/>
        </w:r>
        <w:r w:rsidR="00093C49">
          <w:rPr>
            <w:noProof/>
            <w:webHidden/>
          </w:rPr>
          <w:fldChar w:fldCharType="begin"/>
        </w:r>
        <w:r w:rsidR="00093C49">
          <w:rPr>
            <w:noProof/>
            <w:webHidden/>
          </w:rPr>
          <w:instrText xml:space="preserve"> PAGEREF _Toc356466181 \h </w:instrText>
        </w:r>
        <w:r w:rsidR="00093C49">
          <w:rPr>
            <w:noProof/>
            <w:webHidden/>
          </w:rPr>
        </w:r>
        <w:r w:rsidR="00093C49">
          <w:rPr>
            <w:noProof/>
            <w:webHidden/>
          </w:rPr>
          <w:fldChar w:fldCharType="separate"/>
        </w:r>
        <w:r w:rsidR="00B316C6">
          <w:rPr>
            <w:noProof/>
            <w:webHidden/>
          </w:rPr>
          <w:t>32</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182" w:history="1">
        <w:r w:rsidR="00093C49" w:rsidRPr="007871EF">
          <w:rPr>
            <w:rStyle w:val="a3"/>
            <w:noProof/>
          </w:rPr>
          <w:t>3.5.</w:t>
        </w:r>
        <w:r w:rsidR="00093C49">
          <w:rPr>
            <w:rFonts w:asciiTheme="minorHAnsi" w:eastAsiaTheme="minorEastAsia" w:hAnsiTheme="minorHAnsi" w:cstheme="minorBidi"/>
            <w:noProof/>
            <w:szCs w:val="22"/>
          </w:rPr>
          <w:tab/>
        </w:r>
        <w:r w:rsidR="00093C49" w:rsidRPr="007871EF">
          <w:rPr>
            <w:rStyle w:val="a3"/>
            <w:noProof/>
          </w:rPr>
          <w:t>Label related</w:t>
        </w:r>
        <w:r w:rsidR="00093C49">
          <w:rPr>
            <w:noProof/>
            <w:webHidden/>
          </w:rPr>
          <w:tab/>
        </w:r>
        <w:r w:rsidR="00093C49">
          <w:rPr>
            <w:noProof/>
            <w:webHidden/>
          </w:rPr>
          <w:fldChar w:fldCharType="begin"/>
        </w:r>
        <w:r w:rsidR="00093C49">
          <w:rPr>
            <w:noProof/>
            <w:webHidden/>
          </w:rPr>
          <w:instrText xml:space="preserve"> PAGEREF _Toc356466182 \h </w:instrText>
        </w:r>
        <w:r w:rsidR="00093C49">
          <w:rPr>
            <w:noProof/>
            <w:webHidden/>
          </w:rPr>
        </w:r>
        <w:r w:rsidR="00093C49">
          <w:rPr>
            <w:noProof/>
            <w:webHidden/>
          </w:rPr>
          <w:fldChar w:fldCharType="separate"/>
        </w:r>
        <w:r w:rsidR="00B316C6">
          <w:rPr>
            <w:noProof/>
            <w:webHidden/>
          </w:rPr>
          <w:t>33</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183" w:history="1">
        <w:r w:rsidR="00093C49" w:rsidRPr="007871EF">
          <w:rPr>
            <w:rStyle w:val="a3"/>
            <w:noProof/>
          </w:rPr>
          <w:t>3.6.</w:t>
        </w:r>
        <w:r w:rsidR="00093C49">
          <w:rPr>
            <w:rFonts w:asciiTheme="minorHAnsi" w:eastAsiaTheme="minorEastAsia" w:hAnsiTheme="minorHAnsi" w:cstheme="minorBidi"/>
            <w:noProof/>
            <w:szCs w:val="22"/>
          </w:rPr>
          <w:tab/>
        </w:r>
        <w:r w:rsidR="00093C49" w:rsidRPr="007871EF">
          <w:rPr>
            <w:rStyle w:val="a3"/>
            <w:noProof/>
          </w:rPr>
          <w:t>Input related</w:t>
        </w:r>
        <w:r w:rsidR="00093C49">
          <w:rPr>
            <w:noProof/>
            <w:webHidden/>
          </w:rPr>
          <w:tab/>
        </w:r>
        <w:r w:rsidR="00093C49">
          <w:rPr>
            <w:noProof/>
            <w:webHidden/>
          </w:rPr>
          <w:fldChar w:fldCharType="begin"/>
        </w:r>
        <w:r w:rsidR="00093C49">
          <w:rPr>
            <w:noProof/>
            <w:webHidden/>
          </w:rPr>
          <w:instrText xml:space="preserve"> PAGEREF _Toc356466183 \h </w:instrText>
        </w:r>
        <w:r w:rsidR="00093C49">
          <w:rPr>
            <w:noProof/>
            <w:webHidden/>
          </w:rPr>
        </w:r>
        <w:r w:rsidR="00093C49">
          <w:rPr>
            <w:noProof/>
            <w:webHidden/>
          </w:rPr>
          <w:fldChar w:fldCharType="separate"/>
        </w:r>
        <w:r w:rsidR="00B316C6">
          <w:rPr>
            <w:noProof/>
            <w:webHidden/>
          </w:rPr>
          <w:t>34</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184" w:history="1">
        <w:r w:rsidR="00093C49" w:rsidRPr="007871EF">
          <w:rPr>
            <w:rStyle w:val="a3"/>
            <w:noProof/>
          </w:rPr>
          <w:t>3.6.1.</w:t>
        </w:r>
        <w:r w:rsidR="00093C49">
          <w:rPr>
            <w:rFonts w:asciiTheme="minorHAnsi" w:eastAsiaTheme="minorEastAsia" w:hAnsiTheme="minorHAnsi" w:cstheme="minorBidi"/>
            <w:noProof/>
            <w:szCs w:val="22"/>
          </w:rPr>
          <w:tab/>
        </w:r>
        <w:r w:rsidR="00093C49" w:rsidRPr="007871EF">
          <w:rPr>
            <w:rStyle w:val="a3"/>
            <w:noProof/>
          </w:rPr>
          <w:t>setValue/setValue/getUIValue/setUIValue</w:t>
        </w:r>
        <w:r w:rsidR="00093C49">
          <w:rPr>
            <w:noProof/>
            <w:webHidden/>
          </w:rPr>
          <w:tab/>
        </w:r>
        <w:r w:rsidR="00093C49">
          <w:rPr>
            <w:noProof/>
            <w:webHidden/>
          </w:rPr>
          <w:fldChar w:fldCharType="begin"/>
        </w:r>
        <w:r w:rsidR="00093C49">
          <w:rPr>
            <w:noProof/>
            <w:webHidden/>
          </w:rPr>
          <w:instrText xml:space="preserve"> PAGEREF _Toc356466184 \h </w:instrText>
        </w:r>
        <w:r w:rsidR="00093C49">
          <w:rPr>
            <w:noProof/>
            <w:webHidden/>
          </w:rPr>
        </w:r>
        <w:r w:rsidR="00093C49">
          <w:rPr>
            <w:noProof/>
            <w:webHidden/>
          </w:rPr>
          <w:fldChar w:fldCharType="separate"/>
        </w:r>
        <w:r w:rsidR="00B316C6">
          <w:rPr>
            <w:noProof/>
            <w:webHidden/>
          </w:rPr>
          <w:t>34</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185" w:history="1">
        <w:r w:rsidR="00093C49" w:rsidRPr="007871EF">
          <w:rPr>
            <w:rStyle w:val="a3"/>
            <w:noProof/>
          </w:rPr>
          <w:t>3.6.2.</w:t>
        </w:r>
        <w:r w:rsidR="00093C49">
          <w:rPr>
            <w:rFonts w:asciiTheme="minorHAnsi" w:eastAsiaTheme="minorEastAsia" w:hAnsiTheme="minorHAnsi" w:cstheme="minorBidi"/>
            <w:noProof/>
            <w:szCs w:val="22"/>
          </w:rPr>
          <w:tab/>
        </w:r>
        <w:r w:rsidR="00093C49" w:rsidRPr="007871EF">
          <w:rPr>
            <w:rStyle w:val="a3"/>
            <w:noProof/>
          </w:rPr>
          <w:t>Dirty Mark</w:t>
        </w:r>
        <w:r w:rsidR="00093C49">
          <w:rPr>
            <w:noProof/>
            <w:webHidden/>
          </w:rPr>
          <w:tab/>
        </w:r>
        <w:r w:rsidR="00093C49">
          <w:rPr>
            <w:noProof/>
            <w:webHidden/>
          </w:rPr>
          <w:fldChar w:fldCharType="begin"/>
        </w:r>
        <w:r w:rsidR="00093C49">
          <w:rPr>
            <w:noProof/>
            <w:webHidden/>
          </w:rPr>
          <w:instrText xml:space="preserve"> PAGEREF _Toc356466185 \h </w:instrText>
        </w:r>
        <w:r w:rsidR="00093C49">
          <w:rPr>
            <w:noProof/>
            <w:webHidden/>
          </w:rPr>
        </w:r>
        <w:r w:rsidR="00093C49">
          <w:rPr>
            <w:noProof/>
            <w:webHidden/>
          </w:rPr>
          <w:fldChar w:fldCharType="separate"/>
        </w:r>
        <w:r w:rsidR="00B316C6">
          <w:rPr>
            <w:noProof/>
            <w:webHidden/>
          </w:rPr>
          <w:t>34</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186" w:history="1">
        <w:r w:rsidR="00093C49" w:rsidRPr="007871EF">
          <w:rPr>
            <w:rStyle w:val="a3"/>
            <w:noProof/>
          </w:rPr>
          <w:t>3.6.3.</w:t>
        </w:r>
        <w:r w:rsidR="00093C49">
          <w:rPr>
            <w:rFonts w:asciiTheme="minorHAnsi" w:eastAsiaTheme="minorEastAsia" w:hAnsiTheme="minorHAnsi" w:cstheme="minorBidi"/>
            <w:noProof/>
            <w:szCs w:val="22"/>
          </w:rPr>
          <w:tab/>
        </w:r>
        <w:r w:rsidR="00093C49" w:rsidRPr="007871EF">
          <w:rPr>
            <w:rStyle w:val="a3"/>
            <w:noProof/>
          </w:rPr>
          <w:t>Password Input</w:t>
        </w:r>
        <w:r w:rsidR="00093C49">
          <w:rPr>
            <w:noProof/>
            <w:webHidden/>
          </w:rPr>
          <w:tab/>
        </w:r>
        <w:r w:rsidR="00093C49">
          <w:rPr>
            <w:noProof/>
            <w:webHidden/>
          </w:rPr>
          <w:fldChar w:fldCharType="begin"/>
        </w:r>
        <w:r w:rsidR="00093C49">
          <w:rPr>
            <w:noProof/>
            <w:webHidden/>
          </w:rPr>
          <w:instrText xml:space="preserve"> PAGEREF _Toc356466186 \h </w:instrText>
        </w:r>
        <w:r w:rsidR="00093C49">
          <w:rPr>
            <w:noProof/>
            <w:webHidden/>
          </w:rPr>
        </w:r>
        <w:r w:rsidR="00093C49">
          <w:rPr>
            <w:noProof/>
            <w:webHidden/>
          </w:rPr>
          <w:fldChar w:fldCharType="separate"/>
        </w:r>
        <w:r w:rsidR="00B316C6">
          <w:rPr>
            <w:noProof/>
            <w:webHidden/>
          </w:rPr>
          <w:t>35</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187" w:history="1">
        <w:r w:rsidR="00093C49" w:rsidRPr="007871EF">
          <w:rPr>
            <w:rStyle w:val="a3"/>
            <w:noProof/>
          </w:rPr>
          <w:t>3.6.4.</w:t>
        </w:r>
        <w:r w:rsidR="00093C49">
          <w:rPr>
            <w:rFonts w:asciiTheme="minorHAnsi" w:eastAsiaTheme="minorEastAsia" w:hAnsiTheme="minorHAnsi" w:cstheme="minorBidi"/>
            <w:noProof/>
            <w:szCs w:val="22"/>
          </w:rPr>
          <w:tab/>
        </w:r>
        <w:r w:rsidR="00093C49" w:rsidRPr="007871EF">
          <w:rPr>
            <w:rStyle w:val="a3"/>
            <w:noProof/>
          </w:rPr>
          <w:t>Multi-lines</w:t>
        </w:r>
        <w:r w:rsidR="00093C49">
          <w:rPr>
            <w:noProof/>
            <w:webHidden/>
          </w:rPr>
          <w:tab/>
        </w:r>
        <w:r w:rsidR="00093C49">
          <w:rPr>
            <w:noProof/>
            <w:webHidden/>
          </w:rPr>
          <w:fldChar w:fldCharType="begin"/>
        </w:r>
        <w:r w:rsidR="00093C49">
          <w:rPr>
            <w:noProof/>
            <w:webHidden/>
          </w:rPr>
          <w:instrText xml:space="preserve"> PAGEREF _Toc356466187 \h </w:instrText>
        </w:r>
        <w:r w:rsidR="00093C49">
          <w:rPr>
            <w:noProof/>
            <w:webHidden/>
          </w:rPr>
        </w:r>
        <w:r w:rsidR="00093C49">
          <w:rPr>
            <w:noProof/>
            <w:webHidden/>
          </w:rPr>
          <w:fldChar w:fldCharType="separate"/>
        </w:r>
        <w:r w:rsidR="00B316C6">
          <w:rPr>
            <w:noProof/>
            <w:webHidden/>
          </w:rPr>
          <w:t>35</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188" w:history="1">
        <w:r w:rsidR="00093C49" w:rsidRPr="007871EF">
          <w:rPr>
            <w:rStyle w:val="a3"/>
            <w:noProof/>
          </w:rPr>
          <w:t>3.6.5.</w:t>
        </w:r>
        <w:r w:rsidR="00093C49">
          <w:rPr>
            <w:rFonts w:asciiTheme="minorHAnsi" w:eastAsiaTheme="minorEastAsia" w:hAnsiTheme="minorHAnsi" w:cstheme="minorBidi"/>
            <w:noProof/>
            <w:szCs w:val="22"/>
          </w:rPr>
          <w:tab/>
        </w:r>
        <w:r w:rsidR="00093C49" w:rsidRPr="007871EF">
          <w:rPr>
            <w:rStyle w:val="a3"/>
            <w:noProof/>
          </w:rPr>
          <w:t>Input validation</w:t>
        </w:r>
        <w:r w:rsidR="00093C49">
          <w:rPr>
            <w:noProof/>
            <w:webHidden/>
          </w:rPr>
          <w:tab/>
        </w:r>
        <w:r w:rsidR="00093C49">
          <w:rPr>
            <w:noProof/>
            <w:webHidden/>
          </w:rPr>
          <w:fldChar w:fldCharType="begin"/>
        </w:r>
        <w:r w:rsidR="00093C49">
          <w:rPr>
            <w:noProof/>
            <w:webHidden/>
          </w:rPr>
          <w:instrText xml:space="preserve"> PAGEREF _Toc356466188 \h </w:instrText>
        </w:r>
        <w:r w:rsidR="00093C49">
          <w:rPr>
            <w:noProof/>
            <w:webHidden/>
          </w:rPr>
        </w:r>
        <w:r w:rsidR="00093C49">
          <w:rPr>
            <w:noProof/>
            <w:webHidden/>
          </w:rPr>
          <w:fldChar w:fldCharType="separate"/>
        </w:r>
        <w:r w:rsidR="00B316C6">
          <w:rPr>
            <w:noProof/>
            <w:webHidden/>
          </w:rPr>
          <w:t>36</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189" w:history="1">
        <w:r w:rsidR="00093C49" w:rsidRPr="007871EF">
          <w:rPr>
            <w:rStyle w:val="a3"/>
            <w:noProof/>
          </w:rPr>
          <w:t>3.6.5.1.</w:t>
        </w:r>
        <w:r w:rsidR="00093C49">
          <w:rPr>
            <w:rFonts w:asciiTheme="minorHAnsi" w:eastAsiaTheme="minorEastAsia" w:hAnsiTheme="minorHAnsi" w:cstheme="minorBidi"/>
            <w:noProof/>
            <w:szCs w:val="22"/>
          </w:rPr>
          <w:tab/>
        </w:r>
        <w:r w:rsidR="00093C49" w:rsidRPr="007871EF">
          <w:rPr>
            <w:rStyle w:val="a3"/>
            <w:noProof/>
          </w:rPr>
          <w:t>valueFormat property</w:t>
        </w:r>
        <w:r w:rsidR="00093C49">
          <w:rPr>
            <w:noProof/>
            <w:webHidden/>
          </w:rPr>
          <w:tab/>
        </w:r>
        <w:r w:rsidR="00093C49">
          <w:rPr>
            <w:noProof/>
            <w:webHidden/>
          </w:rPr>
          <w:fldChar w:fldCharType="begin"/>
        </w:r>
        <w:r w:rsidR="00093C49">
          <w:rPr>
            <w:noProof/>
            <w:webHidden/>
          </w:rPr>
          <w:instrText xml:space="preserve"> PAGEREF _Toc356466189 \h </w:instrText>
        </w:r>
        <w:r w:rsidR="00093C49">
          <w:rPr>
            <w:noProof/>
            <w:webHidden/>
          </w:rPr>
        </w:r>
        <w:r w:rsidR="00093C49">
          <w:rPr>
            <w:noProof/>
            <w:webHidden/>
          </w:rPr>
          <w:fldChar w:fldCharType="separate"/>
        </w:r>
        <w:r w:rsidR="00B316C6">
          <w:rPr>
            <w:noProof/>
            <w:webHidden/>
          </w:rPr>
          <w:t>36</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190" w:history="1">
        <w:r w:rsidR="00093C49" w:rsidRPr="007871EF">
          <w:rPr>
            <w:rStyle w:val="a3"/>
            <w:noProof/>
          </w:rPr>
          <w:t>3.6.5.2.</w:t>
        </w:r>
        <w:r w:rsidR="00093C49">
          <w:rPr>
            <w:rFonts w:asciiTheme="minorHAnsi" w:eastAsiaTheme="minorEastAsia" w:hAnsiTheme="minorHAnsi" w:cstheme="minorBidi"/>
            <w:noProof/>
            <w:szCs w:val="22"/>
          </w:rPr>
          <w:tab/>
        </w:r>
        <w:r w:rsidR="00093C49" w:rsidRPr="007871EF">
          <w:rPr>
            <w:rStyle w:val="a3"/>
            <w:noProof/>
          </w:rPr>
          <w:t>beforeFormatCheck event</w:t>
        </w:r>
        <w:r w:rsidR="00093C49">
          <w:rPr>
            <w:noProof/>
            <w:webHidden/>
          </w:rPr>
          <w:tab/>
        </w:r>
        <w:r w:rsidR="00093C49">
          <w:rPr>
            <w:noProof/>
            <w:webHidden/>
          </w:rPr>
          <w:fldChar w:fldCharType="begin"/>
        </w:r>
        <w:r w:rsidR="00093C49">
          <w:rPr>
            <w:noProof/>
            <w:webHidden/>
          </w:rPr>
          <w:instrText xml:space="preserve"> PAGEREF _Toc356466190 \h </w:instrText>
        </w:r>
        <w:r w:rsidR="00093C49">
          <w:rPr>
            <w:noProof/>
            <w:webHidden/>
          </w:rPr>
        </w:r>
        <w:r w:rsidR="00093C49">
          <w:rPr>
            <w:noProof/>
            <w:webHidden/>
          </w:rPr>
          <w:fldChar w:fldCharType="separate"/>
        </w:r>
        <w:r w:rsidR="00B316C6">
          <w:rPr>
            <w:noProof/>
            <w:webHidden/>
          </w:rPr>
          <w:t>36</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191" w:history="1">
        <w:r w:rsidR="00093C49" w:rsidRPr="007871EF">
          <w:rPr>
            <w:rStyle w:val="a3"/>
            <w:noProof/>
          </w:rPr>
          <w:t>3.6.6.</w:t>
        </w:r>
        <w:r w:rsidR="00093C49">
          <w:rPr>
            <w:rFonts w:asciiTheme="minorHAnsi" w:eastAsiaTheme="minorEastAsia" w:hAnsiTheme="minorHAnsi" w:cstheme="minorBidi"/>
            <w:noProof/>
            <w:szCs w:val="22"/>
          </w:rPr>
          <w:tab/>
        </w:r>
        <w:r w:rsidR="00093C49" w:rsidRPr="007871EF">
          <w:rPr>
            <w:rStyle w:val="a3"/>
            <w:noProof/>
          </w:rPr>
          <w:t>Dynamic input validation</w:t>
        </w:r>
        <w:r w:rsidR="00093C49">
          <w:rPr>
            <w:noProof/>
            <w:webHidden/>
          </w:rPr>
          <w:tab/>
        </w:r>
        <w:r w:rsidR="00093C49">
          <w:rPr>
            <w:noProof/>
            <w:webHidden/>
          </w:rPr>
          <w:fldChar w:fldCharType="begin"/>
        </w:r>
        <w:r w:rsidR="00093C49">
          <w:rPr>
            <w:noProof/>
            <w:webHidden/>
          </w:rPr>
          <w:instrText xml:space="preserve"> PAGEREF _Toc356466191 \h </w:instrText>
        </w:r>
        <w:r w:rsidR="00093C49">
          <w:rPr>
            <w:noProof/>
            <w:webHidden/>
          </w:rPr>
        </w:r>
        <w:r w:rsidR="00093C49">
          <w:rPr>
            <w:noProof/>
            <w:webHidden/>
          </w:rPr>
          <w:fldChar w:fldCharType="separate"/>
        </w:r>
        <w:r w:rsidR="00B316C6">
          <w:rPr>
            <w:noProof/>
            <w:webHidden/>
          </w:rPr>
          <w:t>37</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192" w:history="1">
        <w:r w:rsidR="00093C49" w:rsidRPr="007871EF">
          <w:rPr>
            <w:rStyle w:val="a3"/>
            <w:noProof/>
          </w:rPr>
          <w:t>3.6.7.</w:t>
        </w:r>
        <w:r w:rsidR="00093C49">
          <w:rPr>
            <w:rFonts w:asciiTheme="minorHAnsi" w:eastAsiaTheme="minorEastAsia" w:hAnsiTheme="minorHAnsi" w:cstheme="minorBidi"/>
            <w:noProof/>
            <w:szCs w:val="22"/>
          </w:rPr>
          <w:tab/>
        </w:r>
        <w:r w:rsidR="00093C49" w:rsidRPr="007871EF">
          <w:rPr>
            <w:rStyle w:val="a3"/>
            <w:noProof/>
          </w:rPr>
          <w:t>Error Mark</w:t>
        </w:r>
        <w:r w:rsidR="00093C49">
          <w:rPr>
            <w:noProof/>
            <w:webHidden/>
          </w:rPr>
          <w:tab/>
        </w:r>
        <w:r w:rsidR="00093C49">
          <w:rPr>
            <w:noProof/>
            <w:webHidden/>
          </w:rPr>
          <w:fldChar w:fldCharType="begin"/>
        </w:r>
        <w:r w:rsidR="00093C49">
          <w:rPr>
            <w:noProof/>
            <w:webHidden/>
          </w:rPr>
          <w:instrText xml:space="preserve"> PAGEREF _Toc356466192 \h </w:instrText>
        </w:r>
        <w:r w:rsidR="00093C49">
          <w:rPr>
            <w:noProof/>
            <w:webHidden/>
          </w:rPr>
        </w:r>
        <w:r w:rsidR="00093C49">
          <w:rPr>
            <w:noProof/>
            <w:webHidden/>
          </w:rPr>
          <w:fldChar w:fldCharType="separate"/>
        </w:r>
        <w:r w:rsidR="00B316C6">
          <w:rPr>
            <w:noProof/>
            <w:webHidden/>
          </w:rPr>
          <w:t>37</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193" w:history="1">
        <w:r w:rsidR="00093C49" w:rsidRPr="007871EF">
          <w:rPr>
            <w:rStyle w:val="a3"/>
            <w:noProof/>
          </w:rPr>
          <w:t>3.6.7.1.</w:t>
        </w:r>
        <w:r w:rsidR="00093C49">
          <w:rPr>
            <w:rFonts w:asciiTheme="minorHAnsi" w:eastAsiaTheme="minorEastAsia" w:hAnsiTheme="minorHAnsi" w:cstheme="minorBidi"/>
            <w:noProof/>
            <w:szCs w:val="22"/>
          </w:rPr>
          <w:tab/>
        </w:r>
        <w:r w:rsidR="00093C49" w:rsidRPr="007871EF">
          <w:rPr>
            <w:rStyle w:val="a3"/>
            <w:noProof/>
          </w:rPr>
          <w:t>Default Error Mark</w:t>
        </w:r>
        <w:r w:rsidR="00093C49">
          <w:rPr>
            <w:noProof/>
            <w:webHidden/>
          </w:rPr>
          <w:tab/>
        </w:r>
        <w:r w:rsidR="00093C49">
          <w:rPr>
            <w:noProof/>
            <w:webHidden/>
          </w:rPr>
          <w:fldChar w:fldCharType="begin"/>
        </w:r>
        <w:r w:rsidR="00093C49">
          <w:rPr>
            <w:noProof/>
            <w:webHidden/>
          </w:rPr>
          <w:instrText xml:space="preserve"> PAGEREF _Toc356466193 \h </w:instrText>
        </w:r>
        <w:r w:rsidR="00093C49">
          <w:rPr>
            <w:noProof/>
            <w:webHidden/>
          </w:rPr>
        </w:r>
        <w:r w:rsidR="00093C49">
          <w:rPr>
            <w:noProof/>
            <w:webHidden/>
          </w:rPr>
          <w:fldChar w:fldCharType="separate"/>
        </w:r>
        <w:r w:rsidR="00B316C6">
          <w:rPr>
            <w:noProof/>
            <w:webHidden/>
          </w:rPr>
          <w:t>37</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194" w:history="1">
        <w:r w:rsidR="00093C49" w:rsidRPr="007871EF">
          <w:rPr>
            <w:rStyle w:val="a3"/>
            <w:noProof/>
          </w:rPr>
          <w:t>3.6.7.2.</w:t>
        </w:r>
        <w:r w:rsidR="00093C49">
          <w:rPr>
            <w:rFonts w:asciiTheme="minorHAnsi" w:eastAsiaTheme="minorEastAsia" w:hAnsiTheme="minorHAnsi" w:cstheme="minorBidi"/>
            <w:noProof/>
            <w:szCs w:val="22"/>
          </w:rPr>
          <w:tab/>
        </w:r>
        <w:r w:rsidR="00093C49" w:rsidRPr="007871EF">
          <w:rPr>
            <w:rStyle w:val="a3"/>
            <w:noProof/>
          </w:rPr>
          <w:t>Validation Tips</w:t>
        </w:r>
        <w:r w:rsidR="00093C49">
          <w:rPr>
            <w:noProof/>
            <w:webHidden/>
          </w:rPr>
          <w:tab/>
        </w:r>
        <w:r w:rsidR="00093C49">
          <w:rPr>
            <w:noProof/>
            <w:webHidden/>
          </w:rPr>
          <w:fldChar w:fldCharType="begin"/>
        </w:r>
        <w:r w:rsidR="00093C49">
          <w:rPr>
            <w:noProof/>
            <w:webHidden/>
          </w:rPr>
          <w:instrText xml:space="preserve"> PAGEREF _Toc356466194 \h </w:instrText>
        </w:r>
        <w:r w:rsidR="00093C49">
          <w:rPr>
            <w:noProof/>
            <w:webHidden/>
          </w:rPr>
        </w:r>
        <w:r w:rsidR="00093C49">
          <w:rPr>
            <w:noProof/>
            <w:webHidden/>
          </w:rPr>
          <w:fldChar w:fldCharType="separate"/>
        </w:r>
        <w:r w:rsidR="00B316C6">
          <w:rPr>
            <w:noProof/>
            <w:webHidden/>
          </w:rPr>
          <w:t>37</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195" w:history="1">
        <w:r w:rsidR="00093C49" w:rsidRPr="007871EF">
          <w:rPr>
            <w:rStyle w:val="a3"/>
            <w:noProof/>
          </w:rPr>
          <w:t>3.6.7.3.</w:t>
        </w:r>
        <w:r w:rsidR="00093C49">
          <w:rPr>
            <w:rFonts w:asciiTheme="minorHAnsi" w:eastAsiaTheme="minorEastAsia" w:hAnsiTheme="minorHAnsi" w:cstheme="minorBidi"/>
            <w:noProof/>
            <w:szCs w:val="22"/>
          </w:rPr>
          <w:tab/>
        </w:r>
        <w:r w:rsidR="00093C49" w:rsidRPr="007871EF">
          <w:rPr>
            <w:rStyle w:val="a3"/>
            <w:noProof/>
          </w:rPr>
          <w:t>Binding Validation</w:t>
        </w:r>
        <w:r w:rsidR="00093C49">
          <w:rPr>
            <w:noProof/>
            <w:webHidden/>
          </w:rPr>
          <w:tab/>
        </w:r>
        <w:r w:rsidR="00093C49">
          <w:rPr>
            <w:noProof/>
            <w:webHidden/>
          </w:rPr>
          <w:fldChar w:fldCharType="begin"/>
        </w:r>
        <w:r w:rsidR="00093C49">
          <w:rPr>
            <w:noProof/>
            <w:webHidden/>
          </w:rPr>
          <w:instrText xml:space="preserve"> PAGEREF _Toc356466195 \h </w:instrText>
        </w:r>
        <w:r w:rsidR="00093C49">
          <w:rPr>
            <w:noProof/>
            <w:webHidden/>
          </w:rPr>
        </w:r>
        <w:r w:rsidR="00093C49">
          <w:rPr>
            <w:noProof/>
            <w:webHidden/>
          </w:rPr>
          <w:fldChar w:fldCharType="separate"/>
        </w:r>
        <w:r w:rsidR="00B316C6">
          <w:rPr>
            <w:noProof/>
            <w:webHidden/>
          </w:rPr>
          <w:t>38</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196" w:history="1">
        <w:r w:rsidR="00093C49" w:rsidRPr="007871EF">
          <w:rPr>
            <w:rStyle w:val="a3"/>
            <w:noProof/>
          </w:rPr>
          <w:t>3.6.7.4.</w:t>
        </w:r>
        <w:r w:rsidR="00093C49">
          <w:rPr>
            <w:rFonts w:asciiTheme="minorHAnsi" w:eastAsiaTheme="minorEastAsia" w:hAnsiTheme="minorHAnsi" w:cstheme="minorBidi"/>
            <w:noProof/>
            <w:szCs w:val="22"/>
          </w:rPr>
          <w:tab/>
        </w:r>
        <w:r w:rsidR="00093C49" w:rsidRPr="007871EF">
          <w:rPr>
            <w:rStyle w:val="a3"/>
            <w:noProof/>
          </w:rPr>
          <w:t>Custom Error Mark</w:t>
        </w:r>
        <w:r w:rsidR="00093C49">
          <w:rPr>
            <w:noProof/>
            <w:webHidden/>
          </w:rPr>
          <w:tab/>
        </w:r>
        <w:r w:rsidR="00093C49">
          <w:rPr>
            <w:noProof/>
            <w:webHidden/>
          </w:rPr>
          <w:fldChar w:fldCharType="begin"/>
        </w:r>
        <w:r w:rsidR="00093C49">
          <w:rPr>
            <w:noProof/>
            <w:webHidden/>
          </w:rPr>
          <w:instrText xml:space="preserve"> PAGEREF _Toc356466196 \h </w:instrText>
        </w:r>
        <w:r w:rsidR="00093C49">
          <w:rPr>
            <w:noProof/>
            <w:webHidden/>
          </w:rPr>
        </w:r>
        <w:r w:rsidR="00093C49">
          <w:rPr>
            <w:noProof/>
            <w:webHidden/>
          </w:rPr>
          <w:fldChar w:fldCharType="separate"/>
        </w:r>
        <w:r w:rsidR="00B316C6">
          <w:rPr>
            <w:noProof/>
            <w:webHidden/>
          </w:rPr>
          <w:t>38</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197" w:history="1">
        <w:r w:rsidR="00093C49" w:rsidRPr="007871EF">
          <w:rPr>
            <w:rStyle w:val="a3"/>
            <w:noProof/>
          </w:rPr>
          <w:t>3.6.8.</w:t>
        </w:r>
        <w:r w:rsidR="00093C49">
          <w:rPr>
            <w:rFonts w:asciiTheme="minorHAnsi" w:eastAsiaTheme="minorEastAsia" w:hAnsiTheme="minorHAnsi" w:cstheme="minorBidi"/>
            <w:noProof/>
            <w:szCs w:val="22"/>
          </w:rPr>
          <w:tab/>
        </w:r>
        <w:r w:rsidR="00093C49" w:rsidRPr="007871EF">
          <w:rPr>
            <w:rStyle w:val="a3"/>
            <w:noProof/>
          </w:rPr>
          <w:t>Mask Input</w:t>
        </w:r>
        <w:r w:rsidR="00093C49">
          <w:rPr>
            <w:noProof/>
            <w:webHidden/>
          </w:rPr>
          <w:tab/>
        </w:r>
        <w:r w:rsidR="00093C49">
          <w:rPr>
            <w:noProof/>
            <w:webHidden/>
          </w:rPr>
          <w:fldChar w:fldCharType="begin"/>
        </w:r>
        <w:r w:rsidR="00093C49">
          <w:rPr>
            <w:noProof/>
            <w:webHidden/>
          </w:rPr>
          <w:instrText xml:space="preserve"> PAGEREF _Toc356466197 \h </w:instrText>
        </w:r>
        <w:r w:rsidR="00093C49">
          <w:rPr>
            <w:noProof/>
            <w:webHidden/>
          </w:rPr>
        </w:r>
        <w:r w:rsidR="00093C49">
          <w:rPr>
            <w:noProof/>
            <w:webHidden/>
          </w:rPr>
          <w:fldChar w:fldCharType="separate"/>
        </w:r>
        <w:r w:rsidR="00B316C6">
          <w:rPr>
            <w:noProof/>
            <w:webHidden/>
          </w:rPr>
          <w:t>39</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198" w:history="1">
        <w:r w:rsidR="00093C49" w:rsidRPr="007871EF">
          <w:rPr>
            <w:rStyle w:val="a3"/>
            <w:noProof/>
          </w:rPr>
          <w:t>3.6.9.</w:t>
        </w:r>
        <w:r w:rsidR="00093C49">
          <w:rPr>
            <w:rFonts w:asciiTheme="minorHAnsi" w:eastAsiaTheme="minorEastAsia" w:hAnsiTheme="minorHAnsi" w:cstheme="minorBidi"/>
            <w:noProof/>
            <w:szCs w:val="22"/>
          </w:rPr>
          <w:tab/>
        </w:r>
        <w:r w:rsidR="00093C49" w:rsidRPr="007871EF">
          <w:rPr>
            <w:rStyle w:val="a3"/>
            <w:noProof/>
          </w:rPr>
          <w:t>xui.UI.ComboInput</w:t>
        </w:r>
        <w:r w:rsidR="00093C49">
          <w:rPr>
            <w:noProof/>
            <w:webHidden/>
          </w:rPr>
          <w:tab/>
        </w:r>
        <w:r w:rsidR="00093C49">
          <w:rPr>
            <w:noProof/>
            <w:webHidden/>
          </w:rPr>
          <w:fldChar w:fldCharType="begin"/>
        </w:r>
        <w:r w:rsidR="00093C49">
          <w:rPr>
            <w:noProof/>
            <w:webHidden/>
          </w:rPr>
          <w:instrText xml:space="preserve"> PAGEREF _Toc356466198 \h </w:instrText>
        </w:r>
        <w:r w:rsidR="00093C49">
          <w:rPr>
            <w:noProof/>
            <w:webHidden/>
          </w:rPr>
        </w:r>
        <w:r w:rsidR="00093C49">
          <w:rPr>
            <w:noProof/>
            <w:webHidden/>
          </w:rPr>
          <w:fldChar w:fldCharType="separate"/>
        </w:r>
        <w:r w:rsidR="00B316C6">
          <w:rPr>
            <w:noProof/>
            <w:webHidden/>
          </w:rPr>
          <w:t>40</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199" w:history="1">
        <w:r w:rsidR="00093C49" w:rsidRPr="007871EF">
          <w:rPr>
            <w:rStyle w:val="a3"/>
            <w:noProof/>
          </w:rPr>
          <w:t>3.6.9.1.</w:t>
        </w:r>
        <w:r w:rsidR="00093C49">
          <w:rPr>
            <w:rFonts w:asciiTheme="minorHAnsi" w:eastAsiaTheme="minorEastAsia" w:hAnsiTheme="minorHAnsi" w:cstheme="minorBidi"/>
            <w:noProof/>
            <w:szCs w:val="22"/>
          </w:rPr>
          <w:tab/>
        </w:r>
        <w:r w:rsidR="00093C49" w:rsidRPr="007871EF">
          <w:rPr>
            <w:rStyle w:val="a3"/>
            <w:noProof/>
          </w:rPr>
          <w:t>Pop list for selection</w:t>
        </w:r>
        <w:r w:rsidR="00093C49">
          <w:rPr>
            <w:noProof/>
            <w:webHidden/>
          </w:rPr>
          <w:tab/>
        </w:r>
        <w:r w:rsidR="00093C49">
          <w:rPr>
            <w:noProof/>
            <w:webHidden/>
          </w:rPr>
          <w:fldChar w:fldCharType="begin"/>
        </w:r>
        <w:r w:rsidR="00093C49">
          <w:rPr>
            <w:noProof/>
            <w:webHidden/>
          </w:rPr>
          <w:instrText xml:space="preserve"> PAGEREF _Toc356466199 \h </w:instrText>
        </w:r>
        <w:r w:rsidR="00093C49">
          <w:rPr>
            <w:noProof/>
            <w:webHidden/>
          </w:rPr>
        </w:r>
        <w:r w:rsidR="00093C49">
          <w:rPr>
            <w:noProof/>
            <w:webHidden/>
          </w:rPr>
          <w:fldChar w:fldCharType="separate"/>
        </w:r>
        <w:r w:rsidR="00B316C6">
          <w:rPr>
            <w:noProof/>
            <w:webHidden/>
          </w:rPr>
          <w:t>40</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00" w:history="1">
        <w:r w:rsidR="00093C49" w:rsidRPr="007871EF">
          <w:rPr>
            <w:rStyle w:val="a3"/>
            <w:noProof/>
          </w:rPr>
          <w:t>3.6.9.2.</w:t>
        </w:r>
        <w:r w:rsidR="00093C49">
          <w:rPr>
            <w:rFonts w:asciiTheme="minorHAnsi" w:eastAsiaTheme="minorEastAsia" w:hAnsiTheme="minorHAnsi" w:cstheme="minorBidi"/>
            <w:noProof/>
            <w:szCs w:val="22"/>
          </w:rPr>
          <w:tab/>
        </w:r>
        <w:r w:rsidR="00093C49" w:rsidRPr="007871EF">
          <w:rPr>
            <w:rStyle w:val="a3"/>
            <w:noProof/>
          </w:rPr>
          <w:t>combobox, listbox and helpinput</w:t>
        </w:r>
        <w:r w:rsidR="00093C49">
          <w:rPr>
            <w:noProof/>
            <w:webHidden/>
          </w:rPr>
          <w:tab/>
        </w:r>
        <w:r w:rsidR="00093C49">
          <w:rPr>
            <w:noProof/>
            <w:webHidden/>
          </w:rPr>
          <w:fldChar w:fldCharType="begin"/>
        </w:r>
        <w:r w:rsidR="00093C49">
          <w:rPr>
            <w:noProof/>
            <w:webHidden/>
          </w:rPr>
          <w:instrText xml:space="preserve"> PAGEREF _Toc356466200 \h </w:instrText>
        </w:r>
        <w:r w:rsidR="00093C49">
          <w:rPr>
            <w:noProof/>
            <w:webHidden/>
          </w:rPr>
        </w:r>
        <w:r w:rsidR="00093C49">
          <w:rPr>
            <w:noProof/>
            <w:webHidden/>
          </w:rPr>
          <w:fldChar w:fldCharType="separate"/>
        </w:r>
        <w:r w:rsidR="00B316C6">
          <w:rPr>
            <w:noProof/>
            <w:webHidden/>
          </w:rPr>
          <w:t>40</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01" w:history="1">
        <w:r w:rsidR="00093C49" w:rsidRPr="007871EF">
          <w:rPr>
            <w:rStyle w:val="a3"/>
            <w:noProof/>
          </w:rPr>
          <w:t>3.6.9.3.</w:t>
        </w:r>
        <w:r w:rsidR="00093C49">
          <w:rPr>
            <w:rFonts w:asciiTheme="minorHAnsi" w:eastAsiaTheme="minorEastAsia" w:hAnsiTheme="minorHAnsi" w:cstheme="minorBidi"/>
            <w:noProof/>
            <w:szCs w:val="22"/>
          </w:rPr>
          <w:tab/>
        </w:r>
        <w:r w:rsidR="00093C49" w:rsidRPr="007871EF">
          <w:rPr>
            <w:rStyle w:val="a3"/>
            <w:noProof/>
          </w:rPr>
          <w:t>Date Piker</w:t>
        </w:r>
        <w:r w:rsidR="00093C49">
          <w:rPr>
            <w:noProof/>
            <w:webHidden/>
          </w:rPr>
          <w:tab/>
        </w:r>
        <w:r w:rsidR="00093C49">
          <w:rPr>
            <w:noProof/>
            <w:webHidden/>
          </w:rPr>
          <w:fldChar w:fldCharType="begin"/>
        </w:r>
        <w:r w:rsidR="00093C49">
          <w:rPr>
            <w:noProof/>
            <w:webHidden/>
          </w:rPr>
          <w:instrText xml:space="preserve"> PAGEREF _Toc356466201 \h </w:instrText>
        </w:r>
        <w:r w:rsidR="00093C49">
          <w:rPr>
            <w:noProof/>
            <w:webHidden/>
          </w:rPr>
        </w:r>
        <w:r w:rsidR="00093C49">
          <w:rPr>
            <w:noProof/>
            <w:webHidden/>
          </w:rPr>
          <w:fldChar w:fldCharType="separate"/>
        </w:r>
        <w:r w:rsidR="00B316C6">
          <w:rPr>
            <w:noProof/>
            <w:webHidden/>
          </w:rPr>
          <w:t>41</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02" w:history="1">
        <w:r w:rsidR="00093C49" w:rsidRPr="007871EF">
          <w:rPr>
            <w:rStyle w:val="a3"/>
            <w:noProof/>
          </w:rPr>
          <w:t>3.6.9.4.</w:t>
        </w:r>
        <w:r w:rsidR="00093C49">
          <w:rPr>
            <w:rFonts w:asciiTheme="minorHAnsi" w:eastAsiaTheme="minorEastAsia" w:hAnsiTheme="minorHAnsi" w:cstheme="minorBidi"/>
            <w:noProof/>
            <w:szCs w:val="22"/>
          </w:rPr>
          <w:tab/>
        </w:r>
        <w:r w:rsidR="00093C49" w:rsidRPr="007871EF">
          <w:rPr>
            <w:rStyle w:val="a3"/>
            <w:noProof/>
          </w:rPr>
          <w:t>Time Picker</w:t>
        </w:r>
        <w:r w:rsidR="00093C49">
          <w:rPr>
            <w:noProof/>
            <w:webHidden/>
          </w:rPr>
          <w:tab/>
        </w:r>
        <w:r w:rsidR="00093C49">
          <w:rPr>
            <w:noProof/>
            <w:webHidden/>
          </w:rPr>
          <w:fldChar w:fldCharType="begin"/>
        </w:r>
        <w:r w:rsidR="00093C49">
          <w:rPr>
            <w:noProof/>
            <w:webHidden/>
          </w:rPr>
          <w:instrText xml:space="preserve"> PAGEREF _Toc356466202 \h </w:instrText>
        </w:r>
        <w:r w:rsidR="00093C49">
          <w:rPr>
            <w:noProof/>
            <w:webHidden/>
          </w:rPr>
        </w:r>
        <w:r w:rsidR="00093C49">
          <w:rPr>
            <w:noProof/>
            <w:webHidden/>
          </w:rPr>
          <w:fldChar w:fldCharType="separate"/>
        </w:r>
        <w:r w:rsidR="00B316C6">
          <w:rPr>
            <w:noProof/>
            <w:webHidden/>
          </w:rPr>
          <w:t>42</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03" w:history="1">
        <w:r w:rsidR="00093C49" w:rsidRPr="007871EF">
          <w:rPr>
            <w:rStyle w:val="a3"/>
            <w:noProof/>
          </w:rPr>
          <w:t>3.6.9.5.</w:t>
        </w:r>
        <w:r w:rsidR="00093C49">
          <w:rPr>
            <w:rFonts w:asciiTheme="minorHAnsi" w:eastAsiaTheme="minorEastAsia" w:hAnsiTheme="minorHAnsi" w:cstheme="minorBidi"/>
            <w:noProof/>
            <w:szCs w:val="22"/>
          </w:rPr>
          <w:tab/>
        </w:r>
        <w:r w:rsidR="00093C49" w:rsidRPr="007871EF">
          <w:rPr>
            <w:rStyle w:val="a3"/>
            <w:noProof/>
          </w:rPr>
          <w:t>Color Picker</w:t>
        </w:r>
        <w:r w:rsidR="00093C49">
          <w:rPr>
            <w:noProof/>
            <w:webHidden/>
          </w:rPr>
          <w:tab/>
        </w:r>
        <w:r w:rsidR="00093C49">
          <w:rPr>
            <w:noProof/>
            <w:webHidden/>
          </w:rPr>
          <w:fldChar w:fldCharType="begin"/>
        </w:r>
        <w:r w:rsidR="00093C49">
          <w:rPr>
            <w:noProof/>
            <w:webHidden/>
          </w:rPr>
          <w:instrText xml:space="preserve"> PAGEREF _Toc356466203 \h </w:instrText>
        </w:r>
        <w:r w:rsidR="00093C49">
          <w:rPr>
            <w:noProof/>
            <w:webHidden/>
          </w:rPr>
        </w:r>
        <w:r w:rsidR="00093C49">
          <w:rPr>
            <w:noProof/>
            <w:webHidden/>
          </w:rPr>
          <w:fldChar w:fldCharType="separate"/>
        </w:r>
        <w:r w:rsidR="00B316C6">
          <w:rPr>
            <w:noProof/>
            <w:webHidden/>
          </w:rPr>
          <w:t>42</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04" w:history="1">
        <w:r w:rsidR="00093C49" w:rsidRPr="007871EF">
          <w:rPr>
            <w:rStyle w:val="a3"/>
            <w:noProof/>
          </w:rPr>
          <w:t>3.6.9.6.</w:t>
        </w:r>
        <w:r w:rsidR="00093C49">
          <w:rPr>
            <w:rFonts w:asciiTheme="minorHAnsi" w:eastAsiaTheme="minorEastAsia" w:hAnsiTheme="minorHAnsi" w:cstheme="minorBidi"/>
            <w:noProof/>
            <w:szCs w:val="22"/>
          </w:rPr>
          <w:tab/>
        </w:r>
        <w:r w:rsidR="00093C49" w:rsidRPr="007871EF">
          <w:rPr>
            <w:rStyle w:val="a3"/>
            <w:noProof/>
          </w:rPr>
          <w:t>File Picker</w:t>
        </w:r>
        <w:r w:rsidR="00093C49">
          <w:rPr>
            <w:noProof/>
            <w:webHidden/>
          </w:rPr>
          <w:tab/>
        </w:r>
        <w:r w:rsidR="00093C49">
          <w:rPr>
            <w:noProof/>
            <w:webHidden/>
          </w:rPr>
          <w:fldChar w:fldCharType="begin"/>
        </w:r>
        <w:r w:rsidR="00093C49">
          <w:rPr>
            <w:noProof/>
            <w:webHidden/>
          </w:rPr>
          <w:instrText xml:space="preserve"> PAGEREF _Toc356466204 \h </w:instrText>
        </w:r>
        <w:r w:rsidR="00093C49">
          <w:rPr>
            <w:noProof/>
            <w:webHidden/>
          </w:rPr>
        </w:r>
        <w:r w:rsidR="00093C49">
          <w:rPr>
            <w:noProof/>
            <w:webHidden/>
          </w:rPr>
          <w:fldChar w:fldCharType="separate"/>
        </w:r>
        <w:r w:rsidR="00B316C6">
          <w:rPr>
            <w:noProof/>
            <w:webHidden/>
          </w:rPr>
          <w:t>43</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05" w:history="1">
        <w:r w:rsidR="00093C49" w:rsidRPr="007871EF">
          <w:rPr>
            <w:rStyle w:val="a3"/>
            <w:noProof/>
          </w:rPr>
          <w:t>3.6.9.7.</w:t>
        </w:r>
        <w:r w:rsidR="00093C49">
          <w:rPr>
            <w:rFonts w:asciiTheme="minorHAnsi" w:eastAsiaTheme="minorEastAsia" w:hAnsiTheme="minorHAnsi" w:cstheme="minorBidi"/>
            <w:noProof/>
            <w:szCs w:val="22"/>
          </w:rPr>
          <w:tab/>
        </w:r>
        <w:r w:rsidR="00093C49" w:rsidRPr="007871EF">
          <w:rPr>
            <w:rStyle w:val="a3"/>
            <w:noProof/>
          </w:rPr>
          <w:t>Getter</w:t>
        </w:r>
        <w:r w:rsidR="00093C49">
          <w:rPr>
            <w:noProof/>
            <w:webHidden/>
          </w:rPr>
          <w:tab/>
        </w:r>
        <w:r w:rsidR="00093C49">
          <w:rPr>
            <w:noProof/>
            <w:webHidden/>
          </w:rPr>
          <w:fldChar w:fldCharType="begin"/>
        </w:r>
        <w:r w:rsidR="00093C49">
          <w:rPr>
            <w:noProof/>
            <w:webHidden/>
          </w:rPr>
          <w:instrText xml:space="preserve"> PAGEREF _Toc356466205 \h </w:instrText>
        </w:r>
        <w:r w:rsidR="00093C49">
          <w:rPr>
            <w:noProof/>
            <w:webHidden/>
          </w:rPr>
        </w:r>
        <w:r w:rsidR="00093C49">
          <w:rPr>
            <w:noProof/>
            <w:webHidden/>
          </w:rPr>
          <w:fldChar w:fldCharType="separate"/>
        </w:r>
        <w:r w:rsidR="00B316C6">
          <w:rPr>
            <w:noProof/>
            <w:webHidden/>
          </w:rPr>
          <w:t>43</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06" w:history="1">
        <w:r w:rsidR="00093C49" w:rsidRPr="007871EF">
          <w:rPr>
            <w:rStyle w:val="a3"/>
            <w:noProof/>
          </w:rPr>
          <w:t>3.6.9.8.</w:t>
        </w:r>
        <w:r w:rsidR="00093C49">
          <w:rPr>
            <w:rFonts w:asciiTheme="minorHAnsi" w:eastAsiaTheme="minorEastAsia" w:hAnsiTheme="minorHAnsi" w:cstheme="minorBidi"/>
            <w:noProof/>
            <w:szCs w:val="22"/>
          </w:rPr>
          <w:tab/>
        </w:r>
        <w:r w:rsidR="00093C49" w:rsidRPr="007871EF">
          <w:rPr>
            <w:rStyle w:val="a3"/>
            <w:noProof/>
          </w:rPr>
          <w:t>Custom Pop Window</w:t>
        </w:r>
        <w:r w:rsidR="00093C49">
          <w:rPr>
            <w:noProof/>
            <w:webHidden/>
          </w:rPr>
          <w:tab/>
        </w:r>
        <w:r w:rsidR="00093C49">
          <w:rPr>
            <w:noProof/>
            <w:webHidden/>
          </w:rPr>
          <w:fldChar w:fldCharType="begin"/>
        </w:r>
        <w:r w:rsidR="00093C49">
          <w:rPr>
            <w:noProof/>
            <w:webHidden/>
          </w:rPr>
          <w:instrText xml:space="preserve"> PAGEREF _Toc356466206 \h </w:instrText>
        </w:r>
        <w:r w:rsidR="00093C49">
          <w:rPr>
            <w:noProof/>
            <w:webHidden/>
          </w:rPr>
        </w:r>
        <w:r w:rsidR="00093C49">
          <w:rPr>
            <w:noProof/>
            <w:webHidden/>
          </w:rPr>
          <w:fldChar w:fldCharType="separate"/>
        </w:r>
        <w:r w:rsidR="00B316C6">
          <w:rPr>
            <w:noProof/>
            <w:webHidden/>
          </w:rPr>
          <w:t>44</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07" w:history="1">
        <w:r w:rsidR="00093C49" w:rsidRPr="007871EF">
          <w:rPr>
            <w:rStyle w:val="a3"/>
            <w:noProof/>
          </w:rPr>
          <w:t>3.6.9.9.</w:t>
        </w:r>
        <w:r w:rsidR="00093C49">
          <w:rPr>
            <w:rFonts w:asciiTheme="minorHAnsi" w:eastAsiaTheme="minorEastAsia" w:hAnsiTheme="minorHAnsi" w:cstheme="minorBidi"/>
            <w:noProof/>
            <w:szCs w:val="22"/>
          </w:rPr>
          <w:tab/>
        </w:r>
        <w:r w:rsidR="00093C49" w:rsidRPr="007871EF">
          <w:rPr>
            <w:rStyle w:val="a3"/>
            <w:noProof/>
          </w:rPr>
          <w:t>Command Buttons</w:t>
        </w:r>
        <w:r w:rsidR="00093C49">
          <w:rPr>
            <w:noProof/>
            <w:webHidden/>
          </w:rPr>
          <w:tab/>
        </w:r>
        <w:r w:rsidR="00093C49">
          <w:rPr>
            <w:noProof/>
            <w:webHidden/>
          </w:rPr>
          <w:fldChar w:fldCharType="begin"/>
        </w:r>
        <w:r w:rsidR="00093C49">
          <w:rPr>
            <w:noProof/>
            <w:webHidden/>
          </w:rPr>
          <w:instrText xml:space="preserve"> PAGEREF _Toc356466207 \h </w:instrText>
        </w:r>
        <w:r w:rsidR="00093C49">
          <w:rPr>
            <w:noProof/>
            <w:webHidden/>
          </w:rPr>
        </w:r>
        <w:r w:rsidR="00093C49">
          <w:rPr>
            <w:noProof/>
            <w:webHidden/>
          </w:rPr>
          <w:fldChar w:fldCharType="separate"/>
        </w:r>
        <w:r w:rsidR="00B316C6">
          <w:rPr>
            <w:noProof/>
            <w:webHidden/>
          </w:rPr>
          <w:t>45</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08" w:history="1">
        <w:r w:rsidR="00093C49" w:rsidRPr="007871EF">
          <w:rPr>
            <w:rStyle w:val="a3"/>
            <w:noProof/>
          </w:rPr>
          <w:t>3.6.10.</w:t>
        </w:r>
        <w:r w:rsidR="00093C49">
          <w:rPr>
            <w:rFonts w:asciiTheme="minorHAnsi" w:eastAsiaTheme="minorEastAsia" w:hAnsiTheme="minorHAnsi" w:cstheme="minorBidi"/>
            <w:noProof/>
            <w:szCs w:val="22"/>
          </w:rPr>
          <w:tab/>
        </w:r>
        <w:r w:rsidR="00093C49" w:rsidRPr="007871EF">
          <w:rPr>
            <w:rStyle w:val="a3"/>
            <w:noProof/>
          </w:rPr>
          <w:t>RichEditor</w:t>
        </w:r>
        <w:r w:rsidR="00093C49">
          <w:rPr>
            <w:noProof/>
            <w:webHidden/>
          </w:rPr>
          <w:tab/>
        </w:r>
        <w:r w:rsidR="00093C49">
          <w:rPr>
            <w:noProof/>
            <w:webHidden/>
          </w:rPr>
          <w:fldChar w:fldCharType="begin"/>
        </w:r>
        <w:r w:rsidR="00093C49">
          <w:rPr>
            <w:noProof/>
            <w:webHidden/>
          </w:rPr>
          <w:instrText xml:space="preserve"> PAGEREF _Toc356466208 \h </w:instrText>
        </w:r>
        <w:r w:rsidR="00093C49">
          <w:rPr>
            <w:noProof/>
            <w:webHidden/>
          </w:rPr>
        </w:r>
        <w:r w:rsidR="00093C49">
          <w:rPr>
            <w:noProof/>
            <w:webHidden/>
          </w:rPr>
          <w:fldChar w:fldCharType="separate"/>
        </w:r>
        <w:r w:rsidR="00B316C6">
          <w:rPr>
            <w:noProof/>
            <w:webHidden/>
          </w:rPr>
          <w:t>45</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209" w:history="1">
        <w:r w:rsidR="00093C49" w:rsidRPr="007871EF">
          <w:rPr>
            <w:rStyle w:val="a3"/>
            <w:noProof/>
          </w:rPr>
          <w:t>3.7.</w:t>
        </w:r>
        <w:r w:rsidR="00093C49">
          <w:rPr>
            <w:rFonts w:asciiTheme="minorHAnsi" w:eastAsiaTheme="minorEastAsia" w:hAnsiTheme="minorHAnsi" w:cstheme="minorBidi"/>
            <w:noProof/>
            <w:szCs w:val="22"/>
          </w:rPr>
          <w:tab/>
        </w:r>
        <w:r w:rsidR="00093C49" w:rsidRPr="007871EF">
          <w:rPr>
            <w:rStyle w:val="a3"/>
            <w:noProof/>
          </w:rPr>
          <w:t>List related</w:t>
        </w:r>
        <w:r w:rsidR="00093C49">
          <w:rPr>
            <w:noProof/>
            <w:webHidden/>
          </w:rPr>
          <w:tab/>
        </w:r>
        <w:r w:rsidR="00093C49">
          <w:rPr>
            <w:noProof/>
            <w:webHidden/>
          </w:rPr>
          <w:fldChar w:fldCharType="begin"/>
        </w:r>
        <w:r w:rsidR="00093C49">
          <w:rPr>
            <w:noProof/>
            <w:webHidden/>
          </w:rPr>
          <w:instrText xml:space="preserve"> PAGEREF _Toc356466209 \h </w:instrText>
        </w:r>
        <w:r w:rsidR="00093C49">
          <w:rPr>
            <w:noProof/>
            <w:webHidden/>
          </w:rPr>
        </w:r>
        <w:r w:rsidR="00093C49">
          <w:rPr>
            <w:noProof/>
            <w:webHidden/>
          </w:rPr>
          <w:fldChar w:fldCharType="separate"/>
        </w:r>
        <w:r w:rsidR="00B316C6">
          <w:rPr>
            <w:noProof/>
            <w:webHidden/>
          </w:rPr>
          <w:t>46</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10" w:history="1">
        <w:r w:rsidR="00093C49" w:rsidRPr="007871EF">
          <w:rPr>
            <w:rStyle w:val="a3"/>
            <w:noProof/>
          </w:rPr>
          <w:t>3.7.1.</w:t>
        </w:r>
        <w:r w:rsidR="00093C49">
          <w:rPr>
            <w:rFonts w:asciiTheme="minorHAnsi" w:eastAsiaTheme="minorEastAsia" w:hAnsiTheme="minorHAnsi" w:cstheme="minorBidi"/>
            <w:noProof/>
            <w:szCs w:val="22"/>
          </w:rPr>
          <w:tab/>
        </w:r>
        <w:r w:rsidR="00093C49" w:rsidRPr="007871EF">
          <w:rPr>
            <w:rStyle w:val="a3"/>
            <w:noProof/>
          </w:rPr>
          <w:t>A Simple one</w:t>
        </w:r>
        <w:r w:rsidR="00093C49">
          <w:rPr>
            <w:noProof/>
            <w:webHidden/>
          </w:rPr>
          <w:tab/>
        </w:r>
        <w:r w:rsidR="00093C49">
          <w:rPr>
            <w:noProof/>
            <w:webHidden/>
          </w:rPr>
          <w:fldChar w:fldCharType="begin"/>
        </w:r>
        <w:r w:rsidR="00093C49">
          <w:rPr>
            <w:noProof/>
            <w:webHidden/>
          </w:rPr>
          <w:instrText xml:space="preserve"> PAGEREF _Toc356466210 \h </w:instrText>
        </w:r>
        <w:r w:rsidR="00093C49">
          <w:rPr>
            <w:noProof/>
            <w:webHidden/>
          </w:rPr>
        </w:r>
        <w:r w:rsidR="00093C49">
          <w:rPr>
            <w:noProof/>
            <w:webHidden/>
          </w:rPr>
          <w:fldChar w:fldCharType="separate"/>
        </w:r>
        <w:r w:rsidR="00B316C6">
          <w:rPr>
            <w:noProof/>
            <w:webHidden/>
          </w:rPr>
          <w:t>46</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11" w:history="1">
        <w:r w:rsidR="00093C49" w:rsidRPr="007871EF">
          <w:rPr>
            <w:rStyle w:val="a3"/>
            <w:noProof/>
          </w:rPr>
          <w:t>3.7.2.</w:t>
        </w:r>
        <w:r w:rsidR="00093C49">
          <w:rPr>
            <w:rFonts w:asciiTheme="minorHAnsi" w:eastAsiaTheme="minorEastAsia" w:hAnsiTheme="minorHAnsi" w:cstheme="minorBidi"/>
            <w:noProof/>
            <w:szCs w:val="22"/>
          </w:rPr>
          <w:tab/>
        </w:r>
        <w:r w:rsidR="00093C49" w:rsidRPr="007871EF">
          <w:rPr>
            <w:rStyle w:val="a3"/>
            <w:noProof/>
          </w:rPr>
          <w:t>A little bit complicated</w:t>
        </w:r>
        <w:r w:rsidR="00093C49">
          <w:rPr>
            <w:noProof/>
            <w:webHidden/>
          </w:rPr>
          <w:tab/>
        </w:r>
        <w:r w:rsidR="00093C49">
          <w:rPr>
            <w:noProof/>
            <w:webHidden/>
          </w:rPr>
          <w:fldChar w:fldCharType="begin"/>
        </w:r>
        <w:r w:rsidR="00093C49">
          <w:rPr>
            <w:noProof/>
            <w:webHidden/>
          </w:rPr>
          <w:instrText xml:space="preserve"> PAGEREF _Toc356466211 \h </w:instrText>
        </w:r>
        <w:r w:rsidR="00093C49">
          <w:rPr>
            <w:noProof/>
            <w:webHidden/>
          </w:rPr>
        </w:r>
        <w:r w:rsidR="00093C49">
          <w:rPr>
            <w:noProof/>
            <w:webHidden/>
          </w:rPr>
          <w:fldChar w:fldCharType="separate"/>
        </w:r>
        <w:r w:rsidR="00B316C6">
          <w:rPr>
            <w:noProof/>
            <w:webHidden/>
          </w:rPr>
          <w:t>47</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12" w:history="1">
        <w:r w:rsidR="00093C49" w:rsidRPr="007871EF">
          <w:rPr>
            <w:rStyle w:val="a3"/>
            <w:noProof/>
          </w:rPr>
          <w:t>3.7.3.</w:t>
        </w:r>
        <w:r w:rsidR="00093C49">
          <w:rPr>
            <w:rFonts w:asciiTheme="minorHAnsi" w:eastAsiaTheme="minorEastAsia" w:hAnsiTheme="minorHAnsi" w:cstheme="minorBidi"/>
            <w:noProof/>
            <w:szCs w:val="22"/>
          </w:rPr>
          <w:tab/>
        </w:r>
        <w:r w:rsidR="00093C49" w:rsidRPr="007871EF">
          <w:rPr>
            <w:rStyle w:val="a3"/>
            <w:noProof/>
          </w:rPr>
          <w:t>RadioBox</w:t>
        </w:r>
        <w:r w:rsidR="00093C49">
          <w:rPr>
            <w:noProof/>
            <w:webHidden/>
          </w:rPr>
          <w:tab/>
        </w:r>
        <w:r w:rsidR="00093C49">
          <w:rPr>
            <w:noProof/>
            <w:webHidden/>
          </w:rPr>
          <w:fldChar w:fldCharType="begin"/>
        </w:r>
        <w:r w:rsidR="00093C49">
          <w:rPr>
            <w:noProof/>
            <w:webHidden/>
          </w:rPr>
          <w:instrText xml:space="preserve"> PAGEREF _Toc356466212 \h </w:instrText>
        </w:r>
        <w:r w:rsidR="00093C49">
          <w:rPr>
            <w:noProof/>
            <w:webHidden/>
          </w:rPr>
        </w:r>
        <w:r w:rsidR="00093C49">
          <w:rPr>
            <w:noProof/>
            <w:webHidden/>
          </w:rPr>
          <w:fldChar w:fldCharType="separate"/>
        </w:r>
        <w:r w:rsidR="00B316C6">
          <w:rPr>
            <w:noProof/>
            <w:webHidden/>
          </w:rPr>
          <w:t>48</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13" w:history="1">
        <w:r w:rsidR="00093C49" w:rsidRPr="007871EF">
          <w:rPr>
            <w:rStyle w:val="a3"/>
            <w:noProof/>
          </w:rPr>
          <w:t>3.7.4.</w:t>
        </w:r>
        <w:r w:rsidR="00093C49">
          <w:rPr>
            <w:rFonts w:asciiTheme="minorHAnsi" w:eastAsiaTheme="minorEastAsia" w:hAnsiTheme="minorHAnsi" w:cstheme="minorBidi"/>
            <w:noProof/>
            <w:szCs w:val="22"/>
          </w:rPr>
          <w:tab/>
        </w:r>
        <w:r w:rsidR="00093C49" w:rsidRPr="007871EF">
          <w:rPr>
            <w:rStyle w:val="a3"/>
            <w:noProof/>
          </w:rPr>
          <w:t>IconList and Gallery</w:t>
        </w:r>
        <w:r w:rsidR="00093C49">
          <w:rPr>
            <w:noProof/>
            <w:webHidden/>
          </w:rPr>
          <w:tab/>
        </w:r>
        <w:r w:rsidR="00093C49">
          <w:rPr>
            <w:noProof/>
            <w:webHidden/>
          </w:rPr>
          <w:fldChar w:fldCharType="begin"/>
        </w:r>
        <w:r w:rsidR="00093C49">
          <w:rPr>
            <w:noProof/>
            <w:webHidden/>
          </w:rPr>
          <w:instrText xml:space="preserve"> PAGEREF _Toc356466213 \h </w:instrText>
        </w:r>
        <w:r w:rsidR="00093C49">
          <w:rPr>
            <w:noProof/>
            <w:webHidden/>
          </w:rPr>
        </w:r>
        <w:r w:rsidR="00093C49">
          <w:rPr>
            <w:noProof/>
            <w:webHidden/>
          </w:rPr>
          <w:fldChar w:fldCharType="separate"/>
        </w:r>
        <w:r w:rsidR="00B316C6">
          <w:rPr>
            <w:noProof/>
            <w:webHidden/>
          </w:rPr>
          <w:t>48</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14" w:history="1">
        <w:r w:rsidR="00093C49" w:rsidRPr="007871EF">
          <w:rPr>
            <w:rStyle w:val="a3"/>
            <w:noProof/>
          </w:rPr>
          <w:t>3.7.5.</w:t>
        </w:r>
        <w:r w:rsidR="00093C49">
          <w:rPr>
            <w:rFonts w:asciiTheme="minorHAnsi" w:eastAsiaTheme="minorEastAsia" w:hAnsiTheme="minorHAnsi" w:cstheme="minorBidi"/>
            <w:noProof/>
            <w:szCs w:val="22"/>
          </w:rPr>
          <w:tab/>
        </w:r>
        <w:r w:rsidR="00093C49" w:rsidRPr="007871EF">
          <w:rPr>
            <w:rStyle w:val="a3"/>
            <w:noProof/>
          </w:rPr>
          <w:t>Item selection</w:t>
        </w:r>
        <w:r w:rsidR="00093C49">
          <w:rPr>
            <w:noProof/>
            <w:webHidden/>
          </w:rPr>
          <w:tab/>
        </w:r>
        <w:r w:rsidR="00093C49">
          <w:rPr>
            <w:noProof/>
            <w:webHidden/>
          </w:rPr>
          <w:fldChar w:fldCharType="begin"/>
        </w:r>
        <w:r w:rsidR="00093C49">
          <w:rPr>
            <w:noProof/>
            <w:webHidden/>
          </w:rPr>
          <w:instrText xml:space="preserve"> PAGEREF _Toc356466214 \h </w:instrText>
        </w:r>
        <w:r w:rsidR="00093C49">
          <w:rPr>
            <w:noProof/>
            <w:webHidden/>
          </w:rPr>
        </w:r>
        <w:r w:rsidR="00093C49">
          <w:rPr>
            <w:noProof/>
            <w:webHidden/>
          </w:rPr>
          <w:fldChar w:fldCharType="separate"/>
        </w:r>
        <w:r w:rsidR="00B316C6">
          <w:rPr>
            <w:noProof/>
            <w:webHidden/>
          </w:rPr>
          <w:t>49</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15" w:history="1">
        <w:r w:rsidR="00093C49" w:rsidRPr="007871EF">
          <w:rPr>
            <w:rStyle w:val="a3"/>
            <w:noProof/>
          </w:rPr>
          <w:t>3.7.6.</w:t>
        </w:r>
        <w:r w:rsidR="00093C49">
          <w:rPr>
            <w:rFonts w:asciiTheme="minorHAnsi" w:eastAsiaTheme="minorEastAsia" w:hAnsiTheme="minorHAnsi" w:cstheme="minorBidi"/>
            <w:noProof/>
            <w:szCs w:val="22"/>
          </w:rPr>
          <w:tab/>
        </w:r>
        <w:r w:rsidR="00093C49" w:rsidRPr="007871EF">
          <w:rPr>
            <w:rStyle w:val="a3"/>
            <w:noProof/>
          </w:rPr>
          <w:t>Container related</w:t>
        </w:r>
        <w:r w:rsidR="00093C49">
          <w:rPr>
            <w:noProof/>
            <w:webHidden/>
          </w:rPr>
          <w:tab/>
        </w:r>
        <w:r w:rsidR="00093C49">
          <w:rPr>
            <w:noProof/>
            <w:webHidden/>
          </w:rPr>
          <w:fldChar w:fldCharType="begin"/>
        </w:r>
        <w:r w:rsidR="00093C49">
          <w:rPr>
            <w:noProof/>
            <w:webHidden/>
          </w:rPr>
          <w:instrText xml:space="preserve"> PAGEREF _Toc356466215 \h </w:instrText>
        </w:r>
        <w:r w:rsidR="00093C49">
          <w:rPr>
            <w:noProof/>
            <w:webHidden/>
          </w:rPr>
        </w:r>
        <w:r w:rsidR="00093C49">
          <w:rPr>
            <w:noProof/>
            <w:webHidden/>
          </w:rPr>
          <w:fldChar w:fldCharType="separate"/>
        </w:r>
        <w:r w:rsidR="00B316C6">
          <w:rPr>
            <w:noProof/>
            <w:webHidden/>
          </w:rPr>
          <w:t>49</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16" w:history="1">
        <w:r w:rsidR="00093C49" w:rsidRPr="007871EF">
          <w:rPr>
            <w:rStyle w:val="a3"/>
            <w:noProof/>
          </w:rPr>
          <w:t>3.7.7.</w:t>
        </w:r>
        <w:r w:rsidR="00093C49">
          <w:rPr>
            <w:rFonts w:asciiTheme="minorHAnsi" w:eastAsiaTheme="minorEastAsia" w:hAnsiTheme="minorHAnsi" w:cstheme="minorBidi"/>
            <w:noProof/>
            <w:szCs w:val="22"/>
          </w:rPr>
          <w:tab/>
        </w:r>
        <w:r w:rsidR="00093C49" w:rsidRPr="007871EF">
          <w:rPr>
            <w:rStyle w:val="a3"/>
            <w:noProof/>
          </w:rPr>
          <w:t>Pane and Panel</w:t>
        </w:r>
        <w:r w:rsidR="00093C49">
          <w:rPr>
            <w:noProof/>
            <w:webHidden/>
          </w:rPr>
          <w:tab/>
        </w:r>
        <w:r w:rsidR="00093C49">
          <w:rPr>
            <w:noProof/>
            <w:webHidden/>
          </w:rPr>
          <w:fldChar w:fldCharType="begin"/>
        </w:r>
        <w:r w:rsidR="00093C49">
          <w:rPr>
            <w:noProof/>
            <w:webHidden/>
          </w:rPr>
          <w:instrText xml:space="preserve"> PAGEREF _Toc356466216 \h </w:instrText>
        </w:r>
        <w:r w:rsidR="00093C49">
          <w:rPr>
            <w:noProof/>
            <w:webHidden/>
          </w:rPr>
        </w:r>
        <w:r w:rsidR="00093C49">
          <w:rPr>
            <w:noProof/>
            <w:webHidden/>
          </w:rPr>
          <w:fldChar w:fldCharType="separate"/>
        </w:r>
        <w:r w:rsidR="00B316C6">
          <w:rPr>
            <w:noProof/>
            <w:webHidden/>
          </w:rPr>
          <w:t>50</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17" w:history="1">
        <w:r w:rsidR="00093C49" w:rsidRPr="007871EF">
          <w:rPr>
            <w:rStyle w:val="a3"/>
            <w:noProof/>
          </w:rPr>
          <w:t>3.7.8.</w:t>
        </w:r>
        <w:r w:rsidR="00093C49">
          <w:rPr>
            <w:rFonts w:asciiTheme="minorHAnsi" w:eastAsiaTheme="minorEastAsia" w:hAnsiTheme="minorHAnsi" w:cstheme="minorBidi"/>
            <w:noProof/>
            <w:szCs w:val="22"/>
          </w:rPr>
          <w:tab/>
        </w:r>
        <w:r w:rsidR="00093C49" w:rsidRPr="007871EF">
          <w:rPr>
            <w:rStyle w:val="a3"/>
            <w:noProof/>
          </w:rPr>
          <w:t>Block</w:t>
        </w:r>
        <w:r w:rsidR="00093C49">
          <w:rPr>
            <w:noProof/>
            <w:webHidden/>
          </w:rPr>
          <w:tab/>
        </w:r>
        <w:r w:rsidR="00093C49">
          <w:rPr>
            <w:noProof/>
            <w:webHidden/>
          </w:rPr>
          <w:fldChar w:fldCharType="begin"/>
        </w:r>
        <w:r w:rsidR="00093C49">
          <w:rPr>
            <w:noProof/>
            <w:webHidden/>
          </w:rPr>
          <w:instrText xml:space="preserve"> PAGEREF _Toc356466217 \h </w:instrText>
        </w:r>
        <w:r w:rsidR="00093C49">
          <w:rPr>
            <w:noProof/>
            <w:webHidden/>
          </w:rPr>
        </w:r>
        <w:r w:rsidR="00093C49">
          <w:rPr>
            <w:noProof/>
            <w:webHidden/>
          </w:rPr>
          <w:fldChar w:fldCharType="separate"/>
        </w:r>
        <w:r w:rsidR="00B316C6">
          <w:rPr>
            <w:noProof/>
            <w:webHidden/>
          </w:rPr>
          <w:t>51</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218" w:history="1">
        <w:r w:rsidR="00093C49" w:rsidRPr="007871EF">
          <w:rPr>
            <w:rStyle w:val="a3"/>
            <w:noProof/>
          </w:rPr>
          <w:t>3.8.</w:t>
        </w:r>
        <w:r w:rsidR="00093C49">
          <w:rPr>
            <w:rFonts w:asciiTheme="minorHAnsi" w:eastAsiaTheme="minorEastAsia" w:hAnsiTheme="minorHAnsi" w:cstheme="minorBidi"/>
            <w:noProof/>
            <w:szCs w:val="22"/>
          </w:rPr>
          <w:tab/>
        </w:r>
        <w:r w:rsidR="00093C49" w:rsidRPr="007871EF">
          <w:rPr>
            <w:rStyle w:val="a3"/>
            <w:noProof/>
          </w:rPr>
          <w:t>Dialog related</w:t>
        </w:r>
        <w:r w:rsidR="00093C49">
          <w:rPr>
            <w:noProof/>
            <w:webHidden/>
          </w:rPr>
          <w:tab/>
        </w:r>
        <w:r w:rsidR="00093C49">
          <w:rPr>
            <w:noProof/>
            <w:webHidden/>
          </w:rPr>
          <w:fldChar w:fldCharType="begin"/>
        </w:r>
        <w:r w:rsidR="00093C49">
          <w:rPr>
            <w:noProof/>
            <w:webHidden/>
          </w:rPr>
          <w:instrText xml:space="preserve"> PAGEREF _Toc356466218 \h </w:instrText>
        </w:r>
        <w:r w:rsidR="00093C49">
          <w:rPr>
            <w:noProof/>
            <w:webHidden/>
          </w:rPr>
        </w:r>
        <w:r w:rsidR="00093C49">
          <w:rPr>
            <w:noProof/>
            <w:webHidden/>
          </w:rPr>
          <w:fldChar w:fldCharType="separate"/>
        </w:r>
        <w:r w:rsidR="00B316C6">
          <w:rPr>
            <w:noProof/>
            <w:webHidden/>
          </w:rPr>
          <w:t>51</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19" w:history="1">
        <w:r w:rsidR="00093C49" w:rsidRPr="007871EF">
          <w:rPr>
            <w:rStyle w:val="a3"/>
            <w:noProof/>
          </w:rPr>
          <w:t>3.8.1.</w:t>
        </w:r>
        <w:r w:rsidR="00093C49">
          <w:rPr>
            <w:rFonts w:asciiTheme="minorHAnsi" w:eastAsiaTheme="minorEastAsia" w:hAnsiTheme="minorHAnsi" w:cstheme="minorBidi"/>
            <w:noProof/>
            <w:szCs w:val="22"/>
          </w:rPr>
          <w:tab/>
        </w:r>
        <w:r w:rsidR="00093C49" w:rsidRPr="007871EF">
          <w:rPr>
            <w:rStyle w:val="a3"/>
            <w:noProof/>
          </w:rPr>
          <w:t>Normal state</w:t>
        </w:r>
        <w:r w:rsidR="00093C49">
          <w:rPr>
            <w:noProof/>
            <w:webHidden/>
          </w:rPr>
          <w:tab/>
        </w:r>
        <w:r w:rsidR="00093C49">
          <w:rPr>
            <w:noProof/>
            <w:webHidden/>
          </w:rPr>
          <w:fldChar w:fldCharType="begin"/>
        </w:r>
        <w:r w:rsidR="00093C49">
          <w:rPr>
            <w:noProof/>
            <w:webHidden/>
          </w:rPr>
          <w:instrText xml:space="preserve"> PAGEREF _Toc356466219 \h </w:instrText>
        </w:r>
        <w:r w:rsidR="00093C49">
          <w:rPr>
            <w:noProof/>
            <w:webHidden/>
          </w:rPr>
        </w:r>
        <w:r w:rsidR="00093C49">
          <w:rPr>
            <w:noProof/>
            <w:webHidden/>
          </w:rPr>
          <w:fldChar w:fldCharType="separate"/>
        </w:r>
        <w:r w:rsidR="00B316C6">
          <w:rPr>
            <w:noProof/>
            <w:webHidden/>
          </w:rPr>
          <w:t>51</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20" w:history="1">
        <w:r w:rsidR="00093C49" w:rsidRPr="007871EF">
          <w:rPr>
            <w:rStyle w:val="a3"/>
            <w:noProof/>
          </w:rPr>
          <w:t>3.8.2.</w:t>
        </w:r>
        <w:r w:rsidR="00093C49">
          <w:rPr>
            <w:rFonts w:asciiTheme="minorHAnsi" w:eastAsiaTheme="minorEastAsia" w:hAnsiTheme="minorHAnsi" w:cstheme="minorBidi"/>
            <w:noProof/>
            <w:szCs w:val="22"/>
          </w:rPr>
          <w:tab/>
        </w:r>
        <w:r w:rsidR="00093C49" w:rsidRPr="007871EF">
          <w:rPr>
            <w:rStyle w:val="a3"/>
            <w:noProof/>
          </w:rPr>
          <w:t>Min and Max status</w:t>
        </w:r>
        <w:r w:rsidR="00093C49">
          <w:rPr>
            <w:noProof/>
            <w:webHidden/>
          </w:rPr>
          <w:tab/>
        </w:r>
        <w:r w:rsidR="00093C49">
          <w:rPr>
            <w:noProof/>
            <w:webHidden/>
          </w:rPr>
          <w:fldChar w:fldCharType="begin"/>
        </w:r>
        <w:r w:rsidR="00093C49">
          <w:rPr>
            <w:noProof/>
            <w:webHidden/>
          </w:rPr>
          <w:instrText xml:space="preserve"> PAGEREF _Toc356466220 \h </w:instrText>
        </w:r>
        <w:r w:rsidR="00093C49">
          <w:rPr>
            <w:noProof/>
            <w:webHidden/>
          </w:rPr>
        </w:r>
        <w:r w:rsidR="00093C49">
          <w:rPr>
            <w:noProof/>
            <w:webHidden/>
          </w:rPr>
          <w:fldChar w:fldCharType="separate"/>
        </w:r>
        <w:r w:rsidR="00B316C6">
          <w:rPr>
            <w:noProof/>
            <w:webHidden/>
          </w:rPr>
          <w:t>53</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21" w:history="1">
        <w:r w:rsidR="00093C49" w:rsidRPr="007871EF">
          <w:rPr>
            <w:rStyle w:val="a3"/>
            <w:noProof/>
          </w:rPr>
          <w:t>3.8.3.</w:t>
        </w:r>
        <w:r w:rsidR="00093C49">
          <w:rPr>
            <w:rFonts w:asciiTheme="minorHAnsi" w:eastAsiaTheme="minorEastAsia" w:hAnsiTheme="minorHAnsi" w:cstheme="minorBidi"/>
            <w:noProof/>
            <w:szCs w:val="22"/>
          </w:rPr>
          <w:tab/>
        </w:r>
        <w:r w:rsidR="00093C49" w:rsidRPr="007871EF">
          <w:rPr>
            <w:rStyle w:val="a3"/>
            <w:noProof/>
          </w:rPr>
          <w:t>Modal Mode</w:t>
        </w:r>
        <w:r w:rsidR="00093C49">
          <w:rPr>
            <w:noProof/>
            <w:webHidden/>
          </w:rPr>
          <w:tab/>
        </w:r>
        <w:r w:rsidR="00093C49">
          <w:rPr>
            <w:noProof/>
            <w:webHidden/>
          </w:rPr>
          <w:fldChar w:fldCharType="begin"/>
        </w:r>
        <w:r w:rsidR="00093C49">
          <w:rPr>
            <w:noProof/>
            <w:webHidden/>
          </w:rPr>
          <w:instrText xml:space="preserve"> PAGEREF _Toc356466221 \h </w:instrText>
        </w:r>
        <w:r w:rsidR="00093C49">
          <w:rPr>
            <w:noProof/>
            <w:webHidden/>
          </w:rPr>
        </w:r>
        <w:r w:rsidR="00093C49">
          <w:rPr>
            <w:noProof/>
            <w:webHidden/>
          </w:rPr>
          <w:fldChar w:fldCharType="separate"/>
        </w:r>
        <w:r w:rsidR="00B316C6">
          <w:rPr>
            <w:noProof/>
            <w:webHidden/>
          </w:rPr>
          <w:t>53</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222" w:history="1">
        <w:r w:rsidR="00093C49" w:rsidRPr="007871EF">
          <w:rPr>
            <w:rStyle w:val="a3"/>
            <w:noProof/>
          </w:rPr>
          <w:t>3.9.</w:t>
        </w:r>
        <w:r w:rsidR="00093C49">
          <w:rPr>
            <w:rFonts w:asciiTheme="minorHAnsi" w:eastAsiaTheme="minorEastAsia" w:hAnsiTheme="minorHAnsi" w:cstheme="minorBidi"/>
            <w:noProof/>
            <w:szCs w:val="22"/>
          </w:rPr>
          <w:tab/>
        </w:r>
        <w:r w:rsidR="00093C49" w:rsidRPr="007871EF">
          <w:rPr>
            <w:rStyle w:val="a3"/>
            <w:noProof/>
          </w:rPr>
          <w:t>Layout Control</w:t>
        </w:r>
        <w:r w:rsidR="00093C49">
          <w:rPr>
            <w:noProof/>
            <w:webHidden/>
          </w:rPr>
          <w:tab/>
        </w:r>
        <w:r w:rsidR="00093C49">
          <w:rPr>
            <w:noProof/>
            <w:webHidden/>
          </w:rPr>
          <w:fldChar w:fldCharType="begin"/>
        </w:r>
        <w:r w:rsidR="00093C49">
          <w:rPr>
            <w:noProof/>
            <w:webHidden/>
          </w:rPr>
          <w:instrText xml:space="preserve"> PAGEREF _Toc356466222 \h </w:instrText>
        </w:r>
        <w:r w:rsidR="00093C49">
          <w:rPr>
            <w:noProof/>
            <w:webHidden/>
          </w:rPr>
        </w:r>
        <w:r w:rsidR="00093C49">
          <w:rPr>
            <w:noProof/>
            <w:webHidden/>
          </w:rPr>
          <w:fldChar w:fldCharType="separate"/>
        </w:r>
        <w:r w:rsidR="00B316C6">
          <w:rPr>
            <w:noProof/>
            <w:webHidden/>
          </w:rPr>
          <w:t>54</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223" w:history="1">
        <w:r w:rsidR="00093C49" w:rsidRPr="007871EF">
          <w:rPr>
            <w:rStyle w:val="a3"/>
            <w:noProof/>
          </w:rPr>
          <w:t>3.10.</w:t>
        </w:r>
        <w:r w:rsidR="00093C49">
          <w:rPr>
            <w:rFonts w:asciiTheme="minorHAnsi" w:eastAsiaTheme="minorEastAsia" w:hAnsiTheme="minorHAnsi" w:cstheme="minorBidi"/>
            <w:noProof/>
            <w:szCs w:val="22"/>
          </w:rPr>
          <w:tab/>
        </w:r>
        <w:r w:rsidR="00093C49" w:rsidRPr="007871EF">
          <w:rPr>
            <w:rStyle w:val="a3"/>
            <w:noProof/>
          </w:rPr>
          <w:t>Multi-pages Controls</w:t>
        </w:r>
        <w:r w:rsidR="00093C49">
          <w:rPr>
            <w:noProof/>
            <w:webHidden/>
          </w:rPr>
          <w:tab/>
        </w:r>
        <w:r w:rsidR="00093C49">
          <w:rPr>
            <w:noProof/>
            <w:webHidden/>
          </w:rPr>
          <w:fldChar w:fldCharType="begin"/>
        </w:r>
        <w:r w:rsidR="00093C49">
          <w:rPr>
            <w:noProof/>
            <w:webHidden/>
          </w:rPr>
          <w:instrText xml:space="preserve"> PAGEREF _Toc356466223 \h </w:instrText>
        </w:r>
        <w:r w:rsidR="00093C49">
          <w:rPr>
            <w:noProof/>
            <w:webHidden/>
          </w:rPr>
        </w:r>
        <w:r w:rsidR="00093C49">
          <w:rPr>
            <w:noProof/>
            <w:webHidden/>
          </w:rPr>
          <w:fldChar w:fldCharType="separate"/>
        </w:r>
        <w:r w:rsidR="00B316C6">
          <w:rPr>
            <w:noProof/>
            <w:webHidden/>
          </w:rPr>
          <w:t>55</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24" w:history="1">
        <w:r w:rsidR="00093C49" w:rsidRPr="007871EF">
          <w:rPr>
            <w:rStyle w:val="a3"/>
            <w:noProof/>
          </w:rPr>
          <w:t>3.10.1.</w:t>
        </w:r>
        <w:r w:rsidR="00093C49">
          <w:rPr>
            <w:rFonts w:asciiTheme="minorHAnsi" w:eastAsiaTheme="minorEastAsia" w:hAnsiTheme="minorHAnsi" w:cstheme="minorBidi"/>
            <w:noProof/>
            <w:szCs w:val="22"/>
          </w:rPr>
          <w:tab/>
        </w:r>
        <w:r w:rsidR="00093C49" w:rsidRPr="007871EF">
          <w:rPr>
            <w:rStyle w:val="a3"/>
            <w:noProof/>
          </w:rPr>
          <w:t>noPanel property</w:t>
        </w:r>
        <w:r w:rsidR="00093C49">
          <w:rPr>
            <w:noProof/>
            <w:webHidden/>
          </w:rPr>
          <w:tab/>
        </w:r>
        <w:r w:rsidR="00093C49">
          <w:rPr>
            <w:noProof/>
            <w:webHidden/>
          </w:rPr>
          <w:fldChar w:fldCharType="begin"/>
        </w:r>
        <w:r w:rsidR="00093C49">
          <w:rPr>
            <w:noProof/>
            <w:webHidden/>
          </w:rPr>
          <w:instrText xml:space="preserve"> PAGEREF _Toc356466224 \h </w:instrText>
        </w:r>
        <w:r w:rsidR="00093C49">
          <w:rPr>
            <w:noProof/>
            <w:webHidden/>
          </w:rPr>
        </w:r>
        <w:r w:rsidR="00093C49">
          <w:rPr>
            <w:noProof/>
            <w:webHidden/>
          </w:rPr>
          <w:fldChar w:fldCharType="separate"/>
        </w:r>
        <w:r w:rsidR="00B316C6">
          <w:rPr>
            <w:noProof/>
            <w:webHidden/>
          </w:rPr>
          <w:t>56</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25" w:history="1">
        <w:r w:rsidR="00093C49" w:rsidRPr="007871EF">
          <w:rPr>
            <w:rStyle w:val="a3"/>
            <w:noProof/>
          </w:rPr>
          <w:t>3.10.2.</w:t>
        </w:r>
        <w:r w:rsidR="00093C49">
          <w:rPr>
            <w:rFonts w:asciiTheme="minorHAnsi" w:eastAsiaTheme="minorEastAsia" w:hAnsiTheme="minorHAnsi" w:cstheme="minorBidi"/>
            <w:noProof/>
            <w:szCs w:val="22"/>
          </w:rPr>
          <w:tab/>
        </w:r>
        <w:r w:rsidR="00093C49" w:rsidRPr="007871EF">
          <w:rPr>
            <w:rStyle w:val="a3"/>
            <w:noProof/>
          </w:rPr>
          <w:t>ButtonViews types</w:t>
        </w:r>
        <w:r w:rsidR="00093C49">
          <w:rPr>
            <w:noProof/>
            <w:webHidden/>
          </w:rPr>
          <w:tab/>
        </w:r>
        <w:r w:rsidR="00093C49">
          <w:rPr>
            <w:noProof/>
            <w:webHidden/>
          </w:rPr>
          <w:fldChar w:fldCharType="begin"/>
        </w:r>
        <w:r w:rsidR="00093C49">
          <w:rPr>
            <w:noProof/>
            <w:webHidden/>
          </w:rPr>
          <w:instrText xml:space="preserve"> PAGEREF _Toc356466225 \h </w:instrText>
        </w:r>
        <w:r w:rsidR="00093C49">
          <w:rPr>
            <w:noProof/>
            <w:webHidden/>
          </w:rPr>
        </w:r>
        <w:r w:rsidR="00093C49">
          <w:rPr>
            <w:noProof/>
            <w:webHidden/>
          </w:rPr>
          <w:fldChar w:fldCharType="separate"/>
        </w:r>
        <w:r w:rsidR="00B316C6">
          <w:rPr>
            <w:noProof/>
            <w:webHidden/>
          </w:rPr>
          <w:t>57</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26" w:history="1">
        <w:r w:rsidR="00093C49" w:rsidRPr="007871EF">
          <w:rPr>
            <w:rStyle w:val="a3"/>
            <w:noProof/>
          </w:rPr>
          <w:t>3.10.3.</w:t>
        </w:r>
        <w:r w:rsidR="00093C49">
          <w:rPr>
            <w:rFonts w:asciiTheme="minorHAnsi" w:eastAsiaTheme="minorEastAsia" w:hAnsiTheme="minorHAnsi" w:cstheme="minorBidi"/>
            <w:noProof/>
            <w:szCs w:val="22"/>
          </w:rPr>
          <w:tab/>
        </w:r>
        <w:r w:rsidR="00093C49" w:rsidRPr="007871EF">
          <w:rPr>
            <w:rStyle w:val="a3"/>
            <w:noProof/>
          </w:rPr>
          <w:t>Page selection</w:t>
        </w:r>
        <w:r w:rsidR="00093C49">
          <w:rPr>
            <w:noProof/>
            <w:webHidden/>
          </w:rPr>
          <w:tab/>
        </w:r>
        <w:r w:rsidR="00093C49">
          <w:rPr>
            <w:noProof/>
            <w:webHidden/>
          </w:rPr>
          <w:fldChar w:fldCharType="begin"/>
        </w:r>
        <w:r w:rsidR="00093C49">
          <w:rPr>
            <w:noProof/>
            <w:webHidden/>
          </w:rPr>
          <w:instrText xml:space="preserve"> PAGEREF _Toc356466226 \h </w:instrText>
        </w:r>
        <w:r w:rsidR="00093C49">
          <w:rPr>
            <w:noProof/>
            <w:webHidden/>
          </w:rPr>
        </w:r>
        <w:r w:rsidR="00093C49">
          <w:rPr>
            <w:noProof/>
            <w:webHidden/>
          </w:rPr>
          <w:fldChar w:fldCharType="separate"/>
        </w:r>
        <w:r w:rsidR="00B316C6">
          <w:rPr>
            <w:noProof/>
            <w:webHidden/>
          </w:rPr>
          <w:t>57</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27" w:history="1">
        <w:r w:rsidR="00093C49" w:rsidRPr="007871EF">
          <w:rPr>
            <w:rStyle w:val="a3"/>
            <w:noProof/>
          </w:rPr>
          <w:t>3.10.4.</w:t>
        </w:r>
        <w:r w:rsidR="00093C49">
          <w:rPr>
            <w:rFonts w:asciiTheme="minorHAnsi" w:eastAsiaTheme="minorEastAsia" w:hAnsiTheme="minorHAnsi" w:cstheme="minorBidi"/>
            <w:noProof/>
            <w:szCs w:val="22"/>
          </w:rPr>
          <w:tab/>
        </w:r>
        <w:r w:rsidR="00093C49" w:rsidRPr="007871EF">
          <w:rPr>
            <w:rStyle w:val="a3"/>
            <w:noProof/>
          </w:rPr>
          <w:t>Pages</w:t>
        </w:r>
        <w:r w:rsidR="00093C49">
          <w:rPr>
            <w:noProof/>
            <w:webHidden/>
          </w:rPr>
          <w:tab/>
        </w:r>
        <w:r w:rsidR="00093C49">
          <w:rPr>
            <w:noProof/>
            <w:webHidden/>
          </w:rPr>
          <w:fldChar w:fldCharType="begin"/>
        </w:r>
        <w:r w:rsidR="00093C49">
          <w:rPr>
            <w:noProof/>
            <w:webHidden/>
          </w:rPr>
          <w:instrText xml:space="preserve"> PAGEREF _Toc356466227 \h </w:instrText>
        </w:r>
        <w:r w:rsidR="00093C49">
          <w:rPr>
            <w:noProof/>
            <w:webHidden/>
          </w:rPr>
        </w:r>
        <w:r w:rsidR="00093C49">
          <w:rPr>
            <w:noProof/>
            <w:webHidden/>
          </w:rPr>
          <w:fldChar w:fldCharType="separate"/>
        </w:r>
        <w:r w:rsidR="00B316C6">
          <w:rPr>
            <w:noProof/>
            <w:webHidden/>
          </w:rPr>
          <w:t>58</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28" w:history="1">
        <w:r w:rsidR="00093C49" w:rsidRPr="007871EF">
          <w:rPr>
            <w:rStyle w:val="a3"/>
            <w:noProof/>
          </w:rPr>
          <w:t>3.10.4.1.</w:t>
        </w:r>
        <w:r w:rsidR="00093C49">
          <w:rPr>
            <w:rFonts w:asciiTheme="minorHAnsi" w:eastAsiaTheme="minorEastAsia" w:hAnsiTheme="minorHAnsi" w:cstheme="minorBidi"/>
            <w:noProof/>
            <w:szCs w:val="22"/>
          </w:rPr>
          <w:tab/>
        </w:r>
        <w:r w:rsidR="00093C49" w:rsidRPr="007871EF">
          <w:rPr>
            <w:rStyle w:val="a3"/>
            <w:noProof/>
          </w:rPr>
          <w:t>Close and options Button</w:t>
        </w:r>
        <w:r w:rsidR="00093C49">
          <w:rPr>
            <w:noProof/>
            <w:webHidden/>
          </w:rPr>
          <w:tab/>
        </w:r>
        <w:r w:rsidR="00093C49">
          <w:rPr>
            <w:noProof/>
            <w:webHidden/>
          </w:rPr>
          <w:fldChar w:fldCharType="begin"/>
        </w:r>
        <w:r w:rsidR="00093C49">
          <w:rPr>
            <w:noProof/>
            <w:webHidden/>
          </w:rPr>
          <w:instrText xml:space="preserve"> PAGEREF _Toc356466228 \h </w:instrText>
        </w:r>
        <w:r w:rsidR="00093C49">
          <w:rPr>
            <w:noProof/>
            <w:webHidden/>
          </w:rPr>
        </w:r>
        <w:r w:rsidR="00093C49">
          <w:rPr>
            <w:noProof/>
            <w:webHidden/>
          </w:rPr>
          <w:fldChar w:fldCharType="separate"/>
        </w:r>
        <w:r w:rsidR="00B316C6">
          <w:rPr>
            <w:noProof/>
            <w:webHidden/>
          </w:rPr>
          <w:t>58</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29" w:history="1">
        <w:r w:rsidR="00093C49" w:rsidRPr="007871EF">
          <w:rPr>
            <w:rStyle w:val="a3"/>
            <w:noProof/>
          </w:rPr>
          <w:t>3.10.4.2.</w:t>
        </w:r>
        <w:r w:rsidR="00093C49">
          <w:rPr>
            <w:rFonts w:asciiTheme="minorHAnsi" w:eastAsiaTheme="minorEastAsia" w:hAnsiTheme="minorHAnsi" w:cstheme="minorBidi"/>
            <w:noProof/>
            <w:szCs w:val="22"/>
          </w:rPr>
          <w:tab/>
        </w:r>
        <w:r w:rsidR="00093C49" w:rsidRPr="007871EF">
          <w:rPr>
            <w:rStyle w:val="a3"/>
            <w:noProof/>
          </w:rPr>
          <w:t>Add/Remove Pages</w:t>
        </w:r>
        <w:r w:rsidR="00093C49">
          <w:rPr>
            <w:noProof/>
            <w:webHidden/>
          </w:rPr>
          <w:tab/>
        </w:r>
        <w:r w:rsidR="00093C49">
          <w:rPr>
            <w:noProof/>
            <w:webHidden/>
          </w:rPr>
          <w:fldChar w:fldCharType="begin"/>
        </w:r>
        <w:r w:rsidR="00093C49">
          <w:rPr>
            <w:noProof/>
            <w:webHidden/>
          </w:rPr>
          <w:instrText xml:space="preserve"> PAGEREF _Toc356466229 \h </w:instrText>
        </w:r>
        <w:r w:rsidR="00093C49">
          <w:rPr>
            <w:noProof/>
            <w:webHidden/>
          </w:rPr>
        </w:r>
        <w:r w:rsidR="00093C49">
          <w:rPr>
            <w:noProof/>
            <w:webHidden/>
          </w:rPr>
          <w:fldChar w:fldCharType="separate"/>
        </w:r>
        <w:r w:rsidR="00B316C6">
          <w:rPr>
            <w:noProof/>
            <w:webHidden/>
          </w:rPr>
          <w:t>60</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30" w:history="1">
        <w:r w:rsidR="00093C49" w:rsidRPr="007871EF">
          <w:rPr>
            <w:rStyle w:val="a3"/>
            <w:noProof/>
          </w:rPr>
          <w:t>3.10.5.</w:t>
        </w:r>
        <w:r w:rsidR="00093C49">
          <w:rPr>
            <w:rFonts w:asciiTheme="minorHAnsi" w:eastAsiaTheme="minorEastAsia" w:hAnsiTheme="minorHAnsi" w:cstheme="minorBidi"/>
            <w:noProof/>
            <w:szCs w:val="22"/>
          </w:rPr>
          <w:tab/>
        </w:r>
        <w:r w:rsidR="00093C49" w:rsidRPr="007871EF">
          <w:rPr>
            <w:rStyle w:val="a3"/>
            <w:noProof/>
          </w:rPr>
          <w:t>Dynamic content loading</w:t>
        </w:r>
        <w:r w:rsidR="00093C49">
          <w:rPr>
            <w:noProof/>
            <w:webHidden/>
          </w:rPr>
          <w:tab/>
        </w:r>
        <w:r w:rsidR="00093C49">
          <w:rPr>
            <w:noProof/>
            <w:webHidden/>
          </w:rPr>
          <w:fldChar w:fldCharType="begin"/>
        </w:r>
        <w:r w:rsidR="00093C49">
          <w:rPr>
            <w:noProof/>
            <w:webHidden/>
          </w:rPr>
          <w:instrText xml:space="preserve"> PAGEREF _Toc356466230 \h </w:instrText>
        </w:r>
        <w:r w:rsidR="00093C49">
          <w:rPr>
            <w:noProof/>
            <w:webHidden/>
          </w:rPr>
        </w:r>
        <w:r w:rsidR="00093C49">
          <w:rPr>
            <w:noProof/>
            <w:webHidden/>
          </w:rPr>
          <w:fldChar w:fldCharType="separate"/>
        </w:r>
        <w:r w:rsidR="00B316C6">
          <w:rPr>
            <w:noProof/>
            <w:webHidden/>
          </w:rPr>
          <w:t>61</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31" w:history="1">
        <w:r w:rsidR="00093C49" w:rsidRPr="007871EF">
          <w:rPr>
            <w:rStyle w:val="a3"/>
            <w:noProof/>
          </w:rPr>
          <w:t>3.10.5.1.</w:t>
        </w:r>
        <w:r w:rsidR="00093C49">
          <w:rPr>
            <w:rFonts w:asciiTheme="minorHAnsi" w:eastAsiaTheme="minorEastAsia" w:hAnsiTheme="minorHAnsi" w:cstheme="minorBidi"/>
            <w:noProof/>
            <w:szCs w:val="22"/>
          </w:rPr>
          <w:tab/>
        </w:r>
        <w:r w:rsidR="00093C49" w:rsidRPr="007871EF">
          <w:rPr>
            <w:rStyle w:val="a3"/>
            <w:noProof/>
          </w:rPr>
          <w:t>onIniPanelView</w:t>
        </w:r>
        <w:r w:rsidR="00093C49">
          <w:rPr>
            <w:noProof/>
            <w:webHidden/>
          </w:rPr>
          <w:tab/>
        </w:r>
        <w:r w:rsidR="00093C49">
          <w:rPr>
            <w:noProof/>
            <w:webHidden/>
          </w:rPr>
          <w:fldChar w:fldCharType="begin"/>
        </w:r>
        <w:r w:rsidR="00093C49">
          <w:rPr>
            <w:noProof/>
            <w:webHidden/>
          </w:rPr>
          <w:instrText xml:space="preserve"> PAGEREF _Toc356466231 \h </w:instrText>
        </w:r>
        <w:r w:rsidR="00093C49">
          <w:rPr>
            <w:noProof/>
            <w:webHidden/>
          </w:rPr>
        </w:r>
        <w:r w:rsidR="00093C49">
          <w:rPr>
            <w:noProof/>
            <w:webHidden/>
          </w:rPr>
          <w:fldChar w:fldCharType="separate"/>
        </w:r>
        <w:r w:rsidR="00B316C6">
          <w:rPr>
            <w:noProof/>
            <w:webHidden/>
          </w:rPr>
          <w:t>61</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32" w:history="1">
        <w:r w:rsidR="00093C49" w:rsidRPr="007871EF">
          <w:rPr>
            <w:rStyle w:val="a3"/>
            <w:noProof/>
          </w:rPr>
          <w:t>3.10.5.2.</w:t>
        </w:r>
        <w:r w:rsidR="00093C49">
          <w:rPr>
            <w:rFonts w:asciiTheme="minorHAnsi" w:eastAsiaTheme="minorEastAsia" w:hAnsiTheme="minorHAnsi" w:cstheme="minorBidi"/>
            <w:noProof/>
            <w:szCs w:val="22"/>
          </w:rPr>
          <w:tab/>
        </w:r>
        <w:r w:rsidR="00093C49" w:rsidRPr="007871EF">
          <w:rPr>
            <w:rStyle w:val="a3"/>
            <w:noProof/>
          </w:rPr>
          <w:t>beforeUIValueSet/afterUIValueSet</w:t>
        </w:r>
        <w:r w:rsidR="00093C49">
          <w:rPr>
            <w:noProof/>
            <w:webHidden/>
          </w:rPr>
          <w:tab/>
        </w:r>
        <w:r w:rsidR="00093C49">
          <w:rPr>
            <w:noProof/>
            <w:webHidden/>
          </w:rPr>
          <w:fldChar w:fldCharType="begin"/>
        </w:r>
        <w:r w:rsidR="00093C49">
          <w:rPr>
            <w:noProof/>
            <w:webHidden/>
          </w:rPr>
          <w:instrText xml:space="preserve"> PAGEREF _Toc356466232 \h </w:instrText>
        </w:r>
        <w:r w:rsidR="00093C49">
          <w:rPr>
            <w:noProof/>
            <w:webHidden/>
          </w:rPr>
        </w:r>
        <w:r w:rsidR="00093C49">
          <w:rPr>
            <w:noProof/>
            <w:webHidden/>
          </w:rPr>
          <w:fldChar w:fldCharType="separate"/>
        </w:r>
        <w:r w:rsidR="00B316C6">
          <w:rPr>
            <w:noProof/>
            <w:webHidden/>
          </w:rPr>
          <w:t>61</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233" w:history="1">
        <w:r w:rsidR="00093C49" w:rsidRPr="007871EF">
          <w:rPr>
            <w:rStyle w:val="a3"/>
            <w:noProof/>
          </w:rPr>
          <w:t>3.11.</w:t>
        </w:r>
        <w:r w:rsidR="00093C49">
          <w:rPr>
            <w:rFonts w:asciiTheme="minorHAnsi" w:eastAsiaTheme="minorEastAsia" w:hAnsiTheme="minorHAnsi" w:cstheme="minorBidi"/>
            <w:noProof/>
            <w:szCs w:val="22"/>
          </w:rPr>
          <w:tab/>
        </w:r>
        <w:r w:rsidR="00093C49" w:rsidRPr="007871EF">
          <w:rPr>
            <w:rStyle w:val="a3"/>
            <w:noProof/>
            <w:shd w:val="clear" w:color="auto" w:fill="FFFFFF"/>
          </w:rPr>
          <w:t>Menus and toolbars</w:t>
        </w:r>
        <w:r w:rsidR="00093C49">
          <w:rPr>
            <w:noProof/>
            <w:webHidden/>
          </w:rPr>
          <w:tab/>
        </w:r>
        <w:r w:rsidR="00093C49">
          <w:rPr>
            <w:noProof/>
            <w:webHidden/>
          </w:rPr>
          <w:fldChar w:fldCharType="begin"/>
        </w:r>
        <w:r w:rsidR="00093C49">
          <w:rPr>
            <w:noProof/>
            <w:webHidden/>
          </w:rPr>
          <w:instrText xml:space="preserve"> PAGEREF _Toc356466233 \h </w:instrText>
        </w:r>
        <w:r w:rsidR="00093C49">
          <w:rPr>
            <w:noProof/>
            <w:webHidden/>
          </w:rPr>
        </w:r>
        <w:r w:rsidR="00093C49">
          <w:rPr>
            <w:noProof/>
            <w:webHidden/>
          </w:rPr>
          <w:fldChar w:fldCharType="separate"/>
        </w:r>
        <w:r w:rsidR="00B316C6">
          <w:rPr>
            <w:noProof/>
            <w:webHidden/>
          </w:rPr>
          <w:t>62</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34" w:history="1">
        <w:r w:rsidR="00093C49" w:rsidRPr="007871EF">
          <w:rPr>
            <w:rStyle w:val="a3"/>
            <w:noProof/>
          </w:rPr>
          <w:t>3.11.1.</w:t>
        </w:r>
        <w:r w:rsidR="00093C49">
          <w:rPr>
            <w:rFonts w:asciiTheme="minorHAnsi" w:eastAsiaTheme="minorEastAsia" w:hAnsiTheme="minorHAnsi" w:cstheme="minorBidi"/>
            <w:noProof/>
            <w:szCs w:val="22"/>
          </w:rPr>
          <w:tab/>
        </w:r>
        <w:r w:rsidR="00093C49" w:rsidRPr="007871EF">
          <w:rPr>
            <w:rStyle w:val="a3"/>
            <w:noProof/>
          </w:rPr>
          <w:t>Pop Menu</w:t>
        </w:r>
        <w:r w:rsidR="00093C49">
          <w:rPr>
            <w:noProof/>
            <w:webHidden/>
          </w:rPr>
          <w:tab/>
        </w:r>
        <w:r w:rsidR="00093C49">
          <w:rPr>
            <w:noProof/>
            <w:webHidden/>
          </w:rPr>
          <w:fldChar w:fldCharType="begin"/>
        </w:r>
        <w:r w:rsidR="00093C49">
          <w:rPr>
            <w:noProof/>
            <w:webHidden/>
          </w:rPr>
          <w:instrText xml:space="preserve"> PAGEREF _Toc356466234 \h </w:instrText>
        </w:r>
        <w:r w:rsidR="00093C49">
          <w:rPr>
            <w:noProof/>
            <w:webHidden/>
          </w:rPr>
        </w:r>
        <w:r w:rsidR="00093C49">
          <w:rPr>
            <w:noProof/>
            <w:webHidden/>
          </w:rPr>
          <w:fldChar w:fldCharType="separate"/>
        </w:r>
        <w:r w:rsidR="00B316C6">
          <w:rPr>
            <w:noProof/>
            <w:webHidden/>
          </w:rPr>
          <w:t>62</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35" w:history="1">
        <w:r w:rsidR="00093C49" w:rsidRPr="007871EF">
          <w:rPr>
            <w:rStyle w:val="a3"/>
            <w:noProof/>
          </w:rPr>
          <w:t>3.11.2.</w:t>
        </w:r>
        <w:r w:rsidR="00093C49">
          <w:rPr>
            <w:rFonts w:asciiTheme="minorHAnsi" w:eastAsiaTheme="minorEastAsia" w:hAnsiTheme="minorHAnsi" w:cstheme="minorBidi"/>
            <w:noProof/>
            <w:szCs w:val="22"/>
          </w:rPr>
          <w:tab/>
        </w:r>
        <w:r w:rsidR="00093C49" w:rsidRPr="007871EF">
          <w:rPr>
            <w:rStyle w:val="a3"/>
            <w:noProof/>
          </w:rPr>
          <w:t>MenuBar</w:t>
        </w:r>
        <w:r w:rsidR="00093C49">
          <w:rPr>
            <w:noProof/>
            <w:webHidden/>
          </w:rPr>
          <w:tab/>
        </w:r>
        <w:r w:rsidR="00093C49">
          <w:rPr>
            <w:noProof/>
            <w:webHidden/>
          </w:rPr>
          <w:fldChar w:fldCharType="begin"/>
        </w:r>
        <w:r w:rsidR="00093C49">
          <w:rPr>
            <w:noProof/>
            <w:webHidden/>
          </w:rPr>
          <w:instrText xml:space="preserve"> PAGEREF _Toc356466235 \h </w:instrText>
        </w:r>
        <w:r w:rsidR="00093C49">
          <w:rPr>
            <w:noProof/>
            <w:webHidden/>
          </w:rPr>
        </w:r>
        <w:r w:rsidR="00093C49">
          <w:rPr>
            <w:noProof/>
            <w:webHidden/>
          </w:rPr>
          <w:fldChar w:fldCharType="separate"/>
        </w:r>
        <w:r w:rsidR="00B316C6">
          <w:rPr>
            <w:noProof/>
            <w:webHidden/>
          </w:rPr>
          <w:t>63</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36" w:history="1">
        <w:r w:rsidR="00093C49" w:rsidRPr="007871EF">
          <w:rPr>
            <w:rStyle w:val="a3"/>
            <w:noProof/>
          </w:rPr>
          <w:t>3.11.3.</w:t>
        </w:r>
        <w:r w:rsidR="00093C49">
          <w:rPr>
            <w:rFonts w:asciiTheme="minorHAnsi" w:eastAsiaTheme="minorEastAsia" w:hAnsiTheme="minorHAnsi" w:cstheme="minorBidi"/>
            <w:noProof/>
            <w:szCs w:val="22"/>
          </w:rPr>
          <w:tab/>
        </w:r>
        <w:r w:rsidR="00093C49" w:rsidRPr="007871EF">
          <w:rPr>
            <w:rStyle w:val="a3"/>
            <w:noProof/>
          </w:rPr>
          <w:t>Toolbars</w:t>
        </w:r>
        <w:r w:rsidR="00093C49">
          <w:rPr>
            <w:noProof/>
            <w:webHidden/>
          </w:rPr>
          <w:tab/>
        </w:r>
        <w:r w:rsidR="00093C49">
          <w:rPr>
            <w:noProof/>
            <w:webHidden/>
          </w:rPr>
          <w:fldChar w:fldCharType="begin"/>
        </w:r>
        <w:r w:rsidR="00093C49">
          <w:rPr>
            <w:noProof/>
            <w:webHidden/>
          </w:rPr>
          <w:instrText xml:space="preserve"> PAGEREF _Toc356466236 \h </w:instrText>
        </w:r>
        <w:r w:rsidR="00093C49">
          <w:rPr>
            <w:noProof/>
            <w:webHidden/>
          </w:rPr>
        </w:r>
        <w:r w:rsidR="00093C49">
          <w:rPr>
            <w:noProof/>
            <w:webHidden/>
          </w:rPr>
          <w:fldChar w:fldCharType="separate"/>
        </w:r>
        <w:r w:rsidR="00B316C6">
          <w:rPr>
            <w:noProof/>
            <w:webHidden/>
          </w:rPr>
          <w:t>64</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237" w:history="1">
        <w:r w:rsidR="00093C49" w:rsidRPr="007871EF">
          <w:rPr>
            <w:rStyle w:val="a3"/>
            <w:noProof/>
          </w:rPr>
          <w:t>3.12.</w:t>
        </w:r>
        <w:r w:rsidR="00093C49">
          <w:rPr>
            <w:rFonts w:asciiTheme="minorHAnsi" w:eastAsiaTheme="minorEastAsia" w:hAnsiTheme="minorHAnsi" w:cstheme="minorBidi"/>
            <w:noProof/>
            <w:szCs w:val="22"/>
          </w:rPr>
          <w:tab/>
        </w:r>
        <w:r w:rsidR="00093C49" w:rsidRPr="007871EF">
          <w:rPr>
            <w:rStyle w:val="a3"/>
            <w:noProof/>
          </w:rPr>
          <w:t>TreeBar and TreeView</w:t>
        </w:r>
        <w:r w:rsidR="00093C49">
          <w:rPr>
            <w:noProof/>
            <w:webHidden/>
          </w:rPr>
          <w:tab/>
        </w:r>
        <w:r w:rsidR="00093C49">
          <w:rPr>
            <w:noProof/>
            <w:webHidden/>
          </w:rPr>
          <w:fldChar w:fldCharType="begin"/>
        </w:r>
        <w:r w:rsidR="00093C49">
          <w:rPr>
            <w:noProof/>
            <w:webHidden/>
          </w:rPr>
          <w:instrText xml:space="preserve"> PAGEREF _Toc356466237 \h </w:instrText>
        </w:r>
        <w:r w:rsidR="00093C49">
          <w:rPr>
            <w:noProof/>
            <w:webHidden/>
          </w:rPr>
        </w:r>
        <w:r w:rsidR="00093C49">
          <w:rPr>
            <w:noProof/>
            <w:webHidden/>
          </w:rPr>
          <w:fldChar w:fldCharType="separate"/>
        </w:r>
        <w:r w:rsidR="00B316C6">
          <w:rPr>
            <w:noProof/>
            <w:webHidden/>
          </w:rPr>
          <w:t>65</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38" w:history="1">
        <w:r w:rsidR="00093C49" w:rsidRPr="007871EF">
          <w:rPr>
            <w:rStyle w:val="a3"/>
            <w:noProof/>
          </w:rPr>
          <w:t>3.12.1.</w:t>
        </w:r>
        <w:r w:rsidR="00093C49">
          <w:rPr>
            <w:rFonts w:asciiTheme="minorHAnsi" w:eastAsiaTheme="minorEastAsia" w:hAnsiTheme="minorHAnsi" w:cstheme="minorBidi"/>
            <w:noProof/>
            <w:szCs w:val="22"/>
          </w:rPr>
          <w:tab/>
        </w:r>
        <w:r w:rsidR="00093C49" w:rsidRPr="007871EF">
          <w:rPr>
            <w:rStyle w:val="a3"/>
            <w:noProof/>
          </w:rPr>
          <w:t>Three selection mode</w:t>
        </w:r>
        <w:r w:rsidR="00093C49">
          <w:rPr>
            <w:noProof/>
            <w:webHidden/>
          </w:rPr>
          <w:tab/>
        </w:r>
        <w:r w:rsidR="00093C49">
          <w:rPr>
            <w:noProof/>
            <w:webHidden/>
          </w:rPr>
          <w:fldChar w:fldCharType="begin"/>
        </w:r>
        <w:r w:rsidR="00093C49">
          <w:rPr>
            <w:noProof/>
            <w:webHidden/>
          </w:rPr>
          <w:instrText xml:space="preserve"> PAGEREF _Toc356466238 \h </w:instrText>
        </w:r>
        <w:r w:rsidR="00093C49">
          <w:rPr>
            <w:noProof/>
            <w:webHidden/>
          </w:rPr>
        </w:r>
        <w:r w:rsidR="00093C49">
          <w:rPr>
            <w:noProof/>
            <w:webHidden/>
          </w:rPr>
          <w:fldChar w:fldCharType="separate"/>
        </w:r>
        <w:r w:rsidR="00B316C6">
          <w:rPr>
            <w:noProof/>
            <w:webHidden/>
          </w:rPr>
          <w:t>65</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39" w:history="1">
        <w:r w:rsidR="00093C49" w:rsidRPr="007871EF">
          <w:rPr>
            <w:rStyle w:val="a3"/>
            <w:noProof/>
          </w:rPr>
          <w:t>3.12.1.1.</w:t>
        </w:r>
        <w:r w:rsidR="00093C49">
          <w:rPr>
            <w:rFonts w:asciiTheme="minorHAnsi" w:eastAsiaTheme="minorEastAsia" w:hAnsiTheme="minorHAnsi" w:cstheme="minorBidi"/>
            <w:noProof/>
            <w:szCs w:val="22"/>
          </w:rPr>
          <w:tab/>
        </w:r>
        <w:r w:rsidR="00093C49" w:rsidRPr="007871EF">
          <w:rPr>
            <w:rStyle w:val="a3"/>
            <w:noProof/>
          </w:rPr>
          <w:t>No-selection</w:t>
        </w:r>
        <w:r w:rsidR="00093C49">
          <w:rPr>
            <w:noProof/>
            <w:webHidden/>
          </w:rPr>
          <w:tab/>
        </w:r>
        <w:r w:rsidR="00093C49">
          <w:rPr>
            <w:noProof/>
            <w:webHidden/>
          </w:rPr>
          <w:fldChar w:fldCharType="begin"/>
        </w:r>
        <w:r w:rsidR="00093C49">
          <w:rPr>
            <w:noProof/>
            <w:webHidden/>
          </w:rPr>
          <w:instrText xml:space="preserve"> PAGEREF _Toc356466239 \h </w:instrText>
        </w:r>
        <w:r w:rsidR="00093C49">
          <w:rPr>
            <w:noProof/>
            <w:webHidden/>
          </w:rPr>
        </w:r>
        <w:r w:rsidR="00093C49">
          <w:rPr>
            <w:noProof/>
            <w:webHidden/>
          </w:rPr>
          <w:fldChar w:fldCharType="separate"/>
        </w:r>
        <w:r w:rsidR="00B316C6">
          <w:rPr>
            <w:noProof/>
            <w:webHidden/>
          </w:rPr>
          <w:t>65</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40" w:history="1">
        <w:r w:rsidR="00093C49" w:rsidRPr="007871EF">
          <w:rPr>
            <w:rStyle w:val="a3"/>
            <w:noProof/>
          </w:rPr>
          <w:t>3.12.1.2.</w:t>
        </w:r>
        <w:r w:rsidR="00093C49">
          <w:rPr>
            <w:rFonts w:asciiTheme="minorHAnsi" w:eastAsiaTheme="minorEastAsia" w:hAnsiTheme="minorHAnsi" w:cstheme="minorBidi"/>
            <w:noProof/>
            <w:szCs w:val="22"/>
          </w:rPr>
          <w:tab/>
        </w:r>
        <w:r w:rsidR="00093C49" w:rsidRPr="007871EF">
          <w:rPr>
            <w:rStyle w:val="a3"/>
            <w:noProof/>
          </w:rPr>
          <w:t>Single-selection</w:t>
        </w:r>
        <w:r w:rsidR="00093C49">
          <w:rPr>
            <w:noProof/>
            <w:webHidden/>
          </w:rPr>
          <w:tab/>
        </w:r>
        <w:r w:rsidR="00093C49">
          <w:rPr>
            <w:noProof/>
            <w:webHidden/>
          </w:rPr>
          <w:fldChar w:fldCharType="begin"/>
        </w:r>
        <w:r w:rsidR="00093C49">
          <w:rPr>
            <w:noProof/>
            <w:webHidden/>
          </w:rPr>
          <w:instrText xml:space="preserve"> PAGEREF _Toc356466240 \h </w:instrText>
        </w:r>
        <w:r w:rsidR="00093C49">
          <w:rPr>
            <w:noProof/>
            <w:webHidden/>
          </w:rPr>
        </w:r>
        <w:r w:rsidR="00093C49">
          <w:rPr>
            <w:noProof/>
            <w:webHidden/>
          </w:rPr>
          <w:fldChar w:fldCharType="separate"/>
        </w:r>
        <w:r w:rsidR="00B316C6">
          <w:rPr>
            <w:noProof/>
            <w:webHidden/>
          </w:rPr>
          <w:t>66</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41" w:history="1">
        <w:r w:rsidR="00093C49" w:rsidRPr="007871EF">
          <w:rPr>
            <w:rStyle w:val="a3"/>
            <w:noProof/>
          </w:rPr>
          <w:t>3.12.1.3.</w:t>
        </w:r>
        <w:r w:rsidR="00093C49">
          <w:rPr>
            <w:rFonts w:asciiTheme="minorHAnsi" w:eastAsiaTheme="minorEastAsia" w:hAnsiTheme="minorHAnsi" w:cstheme="minorBidi"/>
            <w:noProof/>
            <w:szCs w:val="22"/>
          </w:rPr>
          <w:tab/>
        </w:r>
        <w:r w:rsidR="00093C49" w:rsidRPr="007871EF">
          <w:rPr>
            <w:rStyle w:val="a3"/>
            <w:noProof/>
          </w:rPr>
          <w:t>Multi-selection</w:t>
        </w:r>
        <w:r w:rsidR="00093C49">
          <w:rPr>
            <w:noProof/>
            <w:webHidden/>
          </w:rPr>
          <w:tab/>
        </w:r>
        <w:r w:rsidR="00093C49">
          <w:rPr>
            <w:noProof/>
            <w:webHidden/>
          </w:rPr>
          <w:fldChar w:fldCharType="begin"/>
        </w:r>
        <w:r w:rsidR="00093C49">
          <w:rPr>
            <w:noProof/>
            <w:webHidden/>
          </w:rPr>
          <w:instrText xml:space="preserve"> PAGEREF _Toc356466241 \h </w:instrText>
        </w:r>
        <w:r w:rsidR="00093C49">
          <w:rPr>
            <w:noProof/>
            <w:webHidden/>
          </w:rPr>
        </w:r>
        <w:r w:rsidR="00093C49">
          <w:rPr>
            <w:noProof/>
            <w:webHidden/>
          </w:rPr>
          <w:fldChar w:fldCharType="separate"/>
        </w:r>
        <w:r w:rsidR="00B316C6">
          <w:rPr>
            <w:noProof/>
            <w:webHidden/>
          </w:rPr>
          <w:t>66</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42" w:history="1">
        <w:r w:rsidR="00093C49" w:rsidRPr="007871EF">
          <w:rPr>
            <w:rStyle w:val="a3"/>
            <w:noProof/>
          </w:rPr>
          <w:t>3.12.2.</w:t>
        </w:r>
        <w:r w:rsidR="00093C49">
          <w:rPr>
            <w:rFonts w:asciiTheme="minorHAnsi" w:eastAsiaTheme="minorEastAsia" w:hAnsiTheme="minorHAnsi" w:cstheme="minorBidi"/>
            <w:noProof/>
            <w:szCs w:val="22"/>
          </w:rPr>
          <w:tab/>
        </w:r>
        <w:r w:rsidR="00093C49" w:rsidRPr="007871EF">
          <w:rPr>
            <w:rStyle w:val="a3"/>
            <w:noProof/>
          </w:rPr>
          <w:t>Group Item</w:t>
        </w:r>
        <w:r w:rsidR="00093C49">
          <w:rPr>
            <w:noProof/>
            <w:webHidden/>
          </w:rPr>
          <w:tab/>
        </w:r>
        <w:r w:rsidR="00093C49">
          <w:rPr>
            <w:noProof/>
            <w:webHidden/>
          </w:rPr>
          <w:fldChar w:fldCharType="begin"/>
        </w:r>
        <w:r w:rsidR="00093C49">
          <w:rPr>
            <w:noProof/>
            <w:webHidden/>
          </w:rPr>
          <w:instrText xml:space="preserve"> PAGEREF _Toc356466242 \h </w:instrText>
        </w:r>
        <w:r w:rsidR="00093C49">
          <w:rPr>
            <w:noProof/>
            <w:webHidden/>
          </w:rPr>
        </w:r>
        <w:r w:rsidR="00093C49">
          <w:rPr>
            <w:noProof/>
            <w:webHidden/>
          </w:rPr>
          <w:fldChar w:fldCharType="separate"/>
        </w:r>
        <w:r w:rsidR="00B316C6">
          <w:rPr>
            <w:noProof/>
            <w:webHidden/>
          </w:rPr>
          <w:t>67</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43" w:history="1">
        <w:r w:rsidR="00093C49" w:rsidRPr="007871EF">
          <w:rPr>
            <w:rStyle w:val="a3"/>
            <w:noProof/>
          </w:rPr>
          <w:t>3.12.3.</w:t>
        </w:r>
        <w:r w:rsidR="00093C49">
          <w:rPr>
            <w:rFonts w:asciiTheme="minorHAnsi" w:eastAsiaTheme="minorEastAsia" w:hAnsiTheme="minorHAnsi" w:cstheme="minorBidi"/>
            <w:noProof/>
            <w:szCs w:val="22"/>
          </w:rPr>
          <w:tab/>
        </w:r>
        <w:r w:rsidR="00093C49" w:rsidRPr="007871EF">
          <w:rPr>
            <w:rStyle w:val="a3"/>
            <w:noProof/>
          </w:rPr>
          <w:t>Expand all nodes by default</w:t>
        </w:r>
        <w:r w:rsidR="00093C49">
          <w:rPr>
            <w:noProof/>
            <w:webHidden/>
          </w:rPr>
          <w:tab/>
        </w:r>
        <w:r w:rsidR="00093C49">
          <w:rPr>
            <w:noProof/>
            <w:webHidden/>
          </w:rPr>
          <w:fldChar w:fldCharType="begin"/>
        </w:r>
        <w:r w:rsidR="00093C49">
          <w:rPr>
            <w:noProof/>
            <w:webHidden/>
          </w:rPr>
          <w:instrText xml:space="preserve"> PAGEREF _Toc356466243 \h </w:instrText>
        </w:r>
        <w:r w:rsidR="00093C49">
          <w:rPr>
            <w:noProof/>
            <w:webHidden/>
          </w:rPr>
        </w:r>
        <w:r w:rsidR="00093C49">
          <w:rPr>
            <w:noProof/>
            <w:webHidden/>
          </w:rPr>
          <w:fldChar w:fldCharType="separate"/>
        </w:r>
        <w:r w:rsidR="00B316C6">
          <w:rPr>
            <w:noProof/>
            <w:webHidden/>
          </w:rPr>
          <w:t>67</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44" w:history="1">
        <w:r w:rsidR="00093C49" w:rsidRPr="007871EF">
          <w:rPr>
            <w:rStyle w:val="a3"/>
            <w:noProof/>
          </w:rPr>
          <w:t>3.12.4.</w:t>
        </w:r>
        <w:r w:rsidR="00093C49">
          <w:rPr>
            <w:rFonts w:asciiTheme="minorHAnsi" w:eastAsiaTheme="minorEastAsia" w:hAnsiTheme="minorHAnsi" w:cstheme="minorBidi"/>
            <w:noProof/>
            <w:szCs w:val="22"/>
          </w:rPr>
          <w:tab/>
        </w:r>
        <w:r w:rsidR="00093C49" w:rsidRPr="007871EF">
          <w:rPr>
            <w:rStyle w:val="a3"/>
            <w:noProof/>
          </w:rPr>
          <w:t>Mutex Expand</w:t>
        </w:r>
        <w:r w:rsidR="00093C49">
          <w:rPr>
            <w:noProof/>
            <w:webHidden/>
          </w:rPr>
          <w:tab/>
        </w:r>
        <w:r w:rsidR="00093C49">
          <w:rPr>
            <w:noProof/>
            <w:webHidden/>
          </w:rPr>
          <w:fldChar w:fldCharType="begin"/>
        </w:r>
        <w:r w:rsidR="00093C49">
          <w:rPr>
            <w:noProof/>
            <w:webHidden/>
          </w:rPr>
          <w:instrText xml:space="preserve"> PAGEREF _Toc356466244 \h </w:instrText>
        </w:r>
        <w:r w:rsidR="00093C49">
          <w:rPr>
            <w:noProof/>
            <w:webHidden/>
          </w:rPr>
        </w:r>
        <w:r w:rsidR="00093C49">
          <w:rPr>
            <w:noProof/>
            <w:webHidden/>
          </w:rPr>
          <w:fldChar w:fldCharType="separate"/>
        </w:r>
        <w:r w:rsidR="00B316C6">
          <w:rPr>
            <w:noProof/>
            <w:webHidden/>
          </w:rPr>
          <w:t>68</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45" w:history="1">
        <w:r w:rsidR="00093C49" w:rsidRPr="007871EF">
          <w:rPr>
            <w:rStyle w:val="a3"/>
            <w:noProof/>
          </w:rPr>
          <w:t>3.12.5.</w:t>
        </w:r>
        <w:r w:rsidR="00093C49">
          <w:rPr>
            <w:rFonts w:asciiTheme="minorHAnsi" w:eastAsiaTheme="minorEastAsia" w:hAnsiTheme="minorHAnsi" w:cstheme="minorBidi"/>
            <w:noProof/>
            <w:szCs w:val="22"/>
          </w:rPr>
          <w:tab/>
        </w:r>
        <w:r w:rsidR="00093C49" w:rsidRPr="007871EF">
          <w:rPr>
            <w:rStyle w:val="a3"/>
            <w:noProof/>
          </w:rPr>
          <w:t>Dynamic Destruction</w:t>
        </w:r>
        <w:r w:rsidR="00093C49">
          <w:rPr>
            <w:noProof/>
            <w:webHidden/>
          </w:rPr>
          <w:tab/>
        </w:r>
        <w:r w:rsidR="00093C49">
          <w:rPr>
            <w:noProof/>
            <w:webHidden/>
          </w:rPr>
          <w:fldChar w:fldCharType="begin"/>
        </w:r>
        <w:r w:rsidR="00093C49">
          <w:rPr>
            <w:noProof/>
            <w:webHidden/>
          </w:rPr>
          <w:instrText xml:space="preserve"> PAGEREF _Toc356466245 \h </w:instrText>
        </w:r>
        <w:r w:rsidR="00093C49">
          <w:rPr>
            <w:noProof/>
            <w:webHidden/>
          </w:rPr>
        </w:r>
        <w:r w:rsidR="00093C49">
          <w:rPr>
            <w:noProof/>
            <w:webHidden/>
          </w:rPr>
          <w:fldChar w:fldCharType="separate"/>
        </w:r>
        <w:r w:rsidR="00B316C6">
          <w:rPr>
            <w:noProof/>
            <w:webHidden/>
          </w:rPr>
          <w:t>69</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46" w:history="1">
        <w:r w:rsidR="00093C49" w:rsidRPr="007871EF">
          <w:rPr>
            <w:rStyle w:val="a3"/>
            <w:noProof/>
          </w:rPr>
          <w:t>3.12.6.</w:t>
        </w:r>
        <w:r w:rsidR="00093C49">
          <w:rPr>
            <w:rFonts w:asciiTheme="minorHAnsi" w:eastAsiaTheme="minorEastAsia" w:hAnsiTheme="minorHAnsi" w:cstheme="minorBidi"/>
            <w:noProof/>
            <w:szCs w:val="22"/>
          </w:rPr>
          <w:tab/>
        </w:r>
        <w:r w:rsidR="00093C49" w:rsidRPr="007871EF">
          <w:rPr>
            <w:rStyle w:val="a3"/>
            <w:noProof/>
          </w:rPr>
          <w:t>Dynamically loading</w:t>
        </w:r>
        <w:r w:rsidR="00093C49">
          <w:rPr>
            <w:noProof/>
            <w:webHidden/>
          </w:rPr>
          <w:tab/>
        </w:r>
        <w:r w:rsidR="00093C49">
          <w:rPr>
            <w:noProof/>
            <w:webHidden/>
          </w:rPr>
          <w:fldChar w:fldCharType="begin"/>
        </w:r>
        <w:r w:rsidR="00093C49">
          <w:rPr>
            <w:noProof/>
            <w:webHidden/>
          </w:rPr>
          <w:instrText xml:space="preserve"> PAGEREF _Toc356466246 \h </w:instrText>
        </w:r>
        <w:r w:rsidR="00093C49">
          <w:rPr>
            <w:noProof/>
            <w:webHidden/>
          </w:rPr>
        </w:r>
        <w:r w:rsidR="00093C49">
          <w:rPr>
            <w:noProof/>
            <w:webHidden/>
          </w:rPr>
          <w:fldChar w:fldCharType="separate"/>
        </w:r>
        <w:r w:rsidR="00B316C6">
          <w:rPr>
            <w:noProof/>
            <w:webHidden/>
          </w:rPr>
          <w:t>69</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247" w:history="1">
        <w:r w:rsidR="00093C49" w:rsidRPr="007871EF">
          <w:rPr>
            <w:rStyle w:val="a3"/>
            <w:noProof/>
          </w:rPr>
          <w:t>3.13.</w:t>
        </w:r>
        <w:r w:rsidR="00093C49">
          <w:rPr>
            <w:rFonts w:asciiTheme="minorHAnsi" w:eastAsiaTheme="minorEastAsia" w:hAnsiTheme="minorHAnsi" w:cstheme="minorBidi"/>
            <w:noProof/>
            <w:szCs w:val="22"/>
          </w:rPr>
          <w:tab/>
        </w:r>
        <w:r w:rsidR="00093C49" w:rsidRPr="007871EF">
          <w:rPr>
            <w:rStyle w:val="a3"/>
            <w:noProof/>
          </w:rPr>
          <w:t>TreeGrid</w:t>
        </w:r>
        <w:r w:rsidR="00093C49">
          <w:rPr>
            <w:noProof/>
            <w:webHidden/>
          </w:rPr>
          <w:tab/>
        </w:r>
        <w:r w:rsidR="00093C49">
          <w:rPr>
            <w:noProof/>
            <w:webHidden/>
          </w:rPr>
          <w:fldChar w:fldCharType="begin"/>
        </w:r>
        <w:r w:rsidR="00093C49">
          <w:rPr>
            <w:noProof/>
            <w:webHidden/>
          </w:rPr>
          <w:instrText xml:space="preserve"> PAGEREF _Toc356466247 \h </w:instrText>
        </w:r>
        <w:r w:rsidR="00093C49">
          <w:rPr>
            <w:noProof/>
            <w:webHidden/>
          </w:rPr>
        </w:r>
        <w:r w:rsidR="00093C49">
          <w:rPr>
            <w:noProof/>
            <w:webHidden/>
          </w:rPr>
          <w:fldChar w:fldCharType="separate"/>
        </w:r>
        <w:r w:rsidR="00B316C6">
          <w:rPr>
            <w:noProof/>
            <w:webHidden/>
          </w:rPr>
          <w:t>70</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48" w:history="1">
        <w:r w:rsidR="00093C49" w:rsidRPr="007871EF">
          <w:rPr>
            <w:rStyle w:val="a3"/>
            <w:noProof/>
          </w:rPr>
          <w:t>3.13.1.</w:t>
        </w:r>
        <w:r w:rsidR="00093C49">
          <w:rPr>
            <w:rFonts w:asciiTheme="minorHAnsi" w:eastAsiaTheme="minorEastAsia" w:hAnsiTheme="minorHAnsi" w:cstheme="minorBidi"/>
            <w:noProof/>
            <w:szCs w:val="22"/>
          </w:rPr>
          <w:tab/>
        </w:r>
        <w:r w:rsidR="00093C49" w:rsidRPr="007871EF">
          <w:rPr>
            <w:rStyle w:val="a3"/>
            <w:noProof/>
          </w:rPr>
          <w:t>Header and Rows</w:t>
        </w:r>
        <w:r w:rsidR="00093C49">
          <w:rPr>
            <w:noProof/>
            <w:webHidden/>
          </w:rPr>
          <w:tab/>
        </w:r>
        <w:r w:rsidR="00093C49">
          <w:rPr>
            <w:noProof/>
            <w:webHidden/>
          </w:rPr>
          <w:fldChar w:fldCharType="begin"/>
        </w:r>
        <w:r w:rsidR="00093C49">
          <w:rPr>
            <w:noProof/>
            <w:webHidden/>
          </w:rPr>
          <w:instrText xml:space="preserve"> PAGEREF _Toc356466248 \h </w:instrText>
        </w:r>
        <w:r w:rsidR="00093C49">
          <w:rPr>
            <w:noProof/>
            <w:webHidden/>
          </w:rPr>
        </w:r>
        <w:r w:rsidR="00093C49">
          <w:rPr>
            <w:noProof/>
            <w:webHidden/>
          </w:rPr>
          <w:fldChar w:fldCharType="separate"/>
        </w:r>
        <w:r w:rsidR="00B316C6">
          <w:rPr>
            <w:noProof/>
            <w:webHidden/>
          </w:rPr>
          <w:t>70</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49" w:history="1">
        <w:r w:rsidR="00093C49" w:rsidRPr="007871EF">
          <w:rPr>
            <w:rStyle w:val="a3"/>
            <w:noProof/>
          </w:rPr>
          <w:t>3.13.1.1.</w:t>
        </w:r>
        <w:r w:rsidR="00093C49">
          <w:rPr>
            <w:rFonts w:asciiTheme="minorHAnsi" w:eastAsiaTheme="minorEastAsia" w:hAnsiTheme="minorHAnsi" w:cstheme="minorBidi"/>
            <w:noProof/>
            <w:szCs w:val="22"/>
          </w:rPr>
          <w:tab/>
        </w:r>
        <w:r w:rsidR="00093C49" w:rsidRPr="007871EF">
          <w:rPr>
            <w:rStyle w:val="a3"/>
            <w:noProof/>
          </w:rPr>
          <w:t>Sets standard format</w:t>
        </w:r>
        <w:r w:rsidR="00093C49">
          <w:rPr>
            <w:noProof/>
            <w:webHidden/>
          </w:rPr>
          <w:tab/>
        </w:r>
        <w:r w:rsidR="00093C49">
          <w:rPr>
            <w:noProof/>
            <w:webHidden/>
          </w:rPr>
          <w:fldChar w:fldCharType="begin"/>
        </w:r>
        <w:r w:rsidR="00093C49">
          <w:rPr>
            <w:noProof/>
            <w:webHidden/>
          </w:rPr>
          <w:instrText xml:space="preserve"> PAGEREF _Toc356466249 \h </w:instrText>
        </w:r>
        <w:r w:rsidR="00093C49">
          <w:rPr>
            <w:noProof/>
            <w:webHidden/>
          </w:rPr>
        </w:r>
        <w:r w:rsidR="00093C49">
          <w:rPr>
            <w:noProof/>
            <w:webHidden/>
          </w:rPr>
          <w:fldChar w:fldCharType="separate"/>
        </w:r>
        <w:r w:rsidR="00B316C6">
          <w:rPr>
            <w:noProof/>
            <w:webHidden/>
          </w:rPr>
          <w:t>71</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50" w:history="1">
        <w:r w:rsidR="00093C49" w:rsidRPr="007871EF">
          <w:rPr>
            <w:rStyle w:val="a3"/>
            <w:noProof/>
          </w:rPr>
          <w:t>3.13.1.2.</w:t>
        </w:r>
        <w:r w:rsidR="00093C49">
          <w:rPr>
            <w:rFonts w:asciiTheme="minorHAnsi" w:eastAsiaTheme="minorEastAsia" w:hAnsiTheme="minorHAnsi" w:cstheme="minorBidi"/>
            <w:noProof/>
            <w:szCs w:val="22"/>
          </w:rPr>
          <w:tab/>
        </w:r>
        <w:r w:rsidR="00093C49" w:rsidRPr="007871EF">
          <w:rPr>
            <w:rStyle w:val="a3"/>
            <w:noProof/>
          </w:rPr>
          <w:t>Sets simplified format</w:t>
        </w:r>
        <w:r w:rsidR="00093C49">
          <w:rPr>
            <w:noProof/>
            <w:webHidden/>
          </w:rPr>
          <w:tab/>
        </w:r>
        <w:r w:rsidR="00093C49">
          <w:rPr>
            <w:noProof/>
            <w:webHidden/>
          </w:rPr>
          <w:fldChar w:fldCharType="begin"/>
        </w:r>
        <w:r w:rsidR="00093C49">
          <w:rPr>
            <w:noProof/>
            <w:webHidden/>
          </w:rPr>
          <w:instrText xml:space="preserve"> PAGEREF _Toc356466250 \h </w:instrText>
        </w:r>
        <w:r w:rsidR="00093C49">
          <w:rPr>
            <w:noProof/>
            <w:webHidden/>
          </w:rPr>
        </w:r>
        <w:r w:rsidR="00093C49">
          <w:rPr>
            <w:noProof/>
            <w:webHidden/>
          </w:rPr>
          <w:fldChar w:fldCharType="separate"/>
        </w:r>
        <w:r w:rsidR="00B316C6">
          <w:rPr>
            <w:noProof/>
            <w:webHidden/>
          </w:rPr>
          <w:t>72</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51" w:history="1">
        <w:r w:rsidR="00093C49" w:rsidRPr="007871EF">
          <w:rPr>
            <w:rStyle w:val="a3"/>
            <w:noProof/>
          </w:rPr>
          <w:t>3.13.2.</w:t>
        </w:r>
        <w:r w:rsidR="00093C49">
          <w:rPr>
            <w:rFonts w:asciiTheme="minorHAnsi" w:eastAsiaTheme="minorEastAsia" w:hAnsiTheme="minorHAnsi" w:cstheme="minorBidi"/>
            <w:noProof/>
            <w:szCs w:val="22"/>
          </w:rPr>
          <w:tab/>
        </w:r>
        <w:r w:rsidR="00093C49" w:rsidRPr="007871EF">
          <w:rPr>
            <w:rStyle w:val="a3"/>
            <w:noProof/>
          </w:rPr>
          <w:t>getHeader</w:t>
        </w:r>
        <w:r w:rsidR="00093C49">
          <w:rPr>
            <w:noProof/>
            <w:webHidden/>
          </w:rPr>
          <w:tab/>
        </w:r>
        <w:r w:rsidR="00093C49">
          <w:rPr>
            <w:noProof/>
            <w:webHidden/>
          </w:rPr>
          <w:fldChar w:fldCharType="begin"/>
        </w:r>
        <w:r w:rsidR="00093C49">
          <w:rPr>
            <w:noProof/>
            <w:webHidden/>
          </w:rPr>
          <w:instrText xml:space="preserve"> PAGEREF _Toc356466251 \h </w:instrText>
        </w:r>
        <w:r w:rsidR="00093C49">
          <w:rPr>
            <w:noProof/>
            <w:webHidden/>
          </w:rPr>
        </w:r>
        <w:r w:rsidR="00093C49">
          <w:rPr>
            <w:noProof/>
            <w:webHidden/>
          </w:rPr>
          <w:fldChar w:fldCharType="separate"/>
        </w:r>
        <w:r w:rsidR="00B316C6">
          <w:rPr>
            <w:noProof/>
            <w:webHidden/>
          </w:rPr>
          <w:t>72</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52" w:history="1">
        <w:r w:rsidR="00093C49" w:rsidRPr="007871EF">
          <w:rPr>
            <w:rStyle w:val="a3"/>
            <w:noProof/>
          </w:rPr>
          <w:t>3.13.3.</w:t>
        </w:r>
        <w:r w:rsidR="00093C49">
          <w:rPr>
            <w:rFonts w:asciiTheme="minorHAnsi" w:eastAsiaTheme="minorEastAsia" w:hAnsiTheme="minorHAnsi" w:cstheme="minorBidi"/>
            <w:noProof/>
            <w:szCs w:val="22"/>
          </w:rPr>
          <w:tab/>
        </w:r>
        <w:r w:rsidR="00093C49" w:rsidRPr="007871EF">
          <w:rPr>
            <w:rStyle w:val="a3"/>
            <w:noProof/>
          </w:rPr>
          <w:t>getRows</w:t>
        </w:r>
        <w:r w:rsidR="00093C49">
          <w:rPr>
            <w:noProof/>
            <w:webHidden/>
          </w:rPr>
          <w:tab/>
        </w:r>
        <w:r w:rsidR="00093C49">
          <w:rPr>
            <w:noProof/>
            <w:webHidden/>
          </w:rPr>
          <w:fldChar w:fldCharType="begin"/>
        </w:r>
        <w:r w:rsidR="00093C49">
          <w:rPr>
            <w:noProof/>
            <w:webHidden/>
          </w:rPr>
          <w:instrText xml:space="preserve"> PAGEREF _Toc356466252 \h </w:instrText>
        </w:r>
        <w:r w:rsidR="00093C49">
          <w:rPr>
            <w:noProof/>
            <w:webHidden/>
          </w:rPr>
        </w:r>
        <w:r w:rsidR="00093C49">
          <w:rPr>
            <w:noProof/>
            <w:webHidden/>
          </w:rPr>
          <w:fldChar w:fldCharType="separate"/>
        </w:r>
        <w:r w:rsidR="00B316C6">
          <w:rPr>
            <w:noProof/>
            <w:webHidden/>
          </w:rPr>
          <w:t>73</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53" w:history="1">
        <w:r w:rsidR="00093C49" w:rsidRPr="007871EF">
          <w:rPr>
            <w:rStyle w:val="a3"/>
            <w:noProof/>
          </w:rPr>
          <w:t>3.13.4.</w:t>
        </w:r>
        <w:r w:rsidR="00093C49">
          <w:rPr>
            <w:rFonts w:asciiTheme="minorHAnsi" w:eastAsiaTheme="minorEastAsia" w:hAnsiTheme="minorHAnsi" w:cstheme="minorBidi"/>
            <w:noProof/>
            <w:szCs w:val="22"/>
          </w:rPr>
          <w:tab/>
        </w:r>
        <w:r w:rsidR="00093C49" w:rsidRPr="007871EF">
          <w:rPr>
            <w:rStyle w:val="a3"/>
            <w:noProof/>
          </w:rPr>
          <w:t>Active Modes</w:t>
        </w:r>
        <w:r w:rsidR="00093C49">
          <w:rPr>
            <w:noProof/>
            <w:webHidden/>
          </w:rPr>
          <w:tab/>
        </w:r>
        <w:r w:rsidR="00093C49">
          <w:rPr>
            <w:noProof/>
            <w:webHidden/>
          </w:rPr>
          <w:fldChar w:fldCharType="begin"/>
        </w:r>
        <w:r w:rsidR="00093C49">
          <w:rPr>
            <w:noProof/>
            <w:webHidden/>
          </w:rPr>
          <w:instrText xml:space="preserve"> PAGEREF _Toc356466253 \h </w:instrText>
        </w:r>
        <w:r w:rsidR="00093C49">
          <w:rPr>
            <w:noProof/>
            <w:webHidden/>
          </w:rPr>
        </w:r>
        <w:r w:rsidR="00093C49">
          <w:rPr>
            <w:noProof/>
            <w:webHidden/>
          </w:rPr>
          <w:fldChar w:fldCharType="separate"/>
        </w:r>
        <w:r w:rsidR="00B316C6">
          <w:rPr>
            <w:noProof/>
            <w:webHidden/>
          </w:rPr>
          <w:t>74</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54" w:history="1">
        <w:r w:rsidR="00093C49" w:rsidRPr="007871EF">
          <w:rPr>
            <w:rStyle w:val="a3"/>
            <w:noProof/>
          </w:rPr>
          <w:t>3.13.4.1.</w:t>
        </w:r>
        <w:r w:rsidR="00093C49">
          <w:rPr>
            <w:rFonts w:asciiTheme="minorHAnsi" w:eastAsiaTheme="minorEastAsia" w:hAnsiTheme="minorHAnsi" w:cstheme="minorBidi"/>
            <w:noProof/>
            <w:szCs w:val="22"/>
          </w:rPr>
          <w:tab/>
        </w:r>
        <w:r w:rsidR="00093C49" w:rsidRPr="007871EF">
          <w:rPr>
            <w:rStyle w:val="a3"/>
            <w:noProof/>
          </w:rPr>
          <w:t>non-active appearance</w:t>
        </w:r>
        <w:r w:rsidR="00093C49">
          <w:rPr>
            <w:noProof/>
            <w:webHidden/>
          </w:rPr>
          <w:tab/>
        </w:r>
        <w:r w:rsidR="00093C49">
          <w:rPr>
            <w:noProof/>
            <w:webHidden/>
          </w:rPr>
          <w:fldChar w:fldCharType="begin"/>
        </w:r>
        <w:r w:rsidR="00093C49">
          <w:rPr>
            <w:noProof/>
            <w:webHidden/>
          </w:rPr>
          <w:instrText xml:space="preserve"> PAGEREF _Toc356466254 \h </w:instrText>
        </w:r>
        <w:r w:rsidR="00093C49">
          <w:rPr>
            <w:noProof/>
            <w:webHidden/>
          </w:rPr>
        </w:r>
        <w:r w:rsidR="00093C49">
          <w:rPr>
            <w:noProof/>
            <w:webHidden/>
          </w:rPr>
          <w:fldChar w:fldCharType="separate"/>
        </w:r>
        <w:r w:rsidR="00B316C6">
          <w:rPr>
            <w:noProof/>
            <w:webHidden/>
          </w:rPr>
          <w:t>74</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55" w:history="1">
        <w:r w:rsidR="00093C49" w:rsidRPr="007871EF">
          <w:rPr>
            <w:rStyle w:val="a3"/>
            <w:noProof/>
          </w:rPr>
          <w:t>3.13.4.2.</w:t>
        </w:r>
        <w:r w:rsidR="00093C49">
          <w:rPr>
            <w:rFonts w:asciiTheme="minorHAnsi" w:eastAsiaTheme="minorEastAsia" w:hAnsiTheme="minorHAnsi" w:cstheme="minorBidi"/>
            <w:noProof/>
            <w:szCs w:val="22"/>
          </w:rPr>
          <w:tab/>
        </w:r>
        <w:r w:rsidR="00093C49" w:rsidRPr="007871EF">
          <w:rPr>
            <w:rStyle w:val="a3"/>
            <w:noProof/>
          </w:rPr>
          <w:t>row-active appearance</w:t>
        </w:r>
        <w:r w:rsidR="00093C49">
          <w:rPr>
            <w:noProof/>
            <w:webHidden/>
          </w:rPr>
          <w:tab/>
        </w:r>
        <w:r w:rsidR="00093C49">
          <w:rPr>
            <w:noProof/>
            <w:webHidden/>
          </w:rPr>
          <w:fldChar w:fldCharType="begin"/>
        </w:r>
        <w:r w:rsidR="00093C49">
          <w:rPr>
            <w:noProof/>
            <w:webHidden/>
          </w:rPr>
          <w:instrText xml:space="preserve"> PAGEREF _Toc356466255 \h </w:instrText>
        </w:r>
        <w:r w:rsidR="00093C49">
          <w:rPr>
            <w:noProof/>
            <w:webHidden/>
          </w:rPr>
        </w:r>
        <w:r w:rsidR="00093C49">
          <w:rPr>
            <w:noProof/>
            <w:webHidden/>
          </w:rPr>
          <w:fldChar w:fldCharType="separate"/>
        </w:r>
        <w:r w:rsidR="00B316C6">
          <w:rPr>
            <w:noProof/>
            <w:webHidden/>
          </w:rPr>
          <w:t>75</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56" w:history="1">
        <w:r w:rsidR="00093C49" w:rsidRPr="007871EF">
          <w:rPr>
            <w:rStyle w:val="a3"/>
            <w:noProof/>
          </w:rPr>
          <w:t>3.13.4.3.</w:t>
        </w:r>
        <w:r w:rsidR="00093C49">
          <w:rPr>
            <w:rFonts w:asciiTheme="minorHAnsi" w:eastAsiaTheme="minorEastAsia" w:hAnsiTheme="minorHAnsi" w:cstheme="minorBidi"/>
            <w:noProof/>
            <w:szCs w:val="22"/>
          </w:rPr>
          <w:tab/>
        </w:r>
        <w:r w:rsidR="00093C49" w:rsidRPr="007871EF">
          <w:rPr>
            <w:rStyle w:val="a3"/>
            <w:noProof/>
          </w:rPr>
          <w:t>cell-active appearance</w:t>
        </w:r>
        <w:r w:rsidR="00093C49">
          <w:rPr>
            <w:noProof/>
            <w:webHidden/>
          </w:rPr>
          <w:tab/>
        </w:r>
        <w:r w:rsidR="00093C49">
          <w:rPr>
            <w:noProof/>
            <w:webHidden/>
          </w:rPr>
          <w:fldChar w:fldCharType="begin"/>
        </w:r>
        <w:r w:rsidR="00093C49">
          <w:rPr>
            <w:noProof/>
            <w:webHidden/>
          </w:rPr>
          <w:instrText xml:space="preserve"> PAGEREF _Toc356466256 \h </w:instrText>
        </w:r>
        <w:r w:rsidR="00093C49">
          <w:rPr>
            <w:noProof/>
            <w:webHidden/>
          </w:rPr>
        </w:r>
        <w:r w:rsidR="00093C49">
          <w:rPr>
            <w:noProof/>
            <w:webHidden/>
          </w:rPr>
          <w:fldChar w:fldCharType="separate"/>
        </w:r>
        <w:r w:rsidR="00B316C6">
          <w:rPr>
            <w:noProof/>
            <w:webHidden/>
          </w:rPr>
          <w:t>75</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57" w:history="1">
        <w:r w:rsidR="00093C49" w:rsidRPr="007871EF">
          <w:rPr>
            <w:rStyle w:val="a3"/>
            <w:noProof/>
          </w:rPr>
          <w:t>3.13.5.</w:t>
        </w:r>
        <w:r w:rsidR="00093C49">
          <w:rPr>
            <w:rFonts w:asciiTheme="minorHAnsi" w:eastAsiaTheme="minorEastAsia" w:hAnsiTheme="minorHAnsi" w:cstheme="minorBidi"/>
            <w:noProof/>
            <w:szCs w:val="22"/>
          </w:rPr>
          <w:tab/>
        </w:r>
        <w:r w:rsidR="00093C49" w:rsidRPr="007871EF">
          <w:rPr>
            <w:rStyle w:val="a3"/>
            <w:noProof/>
          </w:rPr>
          <w:t>Selection Mode</w:t>
        </w:r>
        <w:r w:rsidR="00093C49">
          <w:rPr>
            <w:noProof/>
            <w:webHidden/>
          </w:rPr>
          <w:tab/>
        </w:r>
        <w:r w:rsidR="00093C49">
          <w:rPr>
            <w:noProof/>
            <w:webHidden/>
          </w:rPr>
          <w:fldChar w:fldCharType="begin"/>
        </w:r>
        <w:r w:rsidR="00093C49">
          <w:rPr>
            <w:noProof/>
            <w:webHidden/>
          </w:rPr>
          <w:instrText xml:space="preserve"> PAGEREF _Toc356466257 \h </w:instrText>
        </w:r>
        <w:r w:rsidR="00093C49">
          <w:rPr>
            <w:noProof/>
            <w:webHidden/>
          </w:rPr>
        </w:r>
        <w:r w:rsidR="00093C49">
          <w:rPr>
            <w:noProof/>
            <w:webHidden/>
          </w:rPr>
          <w:fldChar w:fldCharType="separate"/>
        </w:r>
        <w:r w:rsidR="00B316C6">
          <w:rPr>
            <w:noProof/>
            <w:webHidden/>
          </w:rPr>
          <w:t>76</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58" w:history="1">
        <w:r w:rsidR="00093C49" w:rsidRPr="007871EF">
          <w:rPr>
            <w:rStyle w:val="a3"/>
            <w:noProof/>
          </w:rPr>
          <w:t>3.13.5.1.</w:t>
        </w:r>
        <w:r w:rsidR="00093C49">
          <w:rPr>
            <w:rFonts w:asciiTheme="minorHAnsi" w:eastAsiaTheme="minorEastAsia" w:hAnsiTheme="minorHAnsi" w:cstheme="minorBidi"/>
            <w:noProof/>
            <w:szCs w:val="22"/>
          </w:rPr>
          <w:tab/>
        </w:r>
        <w:r w:rsidR="00093C49" w:rsidRPr="007871EF">
          <w:rPr>
            <w:rStyle w:val="a3"/>
            <w:noProof/>
          </w:rPr>
          <w:t>Non-selection</w:t>
        </w:r>
        <w:r w:rsidR="00093C49">
          <w:rPr>
            <w:noProof/>
            <w:webHidden/>
          </w:rPr>
          <w:tab/>
        </w:r>
        <w:r w:rsidR="00093C49">
          <w:rPr>
            <w:noProof/>
            <w:webHidden/>
          </w:rPr>
          <w:fldChar w:fldCharType="begin"/>
        </w:r>
        <w:r w:rsidR="00093C49">
          <w:rPr>
            <w:noProof/>
            <w:webHidden/>
          </w:rPr>
          <w:instrText xml:space="preserve"> PAGEREF _Toc356466258 \h </w:instrText>
        </w:r>
        <w:r w:rsidR="00093C49">
          <w:rPr>
            <w:noProof/>
            <w:webHidden/>
          </w:rPr>
        </w:r>
        <w:r w:rsidR="00093C49">
          <w:rPr>
            <w:noProof/>
            <w:webHidden/>
          </w:rPr>
          <w:fldChar w:fldCharType="separate"/>
        </w:r>
        <w:r w:rsidR="00B316C6">
          <w:rPr>
            <w:noProof/>
            <w:webHidden/>
          </w:rPr>
          <w:t>76</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59" w:history="1">
        <w:r w:rsidR="00093C49" w:rsidRPr="007871EF">
          <w:rPr>
            <w:rStyle w:val="a3"/>
            <w:noProof/>
          </w:rPr>
          <w:t>3.13.5.2.</w:t>
        </w:r>
        <w:r w:rsidR="00093C49">
          <w:rPr>
            <w:rFonts w:asciiTheme="minorHAnsi" w:eastAsiaTheme="minorEastAsia" w:hAnsiTheme="minorHAnsi" w:cstheme="minorBidi"/>
            <w:noProof/>
            <w:szCs w:val="22"/>
          </w:rPr>
          <w:tab/>
        </w:r>
        <w:r w:rsidR="00093C49" w:rsidRPr="007871EF">
          <w:rPr>
            <w:rStyle w:val="a3"/>
            <w:noProof/>
          </w:rPr>
          <w:t>Single row selection</w:t>
        </w:r>
        <w:r w:rsidR="00093C49">
          <w:rPr>
            <w:noProof/>
            <w:webHidden/>
          </w:rPr>
          <w:tab/>
        </w:r>
        <w:r w:rsidR="00093C49">
          <w:rPr>
            <w:noProof/>
            <w:webHidden/>
          </w:rPr>
          <w:fldChar w:fldCharType="begin"/>
        </w:r>
        <w:r w:rsidR="00093C49">
          <w:rPr>
            <w:noProof/>
            <w:webHidden/>
          </w:rPr>
          <w:instrText xml:space="preserve"> PAGEREF _Toc356466259 \h </w:instrText>
        </w:r>
        <w:r w:rsidR="00093C49">
          <w:rPr>
            <w:noProof/>
            <w:webHidden/>
          </w:rPr>
        </w:r>
        <w:r w:rsidR="00093C49">
          <w:rPr>
            <w:noProof/>
            <w:webHidden/>
          </w:rPr>
          <w:fldChar w:fldCharType="separate"/>
        </w:r>
        <w:r w:rsidR="00B316C6">
          <w:rPr>
            <w:noProof/>
            <w:webHidden/>
          </w:rPr>
          <w:t>77</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60" w:history="1">
        <w:r w:rsidR="00093C49" w:rsidRPr="007871EF">
          <w:rPr>
            <w:rStyle w:val="a3"/>
            <w:noProof/>
          </w:rPr>
          <w:t>3.13.5.3.</w:t>
        </w:r>
        <w:r w:rsidR="00093C49">
          <w:rPr>
            <w:rFonts w:asciiTheme="minorHAnsi" w:eastAsiaTheme="minorEastAsia" w:hAnsiTheme="minorHAnsi" w:cstheme="minorBidi"/>
            <w:noProof/>
            <w:szCs w:val="22"/>
          </w:rPr>
          <w:tab/>
        </w:r>
        <w:r w:rsidR="00093C49" w:rsidRPr="007871EF">
          <w:rPr>
            <w:rStyle w:val="a3"/>
            <w:noProof/>
          </w:rPr>
          <w:t>Multi-row selection</w:t>
        </w:r>
        <w:r w:rsidR="00093C49">
          <w:rPr>
            <w:noProof/>
            <w:webHidden/>
          </w:rPr>
          <w:tab/>
        </w:r>
        <w:r w:rsidR="00093C49">
          <w:rPr>
            <w:noProof/>
            <w:webHidden/>
          </w:rPr>
          <w:fldChar w:fldCharType="begin"/>
        </w:r>
        <w:r w:rsidR="00093C49">
          <w:rPr>
            <w:noProof/>
            <w:webHidden/>
          </w:rPr>
          <w:instrText xml:space="preserve"> PAGEREF _Toc356466260 \h </w:instrText>
        </w:r>
        <w:r w:rsidR="00093C49">
          <w:rPr>
            <w:noProof/>
            <w:webHidden/>
          </w:rPr>
        </w:r>
        <w:r w:rsidR="00093C49">
          <w:rPr>
            <w:noProof/>
            <w:webHidden/>
          </w:rPr>
          <w:fldChar w:fldCharType="separate"/>
        </w:r>
        <w:r w:rsidR="00B316C6">
          <w:rPr>
            <w:noProof/>
            <w:webHidden/>
          </w:rPr>
          <w:t>77</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61" w:history="1">
        <w:r w:rsidR="00093C49" w:rsidRPr="007871EF">
          <w:rPr>
            <w:rStyle w:val="a3"/>
            <w:noProof/>
          </w:rPr>
          <w:t>3.13.5.4.</w:t>
        </w:r>
        <w:r w:rsidR="00093C49">
          <w:rPr>
            <w:rFonts w:asciiTheme="minorHAnsi" w:eastAsiaTheme="minorEastAsia" w:hAnsiTheme="minorHAnsi" w:cstheme="minorBidi"/>
            <w:noProof/>
            <w:szCs w:val="22"/>
          </w:rPr>
          <w:tab/>
        </w:r>
        <w:r w:rsidR="00093C49" w:rsidRPr="007871EF">
          <w:rPr>
            <w:rStyle w:val="a3"/>
            <w:noProof/>
          </w:rPr>
          <w:t>Single cell selection</w:t>
        </w:r>
        <w:r w:rsidR="00093C49">
          <w:rPr>
            <w:noProof/>
            <w:webHidden/>
          </w:rPr>
          <w:tab/>
        </w:r>
        <w:r w:rsidR="00093C49">
          <w:rPr>
            <w:noProof/>
            <w:webHidden/>
          </w:rPr>
          <w:fldChar w:fldCharType="begin"/>
        </w:r>
        <w:r w:rsidR="00093C49">
          <w:rPr>
            <w:noProof/>
            <w:webHidden/>
          </w:rPr>
          <w:instrText xml:space="preserve"> PAGEREF _Toc356466261 \h </w:instrText>
        </w:r>
        <w:r w:rsidR="00093C49">
          <w:rPr>
            <w:noProof/>
            <w:webHidden/>
          </w:rPr>
        </w:r>
        <w:r w:rsidR="00093C49">
          <w:rPr>
            <w:noProof/>
            <w:webHidden/>
          </w:rPr>
          <w:fldChar w:fldCharType="separate"/>
        </w:r>
        <w:r w:rsidR="00B316C6">
          <w:rPr>
            <w:noProof/>
            <w:webHidden/>
          </w:rPr>
          <w:t>78</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62" w:history="1">
        <w:r w:rsidR="00093C49" w:rsidRPr="007871EF">
          <w:rPr>
            <w:rStyle w:val="a3"/>
            <w:noProof/>
          </w:rPr>
          <w:t>3.13.5.5.</w:t>
        </w:r>
        <w:r w:rsidR="00093C49">
          <w:rPr>
            <w:rFonts w:asciiTheme="minorHAnsi" w:eastAsiaTheme="minorEastAsia" w:hAnsiTheme="minorHAnsi" w:cstheme="minorBidi"/>
            <w:noProof/>
            <w:szCs w:val="22"/>
          </w:rPr>
          <w:tab/>
        </w:r>
        <w:r w:rsidR="00093C49" w:rsidRPr="007871EF">
          <w:rPr>
            <w:rStyle w:val="a3"/>
            <w:noProof/>
          </w:rPr>
          <w:t>Multi-cells selection</w:t>
        </w:r>
        <w:r w:rsidR="00093C49">
          <w:rPr>
            <w:noProof/>
            <w:webHidden/>
          </w:rPr>
          <w:tab/>
        </w:r>
        <w:r w:rsidR="00093C49">
          <w:rPr>
            <w:noProof/>
            <w:webHidden/>
          </w:rPr>
          <w:fldChar w:fldCharType="begin"/>
        </w:r>
        <w:r w:rsidR="00093C49">
          <w:rPr>
            <w:noProof/>
            <w:webHidden/>
          </w:rPr>
          <w:instrText xml:space="preserve"> PAGEREF _Toc356466262 \h </w:instrText>
        </w:r>
        <w:r w:rsidR="00093C49">
          <w:rPr>
            <w:noProof/>
            <w:webHidden/>
          </w:rPr>
        </w:r>
        <w:r w:rsidR="00093C49">
          <w:rPr>
            <w:noProof/>
            <w:webHidden/>
          </w:rPr>
          <w:fldChar w:fldCharType="separate"/>
        </w:r>
        <w:r w:rsidR="00B316C6">
          <w:rPr>
            <w:noProof/>
            <w:webHidden/>
          </w:rPr>
          <w:t>78</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63" w:history="1">
        <w:r w:rsidR="00093C49" w:rsidRPr="007871EF">
          <w:rPr>
            <w:rStyle w:val="a3"/>
            <w:noProof/>
          </w:rPr>
          <w:t>3.13.6.</w:t>
        </w:r>
        <w:r w:rsidR="00093C49">
          <w:rPr>
            <w:rFonts w:asciiTheme="minorHAnsi" w:eastAsiaTheme="minorEastAsia" w:hAnsiTheme="minorHAnsi" w:cstheme="minorBidi"/>
            <w:noProof/>
            <w:szCs w:val="22"/>
          </w:rPr>
          <w:tab/>
        </w:r>
        <w:r w:rsidR="00093C49" w:rsidRPr="007871EF">
          <w:rPr>
            <w:rStyle w:val="a3"/>
            <w:noProof/>
          </w:rPr>
          <w:t>The Tree Grid</w:t>
        </w:r>
        <w:r w:rsidR="00093C49">
          <w:rPr>
            <w:noProof/>
            <w:webHidden/>
          </w:rPr>
          <w:tab/>
        </w:r>
        <w:r w:rsidR="00093C49">
          <w:rPr>
            <w:noProof/>
            <w:webHidden/>
          </w:rPr>
          <w:fldChar w:fldCharType="begin"/>
        </w:r>
        <w:r w:rsidR="00093C49">
          <w:rPr>
            <w:noProof/>
            <w:webHidden/>
          </w:rPr>
          <w:instrText xml:space="preserve"> PAGEREF _Toc356466263 \h </w:instrText>
        </w:r>
        <w:r w:rsidR="00093C49">
          <w:rPr>
            <w:noProof/>
            <w:webHidden/>
          </w:rPr>
        </w:r>
        <w:r w:rsidR="00093C49">
          <w:rPr>
            <w:noProof/>
            <w:webHidden/>
          </w:rPr>
          <w:fldChar w:fldCharType="separate"/>
        </w:r>
        <w:r w:rsidR="00B316C6">
          <w:rPr>
            <w:noProof/>
            <w:webHidden/>
          </w:rPr>
          <w:t>79</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64" w:history="1">
        <w:r w:rsidR="00093C49" w:rsidRPr="007871EF">
          <w:rPr>
            <w:rStyle w:val="a3"/>
            <w:noProof/>
          </w:rPr>
          <w:t>3.13.7.</w:t>
        </w:r>
        <w:r w:rsidR="00093C49">
          <w:rPr>
            <w:rFonts w:asciiTheme="minorHAnsi" w:eastAsiaTheme="minorEastAsia" w:hAnsiTheme="minorHAnsi" w:cstheme="minorBidi"/>
            <w:noProof/>
            <w:szCs w:val="22"/>
          </w:rPr>
          <w:tab/>
        </w:r>
        <w:r w:rsidR="00093C49" w:rsidRPr="007871EF">
          <w:rPr>
            <w:rStyle w:val="a3"/>
            <w:noProof/>
          </w:rPr>
          <w:t>Column config</w:t>
        </w:r>
        <w:r w:rsidR="00093C49">
          <w:rPr>
            <w:noProof/>
            <w:webHidden/>
          </w:rPr>
          <w:tab/>
        </w:r>
        <w:r w:rsidR="00093C49">
          <w:rPr>
            <w:noProof/>
            <w:webHidden/>
          </w:rPr>
          <w:fldChar w:fldCharType="begin"/>
        </w:r>
        <w:r w:rsidR="00093C49">
          <w:rPr>
            <w:noProof/>
            <w:webHidden/>
          </w:rPr>
          <w:instrText xml:space="preserve"> PAGEREF _Toc356466264 \h </w:instrText>
        </w:r>
        <w:r w:rsidR="00093C49">
          <w:rPr>
            <w:noProof/>
            <w:webHidden/>
          </w:rPr>
        </w:r>
        <w:r w:rsidR="00093C49">
          <w:rPr>
            <w:noProof/>
            <w:webHidden/>
          </w:rPr>
          <w:fldChar w:fldCharType="separate"/>
        </w:r>
        <w:r w:rsidR="00B316C6">
          <w:rPr>
            <w:noProof/>
            <w:webHidden/>
          </w:rPr>
          <w:t>80</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65" w:history="1">
        <w:r w:rsidR="00093C49" w:rsidRPr="007871EF">
          <w:rPr>
            <w:rStyle w:val="a3"/>
            <w:noProof/>
          </w:rPr>
          <w:t>3.13.7.1.</w:t>
        </w:r>
        <w:r w:rsidR="00093C49">
          <w:rPr>
            <w:rFonts w:asciiTheme="minorHAnsi" w:eastAsiaTheme="minorEastAsia" w:hAnsiTheme="minorHAnsi" w:cstheme="minorBidi"/>
            <w:noProof/>
            <w:szCs w:val="22"/>
          </w:rPr>
          <w:tab/>
        </w:r>
        <w:r w:rsidR="00093C49" w:rsidRPr="007871EF">
          <w:rPr>
            <w:rStyle w:val="a3"/>
            <w:noProof/>
          </w:rPr>
          <w:t>The first column</w:t>
        </w:r>
        <w:r w:rsidR="00093C49">
          <w:rPr>
            <w:noProof/>
            <w:webHidden/>
          </w:rPr>
          <w:tab/>
        </w:r>
        <w:r w:rsidR="00093C49">
          <w:rPr>
            <w:noProof/>
            <w:webHidden/>
          </w:rPr>
          <w:fldChar w:fldCharType="begin"/>
        </w:r>
        <w:r w:rsidR="00093C49">
          <w:rPr>
            <w:noProof/>
            <w:webHidden/>
          </w:rPr>
          <w:instrText xml:space="preserve"> PAGEREF _Toc356466265 \h </w:instrText>
        </w:r>
        <w:r w:rsidR="00093C49">
          <w:rPr>
            <w:noProof/>
            <w:webHidden/>
          </w:rPr>
        </w:r>
        <w:r w:rsidR="00093C49">
          <w:rPr>
            <w:noProof/>
            <w:webHidden/>
          </w:rPr>
          <w:fldChar w:fldCharType="separate"/>
        </w:r>
        <w:r w:rsidR="00B316C6">
          <w:rPr>
            <w:noProof/>
            <w:webHidden/>
          </w:rPr>
          <w:t>80</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66" w:history="1">
        <w:r w:rsidR="00093C49" w:rsidRPr="007871EF">
          <w:rPr>
            <w:rStyle w:val="a3"/>
            <w:noProof/>
          </w:rPr>
          <w:t>3.13.7.2.</w:t>
        </w:r>
        <w:r w:rsidR="00093C49">
          <w:rPr>
            <w:rFonts w:asciiTheme="minorHAnsi" w:eastAsiaTheme="minorEastAsia" w:hAnsiTheme="minorHAnsi" w:cstheme="minorBidi"/>
            <w:noProof/>
            <w:szCs w:val="22"/>
          </w:rPr>
          <w:tab/>
        </w:r>
        <w:r w:rsidR="00093C49" w:rsidRPr="007871EF">
          <w:rPr>
            <w:rStyle w:val="a3"/>
            <w:noProof/>
          </w:rPr>
          <w:t>Column width</w:t>
        </w:r>
        <w:r w:rsidR="00093C49">
          <w:rPr>
            <w:noProof/>
            <w:webHidden/>
          </w:rPr>
          <w:tab/>
        </w:r>
        <w:r w:rsidR="00093C49">
          <w:rPr>
            <w:noProof/>
            <w:webHidden/>
          </w:rPr>
          <w:fldChar w:fldCharType="begin"/>
        </w:r>
        <w:r w:rsidR="00093C49">
          <w:rPr>
            <w:noProof/>
            <w:webHidden/>
          </w:rPr>
          <w:instrText xml:space="preserve"> PAGEREF _Toc356466266 \h </w:instrText>
        </w:r>
        <w:r w:rsidR="00093C49">
          <w:rPr>
            <w:noProof/>
            <w:webHidden/>
          </w:rPr>
        </w:r>
        <w:r w:rsidR="00093C49">
          <w:rPr>
            <w:noProof/>
            <w:webHidden/>
          </w:rPr>
          <w:fldChar w:fldCharType="separate"/>
        </w:r>
        <w:r w:rsidR="00B316C6">
          <w:rPr>
            <w:noProof/>
            <w:webHidden/>
          </w:rPr>
          <w:t>81</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67" w:history="1">
        <w:r w:rsidR="00093C49" w:rsidRPr="007871EF">
          <w:rPr>
            <w:rStyle w:val="a3"/>
            <w:noProof/>
          </w:rPr>
          <w:t>3.13.7.3.</w:t>
        </w:r>
        <w:r w:rsidR="00093C49">
          <w:rPr>
            <w:rFonts w:asciiTheme="minorHAnsi" w:eastAsiaTheme="minorEastAsia" w:hAnsiTheme="minorHAnsi" w:cstheme="minorBidi"/>
            <w:noProof/>
            <w:szCs w:val="22"/>
          </w:rPr>
          <w:tab/>
        </w:r>
        <w:r w:rsidR="00093C49" w:rsidRPr="007871EF">
          <w:rPr>
            <w:rStyle w:val="a3"/>
            <w:noProof/>
          </w:rPr>
          <w:t>Drag&amp;Drop to modify column width</w:t>
        </w:r>
        <w:r w:rsidR="00093C49">
          <w:rPr>
            <w:noProof/>
            <w:webHidden/>
          </w:rPr>
          <w:tab/>
        </w:r>
        <w:r w:rsidR="00093C49">
          <w:rPr>
            <w:noProof/>
            <w:webHidden/>
          </w:rPr>
          <w:fldChar w:fldCharType="begin"/>
        </w:r>
        <w:r w:rsidR="00093C49">
          <w:rPr>
            <w:noProof/>
            <w:webHidden/>
          </w:rPr>
          <w:instrText xml:space="preserve"> PAGEREF _Toc356466267 \h </w:instrText>
        </w:r>
        <w:r w:rsidR="00093C49">
          <w:rPr>
            <w:noProof/>
            <w:webHidden/>
          </w:rPr>
        </w:r>
        <w:r w:rsidR="00093C49">
          <w:rPr>
            <w:noProof/>
            <w:webHidden/>
          </w:rPr>
          <w:fldChar w:fldCharType="separate"/>
        </w:r>
        <w:r w:rsidR="00B316C6">
          <w:rPr>
            <w:noProof/>
            <w:webHidden/>
          </w:rPr>
          <w:t>81</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68" w:history="1">
        <w:r w:rsidR="00093C49" w:rsidRPr="007871EF">
          <w:rPr>
            <w:rStyle w:val="a3"/>
            <w:noProof/>
          </w:rPr>
          <w:t>3.13.7.4.</w:t>
        </w:r>
        <w:r w:rsidR="00093C49">
          <w:rPr>
            <w:rFonts w:asciiTheme="minorHAnsi" w:eastAsiaTheme="minorEastAsia" w:hAnsiTheme="minorHAnsi" w:cstheme="minorBidi"/>
            <w:noProof/>
            <w:szCs w:val="22"/>
          </w:rPr>
          <w:tab/>
        </w:r>
        <w:r w:rsidR="00093C49" w:rsidRPr="007871EF">
          <w:rPr>
            <w:rStyle w:val="a3"/>
            <w:noProof/>
          </w:rPr>
          <w:t>Drag&amp;Drop to modify column position</w:t>
        </w:r>
        <w:r w:rsidR="00093C49">
          <w:rPr>
            <w:noProof/>
            <w:webHidden/>
          </w:rPr>
          <w:tab/>
        </w:r>
        <w:r w:rsidR="00093C49">
          <w:rPr>
            <w:noProof/>
            <w:webHidden/>
          </w:rPr>
          <w:fldChar w:fldCharType="begin"/>
        </w:r>
        <w:r w:rsidR="00093C49">
          <w:rPr>
            <w:noProof/>
            <w:webHidden/>
          </w:rPr>
          <w:instrText xml:space="preserve"> PAGEREF _Toc356466268 \h </w:instrText>
        </w:r>
        <w:r w:rsidR="00093C49">
          <w:rPr>
            <w:noProof/>
            <w:webHidden/>
          </w:rPr>
        </w:r>
        <w:r w:rsidR="00093C49">
          <w:rPr>
            <w:noProof/>
            <w:webHidden/>
          </w:rPr>
          <w:fldChar w:fldCharType="separate"/>
        </w:r>
        <w:r w:rsidR="00B316C6">
          <w:rPr>
            <w:noProof/>
            <w:webHidden/>
          </w:rPr>
          <w:t>82</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69" w:history="1">
        <w:r w:rsidR="00093C49" w:rsidRPr="007871EF">
          <w:rPr>
            <w:rStyle w:val="a3"/>
            <w:noProof/>
          </w:rPr>
          <w:t>3.13.7.5.</w:t>
        </w:r>
        <w:r w:rsidR="00093C49">
          <w:rPr>
            <w:rFonts w:asciiTheme="minorHAnsi" w:eastAsiaTheme="minorEastAsia" w:hAnsiTheme="minorHAnsi" w:cstheme="minorBidi"/>
            <w:noProof/>
            <w:szCs w:val="22"/>
          </w:rPr>
          <w:tab/>
        </w:r>
        <w:r w:rsidR="00093C49" w:rsidRPr="007871EF">
          <w:rPr>
            <w:rStyle w:val="a3"/>
            <w:noProof/>
          </w:rPr>
          <w:t>Default Sorting</w:t>
        </w:r>
        <w:r w:rsidR="00093C49">
          <w:rPr>
            <w:noProof/>
            <w:webHidden/>
          </w:rPr>
          <w:tab/>
        </w:r>
        <w:r w:rsidR="00093C49">
          <w:rPr>
            <w:noProof/>
            <w:webHidden/>
          </w:rPr>
          <w:fldChar w:fldCharType="begin"/>
        </w:r>
        <w:r w:rsidR="00093C49">
          <w:rPr>
            <w:noProof/>
            <w:webHidden/>
          </w:rPr>
          <w:instrText xml:space="preserve"> PAGEREF _Toc356466269 \h </w:instrText>
        </w:r>
        <w:r w:rsidR="00093C49">
          <w:rPr>
            <w:noProof/>
            <w:webHidden/>
          </w:rPr>
        </w:r>
        <w:r w:rsidR="00093C49">
          <w:rPr>
            <w:noProof/>
            <w:webHidden/>
          </w:rPr>
          <w:fldChar w:fldCharType="separate"/>
        </w:r>
        <w:r w:rsidR="00B316C6">
          <w:rPr>
            <w:noProof/>
            <w:webHidden/>
          </w:rPr>
          <w:t>82</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70" w:history="1">
        <w:r w:rsidR="00093C49" w:rsidRPr="007871EF">
          <w:rPr>
            <w:rStyle w:val="a3"/>
            <w:noProof/>
          </w:rPr>
          <w:t>3.13.7.6.</w:t>
        </w:r>
        <w:r w:rsidR="00093C49">
          <w:rPr>
            <w:rFonts w:asciiTheme="minorHAnsi" w:eastAsiaTheme="minorEastAsia" w:hAnsiTheme="minorHAnsi" w:cstheme="minorBidi"/>
            <w:noProof/>
            <w:szCs w:val="22"/>
          </w:rPr>
          <w:tab/>
        </w:r>
        <w:r w:rsidR="00093C49" w:rsidRPr="007871EF">
          <w:rPr>
            <w:rStyle w:val="a3"/>
            <w:noProof/>
          </w:rPr>
          <w:t>Custom Sorting</w:t>
        </w:r>
        <w:r w:rsidR="00093C49">
          <w:rPr>
            <w:noProof/>
            <w:webHidden/>
          </w:rPr>
          <w:tab/>
        </w:r>
        <w:r w:rsidR="00093C49">
          <w:rPr>
            <w:noProof/>
            <w:webHidden/>
          </w:rPr>
          <w:fldChar w:fldCharType="begin"/>
        </w:r>
        <w:r w:rsidR="00093C49">
          <w:rPr>
            <w:noProof/>
            <w:webHidden/>
          </w:rPr>
          <w:instrText xml:space="preserve"> PAGEREF _Toc356466270 \h </w:instrText>
        </w:r>
        <w:r w:rsidR="00093C49">
          <w:rPr>
            <w:noProof/>
            <w:webHidden/>
          </w:rPr>
        </w:r>
        <w:r w:rsidR="00093C49">
          <w:rPr>
            <w:noProof/>
            <w:webHidden/>
          </w:rPr>
          <w:fldChar w:fldCharType="separate"/>
        </w:r>
        <w:r w:rsidR="00B316C6">
          <w:rPr>
            <w:noProof/>
            <w:webHidden/>
          </w:rPr>
          <w:t>83</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71" w:history="1">
        <w:r w:rsidR="00093C49" w:rsidRPr="007871EF">
          <w:rPr>
            <w:rStyle w:val="a3"/>
            <w:noProof/>
          </w:rPr>
          <w:t>3.13.7.7.</w:t>
        </w:r>
        <w:r w:rsidR="00093C49">
          <w:rPr>
            <w:rFonts w:asciiTheme="minorHAnsi" w:eastAsiaTheme="minorEastAsia" w:hAnsiTheme="minorHAnsi" w:cstheme="minorBidi"/>
            <w:noProof/>
            <w:szCs w:val="22"/>
          </w:rPr>
          <w:tab/>
        </w:r>
        <w:r w:rsidR="00093C49" w:rsidRPr="007871EF">
          <w:rPr>
            <w:rStyle w:val="a3"/>
            <w:noProof/>
          </w:rPr>
          <w:t>Hide columns</w:t>
        </w:r>
        <w:r w:rsidR="00093C49">
          <w:rPr>
            <w:noProof/>
            <w:webHidden/>
          </w:rPr>
          <w:tab/>
        </w:r>
        <w:r w:rsidR="00093C49">
          <w:rPr>
            <w:noProof/>
            <w:webHidden/>
          </w:rPr>
          <w:fldChar w:fldCharType="begin"/>
        </w:r>
        <w:r w:rsidR="00093C49">
          <w:rPr>
            <w:noProof/>
            <w:webHidden/>
          </w:rPr>
          <w:instrText xml:space="preserve"> PAGEREF _Toc356466271 \h </w:instrText>
        </w:r>
        <w:r w:rsidR="00093C49">
          <w:rPr>
            <w:noProof/>
            <w:webHidden/>
          </w:rPr>
        </w:r>
        <w:r w:rsidR="00093C49">
          <w:rPr>
            <w:noProof/>
            <w:webHidden/>
          </w:rPr>
          <w:fldChar w:fldCharType="separate"/>
        </w:r>
        <w:r w:rsidR="00B316C6">
          <w:rPr>
            <w:noProof/>
            <w:webHidden/>
          </w:rPr>
          <w:t>83</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72" w:history="1">
        <w:r w:rsidR="00093C49" w:rsidRPr="007871EF">
          <w:rPr>
            <w:rStyle w:val="a3"/>
            <w:noProof/>
          </w:rPr>
          <w:t>3.13.7.8.</w:t>
        </w:r>
        <w:r w:rsidR="00093C49">
          <w:rPr>
            <w:rFonts w:asciiTheme="minorHAnsi" w:eastAsiaTheme="minorEastAsia" w:hAnsiTheme="minorHAnsi" w:cstheme="minorBidi"/>
            <w:noProof/>
            <w:szCs w:val="22"/>
          </w:rPr>
          <w:tab/>
        </w:r>
        <w:r w:rsidR="00093C49" w:rsidRPr="007871EF">
          <w:rPr>
            <w:rStyle w:val="a3"/>
            <w:noProof/>
          </w:rPr>
          <w:t>Setting Cell Types in column header</w:t>
        </w:r>
        <w:r w:rsidR="00093C49">
          <w:rPr>
            <w:noProof/>
            <w:webHidden/>
          </w:rPr>
          <w:tab/>
        </w:r>
        <w:r w:rsidR="00093C49">
          <w:rPr>
            <w:noProof/>
            <w:webHidden/>
          </w:rPr>
          <w:fldChar w:fldCharType="begin"/>
        </w:r>
        <w:r w:rsidR="00093C49">
          <w:rPr>
            <w:noProof/>
            <w:webHidden/>
          </w:rPr>
          <w:instrText xml:space="preserve"> PAGEREF _Toc356466272 \h </w:instrText>
        </w:r>
        <w:r w:rsidR="00093C49">
          <w:rPr>
            <w:noProof/>
            <w:webHidden/>
          </w:rPr>
        </w:r>
        <w:r w:rsidR="00093C49">
          <w:rPr>
            <w:noProof/>
            <w:webHidden/>
          </w:rPr>
          <w:fldChar w:fldCharType="separate"/>
        </w:r>
        <w:r w:rsidR="00B316C6">
          <w:rPr>
            <w:noProof/>
            <w:webHidden/>
          </w:rPr>
          <w:t>84</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73" w:history="1">
        <w:r w:rsidR="00093C49" w:rsidRPr="007871EF">
          <w:rPr>
            <w:rStyle w:val="a3"/>
            <w:noProof/>
          </w:rPr>
          <w:t>3.13.7.9.</w:t>
        </w:r>
        <w:r w:rsidR="00093C49">
          <w:rPr>
            <w:rFonts w:asciiTheme="minorHAnsi" w:eastAsiaTheme="minorEastAsia" w:hAnsiTheme="minorHAnsi" w:cstheme="minorBidi"/>
            <w:noProof/>
            <w:szCs w:val="22"/>
          </w:rPr>
          <w:tab/>
        </w:r>
        <w:r w:rsidR="00093C49" w:rsidRPr="007871EF">
          <w:rPr>
            <w:rStyle w:val="a3"/>
            <w:noProof/>
          </w:rPr>
          <w:t>column header style</w:t>
        </w:r>
        <w:r w:rsidR="00093C49">
          <w:rPr>
            <w:noProof/>
            <w:webHidden/>
          </w:rPr>
          <w:tab/>
        </w:r>
        <w:r w:rsidR="00093C49">
          <w:rPr>
            <w:noProof/>
            <w:webHidden/>
          </w:rPr>
          <w:fldChar w:fldCharType="begin"/>
        </w:r>
        <w:r w:rsidR="00093C49">
          <w:rPr>
            <w:noProof/>
            <w:webHidden/>
          </w:rPr>
          <w:instrText xml:space="preserve"> PAGEREF _Toc356466273 \h </w:instrText>
        </w:r>
        <w:r w:rsidR="00093C49">
          <w:rPr>
            <w:noProof/>
            <w:webHidden/>
          </w:rPr>
        </w:r>
        <w:r w:rsidR="00093C49">
          <w:rPr>
            <w:noProof/>
            <w:webHidden/>
          </w:rPr>
          <w:fldChar w:fldCharType="separate"/>
        </w:r>
        <w:r w:rsidR="00B316C6">
          <w:rPr>
            <w:noProof/>
            <w:webHidden/>
          </w:rPr>
          <w:t>84</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74" w:history="1">
        <w:r w:rsidR="00093C49" w:rsidRPr="007871EF">
          <w:rPr>
            <w:rStyle w:val="a3"/>
            <w:noProof/>
          </w:rPr>
          <w:t>3.13.7.10.</w:t>
        </w:r>
        <w:r w:rsidR="00093C49">
          <w:rPr>
            <w:rFonts w:asciiTheme="minorHAnsi" w:eastAsiaTheme="minorEastAsia" w:hAnsiTheme="minorHAnsi" w:cstheme="minorBidi"/>
            <w:noProof/>
            <w:szCs w:val="22"/>
          </w:rPr>
          <w:tab/>
        </w:r>
        <w:r w:rsidR="00093C49" w:rsidRPr="007871EF">
          <w:rPr>
            <w:rStyle w:val="a3"/>
            <w:noProof/>
          </w:rPr>
          <w:t>column header icon</w:t>
        </w:r>
        <w:r w:rsidR="00093C49">
          <w:rPr>
            <w:noProof/>
            <w:webHidden/>
          </w:rPr>
          <w:tab/>
        </w:r>
        <w:r w:rsidR="00093C49">
          <w:rPr>
            <w:noProof/>
            <w:webHidden/>
          </w:rPr>
          <w:fldChar w:fldCharType="begin"/>
        </w:r>
        <w:r w:rsidR="00093C49">
          <w:rPr>
            <w:noProof/>
            <w:webHidden/>
          </w:rPr>
          <w:instrText xml:space="preserve"> PAGEREF _Toc356466274 \h </w:instrText>
        </w:r>
        <w:r w:rsidR="00093C49">
          <w:rPr>
            <w:noProof/>
            <w:webHidden/>
          </w:rPr>
        </w:r>
        <w:r w:rsidR="00093C49">
          <w:rPr>
            <w:noProof/>
            <w:webHidden/>
          </w:rPr>
          <w:fldChar w:fldCharType="separate"/>
        </w:r>
        <w:r w:rsidR="00B316C6">
          <w:rPr>
            <w:noProof/>
            <w:webHidden/>
          </w:rPr>
          <w:t>85</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75" w:history="1">
        <w:r w:rsidR="00093C49" w:rsidRPr="007871EF">
          <w:rPr>
            <w:rStyle w:val="a3"/>
            <w:noProof/>
          </w:rPr>
          <w:t>3.13.7.11.</w:t>
        </w:r>
        <w:r w:rsidR="00093C49">
          <w:rPr>
            <w:rFonts w:asciiTheme="minorHAnsi" w:eastAsiaTheme="minorEastAsia" w:hAnsiTheme="minorHAnsi" w:cstheme="minorBidi"/>
            <w:noProof/>
            <w:szCs w:val="22"/>
          </w:rPr>
          <w:tab/>
        </w:r>
        <w:r w:rsidR="00093C49" w:rsidRPr="007871EF">
          <w:rPr>
            <w:rStyle w:val="a3"/>
            <w:noProof/>
          </w:rPr>
          <w:t>Update column header dynamically</w:t>
        </w:r>
        <w:r w:rsidR="00093C49">
          <w:rPr>
            <w:noProof/>
            <w:webHidden/>
          </w:rPr>
          <w:tab/>
        </w:r>
        <w:r w:rsidR="00093C49">
          <w:rPr>
            <w:noProof/>
            <w:webHidden/>
          </w:rPr>
          <w:fldChar w:fldCharType="begin"/>
        </w:r>
        <w:r w:rsidR="00093C49">
          <w:rPr>
            <w:noProof/>
            <w:webHidden/>
          </w:rPr>
          <w:instrText xml:space="preserve"> PAGEREF _Toc356466275 \h </w:instrText>
        </w:r>
        <w:r w:rsidR="00093C49">
          <w:rPr>
            <w:noProof/>
            <w:webHidden/>
          </w:rPr>
        </w:r>
        <w:r w:rsidR="00093C49">
          <w:rPr>
            <w:noProof/>
            <w:webHidden/>
          </w:rPr>
          <w:fldChar w:fldCharType="separate"/>
        </w:r>
        <w:r w:rsidR="00B316C6">
          <w:rPr>
            <w:noProof/>
            <w:webHidden/>
          </w:rPr>
          <w:t>86</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76" w:history="1">
        <w:r w:rsidR="00093C49" w:rsidRPr="007871EF">
          <w:rPr>
            <w:rStyle w:val="a3"/>
            <w:noProof/>
          </w:rPr>
          <w:t>3.13.8.</w:t>
        </w:r>
        <w:r w:rsidR="00093C49">
          <w:rPr>
            <w:rFonts w:asciiTheme="minorHAnsi" w:eastAsiaTheme="minorEastAsia" w:hAnsiTheme="minorHAnsi" w:cstheme="minorBidi"/>
            <w:noProof/>
            <w:szCs w:val="22"/>
          </w:rPr>
          <w:tab/>
        </w:r>
        <w:r w:rsidR="00093C49" w:rsidRPr="007871EF">
          <w:rPr>
            <w:rStyle w:val="a3"/>
            <w:noProof/>
          </w:rPr>
          <w:t>Row config</w:t>
        </w:r>
        <w:r w:rsidR="00093C49">
          <w:rPr>
            <w:noProof/>
            <w:webHidden/>
          </w:rPr>
          <w:tab/>
        </w:r>
        <w:r w:rsidR="00093C49">
          <w:rPr>
            <w:noProof/>
            <w:webHidden/>
          </w:rPr>
          <w:fldChar w:fldCharType="begin"/>
        </w:r>
        <w:r w:rsidR="00093C49">
          <w:rPr>
            <w:noProof/>
            <w:webHidden/>
          </w:rPr>
          <w:instrText xml:space="preserve"> PAGEREF _Toc356466276 \h </w:instrText>
        </w:r>
        <w:r w:rsidR="00093C49">
          <w:rPr>
            <w:noProof/>
            <w:webHidden/>
          </w:rPr>
        </w:r>
        <w:r w:rsidR="00093C49">
          <w:rPr>
            <w:noProof/>
            <w:webHidden/>
          </w:rPr>
          <w:fldChar w:fldCharType="separate"/>
        </w:r>
        <w:r w:rsidR="00B316C6">
          <w:rPr>
            <w:noProof/>
            <w:webHidden/>
          </w:rPr>
          <w:t>86</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77" w:history="1">
        <w:r w:rsidR="00093C49" w:rsidRPr="007871EF">
          <w:rPr>
            <w:rStyle w:val="a3"/>
            <w:noProof/>
          </w:rPr>
          <w:t>3.13.8.1.</w:t>
        </w:r>
        <w:r w:rsidR="00093C49">
          <w:rPr>
            <w:rFonts w:asciiTheme="minorHAnsi" w:eastAsiaTheme="minorEastAsia" w:hAnsiTheme="minorHAnsi" w:cstheme="minorBidi"/>
            <w:noProof/>
            <w:szCs w:val="22"/>
          </w:rPr>
          <w:tab/>
        </w:r>
        <w:r w:rsidR="00093C49" w:rsidRPr="007871EF">
          <w:rPr>
            <w:rStyle w:val="a3"/>
            <w:noProof/>
          </w:rPr>
          <w:t>Row height</w:t>
        </w:r>
        <w:r w:rsidR="00093C49">
          <w:rPr>
            <w:noProof/>
            <w:webHidden/>
          </w:rPr>
          <w:tab/>
        </w:r>
        <w:r w:rsidR="00093C49">
          <w:rPr>
            <w:noProof/>
            <w:webHidden/>
          </w:rPr>
          <w:fldChar w:fldCharType="begin"/>
        </w:r>
        <w:r w:rsidR="00093C49">
          <w:rPr>
            <w:noProof/>
            <w:webHidden/>
          </w:rPr>
          <w:instrText xml:space="preserve"> PAGEREF _Toc356466277 \h </w:instrText>
        </w:r>
        <w:r w:rsidR="00093C49">
          <w:rPr>
            <w:noProof/>
            <w:webHidden/>
          </w:rPr>
        </w:r>
        <w:r w:rsidR="00093C49">
          <w:rPr>
            <w:noProof/>
            <w:webHidden/>
          </w:rPr>
          <w:fldChar w:fldCharType="separate"/>
        </w:r>
        <w:r w:rsidR="00B316C6">
          <w:rPr>
            <w:noProof/>
            <w:webHidden/>
          </w:rPr>
          <w:t>86</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78" w:history="1">
        <w:r w:rsidR="00093C49" w:rsidRPr="007871EF">
          <w:rPr>
            <w:rStyle w:val="a3"/>
            <w:noProof/>
          </w:rPr>
          <w:t>3.13.8.2.</w:t>
        </w:r>
        <w:r w:rsidR="00093C49">
          <w:rPr>
            <w:rFonts w:asciiTheme="minorHAnsi" w:eastAsiaTheme="minorEastAsia" w:hAnsiTheme="minorHAnsi" w:cstheme="minorBidi"/>
            <w:noProof/>
            <w:szCs w:val="22"/>
          </w:rPr>
          <w:tab/>
        </w:r>
        <w:r w:rsidR="00093C49" w:rsidRPr="007871EF">
          <w:rPr>
            <w:rStyle w:val="a3"/>
            <w:noProof/>
          </w:rPr>
          <w:t>Drag&amp;Drop to modify row height</w:t>
        </w:r>
        <w:r w:rsidR="00093C49">
          <w:rPr>
            <w:noProof/>
            <w:webHidden/>
          </w:rPr>
          <w:tab/>
        </w:r>
        <w:r w:rsidR="00093C49">
          <w:rPr>
            <w:noProof/>
            <w:webHidden/>
          </w:rPr>
          <w:fldChar w:fldCharType="begin"/>
        </w:r>
        <w:r w:rsidR="00093C49">
          <w:rPr>
            <w:noProof/>
            <w:webHidden/>
          </w:rPr>
          <w:instrText xml:space="preserve"> PAGEREF _Toc356466278 \h </w:instrText>
        </w:r>
        <w:r w:rsidR="00093C49">
          <w:rPr>
            <w:noProof/>
            <w:webHidden/>
          </w:rPr>
        </w:r>
        <w:r w:rsidR="00093C49">
          <w:rPr>
            <w:noProof/>
            <w:webHidden/>
          </w:rPr>
          <w:fldChar w:fldCharType="separate"/>
        </w:r>
        <w:r w:rsidR="00B316C6">
          <w:rPr>
            <w:noProof/>
            <w:webHidden/>
          </w:rPr>
          <w:t>87</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79" w:history="1">
        <w:r w:rsidR="00093C49" w:rsidRPr="007871EF">
          <w:rPr>
            <w:rStyle w:val="a3"/>
            <w:noProof/>
          </w:rPr>
          <w:t>3.13.8.3.</w:t>
        </w:r>
        <w:r w:rsidR="00093C49">
          <w:rPr>
            <w:rFonts w:asciiTheme="minorHAnsi" w:eastAsiaTheme="minorEastAsia" w:hAnsiTheme="minorHAnsi" w:cstheme="minorBidi"/>
            <w:noProof/>
            <w:szCs w:val="22"/>
          </w:rPr>
          <w:tab/>
        </w:r>
        <w:r w:rsidR="00093C49" w:rsidRPr="007871EF">
          <w:rPr>
            <w:rStyle w:val="a3"/>
            <w:noProof/>
          </w:rPr>
          <w:t>Setting cell type in row</w:t>
        </w:r>
        <w:r w:rsidR="00093C49">
          <w:rPr>
            <w:noProof/>
            <w:webHidden/>
          </w:rPr>
          <w:tab/>
        </w:r>
        <w:r w:rsidR="00093C49">
          <w:rPr>
            <w:noProof/>
            <w:webHidden/>
          </w:rPr>
          <w:fldChar w:fldCharType="begin"/>
        </w:r>
        <w:r w:rsidR="00093C49">
          <w:rPr>
            <w:noProof/>
            <w:webHidden/>
          </w:rPr>
          <w:instrText xml:space="preserve"> PAGEREF _Toc356466279 \h </w:instrText>
        </w:r>
        <w:r w:rsidR="00093C49">
          <w:rPr>
            <w:noProof/>
            <w:webHidden/>
          </w:rPr>
        </w:r>
        <w:r w:rsidR="00093C49">
          <w:rPr>
            <w:noProof/>
            <w:webHidden/>
          </w:rPr>
          <w:fldChar w:fldCharType="separate"/>
        </w:r>
        <w:r w:rsidR="00B316C6">
          <w:rPr>
            <w:noProof/>
            <w:webHidden/>
          </w:rPr>
          <w:t>87</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80" w:history="1">
        <w:r w:rsidR="00093C49" w:rsidRPr="007871EF">
          <w:rPr>
            <w:rStyle w:val="a3"/>
            <w:noProof/>
          </w:rPr>
          <w:t>3.13.8.4.</w:t>
        </w:r>
        <w:r w:rsidR="00093C49">
          <w:rPr>
            <w:rFonts w:asciiTheme="minorHAnsi" w:eastAsiaTheme="minorEastAsia" w:hAnsiTheme="minorHAnsi" w:cstheme="minorBidi"/>
            <w:noProof/>
            <w:szCs w:val="22"/>
          </w:rPr>
          <w:tab/>
        </w:r>
        <w:r w:rsidR="00093C49" w:rsidRPr="007871EF">
          <w:rPr>
            <w:rStyle w:val="a3"/>
            <w:noProof/>
          </w:rPr>
          <w:t>Row style</w:t>
        </w:r>
        <w:r w:rsidR="00093C49">
          <w:rPr>
            <w:noProof/>
            <w:webHidden/>
          </w:rPr>
          <w:tab/>
        </w:r>
        <w:r w:rsidR="00093C49">
          <w:rPr>
            <w:noProof/>
            <w:webHidden/>
          </w:rPr>
          <w:fldChar w:fldCharType="begin"/>
        </w:r>
        <w:r w:rsidR="00093C49">
          <w:rPr>
            <w:noProof/>
            <w:webHidden/>
          </w:rPr>
          <w:instrText xml:space="preserve"> PAGEREF _Toc356466280 \h </w:instrText>
        </w:r>
        <w:r w:rsidR="00093C49">
          <w:rPr>
            <w:noProof/>
            <w:webHidden/>
          </w:rPr>
        </w:r>
        <w:r w:rsidR="00093C49">
          <w:rPr>
            <w:noProof/>
            <w:webHidden/>
          </w:rPr>
          <w:fldChar w:fldCharType="separate"/>
        </w:r>
        <w:r w:rsidR="00B316C6">
          <w:rPr>
            <w:noProof/>
            <w:webHidden/>
          </w:rPr>
          <w:t>88</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81" w:history="1">
        <w:r w:rsidR="00093C49" w:rsidRPr="007871EF">
          <w:rPr>
            <w:rStyle w:val="a3"/>
            <w:noProof/>
          </w:rPr>
          <w:t>3.13.8.5.</w:t>
        </w:r>
        <w:r w:rsidR="00093C49">
          <w:rPr>
            <w:rFonts w:asciiTheme="minorHAnsi" w:eastAsiaTheme="minorEastAsia" w:hAnsiTheme="minorHAnsi" w:cstheme="minorBidi"/>
            <w:noProof/>
            <w:szCs w:val="22"/>
          </w:rPr>
          <w:tab/>
        </w:r>
        <w:r w:rsidR="00093C49" w:rsidRPr="007871EF">
          <w:rPr>
            <w:rStyle w:val="a3"/>
            <w:noProof/>
          </w:rPr>
          <w:t>Row numbers</w:t>
        </w:r>
        <w:r w:rsidR="00093C49">
          <w:rPr>
            <w:noProof/>
            <w:webHidden/>
          </w:rPr>
          <w:tab/>
        </w:r>
        <w:r w:rsidR="00093C49">
          <w:rPr>
            <w:noProof/>
            <w:webHidden/>
          </w:rPr>
          <w:fldChar w:fldCharType="begin"/>
        </w:r>
        <w:r w:rsidR="00093C49">
          <w:rPr>
            <w:noProof/>
            <w:webHidden/>
          </w:rPr>
          <w:instrText xml:space="preserve"> PAGEREF _Toc356466281 \h </w:instrText>
        </w:r>
        <w:r w:rsidR="00093C49">
          <w:rPr>
            <w:noProof/>
            <w:webHidden/>
          </w:rPr>
        </w:r>
        <w:r w:rsidR="00093C49">
          <w:rPr>
            <w:noProof/>
            <w:webHidden/>
          </w:rPr>
          <w:fldChar w:fldCharType="separate"/>
        </w:r>
        <w:r w:rsidR="00B316C6">
          <w:rPr>
            <w:noProof/>
            <w:webHidden/>
          </w:rPr>
          <w:t>88</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82" w:history="1">
        <w:r w:rsidR="00093C49" w:rsidRPr="007871EF">
          <w:rPr>
            <w:rStyle w:val="a3"/>
            <w:noProof/>
          </w:rPr>
          <w:t>3.13.8.6.</w:t>
        </w:r>
        <w:r w:rsidR="00093C49">
          <w:rPr>
            <w:rFonts w:asciiTheme="minorHAnsi" w:eastAsiaTheme="minorEastAsia" w:hAnsiTheme="minorHAnsi" w:cstheme="minorBidi"/>
            <w:noProof/>
            <w:szCs w:val="22"/>
          </w:rPr>
          <w:tab/>
        </w:r>
        <w:r w:rsidR="00093C49" w:rsidRPr="007871EF">
          <w:rPr>
            <w:rStyle w:val="a3"/>
            <w:noProof/>
          </w:rPr>
          <w:t>Custom row numbers</w:t>
        </w:r>
        <w:r w:rsidR="00093C49">
          <w:rPr>
            <w:noProof/>
            <w:webHidden/>
          </w:rPr>
          <w:tab/>
        </w:r>
        <w:r w:rsidR="00093C49">
          <w:rPr>
            <w:noProof/>
            <w:webHidden/>
          </w:rPr>
          <w:fldChar w:fldCharType="begin"/>
        </w:r>
        <w:r w:rsidR="00093C49">
          <w:rPr>
            <w:noProof/>
            <w:webHidden/>
          </w:rPr>
          <w:instrText xml:space="preserve"> PAGEREF _Toc356466282 \h </w:instrText>
        </w:r>
        <w:r w:rsidR="00093C49">
          <w:rPr>
            <w:noProof/>
            <w:webHidden/>
          </w:rPr>
        </w:r>
        <w:r w:rsidR="00093C49">
          <w:rPr>
            <w:noProof/>
            <w:webHidden/>
          </w:rPr>
          <w:fldChar w:fldCharType="separate"/>
        </w:r>
        <w:r w:rsidR="00B316C6">
          <w:rPr>
            <w:noProof/>
            <w:webHidden/>
          </w:rPr>
          <w:t>89</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83" w:history="1">
        <w:r w:rsidR="00093C49" w:rsidRPr="007871EF">
          <w:rPr>
            <w:rStyle w:val="a3"/>
            <w:noProof/>
          </w:rPr>
          <w:t>3.13.8.7.</w:t>
        </w:r>
        <w:r w:rsidR="00093C49">
          <w:rPr>
            <w:rFonts w:asciiTheme="minorHAnsi" w:eastAsiaTheme="minorEastAsia" w:hAnsiTheme="minorHAnsi" w:cstheme="minorBidi"/>
            <w:noProof/>
            <w:szCs w:val="22"/>
          </w:rPr>
          <w:tab/>
        </w:r>
        <w:r w:rsidR="00093C49" w:rsidRPr="007871EF">
          <w:rPr>
            <w:rStyle w:val="a3"/>
            <w:noProof/>
          </w:rPr>
          <w:t>Alternate Row Colors</w:t>
        </w:r>
        <w:r w:rsidR="00093C49">
          <w:rPr>
            <w:noProof/>
            <w:webHidden/>
          </w:rPr>
          <w:tab/>
        </w:r>
        <w:r w:rsidR="00093C49">
          <w:rPr>
            <w:noProof/>
            <w:webHidden/>
          </w:rPr>
          <w:fldChar w:fldCharType="begin"/>
        </w:r>
        <w:r w:rsidR="00093C49">
          <w:rPr>
            <w:noProof/>
            <w:webHidden/>
          </w:rPr>
          <w:instrText xml:space="preserve"> PAGEREF _Toc356466283 \h </w:instrText>
        </w:r>
        <w:r w:rsidR="00093C49">
          <w:rPr>
            <w:noProof/>
            <w:webHidden/>
          </w:rPr>
        </w:r>
        <w:r w:rsidR="00093C49">
          <w:rPr>
            <w:noProof/>
            <w:webHidden/>
          </w:rPr>
          <w:fldChar w:fldCharType="separate"/>
        </w:r>
        <w:r w:rsidR="00B316C6">
          <w:rPr>
            <w:noProof/>
            <w:webHidden/>
          </w:rPr>
          <w:t>90</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84" w:history="1">
        <w:r w:rsidR="00093C49" w:rsidRPr="007871EF">
          <w:rPr>
            <w:rStyle w:val="a3"/>
            <w:noProof/>
          </w:rPr>
          <w:t>3.13.8.8.</w:t>
        </w:r>
        <w:r w:rsidR="00093C49">
          <w:rPr>
            <w:rFonts w:asciiTheme="minorHAnsi" w:eastAsiaTheme="minorEastAsia" w:hAnsiTheme="minorHAnsi" w:cstheme="minorBidi"/>
            <w:noProof/>
            <w:szCs w:val="22"/>
          </w:rPr>
          <w:tab/>
        </w:r>
        <w:r w:rsidR="00093C49" w:rsidRPr="007871EF">
          <w:rPr>
            <w:rStyle w:val="a3"/>
            <w:noProof/>
          </w:rPr>
          <w:t>Group</w:t>
        </w:r>
        <w:r w:rsidR="00093C49">
          <w:rPr>
            <w:noProof/>
            <w:webHidden/>
          </w:rPr>
          <w:tab/>
        </w:r>
        <w:r w:rsidR="00093C49">
          <w:rPr>
            <w:noProof/>
            <w:webHidden/>
          </w:rPr>
          <w:fldChar w:fldCharType="begin"/>
        </w:r>
        <w:r w:rsidR="00093C49">
          <w:rPr>
            <w:noProof/>
            <w:webHidden/>
          </w:rPr>
          <w:instrText xml:space="preserve"> PAGEREF _Toc356466284 \h </w:instrText>
        </w:r>
        <w:r w:rsidR="00093C49">
          <w:rPr>
            <w:noProof/>
            <w:webHidden/>
          </w:rPr>
        </w:r>
        <w:r w:rsidR="00093C49">
          <w:rPr>
            <w:noProof/>
            <w:webHidden/>
          </w:rPr>
          <w:fldChar w:fldCharType="separate"/>
        </w:r>
        <w:r w:rsidR="00B316C6">
          <w:rPr>
            <w:noProof/>
            <w:webHidden/>
          </w:rPr>
          <w:t>90</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85" w:history="1">
        <w:r w:rsidR="00093C49" w:rsidRPr="007871EF">
          <w:rPr>
            <w:rStyle w:val="a3"/>
            <w:noProof/>
          </w:rPr>
          <w:t>3.13.8.9.</w:t>
        </w:r>
        <w:r w:rsidR="00093C49">
          <w:rPr>
            <w:rFonts w:asciiTheme="minorHAnsi" w:eastAsiaTheme="minorEastAsia" w:hAnsiTheme="minorHAnsi" w:cstheme="minorBidi"/>
            <w:noProof/>
            <w:szCs w:val="22"/>
          </w:rPr>
          <w:tab/>
        </w:r>
        <w:r w:rsidR="00093C49" w:rsidRPr="007871EF">
          <w:rPr>
            <w:rStyle w:val="a3"/>
            <w:noProof/>
          </w:rPr>
          <w:t>Preview and Summary region</w:t>
        </w:r>
        <w:r w:rsidR="00093C49">
          <w:rPr>
            <w:noProof/>
            <w:webHidden/>
          </w:rPr>
          <w:tab/>
        </w:r>
        <w:r w:rsidR="00093C49">
          <w:rPr>
            <w:noProof/>
            <w:webHidden/>
          </w:rPr>
          <w:fldChar w:fldCharType="begin"/>
        </w:r>
        <w:r w:rsidR="00093C49">
          <w:rPr>
            <w:noProof/>
            <w:webHidden/>
          </w:rPr>
          <w:instrText xml:space="preserve"> PAGEREF _Toc356466285 \h </w:instrText>
        </w:r>
        <w:r w:rsidR="00093C49">
          <w:rPr>
            <w:noProof/>
            <w:webHidden/>
          </w:rPr>
        </w:r>
        <w:r w:rsidR="00093C49">
          <w:rPr>
            <w:noProof/>
            <w:webHidden/>
          </w:rPr>
          <w:fldChar w:fldCharType="separate"/>
        </w:r>
        <w:r w:rsidR="00B316C6">
          <w:rPr>
            <w:noProof/>
            <w:webHidden/>
          </w:rPr>
          <w:t>91</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86" w:history="1">
        <w:r w:rsidR="00093C49" w:rsidRPr="007871EF">
          <w:rPr>
            <w:rStyle w:val="a3"/>
            <w:noProof/>
          </w:rPr>
          <w:t>3.13.8.10.</w:t>
        </w:r>
        <w:r w:rsidR="00093C49">
          <w:rPr>
            <w:rFonts w:asciiTheme="minorHAnsi" w:eastAsiaTheme="minorEastAsia" w:hAnsiTheme="minorHAnsi" w:cstheme="minorBidi"/>
            <w:noProof/>
            <w:szCs w:val="22"/>
          </w:rPr>
          <w:tab/>
        </w:r>
        <w:r w:rsidR="00093C49" w:rsidRPr="007871EF">
          <w:rPr>
            <w:rStyle w:val="a3"/>
            <w:noProof/>
          </w:rPr>
          <w:t>Update row dynamically</w:t>
        </w:r>
        <w:r w:rsidR="00093C49">
          <w:rPr>
            <w:noProof/>
            <w:webHidden/>
          </w:rPr>
          <w:tab/>
        </w:r>
        <w:r w:rsidR="00093C49">
          <w:rPr>
            <w:noProof/>
            <w:webHidden/>
          </w:rPr>
          <w:fldChar w:fldCharType="begin"/>
        </w:r>
        <w:r w:rsidR="00093C49">
          <w:rPr>
            <w:noProof/>
            <w:webHidden/>
          </w:rPr>
          <w:instrText xml:space="preserve"> PAGEREF _Toc356466286 \h </w:instrText>
        </w:r>
        <w:r w:rsidR="00093C49">
          <w:rPr>
            <w:noProof/>
            <w:webHidden/>
          </w:rPr>
        </w:r>
        <w:r w:rsidR="00093C49">
          <w:rPr>
            <w:noProof/>
            <w:webHidden/>
          </w:rPr>
          <w:fldChar w:fldCharType="separate"/>
        </w:r>
        <w:r w:rsidR="00B316C6">
          <w:rPr>
            <w:noProof/>
            <w:webHidden/>
          </w:rPr>
          <w:t>92</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287" w:history="1">
        <w:r w:rsidR="00093C49" w:rsidRPr="007871EF">
          <w:rPr>
            <w:rStyle w:val="a3"/>
            <w:noProof/>
          </w:rPr>
          <w:t>3.13.9.</w:t>
        </w:r>
        <w:r w:rsidR="00093C49">
          <w:rPr>
            <w:rFonts w:asciiTheme="minorHAnsi" w:eastAsiaTheme="minorEastAsia" w:hAnsiTheme="minorHAnsi" w:cstheme="minorBidi"/>
            <w:noProof/>
            <w:szCs w:val="22"/>
          </w:rPr>
          <w:tab/>
        </w:r>
        <w:r w:rsidR="00093C49" w:rsidRPr="007871EF">
          <w:rPr>
            <w:rStyle w:val="a3"/>
            <w:noProof/>
          </w:rPr>
          <w:t>Cell config</w:t>
        </w:r>
        <w:r w:rsidR="00093C49">
          <w:rPr>
            <w:noProof/>
            <w:webHidden/>
          </w:rPr>
          <w:tab/>
        </w:r>
        <w:r w:rsidR="00093C49">
          <w:rPr>
            <w:noProof/>
            <w:webHidden/>
          </w:rPr>
          <w:fldChar w:fldCharType="begin"/>
        </w:r>
        <w:r w:rsidR="00093C49">
          <w:rPr>
            <w:noProof/>
            <w:webHidden/>
          </w:rPr>
          <w:instrText xml:space="preserve"> PAGEREF _Toc356466287 \h </w:instrText>
        </w:r>
        <w:r w:rsidR="00093C49">
          <w:rPr>
            <w:noProof/>
            <w:webHidden/>
          </w:rPr>
        </w:r>
        <w:r w:rsidR="00093C49">
          <w:rPr>
            <w:noProof/>
            <w:webHidden/>
          </w:rPr>
          <w:fldChar w:fldCharType="separate"/>
        </w:r>
        <w:r w:rsidR="00B316C6">
          <w:rPr>
            <w:noProof/>
            <w:webHidden/>
          </w:rPr>
          <w:t>93</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88" w:history="1">
        <w:r w:rsidR="00093C49" w:rsidRPr="007871EF">
          <w:rPr>
            <w:rStyle w:val="a3"/>
            <w:noProof/>
          </w:rPr>
          <w:t>3.13.9.1.</w:t>
        </w:r>
        <w:r w:rsidR="00093C49">
          <w:rPr>
            <w:rFonts w:asciiTheme="minorHAnsi" w:eastAsiaTheme="minorEastAsia" w:hAnsiTheme="minorHAnsi" w:cstheme="minorBidi"/>
            <w:noProof/>
            <w:szCs w:val="22"/>
          </w:rPr>
          <w:tab/>
        </w:r>
        <w:r w:rsidR="00093C49" w:rsidRPr="007871EF">
          <w:rPr>
            <w:rStyle w:val="a3"/>
            <w:noProof/>
          </w:rPr>
          <w:t>Cell types</w:t>
        </w:r>
        <w:r w:rsidR="00093C49">
          <w:rPr>
            <w:noProof/>
            <w:webHidden/>
          </w:rPr>
          <w:tab/>
        </w:r>
        <w:r w:rsidR="00093C49">
          <w:rPr>
            <w:noProof/>
            <w:webHidden/>
          </w:rPr>
          <w:fldChar w:fldCharType="begin"/>
        </w:r>
        <w:r w:rsidR="00093C49">
          <w:rPr>
            <w:noProof/>
            <w:webHidden/>
          </w:rPr>
          <w:instrText xml:space="preserve"> PAGEREF _Toc356466288 \h </w:instrText>
        </w:r>
        <w:r w:rsidR="00093C49">
          <w:rPr>
            <w:noProof/>
            <w:webHidden/>
          </w:rPr>
        </w:r>
        <w:r w:rsidR="00093C49">
          <w:rPr>
            <w:noProof/>
            <w:webHidden/>
          </w:rPr>
          <w:fldChar w:fldCharType="separate"/>
        </w:r>
        <w:r w:rsidR="00B316C6">
          <w:rPr>
            <w:noProof/>
            <w:webHidden/>
          </w:rPr>
          <w:t>93</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89" w:history="1">
        <w:r w:rsidR="00093C49" w:rsidRPr="007871EF">
          <w:rPr>
            <w:rStyle w:val="a3"/>
            <w:noProof/>
          </w:rPr>
          <w:t>3.13.9.2.</w:t>
        </w:r>
        <w:r w:rsidR="00093C49">
          <w:rPr>
            <w:rFonts w:asciiTheme="minorHAnsi" w:eastAsiaTheme="minorEastAsia" w:hAnsiTheme="minorHAnsi" w:cstheme="minorBidi"/>
            <w:noProof/>
            <w:szCs w:val="22"/>
          </w:rPr>
          <w:tab/>
        </w:r>
        <w:r w:rsidR="00093C49" w:rsidRPr="007871EF">
          <w:rPr>
            <w:rStyle w:val="a3"/>
            <w:noProof/>
          </w:rPr>
          <w:t>Cell style</w:t>
        </w:r>
        <w:r w:rsidR="00093C49">
          <w:rPr>
            <w:noProof/>
            <w:webHidden/>
          </w:rPr>
          <w:tab/>
        </w:r>
        <w:r w:rsidR="00093C49">
          <w:rPr>
            <w:noProof/>
            <w:webHidden/>
          </w:rPr>
          <w:fldChar w:fldCharType="begin"/>
        </w:r>
        <w:r w:rsidR="00093C49">
          <w:rPr>
            <w:noProof/>
            <w:webHidden/>
          </w:rPr>
          <w:instrText xml:space="preserve"> PAGEREF _Toc356466289 \h </w:instrText>
        </w:r>
        <w:r w:rsidR="00093C49">
          <w:rPr>
            <w:noProof/>
            <w:webHidden/>
          </w:rPr>
        </w:r>
        <w:r w:rsidR="00093C49">
          <w:rPr>
            <w:noProof/>
            <w:webHidden/>
          </w:rPr>
          <w:fldChar w:fldCharType="separate"/>
        </w:r>
        <w:r w:rsidR="00B316C6">
          <w:rPr>
            <w:noProof/>
            <w:webHidden/>
          </w:rPr>
          <w:t>94</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90" w:history="1">
        <w:r w:rsidR="00093C49" w:rsidRPr="007871EF">
          <w:rPr>
            <w:rStyle w:val="a3"/>
            <w:noProof/>
          </w:rPr>
          <w:t>3.13.9.3.</w:t>
        </w:r>
        <w:r w:rsidR="00093C49">
          <w:rPr>
            <w:rFonts w:asciiTheme="minorHAnsi" w:eastAsiaTheme="minorEastAsia" w:hAnsiTheme="minorHAnsi" w:cstheme="minorBidi"/>
            <w:noProof/>
            <w:szCs w:val="22"/>
          </w:rPr>
          <w:tab/>
        </w:r>
        <w:r w:rsidR="00093C49" w:rsidRPr="007871EF">
          <w:rPr>
            <w:rStyle w:val="a3"/>
            <w:noProof/>
          </w:rPr>
          <w:t>Update cell dynamically</w:t>
        </w:r>
        <w:r w:rsidR="00093C49">
          <w:rPr>
            <w:noProof/>
            <w:webHidden/>
          </w:rPr>
          <w:tab/>
        </w:r>
        <w:r w:rsidR="00093C49">
          <w:rPr>
            <w:noProof/>
            <w:webHidden/>
          </w:rPr>
          <w:fldChar w:fldCharType="begin"/>
        </w:r>
        <w:r w:rsidR="00093C49">
          <w:rPr>
            <w:noProof/>
            <w:webHidden/>
          </w:rPr>
          <w:instrText xml:space="preserve"> PAGEREF _Toc356466290 \h </w:instrText>
        </w:r>
        <w:r w:rsidR="00093C49">
          <w:rPr>
            <w:noProof/>
            <w:webHidden/>
          </w:rPr>
        </w:r>
        <w:r w:rsidR="00093C49">
          <w:rPr>
            <w:noProof/>
            <w:webHidden/>
          </w:rPr>
          <w:fldChar w:fldCharType="separate"/>
        </w:r>
        <w:r w:rsidR="00B316C6">
          <w:rPr>
            <w:noProof/>
            <w:webHidden/>
          </w:rPr>
          <w:t>95</w:t>
        </w:r>
        <w:r w:rsidR="00093C49">
          <w:rPr>
            <w:noProof/>
            <w:webHidden/>
          </w:rPr>
          <w:fldChar w:fldCharType="end"/>
        </w:r>
      </w:hyperlink>
    </w:p>
    <w:p w:rsidR="00093C49" w:rsidRDefault="005953FB">
      <w:pPr>
        <w:pStyle w:val="30"/>
        <w:tabs>
          <w:tab w:val="left" w:pos="2100"/>
          <w:tab w:val="right" w:leader="dot" w:pos="8494"/>
        </w:tabs>
        <w:rPr>
          <w:rFonts w:asciiTheme="minorHAnsi" w:eastAsiaTheme="minorEastAsia" w:hAnsiTheme="minorHAnsi" w:cstheme="minorBidi"/>
          <w:noProof/>
          <w:szCs w:val="22"/>
        </w:rPr>
      </w:pPr>
      <w:hyperlink w:anchor="_Toc356466291" w:history="1">
        <w:r w:rsidR="00093C49" w:rsidRPr="007871EF">
          <w:rPr>
            <w:rStyle w:val="a3"/>
            <w:noProof/>
          </w:rPr>
          <w:t>3.13.10.</w:t>
        </w:r>
        <w:r w:rsidR="00093C49">
          <w:rPr>
            <w:rFonts w:asciiTheme="minorHAnsi" w:eastAsiaTheme="minorEastAsia" w:hAnsiTheme="minorHAnsi" w:cstheme="minorBidi"/>
            <w:noProof/>
            <w:szCs w:val="22"/>
          </w:rPr>
          <w:tab/>
        </w:r>
        <w:r w:rsidR="00093C49" w:rsidRPr="007871EF">
          <w:rPr>
            <w:rStyle w:val="a3"/>
            <w:noProof/>
          </w:rPr>
          <w:t>Editable</w:t>
        </w:r>
        <w:r w:rsidR="00093C49">
          <w:rPr>
            <w:noProof/>
            <w:webHidden/>
          </w:rPr>
          <w:tab/>
        </w:r>
        <w:r w:rsidR="00093C49">
          <w:rPr>
            <w:noProof/>
            <w:webHidden/>
          </w:rPr>
          <w:fldChar w:fldCharType="begin"/>
        </w:r>
        <w:r w:rsidR="00093C49">
          <w:rPr>
            <w:noProof/>
            <w:webHidden/>
          </w:rPr>
          <w:instrText xml:space="preserve"> PAGEREF _Toc356466291 \h </w:instrText>
        </w:r>
        <w:r w:rsidR="00093C49">
          <w:rPr>
            <w:noProof/>
            <w:webHidden/>
          </w:rPr>
        </w:r>
        <w:r w:rsidR="00093C49">
          <w:rPr>
            <w:noProof/>
            <w:webHidden/>
          </w:rPr>
          <w:fldChar w:fldCharType="separate"/>
        </w:r>
        <w:r w:rsidR="00B316C6">
          <w:rPr>
            <w:noProof/>
            <w:webHidden/>
          </w:rPr>
          <w:t>95</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92" w:history="1">
        <w:r w:rsidR="00093C49" w:rsidRPr="007871EF">
          <w:rPr>
            <w:rStyle w:val="a3"/>
            <w:noProof/>
          </w:rPr>
          <w:t>3.13.10.1.</w:t>
        </w:r>
        <w:r w:rsidR="00093C49">
          <w:rPr>
            <w:rFonts w:asciiTheme="minorHAnsi" w:eastAsiaTheme="minorEastAsia" w:hAnsiTheme="minorHAnsi" w:cstheme="minorBidi"/>
            <w:noProof/>
            <w:szCs w:val="22"/>
          </w:rPr>
          <w:tab/>
        </w:r>
        <w:r w:rsidR="00093C49" w:rsidRPr="007871EF">
          <w:rPr>
            <w:rStyle w:val="a3"/>
            <w:noProof/>
          </w:rPr>
          <w:t>Editable TreeGrid</w:t>
        </w:r>
        <w:r w:rsidR="00093C49">
          <w:rPr>
            <w:noProof/>
            <w:webHidden/>
          </w:rPr>
          <w:tab/>
        </w:r>
        <w:r w:rsidR="00093C49">
          <w:rPr>
            <w:noProof/>
            <w:webHidden/>
          </w:rPr>
          <w:fldChar w:fldCharType="begin"/>
        </w:r>
        <w:r w:rsidR="00093C49">
          <w:rPr>
            <w:noProof/>
            <w:webHidden/>
          </w:rPr>
          <w:instrText xml:space="preserve"> PAGEREF _Toc356466292 \h </w:instrText>
        </w:r>
        <w:r w:rsidR="00093C49">
          <w:rPr>
            <w:noProof/>
            <w:webHidden/>
          </w:rPr>
        </w:r>
        <w:r w:rsidR="00093C49">
          <w:rPr>
            <w:noProof/>
            <w:webHidden/>
          </w:rPr>
          <w:fldChar w:fldCharType="separate"/>
        </w:r>
        <w:r w:rsidR="00B316C6">
          <w:rPr>
            <w:noProof/>
            <w:webHidden/>
          </w:rPr>
          <w:t>96</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93" w:history="1">
        <w:r w:rsidR="00093C49" w:rsidRPr="007871EF">
          <w:rPr>
            <w:rStyle w:val="a3"/>
            <w:noProof/>
          </w:rPr>
          <w:t>3.13.10.2.</w:t>
        </w:r>
        <w:r w:rsidR="00093C49">
          <w:rPr>
            <w:rFonts w:asciiTheme="minorHAnsi" w:eastAsiaTheme="minorEastAsia" w:hAnsiTheme="minorHAnsi" w:cstheme="minorBidi"/>
            <w:noProof/>
            <w:szCs w:val="22"/>
          </w:rPr>
          <w:tab/>
        </w:r>
        <w:r w:rsidR="00093C49" w:rsidRPr="007871EF">
          <w:rPr>
            <w:rStyle w:val="a3"/>
            <w:noProof/>
          </w:rPr>
          <w:t>Editable column</w:t>
        </w:r>
        <w:r w:rsidR="00093C49">
          <w:rPr>
            <w:noProof/>
            <w:webHidden/>
          </w:rPr>
          <w:tab/>
        </w:r>
        <w:r w:rsidR="00093C49">
          <w:rPr>
            <w:noProof/>
            <w:webHidden/>
          </w:rPr>
          <w:fldChar w:fldCharType="begin"/>
        </w:r>
        <w:r w:rsidR="00093C49">
          <w:rPr>
            <w:noProof/>
            <w:webHidden/>
          </w:rPr>
          <w:instrText xml:space="preserve"> PAGEREF _Toc356466293 \h </w:instrText>
        </w:r>
        <w:r w:rsidR="00093C49">
          <w:rPr>
            <w:noProof/>
            <w:webHidden/>
          </w:rPr>
        </w:r>
        <w:r w:rsidR="00093C49">
          <w:rPr>
            <w:noProof/>
            <w:webHidden/>
          </w:rPr>
          <w:fldChar w:fldCharType="separate"/>
        </w:r>
        <w:r w:rsidR="00B316C6">
          <w:rPr>
            <w:noProof/>
            <w:webHidden/>
          </w:rPr>
          <w:t>96</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94" w:history="1">
        <w:r w:rsidR="00093C49" w:rsidRPr="007871EF">
          <w:rPr>
            <w:rStyle w:val="a3"/>
            <w:noProof/>
          </w:rPr>
          <w:t>3.13.10.3.</w:t>
        </w:r>
        <w:r w:rsidR="00093C49">
          <w:rPr>
            <w:rFonts w:asciiTheme="minorHAnsi" w:eastAsiaTheme="minorEastAsia" w:hAnsiTheme="minorHAnsi" w:cstheme="minorBidi"/>
            <w:noProof/>
            <w:szCs w:val="22"/>
          </w:rPr>
          <w:tab/>
        </w:r>
        <w:r w:rsidR="00093C49" w:rsidRPr="007871EF">
          <w:rPr>
            <w:rStyle w:val="a3"/>
            <w:noProof/>
          </w:rPr>
          <w:t>Editable row</w:t>
        </w:r>
        <w:r w:rsidR="00093C49">
          <w:rPr>
            <w:noProof/>
            <w:webHidden/>
          </w:rPr>
          <w:tab/>
        </w:r>
        <w:r w:rsidR="00093C49">
          <w:rPr>
            <w:noProof/>
            <w:webHidden/>
          </w:rPr>
          <w:fldChar w:fldCharType="begin"/>
        </w:r>
        <w:r w:rsidR="00093C49">
          <w:rPr>
            <w:noProof/>
            <w:webHidden/>
          </w:rPr>
          <w:instrText xml:space="preserve"> PAGEREF _Toc356466294 \h </w:instrText>
        </w:r>
        <w:r w:rsidR="00093C49">
          <w:rPr>
            <w:noProof/>
            <w:webHidden/>
          </w:rPr>
        </w:r>
        <w:r w:rsidR="00093C49">
          <w:rPr>
            <w:noProof/>
            <w:webHidden/>
          </w:rPr>
          <w:fldChar w:fldCharType="separate"/>
        </w:r>
        <w:r w:rsidR="00B316C6">
          <w:rPr>
            <w:noProof/>
            <w:webHidden/>
          </w:rPr>
          <w:t>97</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95" w:history="1">
        <w:r w:rsidR="00093C49" w:rsidRPr="007871EF">
          <w:rPr>
            <w:rStyle w:val="a3"/>
            <w:noProof/>
          </w:rPr>
          <w:t>3.13.10.4.</w:t>
        </w:r>
        <w:r w:rsidR="00093C49">
          <w:rPr>
            <w:rFonts w:asciiTheme="minorHAnsi" w:eastAsiaTheme="minorEastAsia" w:hAnsiTheme="minorHAnsi" w:cstheme="minorBidi"/>
            <w:noProof/>
            <w:szCs w:val="22"/>
          </w:rPr>
          <w:tab/>
        </w:r>
        <w:r w:rsidR="00093C49" w:rsidRPr="007871EF">
          <w:rPr>
            <w:rStyle w:val="a3"/>
            <w:noProof/>
          </w:rPr>
          <w:t>Editable cell</w:t>
        </w:r>
        <w:r w:rsidR="00093C49">
          <w:rPr>
            <w:noProof/>
            <w:webHidden/>
          </w:rPr>
          <w:tab/>
        </w:r>
        <w:r w:rsidR="00093C49">
          <w:rPr>
            <w:noProof/>
            <w:webHidden/>
          </w:rPr>
          <w:fldChar w:fldCharType="begin"/>
        </w:r>
        <w:r w:rsidR="00093C49">
          <w:rPr>
            <w:noProof/>
            <w:webHidden/>
          </w:rPr>
          <w:instrText xml:space="preserve"> PAGEREF _Toc356466295 \h </w:instrText>
        </w:r>
        <w:r w:rsidR="00093C49">
          <w:rPr>
            <w:noProof/>
            <w:webHidden/>
          </w:rPr>
        </w:r>
        <w:r w:rsidR="00093C49">
          <w:rPr>
            <w:noProof/>
            <w:webHidden/>
          </w:rPr>
          <w:fldChar w:fldCharType="separate"/>
        </w:r>
        <w:r w:rsidR="00B316C6">
          <w:rPr>
            <w:noProof/>
            <w:webHidden/>
          </w:rPr>
          <w:t>97</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96" w:history="1">
        <w:r w:rsidR="00093C49" w:rsidRPr="007871EF">
          <w:rPr>
            <w:rStyle w:val="a3"/>
            <w:noProof/>
          </w:rPr>
          <w:t>3.13.10.5.</w:t>
        </w:r>
        <w:r w:rsidR="00093C49">
          <w:rPr>
            <w:rFonts w:asciiTheme="minorHAnsi" w:eastAsiaTheme="minorEastAsia" w:hAnsiTheme="minorHAnsi" w:cstheme="minorBidi"/>
            <w:noProof/>
            <w:szCs w:val="22"/>
          </w:rPr>
          <w:tab/>
        </w:r>
        <w:r w:rsidR="00093C49" w:rsidRPr="007871EF">
          <w:rPr>
            <w:rStyle w:val="a3"/>
            <w:noProof/>
          </w:rPr>
          <w:t>The Editor</w:t>
        </w:r>
        <w:r w:rsidR="00093C49">
          <w:rPr>
            <w:noProof/>
            <w:webHidden/>
          </w:rPr>
          <w:tab/>
        </w:r>
        <w:r w:rsidR="00093C49">
          <w:rPr>
            <w:noProof/>
            <w:webHidden/>
          </w:rPr>
          <w:fldChar w:fldCharType="begin"/>
        </w:r>
        <w:r w:rsidR="00093C49">
          <w:rPr>
            <w:noProof/>
            <w:webHidden/>
          </w:rPr>
          <w:instrText xml:space="preserve"> PAGEREF _Toc356466296 \h </w:instrText>
        </w:r>
        <w:r w:rsidR="00093C49">
          <w:rPr>
            <w:noProof/>
            <w:webHidden/>
          </w:rPr>
        </w:r>
        <w:r w:rsidR="00093C49">
          <w:rPr>
            <w:noProof/>
            <w:webHidden/>
          </w:rPr>
          <w:fldChar w:fldCharType="separate"/>
        </w:r>
        <w:r w:rsidR="00B316C6">
          <w:rPr>
            <w:noProof/>
            <w:webHidden/>
          </w:rPr>
          <w:t>98</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297" w:history="1">
        <w:r w:rsidR="00093C49" w:rsidRPr="007871EF">
          <w:rPr>
            <w:rStyle w:val="a3"/>
            <w:noProof/>
          </w:rPr>
          <w:t>3.13.10.6.</w:t>
        </w:r>
        <w:r w:rsidR="00093C49">
          <w:rPr>
            <w:rFonts w:asciiTheme="minorHAnsi" w:eastAsiaTheme="minorEastAsia" w:hAnsiTheme="minorHAnsi" w:cstheme="minorBidi"/>
            <w:noProof/>
            <w:szCs w:val="22"/>
          </w:rPr>
          <w:tab/>
        </w:r>
        <w:r w:rsidR="00093C49" w:rsidRPr="007871EF">
          <w:rPr>
            <w:rStyle w:val="a3"/>
            <w:noProof/>
          </w:rPr>
          <w:t>Custom the editor</w:t>
        </w:r>
        <w:r w:rsidR="00093C49">
          <w:rPr>
            <w:noProof/>
            <w:webHidden/>
          </w:rPr>
          <w:tab/>
        </w:r>
        <w:r w:rsidR="00093C49">
          <w:rPr>
            <w:noProof/>
            <w:webHidden/>
          </w:rPr>
          <w:fldChar w:fldCharType="begin"/>
        </w:r>
        <w:r w:rsidR="00093C49">
          <w:rPr>
            <w:noProof/>
            <w:webHidden/>
          </w:rPr>
          <w:instrText xml:space="preserve"> PAGEREF _Toc356466297 \h </w:instrText>
        </w:r>
        <w:r w:rsidR="00093C49">
          <w:rPr>
            <w:noProof/>
            <w:webHidden/>
          </w:rPr>
        </w:r>
        <w:r w:rsidR="00093C49">
          <w:rPr>
            <w:noProof/>
            <w:webHidden/>
          </w:rPr>
          <w:fldChar w:fldCharType="separate"/>
        </w:r>
        <w:r w:rsidR="00B316C6">
          <w:rPr>
            <w:noProof/>
            <w:webHidden/>
          </w:rPr>
          <w:t>99</w:t>
        </w:r>
        <w:r w:rsidR="00093C49">
          <w:rPr>
            <w:noProof/>
            <w:webHidden/>
          </w:rPr>
          <w:fldChar w:fldCharType="end"/>
        </w:r>
      </w:hyperlink>
    </w:p>
    <w:p w:rsidR="00093C49" w:rsidRDefault="005953FB">
      <w:pPr>
        <w:pStyle w:val="30"/>
        <w:tabs>
          <w:tab w:val="left" w:pos="2100"/>
          <w:tab w:val="right" w:leader="dot" w:pos="8494"/>
        </w:tabs>
        <w:rPr>
          <w:rFonts w:asciiTheme="minorHAnsi" w:eastAsiaTheme="minorEastAsia" w:hAnsiTheme="minorHAnsi" w:cstheme="minorBidi"/>
          <w:noProof/>
          <w:szCs w:val="22"/>
        </w:rPr>
      </w:pPr>
      <w:hyperlink w:anchor="_Toc356466298" w:history="1">
        <w:r w:rsidR="00093C49" w:rsidRPr="007871EF">
          <w:rPr>
            <w:rStyle w:val="a3"/>
            <w:noProof/>
          </w:rPr>
          <w:t>3.13.11.</w:t>
        </w:r>
        <w:r w:rsidR="00093C49">
          <w:rPr>
            <w:rFonts w:asciiTheme="minorHAnsi" w:eastAsiaTheme="minorEastAsia" w:hAnsiTheme="minorHAnsi" w:cstheme="minorBidi"/>
            <w:noProof/>
            <w:szCs w:val="22"/>
          </w:rPr>
          <w:tab/>
        </w:r>
        <w:r w:rsidR="00093C49" w:rsidRPr="007871EF">
          <w:rPr>
            <w:rStyle w:val="a3"/>
            <w:noProof/>
          </w:rPr>
          <w:t>Add/Remove rows</w:t>
        </w:r>
        <w:r w:rsidR="00093C49">
          <w:rPr>
            <w:noProof/>
            <w:webHidden/>
          </w:rPr>
          <w:tab/>
        </w:r>
        <w:r w:rsidR="00093C49">
          <w:rPr>
            <w:noProof/>
            <w:webHidden/>
          </w:rPr>
          <w:fldChar w:fldCharType="begin"/>
        </w:r>
        <w:r w:rsidR="00093C49">
          <w:rPr>
            <w:noProof/>
            <w:webHidden/>
          </w:rPr>
          <w:instrText xml:space="preserve"> PAGEREF _Toc356466298 \h </w:instrText>
        </w:r>
        <w:r w:rsidR="00093C49">
          <w:rPr>
            <w:noProof/>
            <w:webHidden/>
          </w:rPr>
        </w:r>
        <w:r w:rsidR="00093C49">
          <w:rPr>
            <w:noProof/>
            <w:webHidden/>
          </w:rPr>
          <w:fldChar w:fldCharType="separate"/>
        </w:r>
        <w:r w:rsidR="00B316C6">
          <w:rPr>
            <w:noProof/>
            <w:webHidden/>
          </w:rPr>
          <w:t>100</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299" w:history="1">
        <w:r w:rsidR="00093C49" w:rsidRPr="007871EF">
          <w:rPr>
            <w:rStyle w:val="a3"/>
            <w:noProof/>
          </w:rPr>
          <w:t>3.14.</w:t>
        </w:r>
        <w:r w:rsidR="00093C49">
          <w:rPr>
            <w:rFonts w:asciiTheme="minorHAnsi" w:eastAsiaTheme="minorEastAsia" w:hAnsiTheme="minorHAnsi" w:cstheme="minorBidi"/>
            <w:noProof/>
            <w:szCs w:val="22"/>
          </w:rPr>
          <w:tab/>
        </w:r>
        <w:r w:rsidR="00093C49" w:rsidRPr="007871EF">
          <w:rPr>
            <w:rStyle w:val="a3"/>
            <w:noProof/>
          </w:rPr>
          <w:t>Other standard controls</w:t>
        </w:r>
        <w:r w:rsidR="00093C49">
          <w:rPr>
            <w:noProof/>
            <w:webHidden/>
          </w:rPr>
          <w:tab/>
        </w:r>
        <w:r w:rsidR="00093C49">
          <w:rPr>
            <w:noProof/>
            <w:webHidden/>
          </w:rPr>
          <w:fldChar w:fldCharType="begin"/>
        </w:r>
        <w:r w:rsidR="00093C49">
          <w:rPr>
            <w:noProof/>
            <w:webHidden/>
          </w:rPr>
          <w:instrText xml:space="preserve"> PAGEREF _Toc356466299 \h </w:instrText>
        </w:r>
        <w:r w:rsidR="00093C49">
          <w:rPr>
            <w:noProof/>
            <w:webHidden/>
          </w:rPr>
        </w:r>
        <w:r w:rsidR="00093C49">
          <w:rPr>
            <w:noProof/>
            <w:webHidden/>
          </w:rPr>
          <w:fldChar w:fldCharType="separate"/>
        </w:r>
        <w:r w:rsidR="00B316C6">
          <w:rPr>
            <w:noProof/>
            <w:webHidden/>
          </w:rPr>
          <w:t>101</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00" w:history="1">
        <w:r w:rsidR="00093C49" w:rsidRPr="007871EF">
          <w:rPr>
            <w:rStyle w:val="a3"/>
            <w:noProof/>
          </w:rPr>
          <w:t>3.14.1.</w:t>
        </w:r>
        <w:r w:rsidR="00093C49">
          <w:rPr>
            <w:rFonts w:asciiTheme="minorHAnsi" w:eastAsiaTheme="minorEastAsia" w:hAnsiTheme="minorHAnsi" w:cstheme="minorBidi"/>
            <w:noProof/>
            <w:szCs w:val="22"/>
          </w:rPr>
          <w:tab/>
        </w:r>
        <w:r w:rsidR="00093C49" w:rsidRPr="007871EF">
          <w:rPr>
            <w:rStyle w:val="a3"/>
            <w:noProof/>
          </w:rPr>
          <w:t>ProgressBar</w:t>
        </w:r>
        <w:r w:rsidR="00093C49">
          <w:rPr>
            <w:noProof/>
            <w:webHidden/>
          </w:rPr>
          <w:tab/>
        </w:r>
        <w:r w:rsidR="00093C49">
          <w:rPr>
            <w:noProof/>
            <w:webHidden/>
          </w:rPr>
          <w:fldChar w:fldCharType="begin"/>
        </w:r>
        <w:r w:rsidR="00093C49">
          <w:rPr>
            <w:noProof/>
            <w:webHidden/>
          </w:rPr>
          <w:instrText xml:space="preserve"> PAGEREF _Toc356466300 \h </w:instrText>
        </w:r>
        <w:r w:rsidR="00093C49">
          <w:rPr>
            <w:noProof/>
            <w:webHidden/>
          </w:rPr>
        </w:r>
        <w:r w:rsidR="00093C49">
          <w:rPr>
            <w:noProof/>
            <w:webHidden/>
          </w:rPr>
          <w:fldChar w:fldCharType="separate"/>
        </w:r>
        <w:r w:rsidR="00B316C6">
          <w:rPr>
            <w:noProof/>
            <w:webHidden/>
          </w:rPr>
          <w:t>101</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01" w:history="1">
        <w:r w:rsidR="00093C49" w:rsidRPr="007871EF">
          <w:rPr>
            <w:rStyle w:val="a3"/>
            <w:noProof/>
          </w:rPr>
          <w:t>3.14.2.</w:t>
        </w:r>
        <w:r w:rsidR="00093C49">
          <w:rPr>
            <w:rFonts w:asciiTheme="minorHAnsi" w:eastAsiaTheme="minorEastAsia" w:hAnsiTheme="minorHAnsi" w:cstheme="minorBidi"/>
            <w:noProof/>
            <w:szCs w:val="22"/>
          </w:rPr>
          <w:tab/>
        </w:r>
        <w:r w:rsidR="00093C49" w:rsidRPr="007871EF">
          <w:rPr>
            <w:rStyle w:val="a3"/>
            <w:noProof/>
          </w:rPr>
          <w:t>Slider</w:t>
        </w:r>
        <w:r w:rsidR="00093C49">
          <w:rPr>
            <w:noProof/>
            <w:webHidden/>
          </w:rPr>
          <w:tab/>
        </w:r>
        <w:r w:rsidR="00093C49">
          <w:rPr>
            <w:noProof/>
            <w:webHidden/>
          </w:rPr>
          <w:fldChar w:fldCharType="begin"/>
        </w:r>
        <w:r w:rsidR="00093C49">
          <w:rPr>
            <w:noProof/>
            <w:webHidden/>
          </w:rPr>
          <w:instrText xml:space="preserve"> PAGEREF _Toc356466301 \h </w:instrText>
        </w:r>
        <w:r w:rsidR="00093C49">
          <w:rPr>
            <w:noProof/>
            <w:webHidden/>
          </w:rPr>
        </w:r>
        <w:r w:rsidR="00093C49">
          <w:rPr>
            <w:noProof/>
            <w:webHidden/>
          </w:rPr>
          <w:fldChar w:fldCharType="separate"/>
        </w:r>
        <w:r w:rsidR="00B316C6">
          <w:rPr>
            <w:noProof/>
            <w:webHidden/>
          </w:rPr>
          <w:t>102</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02" w:history="1">
        <w:r w:rsidR="00093C49" w:rsidRPr="007871EF">
          <w:rPr>
            <w:rStyle w:val="a3"/>
            <w:noProof/>
          </w:rPr>
          <w:t>3.14.3.</w:t>
        </w:r>
        <w:r w:rsidR="00093C49">
          <w:rPr>
            <w:rFonts w:asciiTheme="minorHAnsi" w:eastAsiaTheme="minorEastAsia" w:hAnsiTheme="minorHAnsi" w:cstheme="minorBidi"/>
            <w:noProof/>
            <w:szCs w:val="22"/>
          </w:rPr>
          <w:tab/>
        </w:r>
        <w:r w:rsidR="00093C49" w:rsidRPr="007871EF">
          <w:rPr>
            <w:rStyle w:val="a3"/>
            <w:noProof/>
          </w:rPr>
          <w:t>Image</w:t>
        </w:r>
        <w:r w:rsidR="00093C49">
          <w:rPr>
            <w:noProof/>
            <w:webHidden/>
          </w:rPr>
          <w:tab/>
        </w:r>
        <w:r w:rsidR="00093C49">
          <w:rPr>
            <w:noProof/>
            <w:webHidden/>
          </w:rPr>
          <w:fldChar w:fldCharType="begin"/>
        </w:r>
        <w:r w:rsidR="00093C49">
          <w:rPr>
            <w:noProof/>
            <w:webHidden/>
          </w:rPr>
          <w:instrText xml:space="preserve"> PAGEREF _Toc356466302 \h </w:instrText>
        </w:r>
        <w:r w:rsidR="00093C49">
          <w:rPr>
            <w:noProof/>
            <w:webHidden/>
          </w:rPr>
        </w:r>
        <w:r w:rsidR="00093C49">
          <w:rPr>
            <w:noProof/>
            <w:webHidden/>
          </w:rPr>
          <w:fldChar w:fldCharType="separate"/>
        </w:r>
        <w:r w:rsidR="00B316C6">
          <w:rPr>
            <w:noProof/>
            <w:webHidden/>
          </w:rPr>
          <w:t>103</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03" w:history="1">
        <w:r w:rsidR="00093C49" w:rsidRPr="007871EF">
          <w:rPr>
            <w:rStyle w:val="a3"/>
            <w:noProof/>
          </w:rPr>
          <w:t>3.14.4.</w:t>
        </w:r>
        <w:r w:rsidR="00093C49">
          <w:rPr>
            <w:rFonts w:asciiTheme="minorHAnsi" w:eastAsiaTheme="minorEastAsia" w:hAnsiTheme="minorHAnsi" w:cstheme="minorBidi"/>
            <w:noProof/>
            <w:szCs w:val="22"/>
          </w:rPr>
          <w:tab/>
        </w:r>
        <w:r w:rsidR="00093C49" w:rsidRPr="007871EF">
          <w:rPr>
            <w:rStyle w:val="a3"/>
            <w:noProof/>
          </w:rPr>
          <w:t>PageBar</w:t>
        </w:r>
        <w:r w:rsidR="00093C49">
          <w:rPr>
            <w:noProof/>
            <w:webHidden/>
          </w:rPr>
          <w:tab/>
        </w:r>
        <w:r w:rsidR="00093C49">
          <w:rPr>
            <w:noProof/>
            <w:webHidden/>
          </w:rPr>
          <w:fldChar w:fldCharType="begin"/>
        </w:r>
        <w:r w:rsidR="00093C49">
          <w:rPr>
            <w:noProof/>
            <w:webHidden/>
          </w:rPr>
          <w:instrText xml:space="preserve"> PAGEREF _Toc356466303 \h </w:instrText>
        </w:r>
        <w:r w:rsidR="00093C49">
          <w:rPr>
            <w:noProof/>
            <w:webHidden/>
          </w:rPr>
        </w:r>
        <w:r w:rsidR="00093C49">
          <w:rPr>
            <w:noProof/>
            <w:webHidden/>
          </w:rPr>
          <w:fldChar w:fldCharType="separate"/>
        </w:r>
        <w:r w:rsidR="00B316C6">
          <w:rPr>
            <w:noProof/>
            <w:webHidden/>
          </w:rPr>
          <w:t>103</w:t>
        </w:r>
        <w:r w:rsidR="00093C49">
          <w:rPr>
            <w:noProof/>
            <w:webHidden/>
          </w:rPr>
          <w:fldChar w:fldCharType="end"/>
        </w:r>
      </w:hyperlink>
    </w:p>
    <w:p w:rsidR="00093C49" w:rsidRDefault="005953FB">
      <w:pPr>
        <w:pStyle w:val="10"/>
        <w:tabs>
          <w:tab w:val="left" w:pos="1260"/>
          <w:tab w:val="right" w:leader="dot" w:pos="8494"/>
        </w:tabs>
        <w:rPr>
          <w:rFonts w:asciiTheme="minorHAnsi" w:eastAsiaTheme="minorEastAsia" w:hAnsiTheme="minorHAnsi" w:cstheme="minorBidi"/>
          <w:noProof/>
          <w:szCs w:val="22"/>
        </w:rPr>
      </w:pPr>
      <w:hyperlink w:anchor="_Toc356466304" w:history="1">
        <w:r w:rsidR="00093C49" w:rsidRPr="007871EF">
          <w:rPr>
            <w:rStyle w:val="a3"/>
            <w:noProof/>
          </w:rPr>
          <w:t>Chapter 4.</w:t>
        </w:r>
        <w:r w:rsidR="00093C49">
          <w:rPr>
            <w:rFonts w:asciiTheme="minorHAnsi" w:eastAsiaTheme="minorEastAsia" w:hAnsiTheme="minorHAnsi" w:cstheme="minorBidi"/>
            <w:noProof/>
            <w:szCs w:val="22"/>
          </w:rPr>
          <w:tab/>
        </w:r>
        <w:r w:rsidR="00093C49" w:rsidRPr="007871EF">
          <w:rPr>
            <w:rStyle w:val="a3"/>
            <w:noProof/>
          </w:rPr>
          <w:t>Data exchanging(Ajax)</w:t>
        </w:r>
        <w:r w:rsidR="00093C49">
          <w:rPr>
            <w:noProof/>
            <w:webHidden/>
          </w:rPr>
          <w:tab/>
        </w:r>
        <w:r w:rsidR="00093C49">
          <w:rPr>
            <w:noProof/>
            <w:webHidden/>
          </w:rPr>
          <w:fldChar w:fldCharType="begin"/>
        </w:r>
        <w:r w:rsidR="00093C49">
          <w:rPr>
            <w:noProof/>
            <w:webHidden/>
          </w:rPr>
          <w:instrText xml:space="preserve"> PAGEREF _Toc356466304 \h </w:instrText>
        </w:r>
        <w:r w:rsidR="00093C49">
          <w:rPr>
            <w:noProof/>
            <w:webHidden/>
          </w:rPr>
        </w:r>
        <w:r w:rsidR="00093C49">
          <w:rPr>
            <w:noProof/>
            <w:webHidden/>
          </w:rPr>
          <w:fldChar w:fldCharType="separate"/>
        </w:r>
        <w:r w:rsidR="00B316C6">
          <w:rPr>
            <w:noProof/>
            <w:webHidden/>
          </w:rPr>
          <w:t>104</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305" w:history="1">
        <w:r w:rsidR="00093C49" w:rsidRPr="007871EF">
          <w:rPr>
            <w:rStyle w:val="a3"/>
            <w:noProof/>
          </w:rPr>
          <w:t>4.1.</w:t>
        </w:r>
        <w:r w:rsidR="00093C49">
          <w:rPr>
            <w:rFonts w:asciiTheme="minorHAnsi" w:eastAsiaTheme="minorEastAsia" w:hAnsiTheme="minorHAnsi" w:cstheme="minorBidi"/>
            <w:noProof/>
            <w:szCs w:val="22"/>
          </w:rPr>
          <w:tab/>
        </w:r>
        <w:r w:rsidR="00093C49" w:rsidRPr="007871EF">
          <w:rPr>
            <w:rStyle w:val="a3"/>
            <w:noProof/>
          </w:rPr>
          <w:t>Fiddler</w:t>
        </w:r>
        <w:r w:rsidR="00093C49">
          <w:rPr>
            <w:noProof/>
            <w:webHidden/>
          </w:rPr>
          <w:tab/>
        </w:r>
        <w:r w:rsidR="00093C49">
          <w:rPr>
            <w:noProof/>
            <w:webHidden/>
          </w:rPr>
          <w:fldChar w:fldCharType="begin"/>
        </w:r>
        <w:r w:rsidR="00093C49">
          <w:rPr>
            <w:noProof/>
            <w:webHidden/>
          </w:rPr>
          <w:instrText xml:space="preserve"> PAGEREF _Toc356466305 \h </w:instrText>
        </w:r>
        <w:r w:rsidR="00093C49">
          <w:rPr>
            <w:noProof/>
            <w:webHidden/>
          </w:rPr>
        </w:r>
        <w:r w:rsidR="00093C49">
          <w:rPr>
            <w:noProof/>
            <w:webHidden/>
          </w:rPr>
          <w:fldChar w:fldCharType="separate"/>
        </w:r>
        <w:r w:rsidR="00B316C6">
          <w:rPr>
            <w:noProof/>
            <w:webHidden/>
          </w:rPr>
          <w:t>105</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306" w:history="1">
        <w:r w:rsidR="00093C49" w:rsidRPr="007871EF">
          <w:rPr>
            <w:rStyle w:val="a3"/>
            <w:noProof/>
          </w:rPr>
          <w:t>4.2.</w:t>
        </w:r>
        <w:r w:rsidR="00093C49">
          <w:rPr>
            <w:rFonts w:asciiTheme="minorHAnsi" w:eastAsiaTheme="minorEastAsia" w:hAnsiTheme="minorHAnsi" w:cstheme="minorBidi"/>
            <w:noProof/>
            <w:szCs w:val="22"/>
          </w:rPr>
          <w:tab/>
        </w:r>
        <w:r w:rsidR="00093C49" w:rsidRPr="007871EF">
          <w:rPr>
            <w:rStyle w:val="a3"/>
            <w:noProof/>
          </w:rPr>
          <w:t>To get the contents of the file</w:t>
        </w:r>
        <w:r w:rsidR="00093C49">
          <w:rPr>
            <w:noProof/>
            <w:webHidden/>
          </w:rPr>
          <w:tab/>
        </w:r>
        <w:r w:rsidR="00093C49">
          <w:rPr>
            <w:noProof/>
            <w:webHidden/>
          </w:rPr>
          <w:fldChar w:fldCharType="begin"/>
        </w:r>
        <w:r w:rsidR="00093C49">
          <w:rPr>
            <w:noProof/>
            <w:webHidden/>
          </w:rPr>
          <w:instrText xml:space="preserve"> PAGEREF _Toc356466306 \h </w:instrText>
        </w:r>
        <w:r w:rsidR="00093C49">
          <w:rPr>
            <w:noProof/>
            <w:webHidden/>
          </w:rPr>
        </w:r>
        <w:r w:rsidR="00093C49">
          <w:rPr>
            <w:noProof/>
            <w:webHidden/>
          </w:rPr>
          <w:fldChar w:fldCharType="separate"/>
        </w:r>
        <w:r w:rsidR="00B316C6">
          <w:rPr>
            <w:noProof/>
            <w:webHidden/>
          </w:rPr>
          <w:t>105</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307" w:history="1">
        <w:r w:rsidR="00093C49" w:rsidRPr="007871EF">
          <w:rPr>
            <w:rStyle w:val="a3"/>
            <w:noProof/>
          </w:rPr>
          <w:t>4.3.</w:t>
        </w:r>
        <w:r w:rsidR="00093C49">
          <w:rPr>
            <w:rFonts w:asciiTheme="minorHAnsi" w:eastAsiaTheme="minorEastAsia" w:hAnsiTheme="minorHAnsi" w:cstheme="minorBidi"/>
            <w:noProof/>
            <w:szCs w:val="22"/>
          </w:rPr>
          <w:tab/>
        </w:r>
        <w:r w:rsidR="00093C49" w:rsidRPr="007871EF">
          <w:rPr>
            <w:rStyle w:val="a3"/>
            <w:noProof/>
          </w:rPr>
          <w:t>Synchronous data exchange</w:t>
        </w:r>
        <w:r w:rsidR="00093C49">
          <w:rPr>
            <w:noProof/>
            <w:webHidden/>
          </w:rPr>
          <w:tab/>
        </w:r>
        <w:r w:rsidR="00093C49">
          <w:rPr>
            <w:noProof/>
            <w:webHidden/>
          </w:rPr>
          <w:fldChar w:fldCharType="begin"/>
        </w:r>
        <w:r w:rsidR="00093C49">
          <w:rPr>
            <w:noProof/>
            <w:webHidden/>
          </w:rPr>
          <w:instrText xml:space="preserve"> PAGEREF _Toc356466307 \h </w:instrText>
        </w:r>
        <w:r w:rsidR="00093C49">
          <w:rPr>
            <w:noProof/>
            <w:webHidden/>
          </w:rPr>
        </w:r>
        <w:r w:rsidR="00093C49">
          <w:rPr>
            <w:noProof/>
            <w:webHidden/>
          </w:rPr>
          <w:fldChar w:fldCharType="separate"/>
        </w:r>
        <w:r w:rsidR="00B316C6">
          <w:rPr>
            <w:noProof/>
            <w:webHidden/>
          </w:rPr>
          <w:t>105</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308" w:history="1">
        <w:r w:rsidR="00093C49" w:rsidRPr="007871EF">
          <w:rPr>
            <w:rStyle w:val="a3"/>
            <w:noProof/>
          </w:rPr>
          <w:t>4.4.</w:t>
        </w:r>
        <w:r w:rsidR="00093C49">
          <w:rPr>
            <w:rFonts w:asciiTheme="minorHAnsi" w:eastAsiaTheme="minorEastAsia" w:hAnsiTheme="minorHAnsi" w:cstheme="minorBidi"/>
            <w:noProof/>
            <w:szCs w:val="22"/>
          </w:rPr>
          <w:tab/>
        </w:r>
        <w:r w:rsidR="00093C49" w:rsidRPr="007871EF">
          <w:rPr>
            <w:rStyle w:val="a3"/>
            <w:noProof/>
          </w:rPr>
          <w:t>Cross-domain</w:t>
        </w:r>
        <w:r w:rsidR="00093C49">
          <w:rPr>
            <w:noProof/>
            <w:webHidden/>
          </w:rPr>
          <w:tab/>
        </w:r>
        <w:r w:rsidR="00093C49">
          <w:rPr>
            <w:noProof/>
            <w:webHidden/>
          </w:rPr>
          <w:fldChar w:fldCharType="begin"/>
        </w:r>
        <w:r w:rsidR="00093C49">
          <w:rPr>
            <w:noProof/>
            <w:webHidden/>
          </w:rPr>
          <w:instrText xml:space="preserve"> PAGEREF _Toc356466308 \h </w:instrText>
        </w:r>
        <w:r w:rsidR="00093C49">
          <w:rPr>
            <w:noProof/>
            <w:webHidden/>
          </w:rPr>
        </w:r>
        <w:r w:rsidR="00093C49">
          <w:rPr>
            <w:noProof/>
            <w:webHidden/>
          </w:rPr>
          <w:fldChar w:fldCharType="separate"/>
        </w:r>
        <w:r w:rsidR="00B316C6">
          <w:rPr>
            <w:noProof/>
            <w:webHidden/>
          </w:rPr>
          <w:t>106</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09" w:history="1">
        <w:r w:rsidR="00093C49" w:rsidRPr="007871EF">
          <w:rPr>
            <w:rStyle w:val="a3"/>
            <w:noProof/>
          </w:rPr>
          <w:t>4.4.1.</w:t>
        </w:r>
        <w:r w:rsidR="00093C49">
          <w:rPr>
            <w:rFonts w:asciiTheme="minorHAnsi" w:eastAsiaTheme="minorEastAsia" w:hAnsiTheme="minorHAnsi" w:cstheme="minorBidi"/>
            <w:noProof/>
            <w:szCs w:val="22"/>
          </w:rPr>
          <w:tab/>
        </w:r>
        <w:r w:rsidR="00093C49" w:rsidRPr="007871EF">
          <w:rPr>
            <w:rStyle w:val="a3"/>
            <w:noProof/>
          </w:rPr>
          <w:t>To monitor SAjax</w:t>
        </w:r>
        <w:r w:rsidR="00093C49">
          <w:rPr>
            <w:noProof/>
            <w:webHidden/>
          </w:rPr>
          <w:tab/>
        </w:r>
        <w:r w:rsidR="00093C49">
          <w:rPr>
            <w:noProof/>
            <w:webHidden/>
          </w:rPr>
          <w:fldChar w:fldCharType="begin"/>
        </w:r>
        <w:r w:rsidR="00093C49">
          <w:rPr>
            <w:noProof/>
            <w:webHidden/>
          </w:rPr>
          <w:instrText xml:space="preserve"> PAGEREF _Toc356466309 \h </w:instrText>
        </w:r>
        <w:r w:rsidR="00093C49">
          <w:rPr>
            <w:noProof/>
            <w:webHidden/>
          </w:rPr>
        </w:r>
        <w:r w:rsidR="00093C49">
          <w:rPr>
            <w:noProof/>
            <w:webHidden/>
          </w:rPr>
          <w:fldChar w:fldCharType="separate"/>
        </w:r>
        <w:r w:rsidR="00B316C6">
          <w:rPr>
            <w:noProof/>
            <w:webHidden/>
          </w:rPr>
          <w:t>106</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10" w:history="1">
        <w:r w:rsidR="00093C49" w:rsidRPr="007871EF">
          <w:rPr>
            <w:rStyle w:val="a3"/>
            <w:noProof/>
          </w:rPr>
          <w:t>4.4.2.</w:t>
        </w:r>
        <w:r w:rsidR="00093C49">
          <w:rPr>
            <w:rFonts w:asciiTheme="minorHAnsi" w:eastAsiaTheme="minorEastAsia" w:hAnsiTheme="minorHAnsi" w:cstheme="minorBidi"/>
            <w:noProof/>
            <w:szCs w:val="22"/>
          </w:rPr>
          <w:tab/>
        </w:r>
        <w:r w:rsidR="00093C49" w:rsidRPr="007871EF">
          <w:rPr>
            <w:rStyle w:val="a3"/>
            <w:noProof/>
          </w:rPr>
          <w:t>To monitor IAjax</w:t>
        </w:r>
        <w:r w:rsidR="00093C49">
          <w:rPr>
            <w:noProof/>
            <w:webHidden/>
          </w:rPr>
          <w:tab/>
        </w:r>
        <w:r w:rsidR="00093C49">
          <w:rPr>
            <w:noProof/>
            <w:webHidden/>
          </w:rPr>
          <w:fldChar w:fldCharType="begin"/>
        </w:r>
        <w:r w:rsidR="00093C49">
          <w:rPr>
            <w:noProof/>
            <w:webHidden/>
          </w:rPr>
          <w:instrText xml:space="preserve"> PAGEREF _Toc356466310 \h </w:instrText>
        </w:r>
        <w:r w:rsidR="00093C49">
          <w:rPr>
            <w:noProof/>
            <w:webHidden/>
          </w:rPr>
        </w:r>
        <w:r w:rsidR="00093C49">
          <w:rPr>
            <w:noProof/>
            <w:webHidden/>
          </w:rPr>
          <w:fldChar w:fldCharType="separate"/>
        </w:r>
        <w:r w:rsidR="00B316C6">
          <w:rPr>
            <w:noProof/>
            <w:webHidden/>
          </w:rPr>
          <w:t>107</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311" w:history="1">
        <w:r w:rsidR="00093C49" w:rsidRPr="007871EF">
          <w:rPr>
            <w:rStyle w:val="a3"/>
            <w:noProof/>
          </w:rPr>
          <w:t>4.5.</w:t>
        </w:r>
        <w:r w:rsidR="00093C49">
          <w:rPr>
            <w:rFonts w:asciiTheme="minorHAnsi" w:eastAsiaTheme="minorEastAsia" w:hAnsiTheme="minorHAnsi" w:cstheme="minorBidi"/>
            <w:noProof/>
            <w:szCs w:val="22"/>
          </w:rPr>
          <w:tab/>
        </w:r>
        <w:r w:rsidR="00093C49" w:rsidRPr="007871EF">
          <w:rPr>
            <w:rStyle w:val="a3"/>
            <w:noProof/>
          </w:rPr>
          <w:t>File Upload</w:t>
        </w:r>
        <w:r w:rsidR="00093C49">
          <w:rPr>
            <w:noProof/>
            <w:webHidden/>
          </w:rPr>
          <w:tab/>
        </w:r>
        <w:r w:rsidR="00093C49">
          <w:rPr>
            <w:noProof/>
            <w:webHidden/>
          </w:rPr>
          <w:fldChar w:fldCharType="begin"/>
        </w:r>
        <w:r w:rsidR="00093C49">
          <w:rPr>
            <w:noProof/>
            <w:webHidden/>
          </w:rPr>
          <w:instrText xml:space="preserve"> PAGEREF _Toc356466311 \h </w:instrText>
        </w:r>
        <w:r w:rsidR="00093C49">
          <w:rPr>
            <w:noProof/>
            <w:webHidden/>
          </w:rPr>
        </w:r>
        <w:r w:rsidR="00093C49">
          <w:rPr>
            <w:noProof/>
            <w:webHidden/>
          </w:rPr>
          <w:fldChar w:fldCharType="separate"/>
        </w:r>
        <w:r w:rsidR="00B316C6">
          <w:rPr>
            <w:noProof/>
            <w:webHidden/>
          </w:rPr>
          <w:t>108</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12" w:history="1">
        <w:r w:rsidR="00093C49" w:rsidRPr="007871EF">
          <w:rPr>
            <w:rStyle w:val="a3"/>
            <w:noProof/>
          </w:rPr>
          <w:t>4.5.1.</w:t>
        </w:r>
        <w:r w:rsidR="00093C49">
          <w:rPr>
            <w:rFonts w:asciiTheme="minorHAnsi" w:eastAsiaTheme="minorEastAsia" w:hAnsiTheme="minorHAnsi" w:cstheme="minorBidi"/>
            <w:noProof/>
            <w:szCs w:val="22"/>
          </w:rPr>
          <w:tab/>
        </w:r>
        <w:r w:rsidR="00093C49" w:rsidRPr="007871EF">
          <w:rPr>
            <w:rStyle w:val="a3"/>
            <w:noProof/>
          </w:rPr>
          <w:t>Selecting upload file with ComboInput</w:t>
        </w:r>
        <w:r w:rsidR="00093C49">
          <w:rPr>
            <w:noProof/>
            <w:webHidden/>
          </w:rPr>
          <w:tab/>
        </w:r>
        <w:r w:rsidR="00093C49">
          <w:rPr>
            <w:noProof/>
            <w:webHidden/>
          </w:rPr>
          <w:fldChar w:fldCharType="begin"/>
        </w:r>
        <w:r w:rsidR="00093C49">
          <w:rPr>
            <w:noProof/>
            <w:webHidden/>
          </w:rPr>
          <w:instrText xml:space="preserve"> PAGEREF _Toc356466312 \h </w:instrText>
        </w:r>
        <w:r w:rsidR="00093C49">
          <w:rPr>
            <w:noProof/>
            <w:webHidden/>
          </w:rPr>
        </w:r>
        <w:r w:rsidR="00093C49">
          <w:rPr>
            <w:noProof/>
            <w:webHidden/>
          </w:rPr>
          <w:fldChar w:fldCharType="separate"/>
        </w:r>
        <w:r w:rsidR="00B316C6">
          <w:rPr>
            <w:noProof/>
            <w:webHidden/>
          </w:rPr>
          <w:t>108</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13" w:history="1">
        <w:r w:rsidR="00093C49" w:rsidRPr="007871EF">
          <w:rPr>
            <w:rStyle w:val="a3"/>
            <w:noProof/>
          </w:rPr>
          <w:t>4.5.2.</w:t>
        </w:r>
        <w:r w:rsidR="00093C49">
          <w:rPr>
            <w:rFonts w:asciiTheme="minorHAnsi" w:eastAsiaTheme="minorEastAsia" w:hAnsiTheme="minorHAnsi" w:cstheme="minorBidi"/>
            <w:noProof/>
            <w:szCs w:val="22"/>
          </w:rPr>
          <w:tab/>
        </w:r>
        <w:r w:rsidR="00093C49" w:rsidRPr="007871EF">
          <w:rPr>
            <w:rStyle w:val="a3"/>
            <w:noProof/>
          </w:rPr>
          <w:t>Upload by IAjax</w:t>
        </w:r>
        <w:r w:rsidR="00093C49">
          <w:rPr>
            <w:noProof/>
            <w:webHidden/>
          </w:rPr>
          <w:tab/>
        </w:r>
        <w:r w:rsidR="00093C49">
          <w:rPr>
            <w:noProof/>
            <w:webHidden/>
          </w:rPr>
          <w:fldChar w:fldCharType="begin"/>
        </w:r>
        <w:r w:rsidR="00093C49">
          <w:rPr>
            <w:noProof/>
            <w:webHidden/>
          </w:rPr>
          <w:instrText xml:space="preserve"> PAGEREF _Toc356466313 \h </w:instrText>
        </w:r>
        <w:r w:rsidR="00093C49">
          <w:rPr>
            <w:noProof/>
            <w:webHidden/>
          </w:rPr>
        </w:r>
        <w:r w:rsidR="00093C49">
          <w:rPr>
            <w:noProof/>
            <w:webHidden/>
          </w:rPr>
          <w:fldChar w:fldCharType="separate"/>
        </w:r>
        <w:r w:rsidR="00B316C6">
          <w:rPr>
            <w:noProof/>
            <w:webHidden/>
          </w:rPr>
          <w:t>109</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314" w:history="1">
        <w:r w:rsidR="00093C49" w:rsidRPr="007871EF">
          <w:rPr>
            <w:rStyle w:val="a3"/>
            <w:noProof/>
          </w:rPr>
          <w:t>4.6.</w:t>
        </w:r>
        <w:r w:rsidR="00093C49">
          <w:rPr>
            <w:rFonts w:asciiTheme="minorHAnsi" w:eastAsiaTheme="minorEastAsia" w:hAnsiTheme="minorHAnsi" w:cstheme="minorBidi"/>
            <w:noProof/>
            <w:szCs w:val="22"/>
          </w:rPr>
          <w:tab/>
        </w:r>
        <w:r w:rsidR="00093C49" w:rsidRPr="007871EF">
          <w:rPr>
            <w:rStyle w:val="a3"/>
            <w:noProof/>
          </w:rPr>
          <w:t>A request wrapper for real application</w:t>
        </w:r>
        <w:r w:rsidR="00093C49">
          <w:rPr>
            <w:noProof/>
            <w:webHidden/>
          </w:rPr>
          <w:tab/>
        </w:r>
        <w:r w:rsidR="00093C49">
          <w:rPr>
            <w:noProof/>
            <w:webHidden/>
          </w:rPr>
          <w:fldChar w:fldCharType="begin"/>
        </w:r>
        <w:r w:rsidR="00093C49">
          <w:rPr>
            <w:noProof/>
            <w:webHidden/>
          </w:rPr>
          <w:instrText xml:space="preserve"> PAGEREF _Toc356466314 \h </w:instrText>
        </w:r>
        <w:r w:rsidR="00093C49">
          <w:rPr>
            <w:noProof/>
            <w:webHidden/>
          </w:rPr>
        </w:r>
        <w:r w:rsidR="00093C49">
          <w:rPr>
            <w:noProof/>
            <w:webHidden/>
          </w:rPr>
          <w:fldChar w:fldCharType="separate"/>
        </w:r>
        <w:r w:rsidR="00B316C6">
          <w:rPr>
            <w:noProof/>
            <w:webHidden/>
          </w:rPr>
          <w:t>109</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315" w:history="1">
        <w:r w:rsidR="00093C49" w:rsidRPr="007871EF">
          <w:rPr>
            <w:rStyle w:val="a3"/>
            <w:noProof/>
          </w:rPr>
          <w:t>4.7.</w:t>
        </w:r>
        <w:r w:rsidR="00093C49">
          <w:rPr>
            <w:rFonts w:asciiTheme="minorHAnsi" w:eastAsiaTheme="minorEastAsia" w:hAnsiTheme="minorHAnsi" w:cstheme="minorBidi"/>
            <w:noProof/>
            <w:szCs w:val="22"/>
          </w:rPr>
          <w:tab/>
        </w:r>
        <w:r w:rsidR="00093C49" w:rsidRPr="007871EF">
          <w:rPr>
            <w:rStyle w:val="a3"/>
            <w:noProof/>
          </w:rPr>
          <w:t>XML Data</w:t>
        </w:r>
        <w:r w:rsidR="00093C49">
          <w:rPr>
            <w:noProof/>
            <w:webHidden/>
          </w:rPr>
          <w:tab/>
        </w:r>
        <w:r w:rsidR="00093C49">
          <w:rPr>
            <w:noProof/>
            <w:webHidden/>
          </w:rPr>
          <w:fldChar w:fldCharType="begin"/>
        </w:r>
        <w:r w:rsidR="00093C49">
          <w:rPr>
            <w:noProof/>
            <w:webHidden/>
          </w:rPr>
          <w:instrText xml:space="preserve"> PAGEREF _Toc356466315 \h </w:instrText>
        </w:r>
        <w:r w:rsidR="00093C49">
          <w:rPr>
            <w:noProof/>
            <w:webHidden/>
          </w:rPr>
        </w:r>
        <w:r w:rsidR="00093C49">
          <w:rPr>
            <w:noProof/>
            <w:webHidden/>
          </w:rPr>
          <w:fldChar w:fldCharType="separate"/>
        </w:r>
        <w:r w:rsidR="00B316C6">
          <w:rPr>
            <w:noProof/>
            <w:webHidden/>
          </w:rPr>
          <w:t>110</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316" w:history="1">
        <w:r w:rsidR="00093C49" w:rsidRPr="007871EF">
          <w:rPr>
            <w:rStyle w:val="a3"/>
            <w:noProof/>
          </w:rPr>
          <w:t>4.8.</w:t>
        </w:r>
        <w:r w:rsidR="00093C49">
          <w:rPr>
            <w:rFonts w:asciiTheme="minorHAnsi" w:eastAsiaTheme="minorEastAsia" w:hAnsiTheme="minorHAnsi" w:cstheme="minorBidi"/>
            <w:noProof/>
            <w:szCs w:val="22"/>
          </w:rPr>
          <w:tab/>
        </w:r>
        <w:r w:rsidR="00093C49" w:rsidRPr="007871EF">
          <w:rPr>
            <w:rStyle w:val="a3"/>
            <w:noProof/>
          </w:rPr>
          <w:t>An overall example</w:t>
        </w:r>
        <w:r w:rsidR="00093C49">
          <w:rPr>
            <w:noProof/>
            <w:webHidden/>
          </w:rPr>
          <w:tab/>
        </w:r>
        <w:r w:rsidR="00093C49">
          <w:rPr>
            <w:noProof/>
            <w:webHidden/>
          </w:rPr>
          <w:fldChar w:fldCharType="begin"/>
        </w:r>
        <w:r w:rsidR="00093C49">
          <w:rPr>
            <w:noProof/>
            <w:webHidden/>
          </w:rPr>
          <w:instrText xml:space="preserve"> PAGEREF _Toc356466316 \h </w:instrText>
        </w:r>
        <w:r w:rsidR="00093C49">
          <w:rPr>
            <w:noProof/>
            <w:webHidden/>
          </w:rPr>
        </w:r>
        <w:r w:rsidR="00093C49">
          <w:rPr>
            <w:noProof/>
            <w:webHidden/>
          </w:rPr>
          <w:fldChar w:fldCharType="separate"/>
        </w:r>
        <w:r w:rsidR="00B316C6">
          <w:rPr>
            <w:noProof/>
            <w:webHidden/>
          </w:rPr>
          <w:t>110</w:t>
        </w:r>
        <w:r w:rsidR="00093C49">
          <w:rPr>
            <w:noProof/>
            <w:webHidden/>
          </w:rPr>
          <w:fldChar w:fldCharType="end"/>
        </w:r>
      </w:hyperlink>
    </w:p>
    <w:p w:rsidR="00093C49" w:rsidRDefault="005953FB">
      <w:pPr>
        <w:pStyle w:val="10"/>
        <w:tabs>
          <w:tab w:val="left" w:pos="1260"/>
          <w:tab w:val="right" w:leader="dot" w:pos="8494"/>
        </w:tabs>
        <w:rPr>
          <w:rFonts w:asciiTheme="minorHAnsi" w:eastAsiaTheme="minorEastAsia" w:hAnsiTheme="minorHAnsi" w:cstheme="minorBidi"/>
          <w:noProof/>
          <w:szCs w:val="22"/>
        </w:rPr>
      </w:pPr>
      <w:hyperlink w:anchor="_Toc356466317" w:history="1">
        <w:r w:rsidR="00093C49" w:rsidRPr="007871EF">
          <w:rPr>
            <w:rStyle w:val="a3"/>
            <w:noProof/>
          </w:rPr>
          <w:t>Chapter 5.</w:t>
        </w:r>
        <w:r w:rsidR="00093C49">
          <w:rPr>
            <w:rFonts w:asciiTheme="minorHAnsi" w:eastAsiaTheme="minorEastAsia" w:hAnsiTheme="minorHAnsi" w:cstheme="minorBidi"/>
            <w:noProof/>
            <w:szCs w:val="22"/>
          </w:rPr>
          <w:tab/>
        </w:r>
        <w:r w:rsidR="00093C49" w:rsidRPr="007871EF">
          <w:rPr>
            <w:rStyle w:val="a3"/>
            <w:noProof/>
            <w:shd w:val="clear" w:color="auto" w:fill="FFFFFF"/>
          </w:rPr>
          <w:t>Distributed UI</w:t>
        </w:r>
        <w:r w:rsidR="00093C49">
          <w:rPr>
            <w:noProof/>
            <w:webHidden/>
          </w:rPr>
          <w:tab/>
        </w:r>
        <w:r w:rsidR="00093C49">
          <w:rPr>
            <w:noProof/>
            <w:webHidden/>
          </w:rPr>
          <w:fldChar w:fldCharType="begin"/>
        </w:r>
        <w:r w:rsidR="00093C49">
          <w:rPr>
            <w:noProof/>
            <w:webHidden/>
          </w:rPr>
          <w:instrText xml:space="preserve"> PAGEREF _Toc356466317 \h </w:instrText>
        </w:r>
        <w:r w:rsidR="00093C49">
          <w:rPr>
            <w:noProof/>
            <w:webHidden/>
          </w:rPr>
        </w:r>
        <w:r w:rsidR="00093C49">
          <w:rPr>
            <w:noProof/>
            <w:webHidden/>
          </w:rPr>
          <w:fldChar w:fldCharType="separate"/>
        </w:r>
        <w:r w:rsidR="00B316C6">
          <w:rPr>
            <w:noProof/>
            <w:webHidden/>
          </w:rPr>
          <w:t>112</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318" w:history="1">
        <w:r w:rsidR="00093C49" w:rsidRPr="007871EF">
          <w:rPr>
            <w:rStyle w:val="a3"/>
            <w:noProof/>
          </w:rPr>
          <w:t>5.1.</w:t>
        </w:r>
        <w:r w:rsidR="00093C49">
          <w:rPr>
            <w:rFonts w:asciiTheme="minorHAnsi" w:eastAsiaTheme="minorEastAsia" w:hAnsiTheme="minorHAnsi" w:cstheme="minorBidi"/>
            <w:noProof/>
            <w:szCs w:val="22"/>
          </w:rPr>
          <w:tab/>
        </w:r>
        <w:r w:rsidR="00093C49" w:rsidRPr="007871EF">
          <w:rPr>
            <w:rStyle w:val="a3"/>
            <w:noProof/>
          </w:rPr>
          <w:t>Shows dialog from a remote file</w:t>
        </w:r>
        <w:r w:rsidR="00093C49">
          <w:rPr>
            <w:noProof/>
            <w:webHidden/>
          </w:rPr>
          <w:tab/>
        </w:r>
        <w:r w:rsidR="00093C49">
          <w:rPr>
            <w:noProof/>
            <w:webHidden/>
          </w:rPr>
          <w:fldChar w:fldCharType="begin"/>
        </w:r>
        <w:r w:rsidR="00093C49">
          <w:rPr>
            <w:noProof/>
            <w:webHidden/>
          </w:rPr>
          <w:instrText xml:space="preserve"> PAGEREF _Toc356466318 \h </w:instrText>
        </w:r>
        <w:r w:rsidR="00093C49">
          <w:rPr>
            <w:noProof/>
            <w:webHidden/>
          </w:rPr>
        </w:r>
        <w:r w:rsidR="00093C49">
          <w:rPr>
            <w:noProof/>
            <w:webHidden/>
          </w:rPr>
          <w:fldChar w:fldCharType="separate"/>
        </w:r>
        <w:r w:rsidR="00B316C6">
          <w:rPr>
            <w:noProof/>
            <w:webHidden/>
          </w:rPr>
          <w:t>112</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319" w:history="1">
        <w:r w:rsidR="00093C49" w:rsidRPr="007871EF">
          <w:rPr>
            <w:rStyle w:val="a3"/>
            <w:noProof/>
          </w:rPr>
          <w:t>5.2.</w:t>
        </w:r>
        <w:r w:rsidR="00093C49">
          <w:rPr>
            <w:rFonts w:asciiTheme="minorHAnsi" w:eastAsiaTheme="minorEastAsia" w:hAnsiTheme="minorHAnsi" w:cstheme="minorBidi"/>
            <w:noProof/>
            <w:szCs w:val="22"/>
          </w:rPr>
          <w:tab/>
        </w:r>
        <w:r w:rsidR="00093C49" w:rsidRPr="007871EF">
          <w:rPr>
            <w:rStyle w:val="a3"/>
            <w:noProof/>
          </w:rPr>
          <w:t>xui.Com and xui.ComFactory</w:t>
        </w:r>
        <w:r w:rsidR="00093C49">
          <w:rPr>
            <w:noProof/>
            <w:webHidden/>
          </w:rPr>
          <w:tab/>
        </w:r>
        <w:r w:rsidR="00093C49">
          <w:rPr>
            <w:noProof/>
            <w:webHidden/>
          </w:rPr>
          <w:fldChar w:fldCharType="begin"/>
        </w:r>
        <w:r w:rsidR="00093C49">
          <w:rPr>
            <w:noProof/>
            <w:webHidden/>
          </w:rPr>
          <w:instrText xml:space="preserve"> PAGEREF _Toc356466319 \h </w:instrText>
        </w:r>
        <w:r w:rsidR="00093C49">
          <w:rPr>
            <w:noProof/>
            <w:webHidden/>
          </w:rPr>
        </w:r>
        <w:r w:rsidR="00093C49">
          <w:rPr>
            <w:noProof/>
            <w:webHidden/>
          </w:rPr>
          <w:fldChar w:fldCharType="separate"/>
        </w:r>
        <w:r w:rsidR="00B316C6">
          <w:rPr>
            <w:noProof/>
            <w:webHidden/>
          </w:rPr>
          <w:t>113</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20" w:history="1">
        <w:r w:rsidR="00093C49" w:rsidRPr="007871EF">
          <w:rPr>
            <w:rStyle w:val="a3"/>
            <w:noProof/>
          </w:rPr>
          <w:t>5.2.1.</w:t>
        </w:r>
        <w:r w:rsidR="00093C49">
          <w:rPr>
            <w:rFonts w:asciiTheme="minorHAnsi" w:eastAsiaTheme="minorEastAsia" w:hAnsiTheme="minorHAnsi" w:cstheme="minorBidi"/>
            <w:noProof/>
            <w:szCs w:val="22"/>
          </w:rPr>
          <w:tab/>
        </w:r>
        <w:r w:rsidR="00093C49" w:rsidRPr="007871EF">
          <w:rPr>
            <w:rStyle w:val="a3"/>
            <w:noProof/>
          </w:rPr>
          <w:t>xui.ComFactory config</w:t>
        </w:r>
        <w:r w:rsidR="00093C49">
          <w:rPr>
            <w:noProof/>
            <w:webHidden/>
          </w:rPr>
          <w:tab/>
        </w:r>
        <w:r w:rsidR="00093C49">
          <w:rPr>
            <w:noProof/>
            <w:webHidden/>
          </w:rPr>
          <w:fldChar w:fldCharType="begin"/>
        </w:r>
        <w:r w:rsidR="00093C49">
          <w:rPr>
            <w:noProof/>
            <w:webHidden/>
          </w:rPr>
          <w:instrText xml:space="preserve"> PAGEREF _Toc356466320 \h </w:instrText>
        </w:r>
        <w:r w:rsidR="00093C49">
          <w:rPr>
            <w:noProof/>
            <w:webHidden/>
          </w:rPr>
        </w:r>
        <w:r w:rsidR="00093C49">
          <w:rPr>
            <w:noProof/>
            <w:webHidden/>
          </w:rPr>
          <w:fldChar w:fldCharType="separate"/>
        </w:r>
        <w:r w:rsidR="00B316C6">
          <w:rPr>
            <w:noProof/>
            <w:webHidden/>
          </w:rPr>
          <w:t>113</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21" w:history="1">
        <w:r w:rsidR="00093C49" w:rsidRPr="007871EF">
          <w:rPr>
            <w:rStyle w:val="a3"/>
            <w:noProof/>
          </w:rPr>
          <w:t>5.2.2.</w:t>
        </w:r>
        <w:r w:rsidR="00093C49">
          <w:rPr>
            <w:rFonts w:asciiTheme="minorHAnsi" w:eastAsiaTheme="minorEastAsia" w:hAnsiTheme="minorHAnsi" w:cstheme="minorBidi"/>
            <w:noProof/>
            <w:szCs w:val="22"/>
          </w:rPr>
          <w:tab/>
        </w:r>
        <w:r w:rsidR="00093C49" w:rsidRPr="007871EF">
          <w:rPr>
            <w:rStyle w:val="a3"/>
            <w:noProof/>
          </w:rPr>
          <w:t>xui.Com.Load</w:t>
        </w:r>
        <w:r w:rsidR="00093C49">
          <w:rPr>
            <w:noProof/>
            <w:webHidden/>
          </w:rPr>
          <w:tab/>
        </w:r>
        <w:r w:rsidR="00093C49">
          <w:rPr>
            <w:noProof/>
            <w:webHidden/>
          </w:rPr>
          <w:fldChar w:fldCharType="begin"/>
        </w:r>
        <w:r w:rsidR="00093C49">
          <w:rPr>
            <w:noProof/>
            <w:webHidden/>
          </w:rPr>
          <w:instrText xml:space="preserve"> PAGEREF _Toc356466321 \h </w:instrText>
        </w:r>
        <w:r w:rsidR="00093C49">
          <w:rPr>
            <w:noProof/>
            <w:webHidden/>
          </w:rPr>
        </w:r>
        <w:r w:rsidR="00093C49">
          <w:rPr>
            <w:noProof/>
            <w:webHidden/>
          </w:rPr>
          <w:fldChar w:fldCharType="separate"/>
        </w:r>
        <w:r w:rsidR="00B316C6">
          <w:rPr>
            <w:noProof/>
            <w:webHidden/>
          </w:rPr>
          <w:t>114</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22" w:history="1">
        <w:r w:rsidR="00093C49" w:rsidRPr="007871EF">
          <w:rPr>
            <w:rStyle w:val="a3"/>
            <w:noProof/>
          </w:rPr>
          <w:t>5.2.3.</w:t>
        </w:r>
        <w:r w:rsidR="00093C49">
          <w:rPr>
            <w:rFonts w:asciiTheme="minorHAnsi" w:eastAsiaTheme="minorEastAsia" w:hAnsiTheme="minorHAnsi" w:cstheme="minorBidi"/>
            <w:noProof/>
            <w:szCs w:val="22"/>
          </w:rPr>
          <w:tab/>
        </w:r>
        <w:r w:rsidR="00093C49" w:rsidRPr="007871EF">
          <w:rPr>
            <w:rStyle w:val="a3"/>
            <w:noProof/>
          </w:rPr>
          <w:t>newCom and getCom</w:t>
        </w:r>
        <w:r w:rsidR="00093C49">
          <w:rPr>
            <w:noProof/>
            <w:webHidden/>
          </w:rPr>
          <w:tab/>
        </w:r>
        <w:r w:rsidR="00093C49">
          <w:rPr>
            <w:noProof/>
            <w:webHidden/>
          </w:rPr>
          <w:fldChar w:fldCharType="begin"/>
        </w:r>
        <w:r w:rsidR="00093C49">
          <w:rPr>
            <w:noProof/>
            <w:webHidden/>
          </w:rPr>
          <w:instrText xml:space="preserve"> PAGEREF _Toc356466322 \h </w:instrText>
        </w:r>
        <w:r w:rsidR="00093C49">
          <w:rPr>
            <w:noProof/>
            <w:webHidden/>
          </w:rPr>
        </w:r>
        <w:r w:rsidR="00093C49">
          <w:rPr>
            <w:noProof/>
            <w:webHidden/>
          </w:rPr>
          <w:fldChar w:fldCharType="separate"/>
        </w:r>
        <w:r w:rsidR="00B316C6">
          <w:rPr>
            <w:noProof/>
            <w:webHidden/>
          </w:rPr>
          <w:t>115</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23" w:history="1">
        <w:r w:rsidR="00093C49" w:rsidRPr="007871EF">
          <w:rPr>
            <w:rStyle w:val="a3"/>
            <w:noProof/>
          </w:rPr>
          <w:t>5.2.4.</w:t>
        </w:r>
        <w:r w:rsidR="00093C49">
          <w:rPr>
            <w:rFonts w:asciiTheme="minorHAnsi" w:eastAsiaTheme="minorEastAsia" w:hAnsiTheme="minorHAnsi" w:cstheme="minorBidi"/>
            <w:noProof/>
            <w:szCs w:val="22"/>
          </w:rPr>
          <w:tab/>
        </w:r>
        <w:r w:rsidR="00093C49" w:rsidRPr="007871EF">
          <w:rPr>
            <w:rStyle w:val="a3"/>
            <w:noProof/>
          </w:rPr>
          <w:t>xui.UI.Tag</w:t>
        </w:r>
        <w:r w:rsidR="00093C49">
          <w:rPr>
            <w:noProof/>
            <w:webHidden/>
          </w:rPr>
          <w:tab/>
        </w:r>
        <w:r w:rsidR="00093C49">
          <w:rPr>
            <w:noProof/>
            <w:webHidden/>
          </w:rPr>
          <w:fldChar w:fldCharType="begin"/>
        </w:r>
        <w:r w:rsidR="00093C49">
          <w:rPr>
            <w:noProof/>
            <w:webHidden/>
          </w:rPr>
          <w:instrText xml:space="preserve"> PAGEREF _Toc356466323 \h </w:instrText>
        </w:r>
        <w:r w:rsidR="00093C49">
          <w:rPr>
            <w:noProof/>
            <w:webHidden/>
          </w:rPr>
        </w:r>
        <w:r w:rsidR="00093C49">
          <w:rPr>
            <w:noProof/>
            <w:webHidden/>
          </w:rPr>
          <w:fldChar w:fldCharType="separate"/>
        </w:r>
        <w:r w:rsidR="00B316C6">
          <w:rPr>
            <w:noProof/>
            <w:webHidden/>
          </w:rPr>
          <w:t>116</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24" w:history="1">
        <w:r w:rsidR="00093C49" w:rsidRPr="007871EF">
          <w:rPr>
            <w:rStyle w:val="a3"/>
            <w:noProof/>
          </w:rPr>
          <w:t>5.2.5.</w:t>
        </w:r>
        <w:r w:rsidR="00093C49">
          <w:rPr>
            <w:rFonts w:asciiTheme="minorHAnsi" w:eastAsiaTheme="minorEastAsia" w:hAnsiTheme="minorHAnsi" w:cstheme="minorBidi"/>
            <w:noProof/>
            <w:szCs w:val="22"/>
          </w:rPr>
          <w:tab/>
        </w:r>
        <w:r w:rsidR="00093C49" w:rsidRPr="007871EF">
          <w:rPr>
            <w:rStyle w:val="a3"/>
            <w:noProof/>
          </w:rPr>
          <w:t>Destroy com</w:t>
        </w:r>
        <w:r w:rsidR="00093C49">
          <w:rPr>
            <w:noProof/>
            <w:webHidden/>
          </w:rPr>
          <w:tab/>
        </w:r>
        <w:r w:rsidR="00093C49">
          <w:rPr>
            <w:noProof/>
            <w:webHidden/>
          </w:rPr>
          <w:fldChar w:fldCharType="begin"/>
        </w:r>
        <w:r w:rsidR="00093C49">
          <w:rPr>
            <w:noProof/>
            <w:webHidden/>
          </w:rPr>
          <w:instrText xml:space="preserve"> PAGEREF _Toc356466324 \h </w:instrText>
        </w:r>
        <w:r w:rsidR="00093C49">
          <w:rPr>
            <w:noProof/>
            <w:webHidden/>
          </w:rPr>
        </w:r>
        <w:r w:rsidR="00093C49">
          <w:rPr>
            <w:noProof/>
            <w:webHidden/>
          </w:rPr>
          <w:fldChar w:fldCharType="separate"/>
        </w:r>
        <w:r w:rsidR="00B316C6">
          <w:rPr>
            <w:noProof/>
            <w:webHidden/>
          </w:rPr>
          <w:t>116</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25" w:history="1">
        <w:r w:rsidR="00093C49" w:rsidRPr="007871EF">
          <w:rPr>
            <w:rStyle w:val="a3"/>
            <w:noProof/>
          </w:rPr>
          <w:t>5.2.6.</w:t>
        </w:r>
        <w:r w:rsidR="00093C49">
          <w:rPr>
            <w:rFonts w:asciiTheme="minorHAnsi" w:eastAsiaTheme="minorEastAsia" w:hAnsiTheme="minorHAnsi" w:cstheme="minorBidi"/>
            <w:noProof/>
            <w:szCs w:val="22"/>
          </w:rPr>
          <w:tab/>
        </w:r>
        <w:r w:rsidR="00093C49" w:rsidRPr="007871EF">
          <w:rPr>
            <w:rStyle w:val="a3"/>
            <w:noProof/>
          </w:rPr>
          <w:t>If com exists in memory</w:t>
        </w:r>
        <w:r w:rsidR="00093C49">
          <w:rPr>
            <w:noProof/>
            <w:webHidden/>
          </w:rPr>
          <w:tab/>
        </w:r>
        <w:r w:rsidR="00093C49">
          <w:rPr>
            <w:noProof/>
            <w:webHidden/>
          </w:rPr>
          <w:fldChar w:fldCharType="begin"/>
        </w:r>
        <w:r w:rsidR="00093C49">
          <w:rPr>
            <w:noProof/>
            <w:webHidden/>
          </w:rPr>
          <w:instrText xml:space="preserve"> PAGEREF _Toc356466325 \h </w:instrText>
        </w:r>
        <w:r w:rsidR="00093C49">
          <w:rPr>
            <w:noProof/>
            <w:webHidden/>
          </w:rPr>
        </w:r>
        <w:r w:rsidR="00093C49">
          <w:rPr>
            <w:noProof/>
            <w:webHidden/>
          </w:rPr>
          <w:fldChar w:fldCharType="separate"/>
        </w:r>
        <w:r w:rsidR="00B316C6">
          <w:rPr>
            <w:noProof/>
            <w:webHidden/>
          </w:rPr>
          <w:t>116</w:t>
        </w:r>
        <w:r w:rsidR="00093C49">
          <w:rPr>
            <w:noProof/>
            <w:webHidden/>
          </w:rPr>
          <w:fldChar w:fldCharType="end"/>
        </w:r>
      </w:hyperlink>
    </w:p>
    <w:p w:rsidR="00093C49" w:rsidRDefault="005953FB">
      <w:pPr>
        <w:pStyle w:val="10"/>
        <w:tabs>
          <w:tab w:val="left" w:pos="1260"/>
          <w:tab w:val="right" w:leader="dot" w:pos="8494"/>
        </w:tabs>
        <w:rPr>
          <w:rFonts w:asciiTheme="minorHAnsi" w:eastAsiaTheme="minorEastAsia" w:hAnsiTheme="minorHAnsi" w:cstheme="minorBidi"/>
          <w:noProof/>
          <w:szCs w:val="22"/>
        </w:rPr>
      </w:pPr>
      <w:hyperlink w:anchor="_Toc356466326" w:history="1">
        <w:r w:rsidR="00093C49" w:rsidRPr="007871EF">
          <w:rPr>
            <w:rStyle w:val="a3"/>
            <w:noProof/>
          </w:rPr>
          <w:t>Chapter 6.</w:t>
        </w:r>
        <w:r w:rsidR="00093C49">
          <w:rPr>
            <w:rFonts w:asciiTheme="minorHAnsi" w:eastAsiaTheme="minorEastAsia" w:hAnsiTheme="minorHAnsi" w:cstheme="minorBidi"/>
            <w:noProof/>
            <w:szCs w:val="22"/>
          </w:rPr>
          <w:tab/>
        </w:r>
        <w:r w:rsidR="00093C49" w:rsidRPr="007871EF">
          <w:rPr>
            <w:rStyle w:val="a3"/>
            <w:noProof/>
          </w:rPr>
          <w:t>Some fundamental things</w:t>
        </w:r>
        <w:r w:rsidR="00093C49">
          <w:rPr>
            <w:noProof/>
            <w:webHidden/>
          </w:rPr>
          <w:tab/>
        </w:r>
        <w:r w:rsidR="00093C49">
          <w:rPr>
            <w:noProof/>
            <w:webHidden/>
          </w:rPr>
          <w:fldChar w:fldCharType="begin"/>
        </w:r>
        <w:r w:rsidR="00093C49">
          <w:rPr>
            <w:noProof/>
            <w:webHidden/>
          </w:rPr>
          <w:instrText xml:space="preserve"> PAGEREF _Toc356466326 \h </w:instrText>
        </w:r>
        <w:r w:rsidR="00093C49">
          <w:rPr>
            <w:noProof/>
            <w:webHidden/>
          </w:rPr>
        </w:r>
        <w:r w:rsidR="00093C49">
          <w:rPr>
            <w:noProof/>
            <w:webHidden/>
          </w:rPr>
          <w:fldChar w:fldCharType="separate"/>
        </w:r>
        <w:r w:rsidR="00B316C6">
          <w:rPr>
            <w:noProof/>
            <w:webHidden/>
          </w:rPr>
          <w:t>117</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327" w:history="1">
        <w:r w:rsidR="00093C49" w:rsidRPr="007871EF">
          <w:rPr>
            <w:rStyle w:val="a3"/>
            <w:noProof/>
          </w:rPr>
          <w:t>6.1.</w:t>
        </w:r>
        <w:r w:rsidR="00093C49">
          <w:rPr>
            <w:rFonts w:asciiTheme="minorHAnsi" w:eastAsiaTheme="minorEastAsia" w:hAnsiTheme="minorHAnsi" w:cstheme="minorBidi"/>
            <w:noProof/>
            <w:szCs w:val="22"/>
          </w:rPr>
          <w:tab/>
        </w:r>
        <w:r w:rsidR="00093C49" w:rsidRPr="007871EF">
          <w:rPr>
            <w:rStyle w:val="a3"/>
            <w:noProof/>
          </w:rPr>
          <w:t>Pop-up window</w:t>
        </w:r>
        <w:r w:rsidR="00093C49">
          <w:rPr>
            <w:noProof/>
            <w:webHidden/>
          </w:rPr>
          <w:tab/>
        </w:r>
        <w:r w:rsidR="00093C49">
          <w:rPr>
            <w:noProof/>
            <w:webHidden/>
          </w:rPr>
          <w:fldChar w:fldCharType="begin"/>
        </w:r>
        <w:r w:rsidR="00093C49">
          <w:rPr>
            <w:noProof/>
            <w:webHidden/>
          </w:rPr>
          <w:instrText xml:space="preserve"> PAGEREF _Toc356466327 \h </w:instrText>
        </w:r>
        <w:r w:rsidR="00093C49">
          <w:rPr>
            <w:noProof/>
            <w:webHidden/>
          </w:rPr>
        </w:r>
        <w:r w:rsidR="00093C49">
          <w:rPr>
            <w:noProof/>
            <w:webHidden/>
          </w:rPr>
          <w:fldChar w:fldCharType="separate"/>
        </w:r>
        <w:r w:rsidR="00B316C6">
          <w:rPr>
            <w:noProof/>
            <w:webHidden/>
          </w:rPr>
          <w:t>117</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28" w:history="1">
        <w:r w:rsidR="00093C49" w:rsidRPr="007871EF">
          <w:rPr>
            <w:rStyle w:val="a3"/>
            <w:noProof/>
          </w:rPr>
          <w:t>6.1.1.</w:t>
        </w:r>
        <w:r w:rsidR="00093C49">
          <w:rPr>
            <w:rFonts w:asciiTheme="minorHAnsi" w:eastAsiaTheme="minorEastAsia" w:hAnsiTheme="minorHAnsi" w:cstheme="minorBidi"/>
            <w:noProof/>
            <w:szCs w:val="22"/>
          </w:rPr>
          <w:tab/>
        </w:r>
        <w:r w:rsidR="00093C49" w:rsidRPr="007871EF">
          <w:rPr>
            <w:rStyle w:val="a3"/>
            <w:noProof/>
          </w:rPr>
          <w:t>alert window</w:t>
        </w:r>
        <w:r w:rsidR="00093C49">
          <w:rPr>
            <w:noProof/>
            <w:webHidden/>
          </w:rPr>
          <w:tab/>
        </w:r>
        <w:r w:rsidR="00093C49">
          <w:rPr>
            <w:noProof/>
            <w:webHidden/>
          </w:rPr>
          <w:fldChar w:fldCharType="begin"/>
        </w:r>
        <w:r w:rsidR="00093C49">
          <w:rPr>
            <w:noProof/>
            <w:webHidden/>
          </w:rPr>
          <w:instrText xml:space="preserve"> PAGEREF _Toc356466328 \h </w:instrText>
        </w:r>
        <w:r w:rsidR="00093C49">
          <w:rPr>
            <w:noProof/>
            <w:webHidden/>
          </w:rPr>
        </w:r>
        <w:r w:rsidR="00093C49">
          <w:rPr>
            <w:noProof/>
            <w:webHidden/>
          </w:rPr>
          <w:fldChar w:fldCharType="separate"/>
        </w:r>
        <w:r w:rsidR="00B316C6">
          <w:rPr>
            <w:noProof/>
            <w:webHidden/>
          </w:rPr>
          <w:t>117</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29" w:history="1">
        <w:r w:rsidR="00093C49" w:rsidRPr="007871EF">
          <w:rPr>
            <w:rStyle w:val="a3"/>
            <w:noProof/>
          </w:rPr>
          <w:t>6.1.2.</w:t>
        </w:r>
        <w:r w:rsidR="00093C49">
          <w:rPr>
            <w:rFonts w:asciiTheme="minorHAnsi" w:eastAsiaTheme="minorEastAsia" w:hAnsiTheme="minorHAnsi" w:cstheme="minorBidi"/>
            <w:noProof/>
            <w:szCs w:val="22"/>
          </w:rPr>
          <w:tab/>
        </w:r>
        <w:r w:rsidR="00093C49" w:rsidRPr="007871EF">
          <w:rPr>
            <w:rStyle w:val="a3"/>
            <w:noProof/>
          </w:rPr>
          <w:t>confirm window</w:t>
        </w:r>
        <w:r w:rsidR="00093C49">
          <w:rPr>
            <w:noProof/>
            <w:webHidden/>
          </w:rPr>
          <w:tab/>
        </w:r>
        <w:r w:rsidR="00093C49">
          <w:rPr>
            <w:noProof/>
            <w:webHidden/>
          </w:rPr>
          <w:fldChar w:fldCharType="begin"/>
        </w:r>
        <w:r w:rsidR="00093C49">
          <w:rPr>
            <w:noProof/>
            <w:webHidden/>
          </w:rPr>
          <w:instrText xml:space="preserve"> PAGEREF _Toc356466329 \h </w:instrText>
        </w:r>
        <w:r w:rsidR="00093C49">
          <w:rPr>
            <w:noProof/>
            <w:webHidden/>
          </w:rPr>
        </w:r>
        <w:r w:rsidR="00093C49">
          <w:rPr>
            <w:noProof/>
            <w:webHidden/>
          </w:rPr>
          <w:fldChar w:fldCharType="separate"/>
        </w:r>
        <w:r w:rsidR="00B316C6">
          <w:rPr>
            <w:noProof/>
            <w:webHidden/>
          </w:rPr>
          <w:t>117</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30" w:history="1">
        <w:r w:rsidR="00093C49" w:rsidRPr="007871EF">
          <w:rPr>
            <w:rStyle w:val="a3"/>
            <w:noProof/>
          </w:rPr>
          <w:t>6.1.3.</w:t>
        </w:r>
        <w:r w:rsidR="00093C49">
          <w:rPr>
            <w:rFonts w:asciiTheme="minorHAnsi" w:eastAsiaTheme="minorEastAsia" w:hAnsiTheme="minorHAnsi" w:cstheme="minorBidi"/>
            <w:noProof/>
            <w:szCs w:val="22"/>
          </w:rPr>
          <w:tab/>
        </w:r>
        <w:r w:rsidR="00093C49" w:rsidRPr="007871EF">
          <w:rPr>
            <w:rStyle w:val="a3"/>
            <w:noProof/>
          </w:rPr>
          <w:t>prompt window</w:t>
        </w:r>
        <w:r w:rsidR="00093C49">
          <w:rPr>
            <w:noProof/>
            <w:webHidden/>
          </w:rPr>
          <w:tab/>
        </w:r>
        <w:r w:rsidR="00093C49">
          <w:rPr>
            <w:noProof/>
            <w:webHidden/>
          </w:rPr>
          <w:fldChar w:fldCharType="begin"/>
        </w:r>
        <w:r w:rsidR="00093C49">
          <w:rPr>
            <w:noProof/>
            <w:webHidden/>
          </w:rPr>
          <w:instrText xml:space="preserve"> PAGEREF _Toc356466330 \h </w:instrText>
        </w:r>
        <w:r w:rsidR="00093C49">
          <w:rPr>
            <w:noProof/>
            <w:webHidden/>
          </w:rPr>
        </w:r>
        <w:r w:rsidR="00093C49">
          <w:rPr>
            <w:noProof/>
            <w:webHidden/>
          </w:rPr>
          <w:fldChar w:fldCharType="separate"/>
        </w:r>
        <w:r w:rsidR="00B316C6">
          <w:rPr>
            <w:noProof/>
            <w:webHidden/>
          </w:rPr>
          <w:t>118</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31" w:history="1">
        <w:r w:rsidR="00093C49" w:rsidRPr="007871EF">
          <w:rPr>
            <w:rStyle w:val="a3"/>
            <w:noProof/>
          </w:rPr>
          <w:t>6.1.4.</w:t>
        </w:r>
        <w:r w:rsidR="00093C49">
          <w:rPr>
            <w:rFonts w:asciiTheme="minorHAnsi" w:eastAsiaTheme="minorEastAsia" w:hAnsiTheme="minorHAnsi" w:cstheme="minorBidi"/>
            <w:noProof/>
            <w:szCs w:val="22"/>
          </w:rPr>
          <w:tab/>
        </w:r>
        <w:r w:rsidR="00093C49" w:rsidRPr="007871EF">
          <w:rPr>
            <w:rStyle w:val="a3"/>
            <w:noProof/>
          </w:rPr>
          <w:t>pop window</w:t>
        </w:r>
        <w:r w:rsidR="00093C49">
          <w:rPr>
            <w:noProof/>
            <w:webHidden/>
          </w:rPr>
          <w:tab/>
        </w:r>
        <w:r w:rsidR="00093C49">
          <w:rPr>
            <w:noProof/>
            <w:webHidden/>
          </w:rPr>
          <w:fldChar w:fldCharType="begin"/>
        </w:r>
        <w:r w:rsidR="00093C49">
          <w:rPr>
            <w:noProof/>
            <w:webHidden/>
          </w:rPr>
          <w:instrText xml:space="preserve"> PAGEREF _Toc356466331 \h </w:instrText>
        </w:r>
        <w:r w:rsidR="00093C49">
          <w:rPr>
            <w:noProof/>
            <w:webHidden/>
          </w:rPr>
        </w:r>
        <w:r w:rsidR="00093C49">
          <w:rPr>
            <w:noProof/>
            <w:webHidden/>
          </w:rPr>
          <w:fldChar w:fldCharType="separate"/>
        </w:r>
        <w:r w:rsidR="00B316C6">
          <w:rPr>
            <w:noProof/>
            <w:webHidden/>
          </w:rPr>
          <w:t>118</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332" w:history="1">
        <w:r w:rsidR="00093C49" w:rsidRPr="007871EF">
          <w:rPr>
            <w:rStyle w:val="a3"/>
            <w:noProof/>
          </w:rPr>
          <w:t>6.2.</w:t>
        </w:r>
        <w:r w:rsidR="00093C49">
          <w:rPr>
            <w:rFonts w:asciiTheme="minorHAnsi" w:eastAsiaTheme="minorEastAsia" w:hAnsiTheme="minorHAnsi" w:cstheme="minorBidi"/>
            <w:noProof/>
            <w:szCs w:val="22"/>
          </w:rPr>
          <w:tab/>
        </w:r>
        <w:r w:rsidR="00093C49" w:rsidRPr="007871EF">
          <w:rPr>
            <w:rStyle w:val="a3"/>
            <w:noProof/>
          </w:rPr>
          <w:t>Asynchronous execution</w:t>
        </w:r>
        <w:r w:rsidR="00093C49">
          <w:rPr>
            <w:noProof/>
            <w:webHidden/>
          </w:rPr>
          <w:tab/>
        </w:r>
        <w:r w:rsidR="00093C49">
          <w:rPr>
            <w:noProof/>
            <w:webHidden/>
          </w:rPr>
          <w:fldChar w:fldCharType="begin"/>
        </w:r>
        <w:r w:rsidR="00093C49">
          <w:rPr>
            <w:noProof/>
            <w:webHidden/>
          </w:rPr>
          <w:instrText xml:space="preserve"> PAGEREF _Toc356466332 \h </w:instrText>
        </w:r>
        <w:r w:rsidR="00093C49">
          <w:rPr>
            <w:noProof/>
            <w:webHidden/>
          </w:rPr>
        </w:r>
        <w:r w:rsidR="00093C49">
          <w:rPr>
            <w:noProof/>
            <w:webHidden/>
          </w:rPr>
          <w:fldChar w:fldCharType="separate"/>
        </w:r>
        <w:r w:rsidR="00B316C6">
          <w:rPr>
            <w:noProof/>
            <w:webHidden/>
          </w:rPr>
          <w:t>118</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33" w:history="1">
        <w:r w:rsidR="00093C49" w:rsidRPr="007871EF">
          <w:rPr>
            <w:rStyle w:val="a3"/>
            <w:noProof/>
          </w:rPr>
          <w:t>6.2.1.</w:t>
        </w:r>
        <w:r w:rsidR="00093C49">
          <w:rPr>
            <w:rFonts w:asciiTheme="minorHAnsi" w:eastAsiaTheme="minorEastAsia" w:hAnsiTheme="minorHAnsi" w:cstheme="minorBidi"/>
            <w:noProof/>
            <w:szCs w:val="22"/>
          </w:rPr>
          <w:tab/>
        </w:r>
        <w:r w:rsidR="00093C49" w:rsidRPr="007871EF">
          <w:rPr>
            <w:rStyle w:val="a3"/>
            <w:noProof/>
          </w:rPr>
          <w:t>asyRun</w:t>
        </w:r>
        <w:r w:rsidR="00093C49">
          <w:rPr>
            <w:noProof/>
            <w:webHidden/>
          </w:rPr>
          <w:tab/>
        </w:r>
        <w:r w:rsidR="00093C49">
          <w:rPr>
            <w:noProof/>
            <w:webHidden/>
          </w:rPr>
          <w:fldChar w:fldCharType="begin"/>
        </w:r>
        <w:r w:rsidR="00093C49">
          <w:rPr>
            <w:noProof/>
            <w:webHidden/>
          </w:rPr>
          <w:instrText xml:space="preserve"> PAGEREF _Toc356466333 \h </w:instrText>
        </w:r>
        <w:r w:rsidR="00093C49">
          <w:rPr>
            <w:noProof/>
            <w:webHidden/>
          </w:rPr>
        </w:r>
        <w:r w:rsidR="00093C49">
          <w:rPr>
            <w:noProof/>
            <w:webHidden/>
          </w:rPr>
          <w:fldChar w:fldCharType="separate"/>
        </w:r>
        <w:r w:rsidR="00B316C6">
          <w:rPr>
            <w:noProof/>
            <w:webHidden/>
          </w:rPr>
          <w:t>118</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34" w:history="1">
        <w:r w:rsidR="00093C49" w:rsidRPr="007871EF">
          <w:rPr>
            <w:rStyle w:val="a3"/>
            <w:noProof/>
          </w:rPr>
          <w:t>6.2.2.</w:t>
        </w:r>
        <w:r w:rsidR="00093C49">
          <w:rPr>
            <w:rFonts w:asciiTheme="minorHAnsi" w:eastAsiaTheme="minorEastAsia" w:hAnsiTheme="minorHAnsi" w:cstheme="minorBidi"/>
            <w:noProof/>
            <w:szCs w:val="22"/>
          </w:rPr>
          <w:tab/>
        </w:r>
        <w:r w:rsidR="00093C49" w:rsidRPr="007871EF">
          <w:rPr>
            <w:rStyle w:val="a3"/>
            <w:noProof/>
          </w:rPr>
          <w:t>resetRun</w:t>
        </w:r>
        <w:r w:rsidR="00093C49">
          <w:rPr>
            <w:noProof/>
            <w:webHidden/>
          </w:rPr>
          <w:tab/>
        </w:r>
        <w:r w:rsidR="00093C49">
          <w:rPr>
            <w:noProof/>
            <w:webHidden/>
          </w:rPr>
          <w:fldChar w:fldCharType="begin"/>
        </w:r>
        <w:r w:rsidR="00093C49">
          <w:rPr>
            <w:noProof/>
            <w:webHidden/>
          </w:rPr>
          <w:instrText xml:space="preserve"> PAGEREF _Toc356466334 \h </w:instrText>
        </w:r>
        <w:r w:rsidR="00093C49">
          <w:rPr>
            <w:noProof/>
            <w:webHidden/>
          </w:rPr>
        </w:r>
        <w:r w:rsidR="00093C49">
          <w:rPr>
            <w:noProof/>
            <w:webHidden/>
          </w:rPr>
          <w:fldChar w:fldCharType="separate"/>
        </w:r>
        <w:r w:rsidR="00B316C6">
          <w:rPr>
            <w:noProof/>
            <w:webHidden/>
          </w:rPr>
          <w:t>119</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335" w:history="1">
        <w:r w:rsidR="00093C49" w:rsidRPr="007871EF">
          <w:rPr>
            <w:rStyle w:val="a3"/>
            <w:noProof/>
          </w:rPr>
          <w:t>6.3.</w:t>
        </w:r>
        <w:r w:rsidR="00093C49">
          <w:rPr>
            <w:rFonts w:asciiTheme="minorHAnsi" w:eastAsiaTheme="minorEastAsia" w:hAnsiTheme="minorHAnsi" w:cstheme="minorBidi"/>
            <w:noProof/>
            <w:szCs w:val="22"/>
          </w:rPr>
          <w:tab/>
        </w:r>
        <w:r w:rsidR="00093C49" w:rsidRPr="007871EF">
          <w:rPr>
            <w:rStyle w:val="a3"/>
            <w:noProof/>
          </w:rPr>
          <w:t>Skin switcher</w:t>
        </w:r>
        <w:r w:rsidR="00093C49">
          <w:rPr>
            <w:noProof/>
            <w:webHidden/>
          </w:rPr>
          <w:tab/>
        </w:r>
        <w:r w:rsidR="00093C49">
          <w:rPr>
            <w:noProof/>
            <w:webHidden/>
          </w:rPr>
          <w:fldChar w:fldCharType="begin"/>
        </w:r>
        <w:r w:rsidR="00093C49">
          <w:rPr>
            <w:noProof/>
            <w:webHidden/>
          </w:rPr>
          <w:instrText xml:space="preserve"> PAGEREF _Toc356466335 \h </w:instrText>
        </w:r>
        <w:r w:rsidR="00093C49">
          <w:rPr>
            <w:noProof/>
            <w:webHidden/>
          </w:rPr>
        </w:r>
        <w:r w:rsidR="00093C49">
          <w:rPr>
            <w:noProof/>
            <w:webHidden/>
          </w:rPr>
          <w:fldChar w:fldCharType="separate"/>
        </w:r>
        <w:r w:rsidR="00B316C6">
          <w:rPr>
            <w:noProof/>
            <w:webHidden/>
          </w:rPr>
          <w:t>119</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36" w:history="1">
        <w:r w:rsidR="00093C49" w:rsidRPr="007871EF">
          <w:rPr>
            <w:rStyle w:val="a3"/>
            <w:noProof/>
          </w:rPr>
          <w:t>6.3.1.</w:t>
        </w:r>
        <w:r w:rsidR="00093C49">
          <w:rPr>
            <w:rFonts w:asciiTheme="minorHAnsi" w:eastAsiaTheme="minorEastAsia" w:hAnsiTheme="minorHAnsi" w:cstheme="minorBidi"/>
            <w:noProof/>
            <w:szCs w:val="22"/>
          </w:rPr>
          <w:tab/>
        </w:r>
        <w:r w:rsidR="00093C49" w:rsidRPr="007871EF">
          <w:rPr>
            <w:rStyle w:val="a3"/>
            <w:noProof/>
          </w:rPr>
          <w:t>Switch skin for whole application</w:t>
        </w:r>
        <w:r w:rsidR="00093C49">
          <w:rPr>
            <w:noProof/>
            <w:webHidden/>
          </w:rPr>
          <w:tab/>
        </w:r>
        <w:r w:rsidR="00093C49">
          <w:rPr>
            <w:noProof/>
            <w:webHidden/>
          </w:rPr>
          <w:fldChar w:fldCharType="begin"/>
        </w:r>
        <w:r w:rsidR="00093C49">
          <w:rPr>
            <w:noProof/>
            <w:webHidden/>
          </w:rPr>
          <w:instrText xml:space="preserve"> PAGEREF _Toc356466336 \h </w:instrText>
        </w:r>
        <w:r w:rsidR="00093C49">
          <w:rPr>
            <w:noProof/>
            <w:webHidden/>
          </w:rPr>
        </w:r>
        <w:r w:rsidR="00093C49">
          <w:rPr>
            <w:noProof/>
            <w:webHidden/>
          </w:rPr>
          <w:fldChar w:fldCharType="separate"/>
        </w:r>
        <w:r w:rsidR="00B316C6">
          <w:rPr>
            <w:noProof/>
            <w:webHidden/>
          </w:rPr>
          <w:t>119</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37" w:history="1">
        <w:r w:rsidR="00093C49" w:rsidRPr="007871EF">
          <w:rPr>
            <w:rStyle w:val="a3"/>
            <w:noProof/>
          </w:rPr>
          <w:t>6.3.2.</w:t>
        </w:r>
        <w:r w:rsidR="00093C49">
          <w:rPr>
            <w:rFonts w:asciiTheme="minorHAnsi" w:eastAsiaTheme="minorEastAsia" w:hAnsiTheme="minorHAnsi" w:cstheme="minorBidi"/>
            <w:noProof/>
            <w:szCs w:val="22"/>
          </w:rPr>
          <w:tab/>
        </w:r>
        <w:r w:rsidR="00093C49" w:rsidRPr="007871EF">
          <w:rPr>
            <w:rStyle w:val="a3"/>
            <w:noProof/>
          </w:rPr>
          <w:t>Change skin for a single control</w:t>
        </w:r>
        <w:r w:rsidR="00093C49">
          <w:rPr>
            <w:noProof/>
            <w:webHidden/>
          </w:rPr>
          <w:tab/>
        </w:r>
        <w:r w:rsidR="00093C49">
          <w:rPr>
            <w:noProof/>
            <w:webHidden/>
          </w:rPr>
          <w:fldChar w:fldCharType="begin"/>
        </w:r>
        <w:r w:rsidR="00093C49">
          <w:rPr>
            <w:noProof/>
            <w:webHidden/>
          </w:rPr>
          <w:instrText xml:space="preserve"> PAGEREF _Toc356466337 \h </w:instrText>
        </w:r>
        <w:r w:rsidR="00093C49">
          <w:rPr>
            <w:noProof/>
            <w:webHidden/>
          </w:rPr>
        </w:r>
        <w:r w:rsidR="00093C49">
          <w:rPr>
            <w:noProof/>
            <w:webHidden/>
          </w:rPr>
          <w:fldChar w:fldCharType="separate"/>
        </w:r>
        <w:r w:rsidR="00B316C6">
          <w:rPr>
            <w:noProof/>
            <w:webHidden/>
          </w:rPr>
          <w:t>119</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338" w:history="1">
        <w:r w:rsidR="00093C49" w:rsidRPr="007871EF">
          <w:rPr>
            <w:rStyle w:val="a3"/>
            <w:noProof/>
          </w:rPr>
          <w:t>6.4.</w:t>
        </w:r>
        <w:r w:rsidR="00093C49">
          <w:rPr>
            <w:rFonts w:asciiTheme="minorHAnsi" w:eastAsiaTheme="minorEastAsia" w:hAnsiTheme="minorHAnsi" w:cstheme="minorBidi"/>
            <w:noProof/>
            <w:szCs w:val="22"/>
          </w:rPr>
          <w:tab/>
        </w:r>
        <w:r w:rsidR="00093C49" w:rsidRPr="007871EF">
          <w:rPr>
            <w:rStyle w:val="a3"/>
            <w:noProof/>
          </w:rPr>
          <w:t>Locale switcher</w:t>
        </w:r>
        <w:r w:rsidR="00093C49">
          <w:rPr>
            <w:noProof/>
            <w:webHidden/>
          </w:rPr>
          <w:tab/>
        </w:r>
        <w:r w:rsidR="00093C49">
          <w:rPr>
            <w:noProof/>
            <w:webHidden/>
          </w:rPr>
          <w:fldChar w:fldCharType="begin"/>
        </w:r>
        <w:r w:rsidR="00093C49">
          <w:rPr>
            <w:noProof/>
            <w:webHidden/>
          </w:rPr>
          <w:instrText xml:space="preserve"> PAGEREF _Toc356466338 \h </w:instrText>
        </w:r>
        <w:r w:rsidR="00093C49">
          <w:rPr>
            <w:noProof/>
            <w:webHidden/>
          </w:rPr>
        </w:r>
        <w:r w:rsidR="00093C49">
          <w:rPr>
            <w:noProof/>
            <w:webHidden/>
          </w:rPr>
          <w:fldChar w:fldCharType="separate"/>
        </w:r>
        <w:r w:rsidR="00B316C6">
          <w:rPr>
            <w:noProof/>
            <w:webHidden/>
          </w:rPr>
          <w:t>120</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339" w:history="1">
        <w:r w:rsidR="00093C49" w:rsidRPr="007871EF">
          <w:rPr>
            <w:rStyle w:val="a3"/>
            <w:noProof/>
          </w:rPr>
          <w:t>6.5.</w:t>
        </w:r>
        <w:r w:rsidR="00093C49">
          <w:rPr>
            <w:rFonts w:asciiTheme="minorHAnsi" w:eastAsiaTheme="minorEastAsia" w:hAnsiTheme="minorHAnsi" w:cstheme="minorBidi"/>
            <w:noProof/>
            <w:szCs w:val="22"/>
          </w:rPr>
          <w:tab/>
        </w:r>
        <w:r w:rsidR="00093C49" w:rsidRPr="007871EF">
          <w:rPr>
            <w:rStyle w:val="a3"/>
            <w:noProof/>
          </w:rPr>
          <w:t>DOM Manipulation</w:t>
        </w:r>
        <w:r w:rsidR="00093C49">
          <w:rPr>
            <w:noProof/>
            <w:webHidden/>
          </w:rPr>
          <w:tab/>
        </w:r>
        <w:r w:rsidR="00093C49">
          <w:rPr>
            <w:noProof/>
            <w:webHidden/>
          </w:rPr>
          <w:fldChar w:fldCharType="begin"/>
        </w:r>
        <w:r w:rsidR="00093C49">
          <w:rPr>
            <w:noProof/>
            <w:webHidden/>
          </w:rPr>
          <w:instrText xml:space="preserve"> PAGEREF _Toc356466339 \h </w:instrText>
        </w:r>
        <w:r w:rsidR="00093C49">
          <w:rPr>
            <w:noProof/>
            <w:webHidden/>
          </w:rPr>
        </w:r>
        <w:r w:rsidR="00093C49">
          <w:rPr>
            <w:noProof/>
            <w:webHidden/>
          </w:rPr>
          <w:fldChar w:fldCharType="separate"/>
        </w:r>
        <w:r w:rsidR="00B316C6">
          <w:rPr>
            <w:noProof/>
            <w:webHidden/>
          </w:rPr>
          <w:t>120</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40" w:history="1">
        <w:r w:rsidR="00093C49" w:rsidRPr="007871EF">
          <w:rPr>
            <w:rStyle w:val="a3"/>
            <w:noProof/>
          </w:rPr>
          <w:t>6.5.1.</w:t>
        </w:r>
        <w:r w:rsidR="00093C49">
          <w:rPr>
            <w:rFonts w:asciiTheme="minorHAnsi" w:eastAsiaTheme="minorEastAsia" w:hAnsiTheme="minorHAnsi" w:cstheme="minorBidi"/>
            <w:noProof/>
            <w:szCs w:val="22"/>
          </w:rPr>
          <w:tab/>
        </w:r>
        <w:r w:rsidR="00093C49" w:rsidRPr="007871EF">
          <w:rPr>
            <w:rStyle w:val="a3"/>
            <w:noProof/>
          </w:rPr>
          <w:t>Node generation and insertion</w:t>
        </w:r>
        <w:r w:rsidR="00093C49">
          <w:rPr>
            <w:noProof/>
            <w:webHidden/>
          </w:rPr>
          <w:tab/>
        </w:r>
        <w:r w:rsidR="00093C49">
          <w:rPr>
            <w:noProof/>
            <w:webHidden/>
          </w:rPr>
          <w:fldChar w:fldCharType="begin"/>
        </w:r>
        <w:r w:rsidR="00093C49">
          <w:rPr>
            <w:noProof/>
            <w:webHidden/>
          </w:rPr>
          <w:instrText xml:space="preserve"> PAGEREF _Toc356466340 \h </w:instrText>
        </w:r>
        <w:r w:rsidR="00093C49">
          <w:rPr>
            <w:noProof/>
            <w:webHidden/>
          </w:rPr>
        </w:r>
        <w:r w:rsidR="00093C49">
          <w:rPr>
            <w:noProof/>
            <w:webHidden/>
          </w:rPr>
          <w:fldChar w:fldCharType="separate"/>
        </w:r>
        <w:r w:rsidR="00B316C6">
          <w:rPr>
            <w:noProof/>
            <w:webHidden/>
          </w:rPr>
          <w:t>121</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41" w:history="1">
        <w:r w:rsidR="00093C49" w:rsidRPr="007871EF">
          <w:rPr>
            <w:rStyle w:val="a3"/>
            <w:noProof/>
          </w:rPr>
          <w:t>6.5.2.</w:t>
        </w:r>
        <w:r w:rsidR="00093C49">
          <w:rPr>
            <w:rFonts w:asciiTheme="minorHAnsi" w:eastAsiaTheme="minorEastAsia" w:hAnsiTheme="minorHAnsi" w:cstheme="minorBidi"/>
            <w:noProof/>
            <w:szCs w:val="22"/>
          </w:rPr>
          <w:tab/>
        </w:r>
        <w:r w:rsidR="00093C49" w:rsidRPr="007871EF">
          <w:rPr>
            <w:rStyle w:val="a3"/>
            <w:noProof/>
          </w:rPr>
          <w:t>Attributes and CSS</w:t>
        </w:r>
        <w:r w:rsidR="00093C49">
          <w:rPr>
            <w:noProof/>
            <w:webHidden/>
          </w:rPr>
          <w:tab/>
        </w:r>
        <w:r w:rsidR="00093C49">
          <w:rPr>
            <w:noProof/>
            <w:webHidden/>
          </w:rPr>
          <w:fldChar w:fldCharType="begin"/>
        </w:r>
        <w:r w:rsidR="00093C49">
          <w:rPr>
            <w:noProof/>
            <w:webHidden/>
          </w:rPr>
          <w:instrText xml:space="preserve"> PAGEREF _Toc356466341 \h </w:instrText>
        </w:r>
        <w:r w:rsidR="00093C49">
          <w:rPr>
            <w:noProof/>
            <w:webHidden/>
          </w:rPr>
        </w:r>
        <w:r w:rsidR="00093C49">
          <w:rPr>
            <w:noProof/>
            <w:webHidden/>
          </w:rPr>
          <w:fldChar w:fldCharType="separate"/>
        </w:r>
        <w:r w:rsidR="00B316C6">
          <w:rPr>
            <w:noProof/>
            <w:webHidden/>
          </w:rPr>
          <w:t>121</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42" w:history="1">
        <w:r w:rsidR="00093C49" w:rsidRPr="007871EF">
          <w:rPr>
            <w:rStyle w:val="a3"/>
            <w:noProof/>
          </w:rPr>
          <w:t>6.5.3.</w:t>
        </w:r>
        <w:r w:rsidR="00093C49">
          <w:rPr>
            <w:rFonts w:asciiTheme="minorHAnsi" w:eastAsiaTheme="minorEastAsia" w:hAnsiTheme="minorHAnsi" w:cstheme="minorBidi"/>
            <w:noProof/>
            <w:szCs w:val="22"/>
          </w:rPr>
          <w:tab/>
        </w:r>
        <w:r w:rsidR="00093C49" w:rsidRPr="007871EF">
          <w:rPr>
            <w:rStyle w:val="a3"/>
            <w:noProof/>
          </w:rPr>
          <w:t>className</w:t>
        </w:r>
        <w:r w:rsidR="00093C49">
          <w:rPr>
            <w:noProof/>
            <w:webHidden/>
          </w:rPr>
          <w:tab/>
        </w:r>
        <w:r w:rsidR="00093C49">
          <w:rPr>
            <w:noProof/>
            <w:webHidden/>
          </w:rPr>
          <w:fldChar w:fldCharType="begin"/>
        </w:r>
        <w:r w:rsidR="00093C49">
          <w:rPr>
            <w:noProof/>
            <w:webHidden/>
          </w:rPr>
          <w:instrText xml:space="preserve"> PAGEREF _Toc356466342 \h </w:instrText>
        </w:r>
        <w:r w:rsidR="00093C49">
          <w:rPr>
            <w:noProof/>
            <w:webHidden/>
          </w:rPr>
        </w:r>
        <w:r w:rsidR="00093C49">
          <w:rPr>
            <w:noProof/>
            <w:webHidden/>
          </w:rPr>
          <w:fldChar w:fldCharType="separate"/>
        </w:r>
        <w:r w:rsidR="00B316C6">
          <w:rPr>
            <w:noProof/>
            <w:webHidden/>
          </w:rPr>
          <w:t>122</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43" w:history="1">
        <w:r w:rsidR="00093C49" w:rsidRPr="007871EF">
          <w:rPr>
            <w:rStyle w:val="a3"/>
            <w:noProof/>
          </w:rPr>
          <w:t>6.5.4.</w:t>
        </w:r>
        <w:r w:rsidR="00093C49">
          <w:rPr>
            <w:rFonts w:asciiTheme="minorHAnsi" w:eastAsiaTheme="minorEastAsia" w:hAnsiTheme="minorHAnsi" w:cstheme="minorBidi"/>
            <w:noProof/>
            <w:szCs w:val="22"/>
          </w:rPr>
          <w:tab/>
        </w:r>
        <w:r w:rsidR="00093C49" w:rsidRPr="007871EF">
          <w:rPr>
            <w:rStyle w:val="a3"/>
            <w:noProof/>
          </w:rPr>
          <w:t>Dom events</w:t>
        </w:r>
        <w:r w:rsidR="00093C49">
          <w:rPr>
            <w:noProof/>
            <w:webHidden/>
          </w:rPr>
          <w:tab/>
        </w:r>
        <w:r w:rsidR="00093C49">
          <w:rPr>
            <w:noProof/>
            <w:webHidden/>
          </w:rPr>
          <w:fldChar w:fldCharType="begin"/>
        </w:r>
        <w:r w:rsidR="00093C49">
          <w:rPr>
            <w:noProof/>
            <w:webHidden/>
          </w:rPr>
          <w:instrText xml:space="preserve"> PAGEREF _Toc356466343 \h </w:instrText>
        </w:r>
        <w:r w:rsidR="00093C49">
          <w:rPr>
            <w:noProof/>
            <w:webHidden/>
          </w:rPr>
        </w:r>
        <w:r w:rsidR="00093C49">
          <w:rPr>
            <w:noProof/>
            <w:webHidden/>
          </w:rPr>
          <w:fldChar w:fldCharType="separate"/>
        </w:r>
        <w:r w:rsidR="00B316C6">
          <w:rPr>
            <w:noProof/>
            <w:webHidden/>
          </w:rPr>
          <w:t>122</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44" w:history="1">
        <w:r w:rsidR="00093C49" w:rsidRPr="007871EF">
          <w:rPr>
            <w:rStyle w:val="a3"/>
            <w:noProof/>
          </w:rPr>
          <w:t>6.5.5.</w:t>
        </w:r>
        <w:r w:rsidR="00093C49">
          <w:rPr>
            <w:rFonts w:asciiTheme="minorHAnsi" w:eastAsiaTheme="minorEastAsia" w:hAnsiTheme="minorHAnsi" w:cstheme="minorBidi"/>
            <w:noProof/>
            <w:szCs w:val="22"/>
          </w:rPr>
          <w:tab/>
        </w:r>
        <w:r w:rsidR="00093C49" w:rsidRPr="007871EF">
          <w:rPr>
            <w:rStyle w:val="a3"/>
            <w:noProof/>
          </w:rPr>
          <w:t>Node Drag&amp;Drop</w:t>
        </w:r>
        <w:r w:rsidR="00093C49">
          <w:rPr>
            <w:noProof/>
            <w:webHidden/>
          </w:rPr>
          <w:tab/>
        </w:r>
        <w:r w:rsidR="00093C49">
          <w:rPr>
            <w:noProof/>
            <w:webHidden/>
          </w:rPr>
          <w:fldChar w:fldCharType="begin"/>
        </w:r>
        <w:r w:rsidR="00093C49">
          <w:rPr>
            <w:noProof/>
            <w:webHidden/>
          </w:rPr>
          <w:instrText xml:space="preserve"> PAGEREF _Toc356466344 \h </w:instrText>
        </w:r>
        <w:r w:rsidR="00093C49">
          <w:rPr>
            <w:noProof/>
            <w:webHidden/>
          </w:rPr>
        </w:r>
        <w:r w:rsidR="00093C49">
          <w:rPr>
            <w:noProof/>
            <w:webHidden/>
          </w:rPr>
          <w:fldChar w:fldCharType="separate"/>
        </w:r>
        <w:r w:rsidR="00B316C6">
          <w:rPr>
            <w:noProof/>
            <w:webHidden/>
          </w:rPr>
          <w:t>123</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345" w:history="1">
        <w:r w:rsidR="00093C49" w:rsidRPr="007871EF">
          <w:rPr>
            <w:rStyle w:val="a3"/>
            <w:noProof/>
          </w:rPr>
          <w:t>6.5.5.1.</w:t>
        </w:r>
        <w:r w:rsidR="00093C49">
          <w:rPr>
            <w:rFonts w:asciiTheme="minorHAnsi" w:eastAsiaTheme="minorEastAsia" w:hAnsiTheme="minorHAnsi" w:cstheme="minorBidi"/>
            <w:noProof/>
            <w:szCs w:val="22"/>
          </w:rPr>
          <w:tab/>
        </w:r>
        <w:r w:rsidR="00093C49" w:rsidRPr="007871EF">
          <w:rPr>
            <w:rStyle w:val="a3"/>
            <w:noProof/>
          </w:rPr>
          <w:t>Drag&amp;Drop profile</w:t>
        </w:r>
        <w:r w:rsidR="00093C49">
          <w:rPr>
            <w:noProof/>
            <w:webHidden/>
          </w:rPr>
          <w:tab/>
        </w:r>
        <w:r w:rsidR="00093C49">
          <w:rPr>
            <w:noProof/>
            <w:webHidden/>
          </w:rPr>
          <w:fldChar w:fldCharType="begin"/>
        </w:r>
        <w:r w:rsidR="00093C49">
          <w:rPr>
            <w:noProof/>
            <w:webHidden/>
          </w:rPr>
          <w:instrText xml:space="preserve"> PAGEREF _Toc356466345 \h </w:instrText>
        </w:r>
        <w:r w:rsidR="00093C49">
          <w:rPr>
            <w:noProof/>
            <w:webHidden/>
          </w:rPr>
        </w:r>
        <w:r w:rsidR="00093C49">
          <w:rPr>
            <w:noProof/>
            <w:webHidden/>
          </w:rPr>
          <w:fldChar w:fldCharType="separate"/>
        </w:r>
        <w:r w:rsidR="00B316C6">
          <w:rPr>
            <w:noProof/>
            <w:webHidden/>
          </w:rPr>
          <w:t>124</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346" w:history="1">
        <w:r w:rsidR="00093C49" w:rsidRPr="007871EF">
          <w:rPr>
            <w:rStyle w:val="a3"/>
            <w:noProof/>
          </w:rPr>
          <w:t>6.5.5.2.</w:t>
        </w:r>
        <w:r w:rsidR="00093C49">
          <w:rPr>
            <w:rFonts w:asciiTheme="minorHAnsi" w:eastAsiaTheme="minorEastAsia" w:hAnsiTheme="minorHAnsi" w:cstheme="minorBidi"/>
            <w:noProof/>
            <w:szCs w:val="22"/>
          </w:rPr>
          <w:tab/>
        </w:r>
        <w:r w:rsidR="00093C49" w:rsidRPr="007871EF">
          <w:rPr>
            <w:rStyle w:val="a3"/>
            <w:noProof/>
          </w:rPr>
          <w:t>Events in Drag&amp;Drop</w:t>
        </w:r>
        <w:r w:rsidR="00093C49">
          <w:rPr>
            <w:noProof/>
            <w:webHidden/>
          </w:rPr>
          <w:tab/>
        </w:r>
        <w:r w:rsidR="00093C49">
          <w:rPr>
            <w:noProof/>
            <w:webHidden/>
          </w:rPr>
          <w:fldChar w:fldCharType="begin"/>
        </w:r>
        <w:r w:rsidR="00093C49">
          <w:rPr>
            <w:noProof/>
            <w:webHidden/>
          </w:rPr>
          <w:instrText xml:space="preserve"> PAGEREF _Toc356466346 \h </w:instrText>
        </w:r>
        <w:r w:rsidR="00093C49">
          <w:rPr>
            <w:noProof/>
            <w:webHidden/>
          </w:rPr>
        </w:r>
        <w:r w:rsidR="00093C49">
          <w:rPr>
            <w:noProof/>
            <w:webHidden/>
          </w:rPr>
          <w:fldChar w:fldCharType="separate"/>
        </w:r>
        <w:r w:rsidR="00B316C6">
          <w:rPr>
            <w:noProof/>
            <w:webHidden/>
          </w:rPr>
          <w:t>125</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347" w:history="1">
        <w:r w:rsidR="00093C49" w:rsidRPr="007871EF">
          <w:rPr>
            <w:rStyle w:val="a3"/>
            <w:noProof/>
          </w:rPr>
          <w:t>6.6.</w:t>
        </w:r>
        <w:r w:rsidR="00093C49">
          <w:rPr>
            <w:rFonts w:asciiTheme="minorHAnsi" w:eastAsiaTheme="minorEastAsia" w:hAnsiTheme="minorHAnsi" w:cstheme="minorBidi"/>
            <w:noProof/>
            <w:szCs w:val="22"/>
          </w:rPr>
          <w:tab/>
        </w:r>
        <w:r w:rsidR="00093C49" w:rsidRPr="007871EF">
          <w:rPr>
            <w:rStyle w:val="a3"/>
            <w:noProof/>
          </w:rPr>
          <w:t>xui.Template</w:t>
        </w:r>
        <w:r w:rsidR="00093C49">
          <w:rPr>
            <w:noProof/>
            <w:webHidden/>
          </w:rPr>
          <w:tab/>
        </w:r>
        <w:r w:rsidR="00093C49">
          <w:rPr>
            <w:noProof/>
            <w:webHidden/>
          </w:rPr>
          <w:fldChar w:fldCharType="begin"/>
        </w:r>
        <w:r w:rsidR="00093C49">
          <w:rPr>
            <w:noProof/>
            <w:webHidden/>
          </w:rPr>
          <w:instrText xml:space="preserve"> PAGEREF _Toc356466347 \h </w:instrText>
        </w:r>
        <w:r w:rsidR="00093C49">
          <w:rPr>
            <w:noProof/>
            <w:webHidden/>
          </w:rPr>
        </w:r>
        <w:r w:rsidR="00093C49">
          <w:rPr>
            <w:noProof/>
            <w:webHidden/>
          </w:rPr>
          <w:fldChar w:fldCharType="separate"/>
        </w:r>
        <w:r w:rsidR="00B316C6">
          <w:rPr>
            <w:noProof/>
            <w:webHidden/>
          </w:rPr>
          <w:t>126</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48" w:history="1">
        <w:r w:rsidR="00093C49" w:rsidRPr="007871EF">
          <w:rPr>
            <w:rStyle w:val="a3"/>
            <w:noProof/>
          </w:rPr>
          <w:t>6.6.1.</w:t>
        </w:r>
        <w:r w:rsidR="00093C49">
          <w:rPr>
            <w:rFonts w:asciiTheme="minorHAnsi" w:eastAsiaTheme="minorEastAsia" w:hAnsiTheme="minorHAnsi" w:cstheme="minorBidi"/>
            <w:noProof/>
            <w:szCs w:val="22"/>
          </w:rPr>
          <w:tab/>
        </w:r>
        <w:r w:rsidR="00093C49" w:rsidRPr="007871EF">
          <w:rPr>
            <w:rStyle w:val="a3"/>
            <w:noProof/>
          </w:rPr>
          <w:t>example 1</w:t>
        </w:r>
        <w:r w:rsidR="00093C49">
          <w:rPr>
            <w:noProof/>
            <w:webHidden/>
          </w:rPr>
          <w:tab/>
        </w:r>
        <w:r w:rsidR="00093C49">
          <w:rPr>
            <w:noProof/>
            <w:webHidden/>
          </w:rPr>
          <w:fldChar w:fldCharType="begin"/>
        </w:r>
        <w:r w:rsidR="00093C49">
          <w:rPr>
            <w:noProof/>
            <w:webHidden/>
          </w:rPr>
          <w:instrText xml:space="preserve"> PAGEREF _Toc356466348 \h </w:instrText>
        </w:r>
        <w:r w:rsidR="00093C49">
          <w:rPr>
            <w:noProof/>
            <w:webHidden/>
          </w:rPr>
        </w:r>
        <w:r w:rsidR="00093C49">
          <w:rPr>
            <w:noProof/>
            <w:webHidden/>
          </w:rPr>
          <w:fldChar w:fldCharType="separate"/>
        </w:r>
        <w:r w:rsidR="00B316C6">
          <w:rPr>
            <w:noProof/>
            <w:webHidden/>
          </w:rPr>
          <w:t>126</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49" w:history="1">
        <w:r w:rsidR="00093C49" w:rsidRPr="007871EF">
          <w:rPr>
            <w:rStyle w:val="a3"/>
            <w:noProof/>
          </w:rPr>
          <w:t>6.6.2.</w:t>
        </w:r>
        <w:r w:rsidR="00093C49">
          <w:rPr>
            <w:rFonts w:asciiTheme="minorHAnsi" w:eastAsiaTheme="minorEastAsia" w:hAnsiTheme="minorHAnsi" w:cstheme="minorBidi"/>
            <w:noProof/>
            <w:szCs w:val="22"/>
          </w:rPr>
          <w:tab/>
        </w:r>
        <w:r w:rsidR="00093C49" w:rsidRPr="007871EF">
          <w:rPr>
            <w:rStyle w:val="a3"/>
            <w:noProof/>
          </w:rPr>
          <w:t>example 2</w:t>
        </w:r>
        <w:r w:rsidR="00093C49">
          <w:rPr>
            <w:noProof/>
            <w:webHidden/>
          </w:rPr>
          <w:tab/>
        </w:r>
        <w:r w:rsidR="00093C49">
          <w:rPr>
            <w:noProof/>
            <w:webHidden/>
          </w:rPr>
          <w:fldChar w:fldCharType="begin"/>
        </w:r>
        <w:r w:rsidR="00093C49">
          <w:rPr>
            <w:noProof/>
            <w:webHidden/>
          </w:rPr>
          <w:instrText xml:space="preserve"> PAGEREF _Toc356466349 \h </w:instrText>
        </w:r>
        <w:r w:rsidR="00093C49">
          <w:rPr>
            <w:noProof/>
            <w:webHidden/>
          </w:rPr>
        </w:r>
        <w:r w:rsidR="00093C49">
          <w:rPr>
            <w:noProof/>
            <w:webHidden/>
          </w:rPr>
          <w:fldChar w:fldCharType="separate"/>
        </w:r>
        <w:r w:rsidR="00B316C6">
          <w:rPr>
            <w:noProof/>
            <w:webHidden/>
          </w:rPr>
          <w:t>127</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50" w:history="1">
        <w:r w:rsidR="00093C49" w:rsidRPr="007871EF">
          <w:rPr>
            <w:rStyle w:val="a3"/>
            <w:noProof/>
          </w:rPr>
          <w:t>6.6.3.</w:t>
        </w:r>
        <w:r w:rsidR="00093C49">
          <w:rPr>
            <w:rFonts w:asciiTheme="minorHAnsi" w:eastAsiaTheme="minorEastAsia" w:hAnsiTheme="minorHAnsi" w:cstheme="minorBidi"/>
            <w:noProof/>
            <w:szCs w:val="22"/>
          </w:rPr>
          <w:tab/>
        </w:r>
        <w:r w:rsidR="00093C49" w:rsidRPr="007871EF">
          <w:rPr>
            <w:rStyle w:val="a3"/>
            <w:noProof/>
          </w:rPr>
          <w:t>A SButton based on xui.Template</w:t>
        </w:r>
        <w:r w:rsidR="00093C49">
          <w:rPr>
            <w:noProof/>
            <w:webHidden/>
          </w:rPr>
          <w:tab/>
        </w:r>
        <w:r w:rsidR="00093C49">
          <w:rPr>
            <w:noProof/>
            <w:webHidden/>
          </w:rPr>
          <w:fldChar w:fldCharType="begin"/>
        </w:r>
        <w:r w:rsidR="00093C49">
          <w:rPr>
            <w:noProof/>
            <w:webHidden/>
          </w:rPr>
          <w:instrText xml:space="preserve"> PAGEREF _Toc356466350 \h </w:instrText>
        </w:r>
        <w:r w:rsidR="00093C49">
          <w:rPr>
            <w:noProof/>
            <w:webHidden/>
          </w:rPr>
        </w:r>
        <w:r w:rsidR="00093C49">
          <w:rPr>
            <w:noProof/>
            <w:webHidden/>
          </w:rPr>
          <w:fldChar w:fldCharType="separate"/>
        </w:r>
        <w:r w:rsidR="00B316C6">
          <w:rPr>
            <w:noProof/>
            <w:webHidden/>
          </w:rPr>
          <w:t>128</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351" w:history="1">
        <w:r w:rsidR="00093C49" w:rsidRPr="007871EF">
          <w:rPr>
            <w:rStyle w:val="a3"/>
            <w:noProof/>
          </w:rPr>
          <w:t>6.7.</w:t>
        </w:r>
        <w:r w:rsidR="00093C49">
          <w:rPr>
            <w:rFonts w:asciiTheme="minorHAnsi" w:eastAsiaTheme="minorEastAsia" w:hAnsiTheme="minorHAnsi" w:cstheme="minorBidi"/>
            <w:noProof/>
            <w:szCs w:val="22"/>
          </w:rPr>
          <w:tab/>
        </w:r>
        <w:r w:rsidR="00093C49" w:rsidRPr="007871EF">
          <w:rPr>
            <w:rStyle w:val="a3"/>
            <w:noProof/>
          </w:rPr>
          <w:t>About Debugging</w:t>
        </w:r>
        <w:r w:rsidR="00093C49">
          <w:rPr>
            <w:noProof/>
            <w:webHidden/>
          </w:rPr>
          <w:tab/>
        </w:r>
        <w:r w:rsidR="00093C49">
          <w:rPr>
            <w:noProof/>
            <w:webHidden/>
          </w:rPr>
          <w:fldChar w:fldCharType="begin"/>
        </w:r>
        <w:r w:rsidR="00093C49">
          <w:rPr>
            <w:noProof/>
            <w:webHidden/>
          </w:rPr>
          <w:instrText xml:space="preserve"> PAGEREF _Toc356466351 \h </w:instrText>
        </w:r>
        <w:r w:rsidR="00093C49">
          <w:rPr>
            <w:noProof/>
            <w:webHidden/>
          </w:rPr>
        </w:r>
        <w:r w:rsidR="00093C49">
          <w:rPr>
            <w:noProof/>
            <w:webHidden/>
          </w:rPr>
          <w:fldChar w:fldCharType="separate"/>
        </w:r>
        <w:r w:rsidR="00B316C6">
          <w:rPr>
            <w:noProof/>
            <w:webHidden/>
          </w:rPr>
          <w:t>129</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52" w:history="1">
        <w:r w:rsidR="00093C49" w:rsidRPr="007871EF">
          <w:rPr>
            <w:rStyle w:val="a3"/>
            <w:noProof/>
          </w:rPr>
          <w:t>6.7.1.</w:t>
        </w:r>
        <w:r w:rsidR="00093C49">
          <w:rPr>
            <w:rFonts w:asciiTheme="minorHAnsi" w:eastAsiaTheme="minorEastAsia" w:hAnsiTheme="minorHAnsi" w:cstheme="minorBidi"/>
            <w:noProof/>
            <w:szCs w:val="22"/>
          </w:rPr>
          <w:tab/>
        </w:r>
        <w:r w:rsidR="00093C49" w:rsidRPr="007871EF">
          <w:rPr>
            <w:rStyle w:val="a3"/>
            <w:noProof/>
          </w:rPr>
          <w:t>The code package for debugging</w:t>
        </w:r>
        <w:r w:rsidR="00093C49">
          <w:rPr>
            <w:noProof/>
            <w:webHidden/>
          </w:rPr>
          <w:tab/>
        </w:r>
        <w:r w:rsidR="00093C49">
          <w:rPr>
            <w:noProof/>
            <w:webHidden/>
          </w:rPr>
          <w:fldChar w:fldCharType="begin"/>
        </w:r>
        <w:r w:rsidR="00093C49">
          <w:rPr>
            <w:noProof/>
            <w:webHidden/>
          </w:rPr>
          <w:instrText xml:space="preserve"> PAGEREF _Toc356466352 \h </w:instrText>
        </w:r>
        <w:r w:rsidR="00093C49">
          <w:rPr>
            <w:noProof/>
            <w:webHidden/>
          </w:rPr>
        </w:r>
        <w:r w:rsidR="00093C49">
          <w:rPr>
            <w:noProof/>
            <w:webHidden/>
          </w:rPr>
          <w:fldChar w:fldCharType="separate"/>
        </w:r>
        <w:r w:rsidR="00B316C6">
          <w:rPr>
            <w:noProof/>
            <w:webHidden/>
          </w:rPr>
          <w:t>129</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53" w:history="1">
        <w:r w:rsidR="00093C49" w:rsidRPr="007871EF">
          <w:rPr>
            <w:rStyle w:val="a3"/>
            <w:noProof/>
          </w:rPr>
          <w:t>6.7.2.</w:t>
        </w:r>
        <w:r w:rsidR="00093C49">
          <w:rPr>
            <w:rFonts w:asciiTheme="minorHAnsi" w:eastAsiaTheme="minorEastAsia" w:hAnsiTheme="minorHAnsi" w:cstheme="minorBidi"/>
            <w:noProof/>
            <w:szCs w:val="22"/>
          </w:rPr>
          <w:tab/>
        </w:r>
        <w:r w:rsidR="00093C49" w:rsidRPr="007871EF">
          <w:rPr>
            <w:rStyle w:val="a3"/>
            <w:noProof/>
          </w:rPr>
          <w:t>Debugging Tools</w:t>
        </w:r>
        <w:r w:rsidR="00093C49">
          <w:rPr>
            <w:noProof/>
            <w:webHidden/>
          </w:rPr>
          <w:tab/>
        </w:r>
        <w:r w:rsidR="00093C49">
          <w:rPr>
            <w:noProof/>
            <w:webHidden/>
          </w:rPr>
          <w:fldChar w:fldCharType="begin"/>
        </w:r>
        <w:r w:rsidR="00093C49">
          <w:rPr>
            <w:noProof/>
            <w:webHidden/>
          </w:rPr>
          <w:instrText xml:space="preserve"> PAGEREF _Toc356466353 \h </w:instrText>
        </w:r>
        <w:r w:rsidR="00093C49">
          <w:rPr>
            <w:noProof/>
            <w:webHidden/>
          </w:rPr>
        </w:r>
        <w:r w:rsidR="00093C49">
          <w:rPr>
            <w:noProof/>
            <w:webHidden/>
          </w:rPr>
          <w:fldChar w:fldCharType="separate"/>
        </w:r>
        <w:r w:rsidR="00B316C6">
          <w:rPr>
            <w:noProof/>
            <w:webHidden/>
          </w:rPr>
          <w:t>129</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54" w:history="1">
        <w:r w:rsidR="00093C49" w:rsidRPr="007871EF">
          <w:rPr>
            <w:rStyle w:val="a3"/>
            <w:noProof/>
          </w:rPr>
          <w:t>6.7.3.</w:t>
        </w:r>
        <w:r w:rsidR="00093C49">
          <w:rPr>
            <w:rFonts w:asciiTheme="minorHAnsi" w:eastAsiaTheme="minorEastAsia" w:hAnsiTheme="minorHAnsi" w:cstheme="minorBidi"/>
            <w:noProof/>
            <w:szCs w:val="22"/>
          </w:rPr>
          <w:tab/>
        </w:r>
        <w:r w:rsidR="00093C49" w:rsidRPr="007871EF">
          <w:rPr>
            <w:rStyle w:val="a3"/>
            <w:noProof/>
          </w:rPr>
          <w:t>Monitor Tools</w:t>
        </w:r>
        <w:r w:rsidR="00093C49">
          <w:rPr>
            <w:noProof/>
            <w:webHidden/>
          </w:rPr>
          <w:tab/>
        </w:r>
        <w:r w:rsidR="00093C49">
          <w:rPr>
            <w:noProof/>
            <w:webHidden/>
          </w:rPr>
          <w:fldChar w:fldCharType="begin"/>
        </w:r>
        <w:r w:rsidR="00093C49">
          <w:rPr>
            <w:noProof/>
            <w:webHidden/>
          </w:rPr>
          <w:instrText xml:space="preserve"> PAGEREF _Toc356466354 \h </w:instrText>
        </w:r>
        <w:r w:rsidR="00093C49">
          <w:rPr>
            <w:noProof/>
            <w:webHidden/>
          </w:rPr>
        </w:r>
        <w:r w:rsidR="00093C49">
          <w:rPr>
            <w:noProof/>
            <w:webHidden/>
          </w:rPr>
          <w:fldChar w:fldCharType="separate"/>
        </w:r>
        <w:r w:rsidR="00B316C6">
          <w:rPr>
            <w:noProof/>
            <w:webHidden/>
          </w:rPr>
          <w:t>130</w:t>
        </w:r>
        <w:r w:rsidR="00093C49">
          <w:rPr>
            <w:noProof/>
            <w:webHidden/>
          </w:rPr>
          <w:fldChar w:fldCharType="end"/>
        </w:r>
      </w:hyperlink>
    </w:p>
    <w:p w:rsidR="00093C49" w:rsidRDefault="005953FB">
      <w:pPr>
        <w:pStyle w:val="10"/>
        <w:tabs>
          <w:tab w:val="left" w:pos="1260"/>
          <w:tab w:val="right" w:leader="dot" w:pos="8494"/>
        </w:tabs>
        <w:rPr>
          <w:rFonts w:asciiTheme="minorHAnsi" w:eastAsiaTheme="minorEastAsia" w:hAnsiTheme="minorHAnsi" w:cstheme="minorBidi"/>
          <w:noProof/>
          <w:szCs w:val="22"/>
        </w:rPr>
      </w:pPr>
      <w:hyperlink w:anchor="_Toc356466355" w:history="1">
        <w:r w:rsidR="00093C49" w:rsidRPr="007871EF">
          <w:rPr>
            <w:rStyle w:val="a3"/>
            <w:noProof/>
          </w:rPr>
          <w:t>Chapter 7.</w:t>
        </w:r>
        <w:r w:rsidR="00093C49">
          <w:rPr>
            <w:rFonts w:asciiTheme="minorHAnsi" w:eastAsiaTheme="minorEastAsia" w:hAnsiTheme="minorHAnsi" w:cstheme="minorBidi"/>
            <w:noProof/>
            <w:szCs w:val="22"/>
          </w:rPr>
          <w:tab/>
        </w:r>
        <w:r w:rsidR="00093C49" w:rsidRPr="007871EF">
          <w:rPr>
            <w:rStyle w:val="a3"/>
            <w:noProof/>
          </w:rPr>
          <w:t>Some typical issues</w:t>
        </w:r>
        <w:r w:rsidR="00093C49">
          <w:rPr>
            <w:noProof/>
            <w:webHidden/>
          </w:rPr>
          <w:tab/>
        </w:r>
        <w:r w:rsidR="00093C49">
          <w:rPr>
            <w:noProof/>
            <w:webHidden/>
          </w:rPr>
          <w:fldChar w:fldCharType="begin"/>
        </w:r>
        <w:r w:rsidR="00093C49">
          <w:rPr>
            <w:noProof/>
            <w:webHidden/>
          </w:rPr>
          <w:instrText xml:space="preserve"> PAGEREF _Toc356466355 \h </w:instrText>
        </w:r>
        <w:r w:rsidR="00093C49">
          <w:rPr>
            <w:noProof/>
            <w:webHidden/>
          </w:rPr>
        </w:r>
        <w:r w:rsidR="00093C49">
          <w:rPr>
            <w:noProof/>
            <w:webHidden/>
          </w:rPr>
          <w:fldChar w:fldCharType="separate"/>
        </w:r>
        <w:r w:rsidR="00B316C6">
          <w:rPr>
            <w:noProof/>
            <w:webHidden/>
          </w:rPr>
          <w:t>131</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356" w:history="1">
        <w:r w:rsidR="00093C49" w:rsidRPr="007871EF">
          <w:rPr>
            <w:rStyle w:val="a3"/>
            <w:noProof/>
          </w:rPr>
          <w:t>7.1.</w:t>
        </w:r>
        <w:r w:rsidR="00093C49">
          <w:rPr>
            <w:rFonts w:asciiTheme="minorHAnsi" w:eastAsiaTheme="minorEastAsia" w:hAnsiTheme="minorHAnsi" w:cstheme="minorBidi"/>
            <w:noProof/>
            <w:szCs w:val="22"/>
          </w:rPr>
          <w:tab/>
        </w:r>
        <w:r w:rsidR="00093C49" w:rsidRPr="007871EF">
          <w:rPr>
            <w:rStyle w:val="a3"/>
            <w:noProof/>
          </w:rPr>
          <w:t>Layout</w:t>
        </w:r>
        <w:r w:rsidR="00093C49">
          <w:rPr>
            <w:noProof/>
            <w:webHidden/>
          </w:rPr>
          <w:tab/>
        </w:r>
        <w:r w:rsidR="00093C49">
          <w:rPr>
            <w:noProof/>
            <w:webHidden/>
          </w:rPr>
          <w:fldChar w:fldCharType="begin"/>
        </w:r>
        <w:r w:rsidR="00093C49">
          <w:rPr>
            <w:noProof/>
            <w:webHidden/>
          </w:rPr>
          <w:instrText xml:space="preserve"> PAGEREF _Toc356466356 \h </w:instrText>
        </w:r>
        <w:r w:rsidR="00093C49">
          <w:rPr>
            <w:noProof/>
            <w:webHidden/>
          </w:rPr>
        </w:r>
        <w:r w:rsidR="00093C49">
          <w:rPr>
            <w:noProof/>
            <w:webHidden/>
          </w:rPr>
          <w:fldChar w:fldCharType="separate"/>
        </w:r>
        <w:r w:rsidR="00B316C6">
          <w:rPr>
            <w:noProof/>
            <w:webHidden/>
          </w:rPr>
          <w:t>131</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57" w:history="1">
        <w:r w:rsidR="00093C49" w:rsidRPr="007871EF">
          <w:rPr>
            <w:rStyle w:val="a3"/>
            <w:noProof/>
          </w:rPr>
          <w:t>7.1.1.</w:t>
        </w:r>
        <w:r w:rsidR="00093C49">
          <w:rPr>
            <w:rFonts w:asciiTheme="minorHAnsi" w:eastAsiaTheme="minorEastAsia" w:hAnsiTheme="minorHAnsi" w:cstheme="minorBidi"/>
            <w:noProof/>
            <w:szCs w:val="22"/>
          </w:rPr>
          <w:tab/>
        </w:r>
        <w:r w:rsidR="00093C49" w:rsidRPr="007871EF">
          <w:rPr>
            <w:rStyle w:val="a3"/>
            <w:noProof/>
          </w:rPr>
          <w:t>Docking</w:t>
        </w:r>
        <w:r w:rsidR="00093C49">
          <w:rPr>
            <w:noProof/>
            <w:webHidden/>
          </w:rPr>
          <w:tab/>
        </w:r>
        <w:r w:rsidR="00093C49">
          <w:rPr>
            <w:noProof/>
            <w:webHidden/>
          </w:rPr>
          <w:fldChar w:fldCharType="begin"/>
        </w:r>
        <w:r w:rsidR="00093C49">
          <w:rPr>
            <w:noProof/>
            <w:webHidden/>
          </w:rPr>
          <w:instrText xml:space="preserve"> PAGEREF _Toc356466357 \h </w:instrText>
        </w:r>
        <w:r w:rsidR="00093C49">
          <w:rPr>
            <w:noProof/>
            <w:webHidden/>
          </w:rPr>
        </w:r>
        <w:r w:rsidR="00093C49">
          <w:rPr>
            <w:noProof/>
            <w:webHidden/>
          </w:rPr>
          <w:fldChar w:fldCharType="separate"/>
        </w:r>
        <w:r w:rsidR="00B316C6">
          <w:rPr>
            <w:noProof/>
            <w:webHidden/>
          </w:rPr>
          <w:t>131</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58" w:history="1">
        <w:r w:rsidR="00093C49" w:rsidRPr="007871EF">
          <w:rPr>
            <w:rStyle w:val="a3"/>
            <w:noProof/>
          </w:rPr>
          <w:t>7.1.2.</w:t>
        </w:r>
        <w:r w:rsidR="00093C49">
          <w:rPr>
            <w:rFonts w:asciiTheme="minorHAnsi" w:eastAsiaTheme="minorEastAsia" w:hAnsiTheme="minorHAnsi" w:cstheme="minorBidi"/>
            <w:noProof/>
            <w:szCs w:val="22"/>
          </w:rPr>
          <w:tab/>
        </w:r>
        <w:r w:rsidR="00093C49" w:rsidRPr="007871EF">
          <w:rPr>
            <w:rStyle w:val="a3"/>
            <w:noProof/>
          </w:rPr>
          <w:t>xui.UI.Layout</w:t>
        </w:r>
        <w:r w:rsidR="00093C49">
          <w:rPr>
            <w:noProof/>
            <w:webHidden/>
          </w:rPr>
          <w:tab/>
        </w:r>
        <w:r w:rsidR="00093C49">
          <w:rPr>
            <w:noProof/>
            <w:webHidden/>
          </w:rPr>
          <w:fldChar w:fldCharType="begin"/>
        </w:r>
        <w:r w:rsidR="00093C49">
          <w:rPr>
            <w:noProof/>
            <w:webHidden/>
          </w:rPr>
          <w:instrText xml:space="preserve"> PAGEREF _Toc356466358 \h </w:instrText>
        </w:r>
        <w:r w:rsidR="00093C49">
          <w:rPr>
            <w:noProof/>
            <w:webHidden/>
          </w:rPr>
        </w:r>
        <w:r w:rsidR="00093C49">
          <w:rPr>
            <w:noProof/>
            <w:webHidden/>
          </w:rPr>
          <w:fldChar w:fldCharType="separate"/>
        </w:r>
        <w:r w:rsidR="00B316C6">
          <w:rPr>
            <w:noProof/>
            <w:webHidden/>
          </w:rPr>
          <w:t>131</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59" w:history="1">
        <w:r w:rsidR="00093C49" w:rsidRPr="007871EF">
          <w:rPr>
            <w:rStyle w:val="a3"/>
            <w:noProof/>
          </w:rPr>
          <w:t>7.1.3.</w:t>
        </w:r>
        <w:r w:rsidR="00093C49">
          <w:rPr>
            <w:rFonts w:asciiTheme="minorHAnsi" w:eastAsiaTheme="minorEastAsia" w:hAnsiTheme="minorHAnsi" w:cstheme="minorBidi"/>
            <w:noProof/>
            <w:szCs w:val="22"/>
          </w:rPr>
          <w:tab/>
        </w:r>
        <w:r w:rsidR="00093C49" w:rsidRPr="007871EF">
          <w:rPr>
            <w:rStyle w:val="a3"/>
            <w:noProof/>
          </w:rPr>
          <w:t>Relative Layout</w:t>
        </w:r>
        <w:r w:rsidR="00093C49">
          <w:rPr>
            <w:noProof/>
            <w:webHidden/>
          </w:rPr>
          <w:tab/>
        </w:r>
        <w:r w:rsidR="00093C49">
          <w:rPr>
            <w:noProof/>
            <w:webHidden/>
          </w:rPr>
          <w:fldChar w:fldCharType="begin"/>
        </w:r>
        <w:r w:rsidR="00093C49">
          <w:rPr>
            <w:noProof/>
            <w:webHidden/>
          </w:rPr>
          <w:instrText xml:space="preserve"> PAGEREF _Toc356466359 \h </w:instrText>
        </w:r>
        <w:r w:rsidR="00093C49">
          <w:rPr>
            <w:noProof/>
            <w:webHidden/>
          </w:rPr>
        </w:r>
        <w:r w:rsidR="00093C49">
          <w:rPr>
            <w:noProof/>
            <w:webHidden/>
          </w:rPr>
          <w:fldChar w:fldCharType="separate"/>
        </w:r>
        <w:r w:rsidR="00B316C6">
          <w:rPr>
            <w:noProof/>
            <w:webHidden/>
          </w:rPr>
          <w:t>132</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360" w:history="1">
        <w:r w:rsidR="00093C49" w:rsidRPr="007871EF">
          <w:rPr>
            <w:rStyle w:val="a3"/>
            <w:noProof/>
          </w:rPr>
          <w:t>7.2.</w:t>
        </w:r>
        <w:r w:rsidR="00093C49">
          <w:rPr>
            <w:rFonts w:asciiTheme="minorHAnsi" w:eastAsiaTheme="minorEastAsia" w:hAnsiTheme="minorHAnsi" w:cstheme="minorBidi"/>
            <w:noProof/>
            <w:szCs w:val="22"/>
          </w:rPr>
          <w:tab/>
        </w:r>
        <w:r w:rsidR="00093C49" w:rsidRPr="007871EF">
          <w:rPr>
            <w:rStyle w:val="a3"/>
            <w:noProof/>
          </w:rPr>
          <w:t>UI Control’s Drag&amp;Drop</w:t>
        </w:r>
        <w:r w:rsidR="00093C49">
          <w:rPr>
            <w:noProof/>
            <w:webHidden/>
          </w:rPr>
          <w:tab/>
        </w:r>
        <w:r w:rsidR="00093C49">
          <w:rPr>
            <w:noProof/>
            <w:webHidden/>
          </w:rPr>
          <w:fldChar w:fldCharType="begin"/>
        </w:r>
        <w:r w:rsidR="00093C49">
          <w:rPr>
            <w:noProof/>
            <w:webHidden/>
          </w:rPr>
          <w:instrText xml:space="preserve"> PAGEREF _Toc356466360 \h </w:instrText>
        </w:r>
        <w:r w:rsidR="00093C49">
          <w:rPr>
            <w:noProof/>
            <w:webHidden/>
          </w:rPr>
        </w:r>
        <w:r w:rsidR="00093C49">
          <w:rPr>
            <w:noProof/>
            <w:webHidden/>
          </w:rPr>
          <w:fldChar w:fldCharType="separate"/>
        </w:r>
        <w:r w:rsidR="00B316C6">
          <w:rPr>
            <w:noProof/>
            <w:webHidden/>
          </w:rPr>
          <w:t>134</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61" w:history="1">
        <w:r w:rsidR="00093C49" w:rsidRPr="007871EF">
          <w:rPr>
            <w:rStyle w:val="a3"/>
            <w:noProof/>
          </w:rPr>
          <w:t>7.2.1.</w:t>
        </w:r>
        <w:r w:rsidR="00093C49">
          <w:rPr>
            <w:rFonts w:asciiTheme="minorHAnsi" w:eastAsiaTheme="minorEastAsia" w:hAnsiTheme="minorHAnsi" w:cstheme="minorBidi"/>
            <w:noProof/>
            <w:szCs w:val="22"/>
          </w:rPr>
          <w:tab/>
        </w:r>
        <w:r w:rsidR="00093C49" w:rsidRPr="007871EF">
          <w:rPr>
            <w:rStyle w:val="a3"/>
            <w:noProof/>
          </w:rPr>
          <w:t>Drag&amp;Drop control among containers</w:t>
        </w:r>
        <w:r w:rsidR="00093C49">
          <w:rPr>
            <w:noProof/>
            <w:webHidden/>
          </w:rPr>
          <w:tab/>
        </w:r>
        <w:r w:rsidR="00093C49">
          <w:rPr>
            <w:noProof/>
            <w:webHidden/>
          </w:rPr>
          <w:fldChar w:fldCharType="begin"/>
        </w:r>
        <w:r w:rsidR="00093C49">
          <w:rPr>
            <w:noProof/>
            <w:webHidden/>
          </w:rPr>
          <w:instrText xml:space="preserve"> PAGEREF _Toc356466361 \h </w:instrText>
        </w:r>
        <w:r w:rsidR="00093C49">
          <w:rPr>
            <w:noProof/>
            <w:webHidden/>
          </w:rPr>
        </w:r>
        <w:r w:rsidR="00093C49">
          <w:rPr>
            <w:noProof/>
            <w:webHidden/>
          </w:rPr>
          <w:fldChar w:fldCharType="separate"/>
        </w:r>
        <w:r w:rsidR="00B316C6">
          <w:rPr>
            <w:noProof/>
            <w:webHidden/>
          </w:rPr>
          <w:t>134</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62" w:history="1">
        <w:r w:rsidR="00093C49" w:rsidRPr="007871EF">
          <w:rPr>
            <w:rStyle w:val="a3"/>
            <w:noProof/>
          </w:rPr>
          <w:t>7.2.2.</w:t>
        </w:r>
        <w:r w:rsidR="00093C49">
          <w:rPr>
            <w:rFonts w:asciiTheme="minorHAnsi" w:eastAsiaTheme="minorEastAsia" w:hAnsiTheme="minorHAnsi" w:cstheme="minorBidi"/>
            <w:noProof/>
            <w:szCs w:val="22"/>
          </w:rPr>
          <w:tab/>
        </w:r>
        <w:r w:rsidR="00093C49" w:rsidRPr="007871EF">
          <w:rPr>
            <w:rStyle w:val="a3"/>
            <w:noProof/>
          </w:rPr>
          <w:t>List sorting 1</w:t>
        </w:r>
        <w:r w:rsidR="00093C49">
          <w:rPr>
            <w:noProof/>
            <w:webHidden/>
          </w:rPr>
          <w:tab/>
        </w:r>
        <w:r w:rsidR="00093C49">
          <w:rPr>
            <w:noProof/>
            <w:webHidden/>
          </w:rPr>
          <w:fldChar w:fldCharType="begin"/>
        </w:r>
        <w:r w:rsidR="00093C49">
          <w:rPr>
            <w:noProof/>
            <w:webHidden/>
          </w:rPr>
          <w:instrText xml:space="preserve"> PAGEREF _Toc356466362 \h </w:instrText>
        </w:r>
        <w:r w:rsidR="00093C49">
          <w:rPr>
            <w:noProof/>
            <w:webHidden/>
          </w:rPr>
        </w:r>
        <w:r w:rsidR="00093C49">
          <w:rPr>
            <w:noProof/>
            <w:webHidden/>
          </w:rPr>
          <w:fldChar w:fldCharType="separate"/>
        </w:r>
        <w:r w:rsidR="00B316C6">
          <w:rPr>
            <w:noProof/>
            <w:webHidden/>
          </w:rPr>
          <w:t>134</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63" w:history="1">
        <w:r w:rsidR="00093C49" w:rsidRPr="007871EF">
          <w:rPr>
            <w:rStyle w:val="a3"/>
            <w:noProof/>
          </w:rPr>
          <w:t>7.2.3.</w:t>
        </w:r>
        <w:r w:rsidR="00093C49">
          <w:rPr>
            <w:rFonts w:asciiTheme="minorHAnsi" w:eastAsiaTheme="minorEastAsia" w:hAnsiTheme="minorHAnsi" w:cstheme="minorBidi"/>
            <w:noProof/>
            <w:szCs w:val="22"/>
          </w:rPr>
          <w:tab/>
        </w:r>
        <w:r w:rsidR="00093C49" w:rsidRPr="007871EF">
          <w:rPr>
            <w:rStyle w:val="a3"/>
            <w:noProof/>
          </w:rPr>
          <w:t>List sorting 2</w:t>
        </w:r>
        <w:r w:rsidR="00093C49">
          <w:rPr>
            <w:noProof/>
            <w:webHidden/>
          </w:rPr>
          <w:tab/>
        </w:r>
        <w:r w:rsidR="00093C49">
          <w:rPr>
            <w:noProof/>
            <w:webHidden/>
          </w:rPr>
          <w:fldChar w:fldCharType="begin"/>
        </w:r>
        <w:r w:rsidR="00093C49">
          <w:rPr>
            <w:noProof/>
            <w:webHidden/>
          </w:rPr>
          <w:instrText xml:space="preserve"> PAGEREF _Toc356466363 \h </w:instrText>
        </w:r>
        <w:r w:rsidR="00093C49">
          <w:rPr>
            <w:noProof/>
            <w:webHidden/>
          </w:rPr>
        </w:r>
        <w:r w:rsidR="00093C49">
          <w:rPr>
            <w:noProof/>
            <w:webHidden/>
          </w:rPr>
          <w:fldChar w:fldCharType="separate"/>
        </w:r>
        <w:r w:rsidR="00B316C6">
          <w:rPr>
            <w:noProof/>
            <w:webHidden/>
          </w:rPr>
          <w:t>135</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364" w:history="1">
        <w:r w:rsidR="00093C49" w:rsidRPr="007871EF">
          <w:rPr>
            <w:rStyle w:val="a3"/>
            <w:noProof/>
          </w:rPr>
          <w:t>7.3.</w:t>
        </w:r>
        <w:r w:rsidR="00093C49">
          <w:rPr>
            <w:rFonts w:asciiTheme="minorHAnsi" w:eastAsiaTheme="minorEastAsia" w:hAnsiTheme="minorHAnsi" w:cstheme="minorBidi"/>
            <w:noProof/>
            <w:szCs w:val="22"/>
          </w:rPr>
          <w:tab/>
        </w:r>
        <w:r w:rsidR="00093C49" w:rsidRPr="007871EF">
          <w:rPr>
            <w:rStyle w:val="a3"/>
            <w:noProof/>
          </w:rPr>
          <w:t>Form</w:t>
        </w:r>
        <w:r w:rsidR="00093C49">
          <w:rPr>
            <w:noProof/>
            <w:webHidden/>
          </w:rPr>
          <w:tab/>
        </w:r>
        <w:r w:rsidR="00093C49">
          <w:rPr>
            <w:noProof/>
            <w:webHidden/>
          </w:rPr>
          <w:fldChar w:fldCharType="begin"/>
        </w:r>
        <w:r w:rsidR="00093C49">
          <w:rPr>
            <w:noProof/>
            <w:webHidden/>
          </w:rPr>
          <w:instrText xml:space="preserve"> PAGEREF _Toc356466364 \h </w:instrText>
        </w:r>
        <w:r w:rsidR="00093C49">
          <w:rPr>
            <w:noProof/>
            <w:webHidden/>
          </w:rPr>
        </w:r>
        <w:r w:rsidR="00093C49">
          <w:rPr>
            <w:noProof/>
            <w:webHidden/>
          </w:rPr>
          <w:fldChar w:fldCharType="separate"/>
        </w:r>
        <w:r w:rsidR="00B316C6">
          <w:rPr>
            <w:noProof/>
            <w:webHidden/>
          </w:rPr>
          <w:t>136</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65" w:history="1">
        <w:r w:rsidR="00093C49" w:rsidRPr="007871EF">
          <w:rPr>
            <w:rStyle w:val="a3"/>
            <w:noProof/>
          </w:rPr>
          <w:t>7.3.1.</w:t>
        </w:r>
        <w:r w:rsidR="00093C49">
          <w:rPr>
            <w:rFonts w:asciiTheme="minorHAnsi" w:eastAsiaTheme="minorEastAsia" w:hAnsiTheme="minorHAnsi" w:cstheme="minorBidi"/>
            <w:noProof/>
            <w:szCs w:val="22"/>
          </w:rPr>
          <w:tab/>
        </w:r>
        <w:r w:rsidR="00093C49" w:rsidRPr="007871EF">
          <w:rPr>
            <w:rStyle w:val="a3"/>
            <w:noProof/>
          </w:rPr>
          <w:t>Form 1</w:t>
        </w:r>
        <w:r w:rsidR="00093C49">
          <w:rPr>
            <w:noProof/>
            <w:webHidden/>
          </w:rPr>
          <w:tab/>
        </w:r>
        <w:r w:rsidR="00093C49">
          <w:rPr>
            <w:noProof/>
            <w:webHidden/>
          </w:rPr>
          <w:fldChar w:fldCharType="begin"/>
        </w:r>
        <w:r w:rsidR="00093C49">
          <w:rPr>
            <w:noProof/>
            <w:webHidden/>
          </w:rPr>
          <w:instrText xml:space="preserve"> PAGEREF _Toc356466365 \h </w:instrText>
        </w:r>
        <w:r w:rsidR="00093C49">
          <w:rPr>
            <w:noProof/>
            <w:webHidden/>
          </w:rPr>
        </w:r>
        <w:r w:rsidR="00093C49">
          <w:rPr>
            <w:noProof/>
            <w:webHidden/>
          </w:rPr>
          <w:fldChar w:fldCharType="separate"/>
        </w:r>
        <w:r w:rsidR="00B316C6">
          <w:rPr>
            <w:noProof/>
            <w:webHidden/>
          </w:rPr>
          <w:t>136</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66" w:history="1">
        <w:r w:rsidR="00093C49" w:rsidRPr="007871EF">
          <w:rPr>
            <w:rStyle w:val="a3"/>
            <w:noProof/>
          </w:rPr>
          <w:t>7.3.2.</w:t>
        </w:r>
        <w:r w:rsidR="00093C49">
          <w:rPr>
            <w:rFonts w:asciiTheme="minorHAnsi" w:eastAsiaTheme="minorEastAsia" w:hAnsiTheme="minorHAnsi" w:cstheme="minorBidi"/>
            <w:noProof/>
            <w:szCs w:val="22"/>
          </w:rPr>
          <w:tab/>
        </w:r>
        <w:r w:rsidR="00093C49" w:rsidRPr="007871EF">
          <w:rPr>
            <w:rStyle w:val="a3"/>
            <w:noProof/>
          </w:rPr>
          <w:t>DataBinder</w:t>
        </w:r>
        <w:r w:rsidR="00093C49">
          <w:rPr>
            <w:noProof/>
            <w:webHidden/>
          </w:rPr>
          <w:tab/>
        </w:r>
        <w:r w:rsidR="00093C49">
          <w:rPr>
            <w:noProof/>
            <w:webHidden/>
          </w:rPr>
          <w:fldChar w:fldCharType="begin"/>
        </w:r>
        <w:r w:rsidR="00093C49">
          <w:rPr>
            <w:noProof/>
            <w:webHidden/>
          </w:rPr>
          <w:instrText xml:space="preserve"> PAGEREF _Toc356466366 \h </w:instrText>
        </w:r>
        <w:r w:rsidR="00093C49">
          <w:rPr>
            <w:noProof/>
            <w:webHidden/>
          </w:rPr>
        </w:r>
        <w:r w:rsidR="00093C49">
          <w:rPr>
            <w:noProof/>
            <w:webHidden/>
          </w:rPr>
          <w:fldChar w:fldCharType="separate"/>
        </w:r>
        <w:r w:rsidR="00B316C6">
          <w:rPr>
            <w:noProof/>
            <w:webHidden/>
          </w:rPr>
          <w:t>137</w:t>
        </w:r>
        <w:r w:rsidR="00093C49">
          <w:rPr>
            <w:noProof/>
            <w:webHidden/>
          </w:rPr>
          <w:fldChar w:fldCharType="end"/>
        </w:r>
      </w:hyperlink>
    </w:p>
    <w:p w:rsidR="00093C49" w:rsidRDefault="005953FB">
      <w:pPr>
        <w:pStyle w:val="20"/>
        <w:tabs>
          <w:tab w:val="left" w:pos="1260"/>
          <w:tab w:val="right" w:leader="dot" w:pos="8494"/>
        </w:tabs>
        <w:rPr>
          <w:rFonts w:asciiTheme="minorHAnsi" w:eastAsiaTheme="minorEastAsia" w:hAnsiTheme="minorHAnsi" w:cstheme="minorBidi"/>
          <w:noProof/>
          <w:szCs w:val="22"/>
        </w:rPr>
      </w:pPr>
      <w:hyperlink w:anchor="_Toc356466367" w:history="1">
        <w:r w:rsidR="00093C49" w:rsidRPr="007871EF">
          <w:rPr>
            <w:rStyle w:val="a3"/>
            <w:noProof/>
          </w:rPr>
          <w:t>7.4.</w:t>
        </w:r>
        <w:r w:rsidR="00093C49">
          <w:rPr>
            <w:rFonts w:asciiTheme="minorHAnsi" w:eastAsiaTheme="minorEastAsia" w:hAnsiTheme="minorHAnsi" w:cstheme="minorBidi"/>
            <w:noProof/>
            <w:szCs w:val="22"/>
          </w:rPr>
          <w:tab/>
        </w:r>
        <w:r w:rsidR="00093C49" w:rsidRPr="007871EF">
          <w:rPr>
            <w:rStyle w:val="a3"/>
            <w:noProof/>
          </w:rPr>
          <w:t>Custom UI Styles</w:t>
        </w:r>
        <w:r w:rsidR="00093C49">
          <w:rPr>
            <w:noProof/>
            <w:webHidden/>
          </w:rPr>
          <w:tab/>
        </w:r>
        <w:r w:rsidR="00093C49">
          <w:rPr>
            <w:noProof/>
            <w:webHidden/>
          </w:rPr>
          <w:fldChar w:fldCharType="begin"/>
        </w:r>
        <w:r w:rsidR="00093C49">
          <w:rPr>
            <w:noProof/>
            <w:webHidden/>
          </w:rPr>
          <w:instrText xml:space="preserve"> PAGEREF _Toc356466367 \h </w:instrText>
        </w:r>
        <w:r w:rsidR="00093C49">
          <w:rPr>
            <w:noProof/>
            <w:webHidden/>
          </w:rPr>
        </w:r>
        <w:r w:rsidR="00093C49">
          <w:rPr>
            <w:noProof/>
            <w:webHidden/>
          </w:rPr>
          <w:fldChar w:fldCharType="separate"/>
        </w:r>
        <w:r w:rsidR="00B316C6">
          <w:rPr>
            <w:noProof/>
            <w:webHidden/>
          </w:rPr>
          <w:t>139</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68" w:history="1">
        <w:r w:rsidR="00093C49" w:rsidRPr="007871EF">
          <w:rPr>
            <w:rStyle w:val="a3"/>
            <w:noProof/>
          </w:rPr>
          <w:t>7.4.1.</w:t>
        </w:r>
        <w:r w:rsidR="00093C49">
          <w:rPr>
            <w:rFonts w:asciiTheme="minorHAnsi" w:eastAsiaTheme="minorEastAsia" w:hAnsiTheme="minorHAnsi" w:cstheme="minorBidi"/>
            <w:noProof/>
            <w:szCs w:val="22"/>
          </w:rPr>
          <w:tab/>
        </w:r>
        <w:r w:rsidR="00093C49" w:rsidRPr="007871EF">
          <w:rPr>
            <w:rStyle w:val="a3"/>
            <w:noProof/>
          </w:rPr>
          <w:t>Custom one instance only - 1</w:t>
        </w:r>
        <w:r w:rsidR="00093C49">
          <w:rPr>
            <w:noProof/>
            <w:webHidden/>
          </w:rPr>
          <w:tab/>
        </w:r>
        <w:r w:rsidR="00093C49">
          <w:rPr>
            <w:noProof/>
            <w:webHidden/>
          </w:rPr>
          <w:fldChar w:fldCharType="begin"/>
        </w:r>
        <w:r w:rsidR="00093C49">
          <w:rPr>
            <w:noProof/>
            <w:webHidden/>
          </w:rPr>
          <w:instrText xml:space="preserve"> PAGEREF _Toc356466368 \h </w:instrText>
        </w:r>
        <w:r w:rsidR="00093C49">
          <w:rPr>
            <w:noProof/>
            <w:webHidden/>
          </w:rPr>
        </w:r>
        <w:r w:rsidR="00093C49">
          <w:rPr>
            <w:noProof/>
            <w:webHidden/>
          </w:rPr>
          <w:fldChar w:fldCharType="separate"/>
        </w:r>
        <w:r w:rsidR="00B316C6">
          <w:rPr>
            <w:noProof/>
            <w:webHidden/>
          </w:rPr>
          <w:t>139</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69" w:history="1">
        <w:r w:rsidR="00093C49" w:rsidRPr="007871EF">
          <w:rPr>
            <w:rStyle w:val="a3"/>
            <w:noProof/>
          </w:rPr>
          <w:t>7.4.2.</w:t>
        </w:r>
        <w:r w:rsidR="00093C49">
          <w:rPr>
            <w:rFonts w:asciiTheme="minorHAnsi" w:eastAsiaTheme="minorEastAsia" w:hAnsiTheme="minorHAnsi" w:cstheme="minorBidi"/>
            <w:noProof/>
            <w:szCs w:val="22"/>
          </w:rPr>
          <w:tab/>
        </w:r>
        <w:r w:rsidR="00093C49" w:rsidRPr="007871EF">
          <w:rPr>
            <w:rStyle w:val="a3"/>
            <w:noProof/>
          </w:rPr>
          <w:t>Custom one instance only - 2</w:t>
        </w:r>
        <w:r w:rsidR="00093C49">
          <w:rPr>
            <w:noProof/>
            <w:webHidden/>
          </w:rPr>
          <w:tab/>
        </w:r>
        <w:r w:rsidR="00093C49">
          <w:rPr>
            <w:noProof/>
            <w:webHidden/>
          </w:rPr>
          <w:fldChar w:fldCharType="begin"/>
        </w:r>
        <w:r w:rsidR="00093C49">
          <w:rPr>
            <w:noProof/>
            <w:webHidden/>
          </w:rPr>
          <w:instrText xml:space="preserve"> PAGEREF _Toc356466369 \h </w:instrText>
        </w:r>
        <w:r w:rsidR="00093C49">
          <w:rPr>
            <w:noProof/>
            <w:webHidden/>
          </w:rPr>
        </w:r>
        <w:r w:rsidR="00093C49">
          <w:rPr>
            <w:noProof/>
            <w:webHidden/>
          </w:rPr>
          <w:fldChar w:fldCharType="separate"/>
        </w:r>
        <w:r w:rsidR="00B316C6">
          <w:rPr>
            <w:noProof/>
            <w:webHidden/>
          </w:rPr>
          <w:t>140</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70" w:history="1">
        <w:r w:rsidR="00093C49" w:rsidRPr="007871EF">
          <w:rPr>
            <w:rStyle w:val="a3"/>
            <w:noProof/>
          </w:rPr>
          <w:t>7.4.3.</w:t>
        </w:r>
        <w:r w:rsidR="00093C49">
          <w:rPr>
            <w:rFonts w:asciiTheme="minorHAnsi" w:eastAsiaTheme="minorEastAsia" w:hAnsiTheme="minorHAnsi" w:cstheme="minorBidi"/>
            <w:noProof/>
            <w:szCs w:val="22"/>
          </w:rPr>
          <w:tab/>
        </w:r>
        <w:r w:rsidR="00093C49" w:rsidRPr="007871EF">
          <w:rPr>
            <w:rStyle w:val="a3"/>
            <w:noProof/>
          </w:rPr>
          <w:t>Custom one instance only - 3</w:t>
        </w:r>
        <w:r w:rsidR="00093C49">
          <w:rPr>
            <w:noProof/>
            <w:webHidden/>
          </w:rPr>
          <w:tab/>
        </w:r>
        <w:r w:rsidR="00093C49">
          <w:rPr>
            <w:noProof/>
            <w:webHidden/>
          </w:rPr>
          <w:fldChar w:fldCharType="begin"/>
        </w:r>
        <w:r w:rsidR="00093C49">
          <w:rPr>
            <w:noProof/>
            <w:webHidden/>
          </w:rPr>
          <w:instrText xml:space="preserve"> PAGEREF _Toc356466370 \h </w:instrText>
        </w:r>
        <w:r w:rsidR="00093C49">
          <w:rPr>
            <w:noProof/>
            <w:webHidden/>
          </w:rPr>
        </w:r>
        <w:r w:rsidR="00093C49">
          <w:rPr>
            <w:noProof/>
            <w:webHidden/>
          </w:rPr>
          <w:fldChar w:fldCharType="separate"/>
        </w:r>
        <w:r w:rsidR="00B316C6">
          <w:rPr>
            <w:noProof/>
            <w:webHidden/>
          </w:rPr>
          <w:t>140</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71" w:history="1">
        <w:r w:rsidR="00093C49" w:rsidRPr="007871EF">
          <w:rPr>
            <w:rStyle w:val="a3"/>
            <w:noProof/>
          </w:rPr>
          <w:t>7.4.4.</w:t>
        </w:r>
        <w:r w:rsidR="00093C49">
          <w:rPr>
            <w:rFonts w:asciiTheme="minorHAnsi" w:eastAsiaTheme="minorEastAsia" w:hAnsiTheme="minorHAnsi" w:cstheme="minorBidi"/>
            <w:noProof/>
            <w:szCs w:val="22"/>
          </w:rPr>
          <w:tab/>
        </w:r>
        <w:r w:rsidR="00093C49" w:rsidRPr="007871EF">
          <w:rPr>
            <w:rStyle w:val="a3"/>
            <w:noProof/>
          </w:rPr>
          <w:t>Custom one instance only - 4</w:t>
        </w:r>
        <w:r w:rsidR="00093C49">
          <w:rPr>
            <w:noProof/>
            <w:webHidden/>
          </w:rPr>
          <w:tab/>
        </w:r>
        <w:r w:rsidR="00093C49">
          <w:rPr>
            <w:noProof/>
            <w:webHidden/>
          </w:rPr>
          <w:fldChar w:fldCharType="begin"/>
        </w:r>
        <w:r w:rsidR="00093C49">
          <w:rPr>
            <w:noProof/>
            <w:webHidden/>
          </w:rPr>
          <w:instrText xml:space="preserve"> PAGEREF _Toc356466371 \h </w:instrText>
        </w:r>
        <w:r w:rsidR="00093C49">
          <w:rPr>
            <w:noProof/>
            <w:webHidden/>
          </w:rPr>
        </w:r>
        <w:r w:rsidR="00093C49">
          <w:rPr>
            <w:noProof/>
            <w:webHidden/>
          </w:rPr>
          <w:fldChar w:fldCharType="separate"/>
        </w:r>
        <w:r w:rsidR="00B316C6">
          <w:rPr>
            <w:noProof/>
            <w:webHidden/>
          </w:rPr>
          <w:t>140</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72" w:history="1">
        <w:r w:rsidR="00093C49" w:rsidRPr="007871EF">
          <w:rPr>
            <w:rStyle w:val="a3"/>
            <w:noProof/>
          </w:rPr>
          <w:t>7.4.5.</w:t>
        </w:r>
        <w:r w:rsidR="00093C49">
          <w:rPr>
            <w:rFonts w:asciiTheme="minorHAnsi" w:eastAsiaTheme="minorEastAsia" w:hAnsiTheme="minorHAnsi" w:cstheme="minorBidi"/>
            <w:noProof/>
            <w:szCs w:val="22"/>
          </w:rPr>
          <w:tab/>
        </w:r>
        <w:r w:rsidR="00093C49" w:rsidRPr="007871EF">
          <w:rPr>
            <w:rStyle w:val="a3"/>
            <w:noProof/>
          </w:rPr>
          <w:t>Custom one instance only - 5</w:t>
        </w:r>
        <w:r w:rsidR="00093C49">
          <w:rPr>
            <w:noProof/>
            <w:webHidden/>
          </w:rPr>
          <w:tab/>
        </w:r>
        <w:r w:rsidR="00093C49">
          <w:rPr>
            <w:noProof/>
            <w:webHidden/>
          </w:rPr>
          <w:fldChar w:fldCharType="begin"/>
        </w:r>
        <w:r w:rsidR="00093C49">
          <w:rPr>
            <w:noProof/>
            <w:webHidden/>
          </w:rPr>
          <w:instrText xml:space="preserve"> PAGEREF _Toc356466372 \h </w:instrText>
        </w:r>
        <w:r w:rsidR="00093C49">
          <w:rPr>
            <w:noProof/>
            <w:webHidden/>
          </w:rPr>
        </w:r>
        <w:r w:rsidR="00093C49">
          <w:rPr>
            <w:noProof/>
            <w:webHidden/>
          </w:rPr>
          <w:fldChar w:fldCharType="separate"/>
        </w:r>
        <w:r w:rsidR="00B316C6">
          <w:rPr>
            <w:noProof/>
            <w:webHidden/>
          </w:rPr>
          <w:t>141</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73" w:history="1">
        <w:r w:rsidR="00093C49" w:rsidRPr="007871EF">
          <w:rPr>
            <w:rStyle w:val="a3"/>
            <w:noProof/>
          </w:rPr>
          <w:t>7.4.6.</w:t>
        </w:r>
        <w:r w:rsidR="00093C49">
          <w:rPr>
            <w:rFonts w:asciiTheme="minorHAnsi" w:eastAsiaTheme="minorEastAsia" w:hAnsiTheme="minorHAnsi" w:cstheme="minorBidi"/>
            <w:noProof/>
            <w:szCs w:val="22"/>
          </w:rPr>
          <w:tab/>
        </w:r>
        <w:r w:rsidR="00093C49" w:rsidRPr="007871EF">
          <w:rPr>
            <w:rStyle w:val="a3"/>
            <w:noProof/>
          </w:rPr>
          <w:t>Custom one instance only - 6</w:t>
        </w:r>
        <w:r w:rsidR="00093C49">
          <w:rPr>
            <w:noProof/>
            <w:webHidden/>
          </w:rPr>
          <w:tab/>
        </w:r>
        <w:r w:rsidR="00093C49">
          <w:rPr>
            <w:noProof/>
            <w:webHidden/>
          </w:rPr>
          <w:fldChar w:fldCharType="begin"/>
        </w:r>
        <w:r w:rsidR="00093C49">
          <w:rPr>
            <w:noProof/>
            <w:webHidden/>
          </w:rPr>
          <w:instrText xml:space="preserve"> PAGEREF _Toc356466373 \h </w:instrText>
        </w:r>
        <w:r w:rsidR="00093C49">
          <w:rPr>
            <w:noProof/>
            <w:webHidden/>
          </w:rPr>
        </w:r>
        <w:r w:rsidR="00093C49">
          <w:rPr>
            <w:noProof/>
            <w:webHidden/>
          </w:rPr>
          <w:fldChar w:fldCharType="separate"/>
        </w:r>
        <w:r w:rsidR="00B316C6">
          <w:rPr>
            <w:noProof/>
            <w:webHidden/>
          </w:rPr>
          <w:t>141</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74" w:history="1">
        <w:r w:rsidR="00093C49" w:rsidRPr="007871EF">
          <w:rPr>
            <w:rStyle w:val="a3"/>
            <w:noProof/>
          </w:rPr>
          <w:t>7.4.7.</w:t>
        </w:r>
        <w:r w:rsidR="00093C49">
          <w:rPr>
            <w:rFonts w:asciiTheme="minorHAnsi" w:eastAsiaTheme="minorEastAsia" w:hAnsiTheme="minorHAnsi" w:cstheme="minorBidi"/>
            <w:noProof/>
            <w:szCs w:val="22"/>
          </w:rPr>
          <w:tab/>
        </w:r>
        <w:r w:rsidR="00093C49" w:rsidRPr="007871EF">
          <w:rPr>
            <w:rStyle w:val="a3"/>
            <w:noProof/>
          </w:rPr>
          <w:t>Custom style for an UI Class</w:t>
        </w:r>
        <w:r w:rsidR="00093C49">
          <w:rPr>
            <w:noProof/>
            <w:webHidden/>
          </w:rPr>
          <w:tab/>
        </w:r>
        <w:r w:rsidR="00093C49">
          <w:rPr>
            <w:noProof/>
            <w:webHidden/>
          </w:rPr>
          <w:fldChar w:fldCharType="begin"/>
        </w:r>
        <w:r w:rsidR="00093C49">
          <w:rPr>
            <w:noProof/>
            <w:webHidden/>
          </w:rPr>
          <w:instrText xml:space="preserve"> PAGEREF _Toc356466374 \h </w:instrText>
        </w:r>
        <w:r w:rsidR="00093C49">
          <w:rPr>
            <w:noProof/>
            <w:webHidden/>
          </w:rPr>
        </w:r>
        <w:r w:rsidR="00093C49">
          <w:rPr>
            <w:noProof/>
            <w:webHidden/>
          </w:rPr>
          <w:fldChar w:fldCharType="separate"/>
        </w:r>
        <w:r w:rsidR="00B316C6">
          <w:rPr>
            <w:noProof/>
            <w:webHidden/>
          </w:rPr>
          <w:t>142</w:t>
        </w:r>
        <w:r w:rsidR="00093C49">
          <w:rPr>
            <w:noProof/>
            <w:webHidden/>
          </w:rPr>
          <w:fldChar w:fldCharType="end"/>
        </w:r>
      </w:hyperlink>
    </w:p>
    <w:p w:rsidR="00093C49" w:rsidRDefault="005953FB">
      <w:pPr>
        <w:pStyle w:val="30"/>
        <w:tabs>
          <w:tab w:val="left" w:pos="1680"/>
          <w:tab w:val="right" w:leader="dot" w:pos="8494"/>
        </w:tabs>
        <w:rPr>
          <w:rFonts w:asciiTheme="minorHAnsi" w:eastAsiaTheme="minorEastAsia" w:hAnsiTheme="minorHAnsi" w:cstheme="minorBidi"/>
          <w:noProof/>
          <w:szCs w:val="22"/>
        </w:rPr>
      </w:pPr>
      <w:hyperlink w:anchor="_Toc356466375" w:history="1">
        <w:r w:rsidR="00093C49" w:rsidRPr="007871EF">
          <w:rPr>
            <w:rStyle w:val="a3"/>
            <w:noProof/>
          </w:rPr>
          <w:t>7.4.8.</w:t>
        </w:r>
        <w:r w:rsidR="00093C49">
          <w:rPr>
            <w:rFonts w:asciiTheme="minorHAnsi" w:eastAsiaTheme="minorEastAsia" w:hAnsiTheme="minorHAnsi" w:cstheme="minorBidi"/>
            <w:noProof/>
            <w:szCs w:val="22"/>
          </w:rPr>
          <w:tab/>
        </w:r>
        <w:r w:rsidR="00093C49" w:rsidRPr="007871EF">
          <w:rPr>
            <w:rStyle w:val="a3"/>
            <w:noProof/>
          </w:rPr>
          <w:t>Custom style for all UI Class - skin</w:t>
        </w:r>
        <w:r w:rsidR="00093C49">
          <w:rPr>
            <w:noProof/>
            <w:webHidden/>
          </w:rPr>
          <w:tab/>
        </w:r>
        <w:r w:rsidR="00093C49">
          <w:rPr>
            <w:noProof/>
            <w:webHidden/>
          </w:rPr>
          <w:fldChar w:fldCharType="begin"/>
        </w:r>
        <w:r w:rsidR="00093C49">
          <w:rPr>
            <w:noProof/>
            <w:webHidden/>
          </w:rPr>
          <w:instrText xml:space="preserve"> PAGEREF _Toc356466375 \h </w:instrText>
        </w:r>
        <w:r w:rsidR="00093C49">
          <w:rPr>
            <w:noProof/>
            <w:webHidden/>
          </w:rPr>
        </w:r>
        <w:r w:rsidR="00093C49">
          <w:rPr>
            <w:noProof/>
            <w:webHidden/>
          </w:rPr>
          <w:fldChar w:fldCharType="separate"/>
        </w:r>
        <w:r w:rsidR="00B316C6">
          <w:rPr>
            <w:noProof/>
            <w:webHidden/>
          </w:rPr>
          <w:t>142</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376" w:history="1">
        <w:r w:rsidR="00093C49" w:rsidRPr="007871EF">
          <w:rPr>
            <w:rStyle w:val="a3"/>
            <w:noProof/>
          </w:rPr>
          <w:t>7.4.8.1.</w:t>
        </w:r>
        <w:r w:rsidR="00093C49">
          <w:rPr>
            <w:rFonts w:asciiTheme="minorHAnsi" w:eastAsiaTheme="minorEastAsia" w:hAnsiTheme="minorHAnsi" w:cstheme="minorBidi"/>
            <w:noProof/>
            <w:szCs w:val="22"/>
          </w:rPr>
          <w:tab/>
        </w:r>
        <w:r w:rsidR="00093C49" w:rsidRPr="007871EF">
          <w:rPr>
            <w:rStyle w:val="a3"/>
            <w:noProof/>
          </w:rPr>
          <w:t>First: Copy</w:t>
        </w:r>
        <w:r w:rsidR="00093C49">
          <w:rPr>
            <w:noProof/>
            <w:webHidden/>
          </w:rPr>
          <w:tab/>
        </w:r>
        <w:r w:rsidR="00093C49">
          <w:rPr>
            <w:noProof/>
            <w:webHidden/>
          </w:rPr>
          <w:fldChar w:fldCharType="begin"/>
        </w:r>
        <w:r w:rsidR="00093C49">
          <w:rPr>
            <w:noProof/>
            <w:webHidden/>
          </w:rPr>
          <w:instrText xml:space="preserve"> PAGEREF _Toc356466376 \h </w:instrText>
        </w:r>
        <w:r w:rsidR="00093C49">
          <w:rPr>
            <w:noProof/>
            <w:webHidden/>
          </w:rPr>
        </w:r>
        <w:r w:rsidR="00093C49">
          <w:rPr>
            <w:noProof/>
            <w:webHidden/>
          </w:rPr>
          <w:fldChar w:fldCharType="separate"/>
        </w:r>
        <w:r w:rsidR="00B316C6">
          <w:rPr>
            <w:noProof/>
            <w:webHidden/>
          </w:rPr>
          <w:t>142</w:t>
        </w:r>
        <w:r w:rsidR="00093C49">
          <w:rPr>
            <w:noProof/>
            <w:webHidden/>
          </w:rPr>
          <w:fldChar w:fldCharType="end"/>
        </w:r>
      </w:hyperlink>
    </w:p>
    <w:p w:rsidR="00093C49" w:rsidRDefault="005953FB">
      <w:pPr>
        <w:pStyle w:val="40"/>
        <w:tabs>
          <w:tab w:val="left" w:pos="2520"/>
          <w:tab w:val="right" w:leader="dot" w:pos="8494"/>
        </w:tabs>
        <w:rPr>
          <w:rFonts w:asciiTheme="minorHAnsi" w:eastAsiaTheme="minorEastAsia" w:hAnsiTheme="minorHAnsi" w:cstheme="minorBidi"/>
          <w:noProof/>
          <w:szCs w:val="22"/>
        </w:rPr>
      </w:pPr>
      <w:hyperlink w:anchor="_Toc356466377" w:history="1">
        <w:r w:rsidR="00093C49" w:rsidRPr="007871EF">
          <w:rPr>
            <w:rStyle w:val="a3"/>
            <w:noProof/>
          </w:rPr>
          <w:t>7.4.8.2.</w:t>
        </w:r>
        <w:r w:rsidR="00093C49">
          <w:rPr>
            <w:rFonts w:asciiTheme="minorHAnsi" w:eastAsiaTheme="minorEastAsia" w:hAnsiTheme="minorHAnsi" w:cstheme="minorBidi"/>
            <w:noProof/>
            <w:szCs w:val="22"/>
          </w:rPr>
          <w:tab/>
        </w:r>
        <w:r w:rsidR="00093C49" w:rsidRPr="007871EF">
          <w:rPr>
            <w:rStyle w:val="a3"/>
            <w:noProof/>
          </w:rPr>
          <w:t>Second: Little by little, modify pictures and CSS</w:t>
        </w:r>
        <w:r w:rsidR="00093C49">
          <w:rPr>
            <w:noProof/>
            <w:webHidden/>
          </w:rPr>
          <w:tab/>
        </w:r>
        <w:r w:rsidR="00093C49">
          <w:rPr>
            <w:noProof/>
            <w:webHidden/>
          </w:rPr>
          <w:fldChar w:fldCharType="begin"/>
        </w:r>
        <w:r w:rsidR="00093C49">
          <w:rPr>
            <w:noProof/>
            <w:webHidden/>
          </w:rPr>
          <w:instrText xml:space="preserve"> PAGEREF _Toc356466377 \h </w:instrText>
        </w:r>
        <w:r w:rsidR="00093C49">
          <w:rPr>
            <w:noProof/>
            <w:webHidden/>
          </w:rPr>
        </w:r>
        <w:r w:rsidR="00093C49">
          <w:rPr>
            <w:noProof/>
            <w:webHidden/>
          </w:rPr>
          <w:fldChar w:fldCharType="separate"/>
        </w:r>
        <w:r w:rsidR="00B316C6">
          <w:rPr>
            <w:noProof/>
            <w:webHidden/>
          </w:rPr>
          <w:t>143</w:t>
        </w:r>
        <w:r w:rsidR="00093C49">
          <w:rPr>
            <w:noProof/>
            <w:webHidden/>
          </w:rPr>
          <w:fldChar w:fldCharType="end"/>
        </w:r>
      </w:hyperlink>
    </w:p>
    <w:p w:rsidR="00093C49" w:rsidRDefault="005953FB">
      <w:pPr>
        <w:pStyle w:val="10"/>
        <w:tabs>
          <w:tab w:val="right" w:leader="dot" w:pos="8494"/>
        </w:tabs>
        <w:rPr>
          <w:rFonts w:asciiTheme="minorHAnsi" w:eastAsiaTheme="minorEastAsia" w:hAnsiTheme="minorHAnsi" w:cstheme="minorBidi"/>
          <w:noProof/>
          <w:szCs w:val="22"/>
        </w:rPr>
      </w:pPr>
      <w:hyperlink w:anchor="_Toc356466378" w:history="1">
        <w:r w:rsidR="00093C49" w:rsidRPr="007871EF">
          <w:rPr>
            <w:rStyle w:val="a3"/>
            <w:noProof/>
          </w:rPr>
          <w:t>The end</w:t>
        </w:r>
        <w:r w:rsidR="00093C49">
          <w:rPr>
            <w:noProof/>
            <w:webHidden/>
          </w:rPr>
          <w:tab/>
        </w:r>
        <w:r w:rsidR="00093C49">
          <w:rPr>
            <w:noProof/>
            <w:webHidden/>
          </w:rPr>
          <w:fldChar w:fldCharType="begin"/>
        </w:r>
        <w:r w:rsidR="00093C49">
          <w:rPr>
            <w:noProof/>
            <w:webHidden/>
          </w:rPr>
          <w:instrText xml:space="preserve"> PAGEREF _Toc356466378 \h </w:instrText>
        </w:r>
        <w:r w:rsidR="00093C49">
          <w:rPr>
            <w:noProof/>
            <w:webHidden/>
          </w:rPr>
        </w:r>
        <w:r w:rsidR="00093C49">
          <w:rPr>
            <w:noProof/>
            <w:webHidden/>
          </w:rPr>
          <w:fldChar w:fldCharType="separate"/>
        </w:r>
        <w:r w:rsidR="00B316C6">
          <w:rPr>
            <w:noProof/>
            <w:webHidden/>
          </w:rPr>
          <w:t>144</w:t>
        </w:r>
        <w:r w:rsidR="00093C49">
          <w:rPr>
            <w:noProof/>
            <w:webHidden/>
          </w:rPr>
          <w:fldChar w:fldCharType="end"/>
        </w:r>
      </w:hyperlink>
    </w:p>
    <w:p w:rsidR="00375F9C" w:rsidRDefault="00375F9C" w:rsidP="00375F9C">
      <w:pPr>
        <w:pStyle w:val="1"/>
        <w:jc w:val="center"/>
        <w:sectPr w:rsidR="00375F9C" w:rsidSect="00375F9C">
          <w:headerReference w:type="default" r:id="rId8"/>
          <w:footerReference w:type="default" r:id="rId9"/>
          <w:pgSz w:w="11906" w:h="16838"/>
          <w:pgMar w:top="1440" w:right="1701" w:bottom="1440" w:left="1701" w:header="851" w:footer="992" w:gutter="0"/>
          <w:cols w:space="425"/>
          <w:docGrid w:type="lines" w:linePitch="312"/>
        </w:sectPr>
      </w:pPr>
      <w:r>
        <w:fldChar w:fldCharType="end"/>
      </w:r>
      <w:bookmarkStart w:id="1" w:name="_Toc235676249"/>
    </w:p>
    <w:p w:rsidR="00375F9C" w:rsidRDefault="00375F9C" w:rsidP="00375F9C">
      <w:pPr>
        <w:pStyle w:val="1"/>
      </w:pPr>
      <w:bookmarkStart w:id="2" w:name="_Toc356466155"/>
      <w:r w:rsidRPr="00514351">
        <w:lastRenderedPageBreak/>
        <w:t>Preface</w:t>
      </w:r>
      <w:bookmarkEnd w:id="1"/>
      <w:bookmarkEnd w:id="2"/>
    </w:p>
    <w:p w:rsidR="00AD32F2" w:rsidRDefault="00AD4693" w:rsidP="00AD4693">
      <w:r>
        <w:rPr>
          <w:rFonts w:hint="eastAsia"/>
        </w:rPr>
        <w:t>CrossUI</w:t>
      </w:r>
      <w:r>
        <w:t xml:space="preserve"> is a Cross-Browser JavaScript framework with cutting-edge functionality for rich web application. </w:t>
      </w:r>
    </w:p>
    <w:p w:rsidR="002C72E3" w:rsidRDefault="002C72E3" w:rsidP="00AD4693"/>
    <w:p w:rsidR="00AD32F2" w:rsidRPr="00AD32F2" w:rsidRDefault="00AD4693" w:rsidP="00AD4693">
      <w:r>
        <w:rPr>
          <w:rFonts w:hint="eastAsia"/>
        </w:rPr>
        <w:t>CrossUI RAD</w:t>
      </w:r>
      <w:r w:rsidR="00AD32F2">
        <w:rPr>
          <w:rFonts w:hint="eastAsia"/>
        </w:rPr>
        <w:t xml:space="preserve"> T</w:t>
      </w:r>
      <w:r>
        <w:t>ools enables developers to rapid</w:t>
      </w:r>
      <w:r>
        <w:rPr>
          <w:rFonts w:hint="eastAsia"/>
        </w:rPr>
        <w:t>ly</w:t>
      </w:r>
      <w:r>
        <w:t xml:space="preserve"> de</w:t>
      </w:r>
      <w:r>
        <w:rPr>
          <w:rFonts w:hint="eastAsia"/>
        </w:rPr>
        <w:t>velop</w:t>
      </w:r>
      <w:r>
        <w:t xml:space="preserve"> and package the exactly</w:t>
      </w:r>
      <w:r>
        <w:rPr>
          <w:rFonts w:hint="eastAsia"/>
        </w:rPr>
        <w:t xml:space="preserve"> </w:t>
      </w:r>
      <w:r>
        <w:t xml:space="preserve">same code </w:t>
      </w:r>
      <w:r>
        <w:rPr>
          <w:rFonts w:hint="eastAsia"/>
        </w:rPr>
        <w:t xml:space="preserve">and UI </w:t>
      </w:r>
      <w:r>
        <w:t xml:space="preserve">into Web Apps, Native Desktop Apps for Windows, OS X, Linux and UNIX on 32-bit and 64-bit architectures as well as Mobile Apps for iPhone, iPad, Windows Phone, webOS, BlackBerry, and Android devices. </w:t>
      </w:r>
      <w:r w:rsidR="004D6FBC">
        <w:t>With this powerful RAD Tool</w:t>
      </w:r>
      <w:r w:rsidR="00AD32F2" w:rsidRPr="00AD32F2">
        <w:t>, developers can build cross-platform applications just like what they do in VB or Delphi.</w:t>
      </w:r>
    </w:p>
    <w:p w:rsidR="00AD32F2" w:rsidRDefault="00AD32F2" w:rsidP="00AD4693"/>
    <w:p w:rsidR="00AD32F2" w:rsidRPr="00AD32F2" w:rsidRDefault="00AD4693" w:rsidP="00AD4693">
      <w:pPr>
        <w:rPr>
          <w:b/>
        </w:rPr>
      </w:pPr>
      <w:r w:rsidRPr="00AD32F2">
        <w:rPr>
          <w:b/>
        </w:rPr>
        <w:t xml:space="preserve">Develop Once, Deploy Anywhere! </w:t>
      </w:r>
    </w:p>
    <w:p w:rsidR="00AD32F2" w:rsidRDefault="00AD32F2" w:rsidP="00AD4693"/>
    <w:p w:rsidR="00AD4693" w:rsidRPr="00AD32F2" w:rsidRDefault="00AD4693" w:rsidP="00AD32F2">
      <w:pPr>
        <w:rPr>
          <w:b/>
        </w:rPr>
      </w:pPr>
      <w:r w:rsidRPr="00AD32F2">
        <w:rPr>
          <w:b/>
        </w:rPr>
        <w:t xml:space="preserve">Features &amp; </w:t>
      </w:r>
      <w:r w:rsidR="004D6FBC">
        <w:rPr>
          <w:b/>
        </w:rPr>
        <w:t>Resources</w:t>
      </w:r>
      <w:r w:rsidR="004D6FBC" w:rsidRPr="00AD32F2">
        <w:rPr>
          <w:b/>
        </w:rPr>
        <w:t>:</w:t>
      </w:r>
    </w:p>
    <w:p w:rsidR="00AD4693" w:rsidRDefault="00AD4693" w:rsidP="00AD4693">
      <w:pPr>
        <w:ind w:firstLine="420"/>
      </w:pPr>
    </w:p>
    <w:p w:rsidR="00AD4693" w:rsidRDefault="00AD4693" w:rsidP="00E45D25">
      <w:pPr>
        <w:numPr>
          <w:ilvl w:val="0"/>
          <w:numId w:val="28"/>
        </w:numPr>
      </w:pPr>
      <w:r>
        <w:t>Rich client-side API, works with any backend or static HTML pages.</w:t>
      </w:r>
    </w:p>
    <w:p w:rsidR="00AD4693" w:rsidRDefault="00AD4693" w:rsidP="00E45D25">
      <w:pPr>
        <w:numPr>
          <w:ilvl w:val="0"/>
          <w:numId w:val="28"/>
        </w:numPr>
      </w:pPr>
      <w:r>
        <w:t>Web services (JSON/XML/SOAP) can be directly bound.</w:t>
      </w:r>
    </w:p>
    <w:p w:rsidR="00AD4693" w:rsidRDefault="00AD4693" w:rsidP="00E45D25">
      <w:pPr>
        <w:numPr>
          <w:ilvl w:val="0"/>
          <w:numId w:val="28"/>
        </w:numPr>
      </w:pPr>
      <w:r>
        <w:t>More than 40 common components, including Tabs, Dialog, TreeGrid, TimeLine and many other web GUI components.</w:t>
      </w:r>
    </w:p>
    <w:p w:rsidR="00AD4693" w:rsidRDefault="00AD4693" w:rsidP="00E45D25">
      <w:pPr>
        <w:numPr>
          <w:ilvl w:val="0"/>
          <w:numId w:val="28"/>
        </w:numPr>
      </w:pPr>
      <w:r>
        <w:t>Wide cross-browser compatibility, IE6+, firefox1.5+, opera9+, safari3+ and Google Chrome.</w:t>
      </w:r>
    </w:p>
    <w:p w:rsidR="00AD4693" w:rsidRDefault="00AD4693" w:rsidP="00E45D25">
      <w:pPr>
        <w:numPr>
          <w:ilvl w:val="0"/>
          <w:numId w:val="28"/>
        </w:numPr>
      </w:pPr>
      <w:r>
        <w:t>Full API Documentation with tons of samples.</w:t>
      </w:r>
    </w:p>
    <w:p w:rsidR="00AD4693" w:rsidRDefault="00AD4693" w:rsidP="00E45D25">
      <w:pPr>
        <w:numPr>
          <w:ilvl w:val="0"/>
          <w:numId w:val="28"/>
        </w:numPr>
      </w:pPr>
      <w:r>
        <w:t>Ever Increasing Code Snippets.</w:t>
      </w:r>
    </w:p>
    <w:p w:rsidR="00AD4693" w:rsidRDefault="00AD4693" w:rsidP="00E45D25">
      <w:pPr>
        <w:numPr>
          <w:ilvl w:val="0"/>
          <w:numId w:val="28"/>
        </w:numPr>
      </w:pPr>
      <w:r>
        <w:t>PHP/C #/JAVA Back-end service codes are available.</w:t>
      </w:r>
    </w:p>
    <w:p w:rsidR="00AD4693" w:rsidRDefault="00AD4693" w:rsidP="00E45D25">
      <w:pPr>
        <w:numPr>
          <w:ilvl w:val="0"/>
          <w:numId w:val="28"/>
        </w:numPr>
      </w:pPr>
      <w:r>
        <w:rPr>
          <w:rFonts w:hint="eastAsia"/>
        </w:rPr>
        <w:t xml:space="preserve">CrossUI is </w:t>
      </w:r>
      <w:r>
        <w:t xml:space="preserve">Open Source under LGPL3 license; </w:t>
      </w:r>
    </w:p>
    <w:p w:rsidR="00AD4693" w:rsidRDefault="00AD4693" w:rsidP="00E45D25">
      <w:pPr>
        <w:numPr>
          <w:ilvl w:val="0"/>
          <w:numId w:val="28"/>
        </w:numPr>
      </w:pPr>
      <w:r>
        <w:t>CrossUI RAD</w:t>
      </w:r>
      <w:r>
        <w:rPr>
          <w:rFonts w:hint="eastAsia"/>
        </w:rPr>
        <w:t xml:space="preserve"> (commercial license)</w:t>
      </w:r>
      <w:r>
        <w:t xml:space="preserve"> can reduce development time significantly.   </w:t>
      </w:r>
    </w:p>
    <w:p w:rsidR="00AD4693" w:rsidRPr="00AD32F2" w:rsidRDefault="00AD4693" w:rsidP="00AD4693"/>
    <w:p w:rsidR="002C72E3" w:rsidRPr="002C72E3" w:rsidRDefault="00AF77F7" w:rsidP="00F30264">
      <w:pPr>
        <w:rPr>
          <w:b/>
        </w:rPr>
      </w:pPr>
      <w:r w:rsidRPr="00AF77F7">
        <w:rPr>
          <w:b/>
        </w:rPr>
        <w:t xml:space="preserve">This guide focuses on CrossUI Framework itself, and contains some info </w:t>
      </w:r>
      <w:r>
        <w:rPr>
          <w:rFonts w:hint="eastAsia"/>
          <w:b/>
        </w:rPr>
        <w:t>about</w:t>
      </w:r>
      <w:r w:rsidRPr="00AF77F7">
        <w:rPr>
          <w:b/>
        </w:rPr>
        <w:t xml:space="preserve"> CrossUI RAD </w:t>
      </w:r>
      <w:r w:rsidR="004D6FBC" w:rsidRPr="00AF77F7">
        <w:rPr>
          <w:b/>
        </w:rPr>
        <w:t xml:space="preserve">Tools. </w:t>
      </w:r>
      <w:r w:rsidR="00F30264" w:rsidRPr="00F30264">
        <w:rPr>
          <w:b/>
        </w:rPr>
        <w:t>In this guide book, all the examples will be demoed in browsers. But those examples are cross-</w:t>
      </w:r>
      <w:r w:rsidR="004D6FBC" w:rsidRPr="00F30264">
        <w:rPr>
          <w:b/>
        </w:rPr>
        <w:t>platform;</w:t>
      </w:r>
      <w:r w:rsidR="00F30264" w:rsidRPr="00F30264">
        <w:rPr>
          <w:b/>
        </w:rPr>
        <w:t xml:space="preserve"> you can package them with CrossUI RAD Tools, and deploy them anywhere.</w:t>
      </w:r>
    </w:p>
    <w:p w:rsidR="002C72E3" w:rsidRDefault="002C72E3" w:rsidP="00AD4693"/>
    <w:p w:rsidR="00AD4693" w:rsidRDefault="00AD4693" w:rsidP="00AD4693">
      <w:r>
        <w:t xml:space="preserve">If you have any good suggestions, you can </w:t>
      </w:r>
      <w:r>
        <w:rPr>
          <w:rFonts w:hint="eastAsia"/>
        </w:rPr>
        <w:t xml:space="preserve">contact me at </w:t>
      </w:r>
      <w:proofErr w:type="gramStart"/>
      <w:r w:rsidR="00AD32F2">
        <w:rPr>
          <w:rFonts w:hint="eastAsia"/>
        </w:rPr>
        <w:t>linb</w:t>
      </w:r>
      <w:r>
        <w:rPr>
          <w:rFonts w:hint="eastAsia"/>
        </w:rPr>
        <w:t>[</w:t>
      </w:r>
      <w:proofErr w:type="gramEnd"/>
      <w:r>
        <w:rPr>
          <w:rFonts w:hint="eastAsia"/>
        </w:rPr>
        <w:t>at]</w:t>
      </w:r>
      <w:r w:rsidR="00AD32F2">
        <w:rPr>
          <w:rFonts w:hint="eastAsia"/>
        </w:rPr>
        <w:t>crossui.com</w:t>
      </w:r>
      <w:r>
        <w:t>.</w:t>
      </w:r>
    </w:p>
    <w:p w:rsidR="002C72E3" w:rsidRDefault="002C72E3" w:rsidP="002C72E3"/>
    <w:p w:rsidR="002C72E3" w:rsidRDefault="002C72E3" w:rsidP="002C72E3">
      <w:r>
        <w:t xml:space="preserve">Go to </w:t>
      </w:r>
      <w:hyperlink r:id="rId10" w:history="1">
        <w:r w:rsidRPr="00CF291A">
          <w:rPr>
            <w:rStyle w:val="a3"/>
          </w:rPr>
          <w:t>http://www.</w:t>
        </w:r>
        <w:r w:rsidRPr="00CF291A">
          <w:rPr>
            <w:rStyle w:val="a3"/>
            <w:rFonts w:hint="eastAsia"/>
          </w:rPr>
          <w:t>crossui.com/Forum</w:t>
        </w:r>
      </w:hyperlink>
      <w:r>
        <w:rPr>
          <w:rFonts w:hint="eastAsia"/>
        </w:rPr>
        <w:t xml:space="preserve"> </w:t>
      </w:r>
      <w:r>
        <w:t xml:space="preserve">for the </w:t>
      </w:r>
      <w:r>
        <w:rPr>
          <w:rFonts w:hint="eastAsia"/>
        </w:rPr>
        <w:t>more</w:t>
      </w:r>
      <w:r>
        <w:t xml:space="preserve"> information.</w:t>
      </w:r>
    </w:p>
    <w:p w:rsidR="002C72E3" w:rsidRDefault="002C72E3" w:rsidP="00AD4693">
      <w:pPr>
        <w:sectPr w:rsidR="002C72E3">
          <w:pgSz w:w="11906" w:h="16838"/>
          <w:pgMar w:top="1440" w:right="1701" w:bottom="1440" w:left="1701" w:header="851" w:footer="992" w:gutter="0"/>
          <w:cols w:space="720"/>
          <w:docGrid w:type="lines" w:linePitch="312"/>
        </w:sectPr>
      </w:pPr>
    </w:p>
    <w:p w:rsidR="00375F9C" w:rsidRDefault="00375F9C" w:rsidP="00E45D25">
      <w:pPr>
        <w:pStyle w:val="1"/>
        <w:numPr>
          <w:ilvl w:val="0"/>
          <w:numId w:val="17"/>
        </w:numPr>
      </w:pPr>
      <w:bookmarkStart w:id="3" w:name="_Toc356466156"/>
      <w:r w:rsidRPr="004E4346">
        <w:lastRenderedPageBreak/>
        <w:t>Preparation</w:t>
      </w:r>
      <w:bookmarkEnd w:id="3"/>
    </w:p>
    <w:p w:rsidR="00375F9C" w:rsidRPr="00A36845" w:rsidRDefault="00375F9C" w:rsidP="00375F9C">
      <w:r w:rsidRPr="00EA4548">
        <w:t>First</w:t>
      </w:r>
      <w:r>
        <w:rPr>
          <w:rFonts w:hint="eastAsia"/>
        </w:rPr>
        <w:t xml:space="preserve"> of all</w:t>
      </w:r>
      <w:r w:rsidRPr="00EA4548">
        <w:t xml:space="preserve">, note that all instances of this tutorial are based on </w:t>
      </w:r>
      <w:r w:rsidR="002D40F2">
        <w:rPr>
          <w:rFonts w:hint="eastAsia"/>
        </w:rPr>
        <w:t xml:space="preserve">CrossUI </w:t>
      </w:r>
      <w:r w:rsidRPr="00EA4548">
        <w:t xml:space="preserve">version </w:t>
      </w:r>
      <w:r w:rsidR="002D40F2">
        <w:rPr>
          <w:rFonts w:hint="eastAsia"/>
        </w:rPr>
        <w:t>1</w:t>
      </w:r>
      <w:r w:rsidR="0004302F">
        <w:rPr>
          <w:rFonts w:hint="eastAsia"/>
        </w:rPr>
        <w:t>.0</w:t>
      </w:r>
      <w:r w:rsidRPr="00EA4548">
        <w:t xml:space="preserve">. Therefore, our first task is to download the </w:t>
      </w:r>
      <w:r w:rsidR="002D40F2">
        <w:rPr>
          <w:rFonts w:hint="eastAsia"/>
        </w:rPr>
        <w:t>1</w:t>
      </w:r>
      <w:r w:rsidR="0004302F">
        <w:rPr>
          <w:rFonts w:hint="eastAsia"/>
        </w:rPr>
        <w:t>.0</w:t>
      </w:r>
      <w:r w:rsidRPr="00EA4548">
        <w:t xml:space="preserve"> release package, and</w:t>
      </w:r>
      <w:r w:rsidRPr="00CD64A5">
        <w:rPr>
          <w:color w:val="000000"/>
        </w:rPr>
        <w:t xml:space="preserve"> </w:t>
      </w:r>
      <w:r w:rsidRPr="00CD64A5">
        <w:rPr>
          <w:rFonts w:hint="eastAsia"/>
          <w:color w:val="000000"/>
        </w:rPr>
        <w:t xml:space="preserve">to </w:t>
      </w:r>
      <w:r w:rsidRPr="00CD64A5">
        <w:rPr>
          <w:color w:val="000000"/>
        </w:rPr>
        <w:t>establish</w:t>
      </w:r>
      <w:r w:rsidRPr="00CD64A5">
        <w:rPr>
          <w:rFonts w:hint="eastAsia"/>
          <w:color w:val="000000"/>
        </w:rPr>
        <w:t xml:space="preserve"> </w:t>
      </w:r>
      <w:r w:rsidRPr="00CD64A5">
        <w:rPr>
          <w:color w:val="000000"/>
        </w:rPr>
        <w:t>the local environment.</w:t>
      </w:r>
    </w:p>
    <w:p w:rsidR="00375F9C" w:rsidRDefault="00375F9C" w:rsidP="00E45D25">
      <w:pPr>
        <w:pStyle w:val="2"/>
        <w:numPr>
          <w:ilvl w:val="1"/>
          <w:numId w:val="17"/>
        </w:numPr>
      </w:pPr>
      <w:bookmarkStart w:id="4" w:name="_Toc235676252"/>
      <w:bookmarkStart w:id="5" w:name="_Toc356466157"/>
      <w:r>
        <w:rPr>
          <w:rFonts w:hint="eastAsia"/>
        </w:rPr>
        <w:t>Download the package</w:t>
      </w:r>
      <w:bookmarkEnd w:id="4"/>
      <w:bookmarkEnd w:id="5"/>
      <w:r>
        <w:rPr>
          <w:rFonts w:hint="eastAsia"/>
        </w:rPr>
        <w:t xml:space="preserve"> </w:t>
      </w:r>
    </w:p>
    <w:p w:rsidR="00D6406F" w:rsidRDefault="00335963" w:rsidP="00375F9C">
      <w:r>
        <w:rPr>
          <w:rFonts w:hint="eastAsia"/>
        </w:rPr>
        <w:t>CrossUI framework zip p</w:t>
      </w:r>
      <w:r w:rsidR="00375F9C">
        <w:rPr>
          <w:rFonts w:hint="eastAsia"/>
        </w:rPr>
        <w:t>ackage can be downloaded from</w:t>
      </w:r>
      <w:r>
        <w:rPr>
          <w:rFonts w:hint="eastAsia"/>
        </w:rPr>
        <w:t xml:space="preserve"> </w:t>
      </w:r>
    </w:p>
    <w:p w:rsidR="00D6406F" w:rsidRDefault="005953FB" w:rsidP="00D6406F">
      <w:pPr>
        <w:ind w:firstLine="420"/>
      </w:pPr>
      <w:hyperlink r:id="rId11" w:history="1">
        <w:r w:rsidR="00335963" w:rsidRPr="00CF291A">
          <w:rPr>
            <w:rStyle w:val="a3"/>
          </w:rPr>
          <w:t>http://www.crossui.com/download.html</w:t>
        </w:r>
      </w:hyperlink>
      <w:r w:rsidR="00335963">
        <w:rPr>
          <w:rFonts w:hint="eastAsia"/>
        </w:rPr>
        <w:t xml:space="preserve"> or</w:t>
      </w:r>
      <w:r w:rsidR="00375F9C">
        <w:rPr>
          <w:rFonts w:hint="eastAsia"/>
        </w:rPr>
        <w:t xml:space="preserve"> </w:t>
      </w:r>
    </w:p>
    <w:p w:rsidR="00D6406F" w:rsidRDefault="005953FB" w:rsidP="00D6406F">
      <w:pPr>
        <w:ind w:firstLine="420"/>
      </w:pPr>
      <w:hyperlink r:id="rId12" w:history="1">
        <w:r w:rsidR="0004302F" w:rsidRPr="00595E47">
          <w:rPr>
            <w:rStyle w:val="a3"/>
          </w:rPr>
          <w:t>http://code.google.com/p/</w:t>
        </w:r>
        <w:r w:rsidR="0004302F" w:rsidRPr="00595E47">
          <w:rPr>
            <w:rStyle w:val="a3"/>
            <w:rFonts w:hint="eastAsia"/>
          </w:rPr>
          <w:t>crossui</w:t>
        </w:r>
        <w:r w:rsidR="0004302F" w:rsidRPr="00595E47">
          <w:rPr>
            <w:rStyle w:val="a3"/>
          </w:rPr>
          <w:t>/downloads/lis</w:t>
        </w:r>
        <w:r w:rsidR="0004302F" w:rsidRPr="00595E47">
          <w:rPr>
            <w:rStyle w:val="a3"/>
            <w:rFonts w:hint="eastAsia"/>
          </w:rPr>
          <w:t>t</w:t>
        </w:r>
      </w:hyperlink>
      <w:r w:rsidR="00375F9C" w:rsidRPr="007B3FD3">
        <w:rPr>
          <w:rFonts w:hint="eastAsia"/>
        </w:rPr>
        <w:t xml:space="preserve">. </w:t>
      </w:r>
    </w:p>
    <w:p w:rsidR="00D6406F" w:rsidRDefault="00D6406F" w:rsidP="00D6406F"/>
    <w:p w:rsidR="00335963" w:rsidRDefault="00375F9C" w:rsidP="00D6406F">
      <w:r w:rsidRPr="0002219D">
        <w:rPr>
          <w:rFonts w:hint="eastAsia"/>
        </w:rPr>
        <w:t>It</w:t>
      </w:r>
      <w:r>
        <w:t>’</w:t>
      </w:r>
      <w:r w:rsidRPr="0002219D">
        <w:rPr>
          <w:rFonts w:hint="eastAsia"/>
        </w:rPr>
        <w:t xml:space="preserve">s </w:t>
      </w:r>
      <w:r w:rsidRPr="0002219D">
        <w:t>the latest stable version, but not the latest code.</w:t>
      </w:r>
      <w:r w:rsidRPr="0002219D">
        <w:rPr>
          <w:rFonts w:hint="eastAsia"/>
        </w:rPr>
        <w:t xml:space="preserve"> </w:t>
      </w:r>
      <w:r w:rsidRPr="0002219D">
        <w:t xml:space="preserve">I suggest you get </w:t>
      </w:r>
      <w:r w:rsidRPr="0002219D">
        <w:rPr>
          <w:rFonts w:hint="eastAsia"/>
        </w:rPr>
        <w:t>the latest code</w:t>
      </w:r>
      <w:r w:rsidRPr="0002219D">
        <w:t xml:space="preserve"> </w:t>
      </w:r>
      <w:r w:rsidRPr="0002219D">
        <w:rPr>
          <w:rFonts w:hint="eastAsia"/>
        </w:rPr>
        <w:t>from</w:t>
      </w:r>
      <w:r w:rsidR="00347426">
        <w:t xml:space="preserve"> </w:t>
      </w:r>
      <w:r w:rsidR="00335963">
        <w:rPr>
          <w:rFonts w:hint="eastAsia"/>
        </w:rPr>
        <w:t xml:space="preserve">our </w:t>
      </w:r>
      <w:r w:rsidR="00347426">
        <w:t>S</w:t>
      </w:r>
      <w:r w:rsidRPr="0002219D">
        <w:t>V</w:t>
      </w:r>
      <w:r w:rsidR="00347426">
        <w:rPr>
          <w:rFonts w:hint="eastAsia"/>
        </w:rPr>
        <w:t>N</w:t>
      </w:r>
      <w:r w:rsidRPr="0002219D">
        <w:t>.</w:t>
      </w:r>
      <w:r w:rsidRPr="0002219D">
        <w:rPr>
          <w:rFonts w:hint="eastAsia"/>
        </w:rPr>
        <w:t xml:space="preserve"> </w:t>
      </w:r>
    </w:p>
    <w:p w:rsidR="00335963" w:rsidRDefault="00335963" w:rsidP="00375F9C"/>
    <w:p w:rsidR="00375F9C" w:rsidRPr="0002219D" w:rsidRDefault="00375F9C" w:rsidP="00375F9C">
      <w:r w:rsidRPr="0002219D">
        <w:t>For th</w:t>
      </w:r>
      <w:r w:rsidR="00347426">
        <w:t>ose who are not familiar with S</w:t>
      </w:r>
      <w:r w:rsidRPr="0002219D">
        <w:t>V</w:t>
      </w:r>
      <w:r w:rsidR="00347426">
        <w:rPr>
          <w:rFonts w:hint="eastAsia"/>
        </w:rPr>
        <w:t>N</w:t>
      </w:r>
      <w:r w:rsidRPr="0002219D">
        <w:t>, should</w:t>
      </w:r>
      <w:r w:rsidR="00347426">
        <w:t xml:space="preserve"> learn how to use S</w:t>
      </w:r>
      <w:r w:rsidRPr="0002219D">
        <w:t>V</w:t>
      </w:r>
      <w:r w:rsidR="00347426">
        <w:rPr>
          <w:rFonts w:hint="eastAsia"/>
        </w:rPr>
        <w:t>N</w:t>
      </w:r>
      <w:r w:rsidRPr="0002219D">
        <w:t xml:space="preserve"> first. After all, a lo</w:t>
      </w:r>
      <w:r w:rsidR="00347426">
        <w:t>t of open-source projects use S</w:t>
      </w:r>
      <w:r w:rsidRPr="0002219D">
        <w:t>V</w:t>
      </w:r>
      <w:r w:rsidR="00347426">
        <w:rPr>
          <w:rFonts w:hint="eastAsia"/>
        </w:rPr>
        <w:t>N</w:t>
      </w:r>
      <w:r w:rsidR="0004302F">
        <w:t xml:space="preserve"> to manage code. </w:t>
      </w:r>
      <w:r w:rsidR="00347426">
        <w:t>S</w:t>
      </w:r>
      <w:r w:rsidRPr="0002219D">
        <w:t>V</w:t>
      </w:r>
      <w:r w:rsidR="00347426">
        <w:rPr>
          <w:rFonts w:hint="eastAsia"/>
        </w:rPr>
        <w:t>N</w:t>
      </w:r>
      <w:r w:rsidRPr="0002219D">
        <w:t xml:space="preserve"> requires a client program to connect to what is called a "repository" where the files</w:t>
      </w:r>
      <w:r w:rsidR="00347426">
        <w:t xml:space="preserve"> are stored. On commonly used S</w:t>
      </w:r>
      <w:r w:rsidRPr="0002219D">
        <w:t>V</w:t>
      </w:r>
      <w:r w:rsidR="00347426">
        <w:rPr>
          <w:rFonts w:hint="eastAsia"/>
        </w:rPr>
        <w:t>N</w:t>
      </w:r>
      <w:r w:rsidR="00347426">
        <w:t xml:space="preserve"> client is called TortoiseS</w:t>
      </w:r>
      <w:r w:rsidRPr="0002219D">
        <w:t>V</w:t>
      </w:r>
      <w:r w:rsidR="00347426">
        <w:rPr>
          <w:rFonts w:hint="eastAsia"/>
        </w:rPr>
        <w:t>N</w:t>
      </w:r>
      <w:r w:rsidRPr="0002219D">
        <w:t>, which is freely available. Oth</w:t>
      </w:r>
      <w:r w:rsidR="00347426">
        <w:t>er clients exist, but TortoiseS</w:t>
      </w:r>
      <w:r w:rsidRPr="0002219D">
        <w:t>V</w:t>
      </w:r>
      <w:r w:rsidR="00347426">
        <w:rPr>
          <w:rFonts w:hint="eastAsia"/>
        </w:rPr>
        <w:t>N</w:t>
      </w:r>
      <w:r w:rsidRPr="0002219D">
        <w:t xml:space="preserve"> is recommended due to its simplicity of use.</w:t>
      </w:r>
      <w:r w:rsidRPr="0002219D">
        <w:rPr>
          <w:rFonts w:hint="eastAsia"/>
        </w:rPr>
        <w:t xml:space="preserve"> </w:t>
      </w:r>
    </w:p>
    <w:p w:rsidR="00375F9C" w:rsidRPr="0002219D" w:rsidRDefault="00375F9C" w:rsidP="00375F9C">
      <w:pPr>
        <w:ind w:firstLine="420"/>
      </w:pPr>
    </w:p>
    <w:p w:rsidR="00375F9C" w:rsidRPr="0002219D" w:rsidRDefault="00335963" w:rsidP="00375F9C">
      <w:pPr>
        <w:rPr>
          <w:b/>
        </w:rPr>
      </w:pPr>
      <w:r>
        <w:rPr>
          <w:rFonts w:hint="eastAsia"/>
          <w:b/>
        </w:rPr>
        <w:t>V</w:t>
      </w:r>
      <w:r w:rsidRPr="0002219D">
        <w:rPr>
          <w:rFonts w:hint="eastAsia"/>
          <w:b/>
        </w:rPr>
        <w:t xml:space="preserve">ersion </w:t>
      </w:r>
      <w:r w:rsidR="0004302F">
        <w:rPr>
          <w:rFonts w:hint="eastAsia"/>
          <w:b/>
        </w:rPr>
        <w:t>1.0</w:t>
      </w:r>
      <w:r w:rsidR="00375F9C" w:rsidRPr="0002219D">
        <w:rPr>
          <w:rFonts w:hint="eastAsia"/>
          <w:b/>
        </w:rPr>
        <w:t xml:space="preserve"> </w:t>
      </w:r>
      <w:r w:rsidR="00375F9C" w:rsidRPr="0002219D">
        <w:rPr>
          <w:b/>
        </w:rPr>
        <w:t>repository</w:t>
      </w:r>
      <w:r w:rsidR="00375F9C" w:rsidRPr="0002219D">
        <w:rPr>
          <w:rFonts w:hint="eastAsia"/>
          <w:b/>
        </w:rPr>
        <w:t xml:space="preserve"> URL: </w:t>
      </w:r>
      <w:hyperlink r:id="rId13" w:history="1">
        <w:r w:rsidRPr="00CF291A">
          <w:rPr>
            <w:rStyle w:val="a3"/>
          </w:rPr>
          <w:t>http://crossui.googlecode.com/svn/trunk/xui1.0/</w:t>
        </w:r>
      </w:hyperlink>
      <w:r>
        <w:rPr>
          <w:rFonts w:hint="eastAsia"/>
        </w:rPr>
        <w:t xml:space="preserve"> </w:t>
      </w:r>
      <w:r w:rsidR="00375F9C" w:rsidRPr="0002219D">
        <w:rPr>
          <w:rFonts w:hint="eastAsia"/>
          <w:b/>
        </w:rPr>
        <w:t>.</w:t>
      </w:r>
    </w:p>
    <w:p w:rsidR="00375F9C" w:rsidRDefault="00375F9C" w:rsidP="00E45D25">
      <w:pPr>
        <w:pStyle w:val="2"/>
        <w:numPr>
          <w:ilvl w:val="1"/>
          <w:numId w:val="17"/>
        </w:numPr>
      </w:pPr>
      <w:bookmarkStart w:id="6" w:name="_Toc235676253"/>
      <w:bookmarkStart w:id="7" w:name="_Toc356466158"/>
      <w:r>
        <w:rPr>
          <w:rFonts w:hint="eastAsia"/>
        </w:rPr>
        <w:t>The package folder</w:t>
      </w:r>
      <w:bookmarkEnd w:id="6"/>
      <w:bookmarkEnd w:id="7"/>
      <w:r>
        <w:rPr>
          <w:rFonts w:hint="eastAsia"/>
        </w:rPr>
        <w:t xml:space="preserve"> </w:t>
      </w:r>
    </w:p>
    <w:p w:rsidR="00375F9C" w:rsidRPr="00E038B6" w:rsidRDefault="00375F9C" w:rsidP="00375F9C">
      <w:pPr>
        <w:rPr>
          <w:rStyle w:val="mediumtext"/>
          <w:color w:val="000000"/>
          <w:shd w:val="clear" w:color="auto" w:fill="FFFFFF"/>
        </w:rPr>
      </w:pPr>
      <w:r>
        <w:rPr>
          <w:rFonts w:hint="eastAsia"/>
        </w:rPr>
        <w:t xml:space="preserve">If you downloaded package from </w:t>
      </w:r>
      <w:r w:rsidR="00FB05F9">
        <w:t>Google</w:t>
      </w:r>
      <w:r>
        <w:rPr>
          <w:rFonts w:hint="eastAsia"/>
        </w:rPr>
        <w:t xml:space="preserve"> group, </w:t>
      </w:r>
      <w:r>
        <w:rPr>
          <w:rStyle w:val="mediumtext"/>
          <w:color w:val="000000"/>
          <w:shd w:val="clear" w:color="auto" w:fill="FFFFFF"/>
        </w:rPr>
        <w:t xml:space="preserve">extract </w:t>
      </w:r>
      <w:r>
        <w:rPr>
          <w:rStyle w:val="mediumtext"/>
          <w:rFonts w:hint="eastAsia"/>
          <w:color w:val="000000"/>
          <w:shd w:val="clear" w:color="auto" w:fill="FFFFFF"/>
        </w:rPr>
        <w:t>the</w:t>
      </w:r>
      <w:r>
        <w:rPr>
          <w:rStyle w:val="mediumtext"/>
          <w:color w:val="000000"/>
          <w:shd w:val="clear" w:color="auto" w:fill="FFFFFF"/>
        </w:rPr>
        <w:t xml:space="preserve"> package to a </w:t>
      </w:r>
      <w:r>
        <w:rPr>
          <w:rStyle w:val="mediumtext"/>
          <w:rFonts w:hint="eastAsia"/>
          <w:color w:val="000000"/>
          <w:shd w:val="clear" w:color="auto" w:fill="FFFFFF"/>
        </w:rPr>
        <w:t xml:space="preserve">local </w:t>
      </w:r>
      <w:r>
        <w:rPr>
          <w:rStyle w:val="mediumtext"/>
          <w:color w:val="000000"/>
          <w:shd w:val="clear" w:color="auto" w:fill="FFFFFF"/>
        </w:rPr>
        <w:t>folder</w:t>
      </w:r>
      <w:r>
        <w:rPr>
          <w:rStyle w:val="mediumtext"/>
          <w:rFonts w:hint="eastAsia"/>
          <w:color w:val="000000"/>
          <w:shd w:val="clear" w:color="auto" w:fill="FFFFFF"/>
        </w:rPr>
        <w:t xml:space="preserve">. </w:t>
      </w:r>
      <w:r>
        <w:rPr>
          <w:rStyle w:val="mediumtext"/>
          <w:color w:val="000000"/>
          <w:shd w:val="clear" w:color="auto" w:fill="FFFFFF"/>
        </w:rPr>
        <w:t xml:space="preserve">If you fetch the code from </w:t>
      </w:r>
      <w:r>
        <w:rPr>
          <w:rStyle w:val="mediumtext"/>
          <w:rFonts w:hint="eastAsia"/>
          <w:color w:val="000000"/>
          <w:shd w:val="clear" w:color="auto" w:fill="FFFFFF"/>
        </w:rPr>
        <w:t>SVN,</w:t>
      </w:r>
      <w:r w:rsidRPr="00E038B6">
        <w:rPr>
          <w:rStyle w:val="mediumtext"/>
          <w:color w:val="000000"/>
          <w:shd w:val="clear" w:color="auto" w:fill="FFFFFF"/>
        </w:rPr>
        <w:t xml:space="preserve"> do</w:t>
      </w:r>
      <w:r>
        <w:rPr>
          <w:rStyle w:val="mediumtext"/>
          <w:rFonts w:hint="eastAsia"/>
          <w:color w:val="000000"/>
          <w:shd w:val="clear" w:color="auto" w:fill="FFFFFF"/>
        </w:rPr>
        <w:t>es</w:t>
      </w:r>
      <w:r w:rsidRPr="00E038B6">
        <w:rPr>
          <w:rStyle w:val="mediumtext"/>
          <w:color w:val="000000"/>
          <w:shd w:val="clear" w:color="auto" w:fill="FFFFFF"/>
        </w:rPr>
        <w:t xml:space="preserve"> not </w:t>
      </w:r>
      <w:r>
        <w:rPr>
          <w:rStyle w:val="mediumtext"/>
          <w:rFonts w:hint="eastAsia"/>
          <w:color w:val="000000"/>
          <w:shd w:val="clear" w:color="auto" w:fill="FFFFFF"/>
        </w:rPr>
        <w:t xml:space="preserve">need to </w:t>
      </w:r>
      <w:r w:rsidRPr="00E038B6">
        <w:rPr>
          <w:rStyle w:val="mediumtext"/>
          <w:color w:val="000000"/>
          <w:shd w:val="clear" w:color="auto" w:fill="FFFFFF"/>
        </w:rPr>
        <w:t>extract</w:t>
      </w:r>
      <w:r>
        <w:rPr>
          <w:rStyle w:val="mediumtext"/>
          <w:rFonts w:hint="eastAsia"/>
          <w:color w:val="000000"/>
          <w:shd w:val="clear" w:color="auto" w:fill="FFFFFF"/>
        </w:rPr>
        <w:t>.</w:t>
      </w:r>
    </w:p>
    <w:p w:rsidR="00375F9C" w:rsidRDefault="00E5545B" w:rsidP="00E5545B">
      <w:pPr>
        <w:ind w:firstLine="420"/>
        <w:jc w:val="center"/>
      </w:pPr>
      <w:r>
        <w:rPr>
          <w:noProof/>
        </w:rPr>
        <w:drawing>
          <wp:inline distT="0" distB="0" distL="0" distR="0" wp14:anchorId="426D7635" wp14:editId="7C5CAB56">
            <wp:extent cx="3485236" cy="278130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3485741" cy="2781703"/>
                    </a:xfrm>
                    <a:prstGeom prst="rect">
                      <a:avLst/>
                    </a:prstGeom>
                    <a:ln>
                      <a:noFill/>
                    </a:ln>
                    <a:extLst>
                      <a:ext uri="{53640926-AAD7-44D8-BBD7-CCE9431645EC}">
                        <a14:shadowObscured xmlns:a14="http://schemas.microsoft.com/office/drawing/2010/main"/>
                      </a:ext>
                    </a:extLst>
                  </pic:spPr>
                </pic:pic>
              </a:graphicData>
            </a:graphic>
          </wp:inline>
        </w:drawing>
      </w:r>
    </w:p>
    <w:p w:rsidR="00375F9C" w:rsidRPr="00E038B6" w:rsidRDefault="00375F9C" w:rsidP="00375F9C">
      <w:pPr>
        <w:ind w:firstLine="420"/>
        <w:jc w:val="center"/>
        <w:rPr>
          <w:i/>
        </w:rPr>
      </w:pPr>
      <w:r w:rsidRPr="00E038B6">
        <w:rPr>
          <w:i/>
        </w:rPr>
        <w:lastRenderedPageBreak/>
        <w:t>The contents of the package folder</w:t>
      </w:r>
    </w:p>
    <w:p w:rsidR="00375F9C" w:rsidRDefault="00375F9C" w:rsidP="00375F9C">
      <w:pPr>
        <w:ind w:firstLine="420"/>
        <w:rPr>
          <w:b/>
        </w:rPr>
      </w:pPr>
    </w:p>
    <w:p w:rsidR="00375F9C" w:rsidRDefault="00375F9C" w:rsidP="00375F9C">
      <w:r w:rsidRPr="002A1035">
        <w:t xml:space="preserve">By default, most of the examples in the package can be run in local disk directly, but </w:t>
      </w:r>
      <w:r>
        <w:rPr>
          <w:rFonts w:hint="eastAsia"/>
        </w:rPr>
        <w:t>a</w:t>
      </w:r>
      <w:r w:rsidRPr="002A1035">
        <w:t xml:space="preserve"> small number of examples need php background environment, or </w:t>
      </w:r>
      <w:r w:rsidR="00FB05F9" w:rsidRPr="002A1035">
        <w:t>MySQL</w:t>
      </w:r>
      <w:r w:rsidRPr="002A1035">
        <w:t xml:space="preserve"> database. In this case, you need to prepare Apache server (version 2 and above), php (version 5 and above) and </w:t>
      </w:r>
      <w:r w:rsidR="00FB05F9" w:rsidRPr="002A1035">
        <w:t>MySQL</w:t>
      </w:r>
      <w:r w:rsidRPr="002A1035">
        <w:t xml:space="preserve"> (version 5 and above). </w:t>
      </w:r>
      <w:r w:rsidR="00E5545B">
        <w:rPr>
          <w:rFonts w:hint="eastAsia"/>
        </w:rPr>
        <w:t>And</w:t>
      </w:r>
      <w:r w:rsidRPr="002A1035">
        <w:t>, copy the package to apache web directory.</w:t>
      </w:r>
    </w:p>
    <w:p w:rsidR="00375F9C" w:rsidRDefault="00375F9C" w:rsidP="00E45D25">
      <w:pPr>
        <w:pStyle w:val="2"/>
        <w:numPr>
          <w:ilvl w:val="1"/>
          <w:numId w:val="17"/>
        </w:numPr>
      </w:pPr>
      <w:bookmarkStart w:id="8" w:name="_Toc356466159"/>
      <w:r>
        <w:rPr>
          <w:rFonts w:hint="eastAsia"/>
        </w:rPr>
        <w:t xml:space="preserve">Glance </w:t>
      </w:r>
      <w:r w:rsidRPr="002A1035">
        <w:t>at examples and API</w:t>
      </w:r>
      <w:bookmarkEnd w:id="8"/>
    </w:p>
    <w:p w:rsidR="00375F9C" w:rsidRPr="0083665C" w:rsidRDefault="00375F9C" w:rsidP="00375F9C">
      <w:r w:rsidRPr="0083665C">
        <w:t xml:space="preserve">If your </w:t>
      </w:r>
      <w:r w:rsidR="004D6FBC" w:rsidRPr="0083665C">
        <w:t>Apache</w:t>
      </w:r>
      <w:r w:rsidRPr="0083665C">
        <w:t>/php environment works well, after you copied the package folder to Apache</w:t>
      </w:r>
      <w:r>
        <w:t>’</w:t>
      </w:r>
      <w:r w:rsidRPr="0083665C">
        <w:t>s web directory (this tutorial assumes that your root directory is http://localhost/</w:t>
      </w:r>
      <w:r w:rsidR="007E23B3">
        <w:t>CrossUI</w:t>
      </w:r>
      <w:r w:rsidRPr="0083665C">
        <w:t>/), you should be able to open the page with your browser: http://localhost/</w:t>
      </w:r>
      <w:r w:rsidR="007E23B3">
        <w:t>CrossUI</w:t>
      </w:r>
      <w:r w:rsidRPr="0083665C">
        <w:t>/.</w:t>
      </w:r>
    </w:p>
    <w:p w:rsidR="00375F9C" w:rsidRDefault="00E5545B" w:rsidP="00375F9C">
      <w:r>
        <w:rPr>
          <w:noProof/>
        </w:rPr>
        <w:drawing>
          <wp:inline distT="0" distB="0" distL="0" distR="0" wp14:anchorId="0A260B84" wp14:editId="7094716F">
            <wp:extent cx="5400675" cy="2447423"/>
            <wp:effectExtent l="0" t="0" r="0" b="0"/>
            <wp:docPr id="1134" name="图片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401125" cy="2447627"/>
                    </a:xfrm>
                    <a:prstGeom prst="rect">
                      <a:avLst/>
                    </a:prstGeom>
                    <a:ln>
                      <a:noFill/>
                    </a:ln>
                    <a:extLst>
                      <a:ext uri="{53640926-AAD7-44D8-BBD7-CCE9431645EC}">
                        <a14:shadowObscured xmlns:a14="http://schemas.microsoft.com/office/drawing/2010/main"/>
                      </a:ext>
                    </a:extLst>
                  </pic:spPr>
                </pic:pic>
              </a:graphicData>
            </a:graphic>
          </wp:inline>
        </w:drawing>
      </w:r>
    </w:p>
    <w:p w:rsidR="00375F9C" w:rsidRDefault="00375F9C" w:rsidP="00375F9C">
      <w:pPr>
        <w:ind w:left="420" w:firstLine="420"/>
        <w:jc w:val="center"/>
        <w:rPr>
          <w:i/>
        </w:rPr>
      </w:pPr>
    </w:p>
    <w:p w:rsidR="00375F9C" w:rsidRDefault="00375F9C" w:rsidP="00375F9C">
      <w:r w:rsidRPr="002C60C9">
        <w:t>You can browse http://localhost/</w:t>
      </w:r>
      <w:r w:rsidR="007E23B3">
        <w:t>CrossUI</w:t>
      </w:r>
      <w:r w:rsidRPr="002C60C9">
        <w:t>/Examples/ for examples, and http://localhost/</w:t>
      </w:r>
      <w:r w:rsidR="007E23B3">
        <w:t>CrossUI</w:t>
      </w:r>
      <w:r w:rsidRPr="002C60C9">
        <w:t>/API/ for API</w:t>
      </w:r>
      <w:r w:rsidR="0097681A">
        <w:rPr>
          <w:rFonts w:hint="eastAsia"/>
        </w:rPr>
        <w:t xml:space="preserve"> Documentation</w:t>
      </w:r>
      <w:r w:rsidRPr="002C60C9">
        <w:t>.</w:t>
      </w:r>
    </w:p>
    <w:p w:rsidR="0097681A" w:rsidRPr="002C60C9" w:rsidRDefault="0097681A" w:rsidP="00375F9C"/>
    <w:p w:rsidR="00375F9C" w:rsidRDefault="0097681A" w:rsidP="00375F9C">
      <w:pPr>
        <w:rPr>
          <w:i/>
        </w:rPr>
      </w:pPr>
      <w:r>
        <w:rPr>
          <w:rFonts w:hint="eastAsia"/>
          <w:noProof/>
        </w:rPr>
        <mc:AlternateContent>
          <mc:Choice Requires="wps">
            <w:drawing>
              <wp:anchor distT="0" distB="0" distL="114300" distR="114300" simplePos="0" relativeHeight="251510272" behindDoc="0" locked="0" layoutInCell="1" allowOverlap="1" wp14:anchorId="09D0AF28" wp14:editId="25DC4083">
                <wp:simplePos x="0" y="0"/>
                <wp:positionH relativeFrom="column">
                  <wp:posOffset>619125</wp:posOffset>
                </wp:positionH>
                <wp:positionV relativeFrom="line">
                  <wp:posOffset>1141095</wp:posOffset>
                </wp:positionV>
                <wp:extent cx="965200" cy="198120"/>
                <wp:effectExtent l="0" t="228600" r="215900" b="11430"/>
                <wp:wrapNone/>
                <wp:docPr id="1132" name="AutoShap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65200" cy="198120"/>
                        </a:xfrm>
                        <a:prstGeom prst="wedgeRoundRectCallout">
                          <a:avLst>
                            <a:gd name="adj1" fmla="val -64741"/>
                            <a:gd name="adj2" fmla="val -15192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API description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88" o:spid="_x0000_s1026" type="#_x0000_t62" style="position:absolute;left:0;text-align:left;margin-left:48.75pt;margin-top:89.85pt;width:76pt;height:15.6pt;flip:x;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" adj="-3184,-22016" fillcolor="#ff9">
                <v:textbox inset="0,0,0,0">
                  <w:txbxContent>
                    <w:p w:rsidR="0023747D" w:rsidRPr="00D434DE" w:rsidRDefault="0023747D" w:rsidP="00375F9C">
                      <w:pPr>
                        <w:jc w:val="center"/>
                        <w:rPr>
                          <w:sz w:val="18"/>
                          <w:szCs w:val="18"/>
                        </w:rPr>
                      </w:pPr>
                      <w:r>
                        <w:rPr>
                          <w:rFonts w:hint="eastAsia"/>
                          <w:sz w:val="18"/>
                          <w:szCs w:val="18"/>
                        </w:rPr>
                        <w:t>API description</w:t>
                      </w:r>
                    </w:p>
                  </w:txbxContent>
                </v:textbox>
                <w10:wrap anchory="line"/>
              </v:shape>
            </w:pict>
          </mc:Fallback>
        </mc:AlternateContent>
      </w:r>
      <w:r>
        <w:rPr>
          <w:rFonts w:hint="eastAsia"/>
          <w:noProof/>
        </w:rPr>
        <mc:AlternateContent>
          <mc:Choice Requires="wps">
            <w:drawing>
              <wp:anchor distT="0" distB="0" distL="114300" distR="114300" simplePos="0" relativeHeight="251512320" behindDoc="0" locked="0" layoutInCell="1" allowOverlap="1" wp14:anchorId="0DA3B729" wp14:editId="5CB66401">
                <wp:simplePos x="0" y="0"/>
                <wp:positionH relativeFrom="column">
                  <wp:posOffset>2143125</wp:posOffset>
                </wp:positionH>
                <wp:positionV relativeFrom="line">
                  <wp:posOffset>794385</wp:posOffset>
                </wp:positionV>
                <wp:extent cx="1028700" cy="198120"/>
                <wp:effectExtent l="0" t="228600" r="152400" b="11430"/>
                <wp:wrapNone/>
                <wp:docPr id="1131" name="AutoShap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198120"/>
                        </a:xfrm>
                        <a:prstGeom prst="wedgeRoundRectCallout">
                          <a:avLst>
                            <a:gd name="adj1" fmla="val -58583"/>
                            <a:gd name="adj2" fmla="val -1506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API search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0" o:spid="_x0000_s1027" type="#_x0000_t62" style="position:absolute;left:0;text-align:left;margin-left:168.75pt;margin-top:62.55pt;width:81pt;height:15.6pt;flip:x;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" adj="-1854,-21739" fillcolor="#ff9">
                <v:textbox inset="0,0,0,0">
                  <w:txbxContent>
                    <w:p w:rsidR="0023747D" w:rsidRPr="00D434DE" w:rsidRDefault="0023747D" w:rsidP="00375F9C">
                      <w:pPr>
                        <w:jc w:val="center"/>
                        <w:rPr>
                          <w:sz w:val="18"/>
                          <w:szCs w:val="18"/>
                        </w:rPr>
                      </w:pPr>
                      <w:r>
                        <w:rPr>
                          <w:rFonts w:hint="eastAsia"/>
                          <w:sz w:val="18"/>
                          <w:szCs w:val="18"/>
                        </w:rPr>
                        <w:t>API search window</w:t>
                      </w:r>
                    </w:p>
                  </w:txbxContent>
                </v:textbox>
                <w10:wrap anchory="line"/>
              </v:shape>
            </w:pict>
          </mc:Fallback>
        </mc:AlternateContent>
      </w:r>
      <w:r>
        <w:rPr>
          <w:noProof/>
        </w:rPr>
        <w:drawing>
          <wp:inline distT="0" distB="0" distL="0" distR="0" wp14:anchorId="5C275879" wp14:editId="6C79F930">
            <wp:extent cx="5332203" cy="2457450"/>
            <wp:effectExtent l="0" t="0" r="1905" b="0"/>
            <wp:docPr id="1135" name="图片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5332203" cy="2457450"/>
                    </a:xfrm>
                    <a:prstGeom prst="rect">
                      <a:avLst/>
                    </a:prstGeom>
                    <a:ln>
                      <a:noFill/>
                    </a:ln>
                    <a:extLst>
                      <a:ext uri="{53640926-AAD7-44D8-BBD7-CCE9431645EC}">
                        <a14:shadowObscured xmlns:a14="http://schemas.microsoft.com/office/drawing/2010/main"/>
                      </a:ext>
                    </a:extLst>
                  </pic:spPr>
                </pic:pic>
              </a:graphicData>
            </a:graphic>
          </wp:inline>
        </w:drawing>
      </w:r>
    </w:p>
    <w:p w:rsidR="00375F9C" w:rsidRDefault="00375F9C" w:rsidP="00375F9C">
      <w:pPr>
        <w:ind w:left="420" w:firstLine="420"/>
        <w:jc w:val="center"/>
        <w:rPr>
          <w:i/>
        </w:rPr>
      </w:pPr>
    </w:p>
    <w:p w:rsidR="00375F9C" w:rsidRPr="00CE74E7" w:rsidRDefault="00375F9C" w:rsidP="00375F9C">
      <w:pPr>
        <w:rPr>
          <w:b/>
        </w:rPr>
      </w:pPr>
      <w:r w:rsidRPr="00CE74E7">
        <w:rPr>
          <w:rFonts w:hint="eastAsia"/>
          <w:b/>
        </w:rPr>
        <w:t>A</w:t>
      </w:r>
      <w:r w:rsidRPr="00CE74E7">
        <w:rPr>
          <w:b/>
        </w:rPr>
        <w:t xml:space="preserve"> simple glance at API</w:t>
      </w:r>
      <w:r w:rsidRPr="00CE74E7">
        <w:rPr>
          <w:rFonts w:hint="eastAsia"/>
          <w:b/>
        </w:rPr>
        <w:t xml:space="preserve"> is strongly </w:t>
      </w:r>
      <w:r w:rsidRPr="00CE74E7">
        <w:rPr>
          <w:b/>
        </w:rPr>
        <w:t>recommended</w:t>
      </w:r>
      <w:r w:rsidRPr="00CE74E7">
        <w:rPr>
          <w:rFonts w:hint="eastAsia"/>
          <w:b/>
        </w:rPr>
        <w:t>.</w:t>
      </w:r>
      <w:r w:rsidRPr="00CE74E7">
        <w:rPr>
          <w:b/>
        </w:rPr>
        <w:t xml:space="preserve"> </w:t>
      </w:r>
      <w:r w:rsidRPr="00CE74E7">
        <w:rPr>
          <w:rFonts w:hint="eastAsia"/>
          <w:b/>
        </w:rPr>
        <w:t>L</w:t>
      </w:r>
      <w:r w:rsidRPr="00CE74E7">
        <w:rPr>
          <w:b/>
        </w:rPr>
        <w:t>earn about how to search</w:t>
      </w:r>
      <w:r w:rsidRPr="00CE74E7">
        <w:rPr>
          <w:rFonts w:hint="eastAsia"/>
          <w:b/>
        </w:rPr>
        <w:t xml:space="preserve"> a specific API</w:t>
      </w:r>
      <w:r w:rsidRPr="00CE74E7">
        <w:rPr>
          <w:b/>
        </w:rPr>
        <w:t xml:space="preserve">, </w:t>
      </w:r>
      <w:r w:rsidRPr="00CE74E7">
        <w:rPr>
          <w:rFonts w:hint="eastAsia"/>
          <w:b/>
        </w:rPr>
        <w:lastRenderedPageBreak/>
        <w:t xml:space="preserve">and </w:t>
      </w:r>
      <w:r w:rsidRPr="00CE74E7">
        <w:rPr>
          <w:b/>
        </w:rPr>
        <w:t xml:space="preserve">how to run the inner </w:t>
      </w:r>
      <w:r w:rsidR="00CC6D5B">
        <w:rPr>
          <w:rStyle w:val="ac"/>
          <w:rFonts w:hint="eastAsia"/>
        </w:rPr>
        <w:t>c</w:t>
      </w:r>
      <w:r w:rsidR="00CC6D5B">
        <w:rPr>
          <w:rStyle w:val="ac"/>
        </w:rPr>
        <w:t>ode snippet</w:t>
      </w:r>
      <w:r w:rsidRPr="00CE74E7">
        <w:rPr>
          <w:b/>
        </w:rPr>
        <w:t>.</w:t>
      </w:r>
    </w:p>
    <w:p w:rsidR="00375F9C" w:rsidRDefault="00375F9C" w:rsidP="00E45D25">
      <w:pPr>
        <w:pStyle w:val="1"/>
        <w:numPr>
          <w:ilvl w:val="0"/>
          <w:numId w:val="17"/>
        </w:numPr>
      </w:pPr>
      <w:bookmarkStart w:id="9" w:name="_Toc235676255"/>
      <w:bookmarkStart w:id="10" w:name="_Toc356466160"/>
      <w:r>
        <w:rPr>
          <w:rFonts w:hint="eastAsia"/>
        </w:rPr>
        <w:t>Hello World</w:t>
      </w:r>
      <w:bookmarkEnd w:id="9"/>
      <w:bookmarkEnd w:id="10"/>
    </w:p>
    <w:p w:rsidR="00375F9C" w:rsidRDefault="00375F9C" w:rsidP="00E45D25">
      <w:pPr>
        <w:pStyle w:val="2"/>
        <w:numPr>
          <w:ilvl w:val="1"/>
          <w:numId w:val="17"/>
        </w:numPr>
      </w:pPr>
      <w:bookmarkStart w:id="11" w:name="_Toc356466161"/>
      <w:r>
        <w:rPr>
          <w:rFonts w:hint="eastAsia"/>
        </w:rPr>
        <w:t>The first application</w:t>
      </w:r>
      <w:bookmarkEnd w:id="11"/>
    </w:p>
    <w:p w:rsidR="00375F9C" w:rsidRDefault="00375F9C" w:rsidP="00375F9C">
      <w:r w:rsidRPr="00EA4548">
        <w:t xml:space="preserve">As </w:t>
      </w:r>
      <w:r>
        <w:t>many would expect or not expect</w:t>
      </w:r>
      <w:r>
        <w:rPr>
          <w:rFonts w:hint="eastAsia"/>
        </w:rPr>
        <w:t xml:space="preserve">, </w:t>
      </w:r>
      <w:r w:rsidRPr="00EA4548">
        <w:t>the first example is "Hello World".</w:t>
      </w:r>
    </w:p>
    <w:p w:rsidR="00375F9C" w:rsidRPr="00CE74E7" w:rsidRDefault="00375F9C" w:rsidP="00375F9C">
      <w:pPr>
        <w:rPr>
          <w:b/>
        </w:rPr>
      </w:pPr>
    </w:p>
    <w:p w:rsidR="00375F9C" w:rsidRDefault="00375F9C" w:rsidP="00375F9C">
      <w:r>
        <w:rPr>
          <w:rFonts w:hint="eastAsia"/>
        </w:rPr>
        <w:t>Now, create a new folder</w:t>
      </w:r>
      <w:r>
        <w:t xml:space="preserve"> “</w:t>
      </w:r>
      <w:r>
        <w:rPr>
          <w:rFonts w:hint="eastAsia"/>
        </w:rPr>
        <w:t>mycases</w:t>
      </w:r>
      <w:r>
        <w:t>”</w:t>
      </w:r>
      <w:r>
        <w:rPr>
          <w:rFonts w:hint="eastAsia"/>
        </w:rPr>
        <w:t xml:space="preserve"> in the package folder (again, </w:t>
      </w:r>
      <w:r w:rsidRPr="0083665C">
        <w:t>this tutorial assumes that your root directory is http://localhost/</w:t>
      </w:r>
      <w:r w:rsidR="007E23B3">
        <w:t>CrossUI</w:t>
      </w:r>
      <w:r w:rsidRPr="0083665C">
        <w:t>/</w:t>
      </w:r>
      <w:r>
        <w:rPr>
          <w:rFonts w:hint="eastAsia"/>
        </w:rPr>
        <w:t>), add a sub folder</w:t>
      </w:r>
      <w:r>
        <w:t xml:space="preserve"> “</w:t>
      </w:r>
      <w:r w:rsidRPr="006A57EC">
        <w:t>chapter</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rPr>
          <w:t>1</w:t>
        </w:r>
        <w:r>
          <w:t>”</w:t>
        </w:r>
      </w:smartTag>
      <w:r>
        <w:rPr>
          <w:rFonts w:hint="eastAsia"/>
        </w:rPr>
        <w:t xml:space="preserve"> in it, </w:t>
      </w:r>
      <w:r>
        <w:t>and</w:t>
      </w:r>
      <w:r>
        <w:rPr>
          <w:rFonts w:hint="eastAsia"/>
        </w:rPr>
        <w:t xml:space="preserve"> create a file named </w:t>
      </w:r>
      <w:r>
        <w:t>“</w:t>
      </w:r>
      <w:r>
        <w:rPr>
          <w:rFonts w:hint="eastAsia"/>
        </w:rPr>
        <w:t>helloworld.html</w:t>
      </w:r>
      <w:r>
        <w:t>”</w:t>
      </w:r>
      <w:r>
        <w:rPr>
          <w:rFonts w:hint="eastAsia"/>
        </w:rPr>
        <w:t xml:space="preserve"> in </w:t>
      </w:r>
      <w:r>
        <w:t>“</w:t>
      </w:r>
      <w:r w:rsidRPr="006A57EC">
        <w:t>chapter</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rPr>
          <w:t>1</w:t>
        </w:r>
        <w:r>
          <w:t>”</w:t>
        </w:r>
      </w:smartTag>
      <w:r>
        <w:rPr>
          <w:rFonts w:hint="eastAsia"/>
        </w:rPr>
        <w:t xml:space="preserve">. </w:t>
      </w:r>
      <w:r w:rsidRPr="000A29ED">
        <w:t>Enter the following code</w:t>
      </w:r>
      <w:r>
        <w:rPr>
          <w:rFonts w:hint="eastAsia"/>
        </w:rPr>
        <w:t>:</w:t>
      </w:r>
    </w:p>
    <w:p w:rsidR="00375F9C" w:rsidRDefault="005C781A" w:rsidP="00375F9C">
      <w:r>
        <w:rPr>
          <w:noProof/>
        </w:rPr>
        <mc:AlternateContent>
          <mc:Choice Requires="wpc">
            <w:drawing>
              <wp:inline distT="0" distB="0" distL="0" distR="0" wp14:anchorId="1E59A179" wp14:editId="6F945C52">
                <wp:extent cx="5943600" cy="2773680"/>
                <wp:effectExtent l="0" t="0" r="19050" b="7620"/>
                <wp:docPr id="1130" name="画布 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26" name="Text Box 98"/>
                        <wps:cNvSpPr txBox="1">
                          <a:spLocks noChangeArrowheads="1"/>
                        </wps:cNvSpPr>
                        <wps:spPr bwMode="auto">
                          <a:xfrm>
                            <a:off x="0" y="48853"/>
                            <a:ext cx="5943600" cy="267524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F05F9" w:rsidRDefault="0023747D" w:rsidP="00375F9C">
                              <w:pPr>
                                <w:spacing w:line="240" w:lineRule="exact"/>
                                <w:jc w:val="left"/>
                                <w:rPr>
                                  <w:sz w:val="18"/>
                                  <w:szCs w:val="18"/>
                                </w:rPr>
                              </w:pPr>
                              <w:r w:rsidRPr="00FF05F9">
                                <w:rPr>
                                  <w:sz w:val="18"/>
                                  <w:szCs w:val="18"/>
                                </w:rPr>
                                <w:t>&lt;!DOCTYPE html&gt;</w:t>
                              </w:r>
                            </w:p>
                            <w:p w:rsidR="0023747D" w:rsidRPr="00FF05F9" w:rsidRDefault="0023747D" w:rsidP="00D6406F">
                              <w:pPr>
                                <w:spacing w:line="240" w:lineRule="exact"/>
                                <w:jc w:val="left"/>
                                <w:rPr>
                                  <w:sz w:val="18"/>
                                  <w:szCs w:val="18"/>
                                </w:rPr>
                              </w:pPr>
                              <w:r>
                                <w:rPr>
                                  <w:color w:val="840084"/>
                                  <w:sz w:val="18"/>
                                  <w:szCs w:val="18"/>
                                </w:rPr>
                                <w:t>&lt;h</w:t>
                              </w:r>
                              <w:r>
                                <w:rPr>
                                  <w:rFonts w:hint="eastAsia"/>
                                  <w:color w:val="840084"/>
                                  <w:sz w:val="18"/>
                                  <w:szCs w:val="18"/>
                                </w:rPr>
                                <w:t>tml</w:t>
                              </w:r>
                              <w:r w:rsidRPr="00FF05F9">
                                <w:rPr>
                                  <w:color w:val="840084"/>
                                  <w:sz w:val="18"/>
                                  <w:szCs w:val="18"/>
                                </w:rPr>
                                <w:t>&gt;</w:t>
                              </w:r>
                            </w:p>
                            <w:p w:rsidR="0023747D" w:rsidRPr="00FF05F9" w:rsidRDefault="0023747D" w:rsidP="00D6406F">
                              <w:pPr>
                                <w:spacing w:line="240" w:lineRule="exact"/>
                                <w:jc w:val="left"/>
                                <w:rPr>
                                  <w:sz w:val="18"/>
                                  <w:szCs w:val="18"/>
                                </w:rPr>
                              </w:pPr>
                              <w:r w:rsidRPr="00FF05F9">
                                <w:rPr>
                                  <w:color w:val="840084"/>
                                  <w:sz w:val="18"/>
                                  <w:szCs w:val="18"/>
                                </w:rPr>
                                <w:t>&lt;head&gt;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 xml:space="preserve">&lt;meta </w:t>
                              </w:r>
                              <w:r w:rsidRPr="00FF05F9">
                                <w:rPr>
                                  <w:color w:val="FF0000"/>
                                  <w:sz w:val="18"/>
                                  <w:szCs w:val="18"/>
                                </w:rPr>
                                <w:t>http-equiv=</w:t>
                              </w:r>
                              <w:r w:rsidRPr="00FF05F9">
                                <w:rPr>
                                  <w:color w:val="0000FF"/>
                                  <w:sz w:val="18"/>
                                  <w:szCs w:val="18"/>
                                </w:rPr>
                                <w:t>"content-type"</w:t>
                              </w:r>
                              <w:r w:rsidRPr="00FF05F9">
                                <w:rPr>
                                  <w:color w:val="840084"/>
                                  <w:sz w:val="18"/>
                                  <w:szCs w:val="18"/>
                                </w:rPr>
                                <w:t xml:space="preserve"> </w:t>
                              </w:r>
                              <w:r w:rsidRPr="00FF05F9">
                                <w:rPr>
                                  <w:color w:val="FF0000"/>
                                  <w:sz w:val="18"/>
                                  <w:szCs w:val="18"/>
                                </w:rPr>
                                <w:t>content=</w:t>
                              </w:r>
                              <w:r w:rsidRPr="00FF05F9">
                                <w:rPr>
                                  <w:color w:val="0000FF"/>
                                  <w:sz w:val="18"/>
                                  <w:szCs w:val="18"/>
                                </w:rPr>
                                <w:t>"text/html; charset=utf-8"</w:t>
                              </w:r>
                              <w:r w:rsidRPr="00FF05F9">
                                <w:rPr>
                                  <w:color w:val="840084"/>
                                  <w:sz w:val="18"/>
                                  <w:szCs w:val="18"/>
                                </w:rPr>
                                <w:t xml:space="preserve"> /&gt;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 xml:space="preserve">&lt;meta </w:t>
                              </w:r>
                              <w:r w:rsidRPr="00FF05F9">
                                <w:rPr>
                                  <w:color w:val="FF0000"/>
                                  <w:sz w:val="18"/>
                                  <w:szCs w:val="18"/>
                                </w:rPr>
                                <w:t>http-equiv=</w:t>
                              </w:r>
                              <w:r w:rsidRPr="00FF05F9">
                                <w:rPr>
                                  <w:color w:val="0000FF"/>
                                  <w:sz w:val="18"/>
                                  <w:szCs w:val="18"/>
                                </w:rPr>
                                <w:t>"Content-Style-Type"</w:t>
                              </w:r>
                              <w:r w:rsidRPr="00FF05F9">
                                <w:rPr>
                                  <w:color w:val="840084"/>
                                  <w:sz w:val="18"/>
                                  <w:szCs w:val="18"/>
                                </w:rPr>
                                <w:t xml:space="preserve"> </w:t>
                              </w:r>
                              <w:r w:rsidRPr="00FF05F9">
                                <w:rPr>
                                  <w:color w:val="FF0000"/>
                                  <w:sz w:val="18"/>
                                  <w:szCs w:val="18"/>
                                </w:rPr>
                                <w:t>content=</w:t>
                              </w:r>
                              <w:r w:rsidRPr="00FF05F9">
                                <w:rPr>
                                  <w:color w:val="0000FF"/>
                                  <w:sz w:val="18"/>
                                  <w:szCs w:val="18"/>
                                </w:rPr>
                                <w:t>"text/css"</w:t>
                              </w:r>
                              <w:r w:rsidRPr="00FF05F9">
                                <w:rPr>
                                  <w:color w:val="840084"/>
                                  <w:sz w:val="18"/>
                                  <w:szCs w:val="18"/>
                                </w:rPr>
                                <w:t xml:space="preserve"> /&gt;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 xml:space="preserve">&lt;meta </w:t>
                              </w:r>
                              <w:r w:rsidRPr="00FF05F9">
                                <w:rPr>
                                  <w:color w:val="FF0000"/>
                                  <w:sz w:val="18"/>
                                  <w:szCs w:val="18"/>
                                </w:rPr>
                                <w:t>http-equiv=</w:t>
                              </w:r>
                              <w:r w:rsidRPr="00FF05F9">
                                <w:rPr>
                                  <w:color w:val="0000FF"/>
                                  <w:sz w:val="18"/>
                                  <w:szCs w:val="18"/>
                                </w:rPr>
                                <w:t>"imagetoolbar"</w:t>
                              </w:r>
                              <w:r w:rsidRPr="00FF05F9">
                                <w:rPr>
                                  <w:color w:val="840084"/>
                                  <w:sz w:val="18"/>
                                  <w:szCs w:val="18"/>
                                </w:rPr>
                                <w:t xml:space="preserve"> </w:t>
                              </w:r>
                              <w:r w:rsidRPr="00FF05F9">
                                <w:rPr>
                                  <w:color w:val="FF0000"/>
                                  <w:sz w:val="18"/>
                                  <w:szCs w:val="18"/>
                                </w:rPr>
                                <w:t>content=</w:t>
                              </w:r>
                              <w:r w:rsidRPr="00FF05F9">
                                <w:rPr>
                                  <w:color w:val="0000FF"/>
                                  <w:sz w:val="18"/>
                                  <w:szCs w:val="18"/>
                                </w:rPr>
                                <w:t>"no"</w:t>
                              </w:r>
                              <w:r w:rsidRPr="00FF05F9">
                                <w:rPr>
                                  <w:color w:val="840084"/>
                                  <w:sz w:val="18"/>
                                  <w:szCs w:val="18"/>
                                </w:rPr>
                                <w:t xml:space="preserve"> /&gt;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 xml:space="preserve">&lt;script </w:t>
                              </w:r>
                              <w:r w:rsidRPr="00FF05F9">
                                <w:rPr>
                                  <w:color w:val="FF0000"/>
                                  <w:sz w:val="18"/>
                                  <w:szCs w:val="18"/>
                                </w:rPr>
                                <w:t>type=</w:t>
                              </w:r>
                              <w:r w:rsidRPr="00FF05F9">
                                <w:rPr>
                                  <w:color w:val="0000FF"/>
                                  <w:sz w:val="18"/>
                                  <w:szCs w:val="18"/>
                                </w:rPr>
                                <w:t>"text/javascript"</w:t>
                              </w:r>
                              <w:r w:rsidRPr="00FF05F9">
                                <w:rPr>
                                  <w:color w:val="840084"/>
                                  <w:sz w:val="18"/>
                                  <w:szCs w:val="18"/>
                                </w:rPr>
                                <w:t xml:space="preserve"> </w:t>
                              </w:r>
                              <w:r w:rsidRPr="00FF05F9">
                                <w:rPr>
                                  <w:color w:val="FF0000"/>
                                  <w:sz w:val="18"/>
                                  <w:szCs w:val="18"/>
                                </w:rPr>
                                <w:t>src=</w:t>
                              </w:r>
                              <w:r w:rsidRPr="00FF05F9">
                                <w:rPr>
                                  <w:color w:val="0000FF"/>
                                  <w:sz w:val="18"/>
                                  <w:szCs w:val="18"/>
                                </w:rPr>
                                <w:t>"../../runtime/</w:t>
                              </w:r>
                              <w:r>
                                <w:rPr>
                                  <w:rFonts w:hint="eastAsia"/>
                                  <w:color w:val="0000FF"/>
                                  <w:sz w:val="18"/>
                                  <w:szCs w:val="18"/>
                                </w:rPr>
                                <w:t>xui</w:t>
                              </w:r>
                              <w:r w:rsidRPr="00FF05F9">
                                <w:rPr>
                                  <w:color w:val="0000FF"/>
                                  <w:sz w:val="18"/>
                                  <w:szCs w:val="18"/>
                                </w:rPr>
                                <w:t>/js/</w:t>
                              </w:r>
                              <w:r>
                                <w:rPr>
                                  <w:rFonts w:hint="eastAsia"/>
                                  <w:color w:val="0000FF"/>
                                  <w:sz w:val="18"/>
                                  <w:szCs w:val="18"/>
                                </w:rPr>
                                <w:t>xui</w:t>
                              </w:r>
                              <w:r w:rsidRPr="00FF05F9">
                                <w:rPr>
                                  <w:color w:val="0000FF"/>
                                  <w:sz w:val="18"/>
                                  <w:szCs w:val="18"/>
                                </w:rPr>
                                <w:t>-all.js"</w:t>
                              </w:r>
                              <w:r w:rsidRPr="00FF05F9">
                                <w:rPr>
                                  <w:color w:val="840084"/>
                                  <w:sz w:val="18"/>
                                  <w:szCs w:val="18"/>
                                </w:rPr>
                                <w:t>&gt;&lt;/script&gt;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&lt;title&gt;</w:t>
                              </w:r>
                              <w:r>
                                <w:rPr>
                                  <w:sz w:val="18"/>
                                  <w:szCs w:val="18"/>
                                </w:rPr>
                                <w:t>CrossUI</w:t>
                              </w:r>
                              <w:r w:rsidRPr="00FF05F9">
                                <w:rPr>
                                  <w:sz w:val="18"/>
                                  <w:szCs w:val="18"/>
                                </w:rPr>
                                <w:t xml:space="preserve"> Case</w:t>
                              </w:r>
                              <w:r w:rsidRPr="00FF05F9">
                                <w:rPr>
                                  <w:color w:val="840084"/>
                                  <w:sz w:val="18"/>
                                  <w:szCs w:val="18"/>
                                </w:rPr>
                                <w:t>&lt;/title&gt;</w:t>
                              </w:r>
                            </w:p>
                            <w:p w:rsidR="0023747D" w:rsidRPr="00FF05F9" w:rsidRDefault="0023747D" w:rsidP="00375F9C">
                              <w:pPr>
                                <w:spacing w:line="240" w:lineRule="exact"/>
                                <w:jc w:val="left"/>
                                <w:rPr>
                                  <w:sz w:val="18"/>
                                  <w:szCs w:val="18"/>
                                </w:rPr>
                              </w:pPr>
                              <w:r w:rsidRPr="00FF05F9">
                                <w:rPr>
                                  <w:color w:val="840084"/>
                                  <w:sz w:val="18"/>
                                  <w:szCs w:val="18"/>
                                </w:rPr>
                                <w:t>&lt;/head&gt;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&lt;body&gt;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 xml:space="preserve">&lt;script </w:t>
                              </w:r>
                              <w:r w:rsidRPr="00FF05F9">
                                <w:rPr>
                                  <w:color w:val="FF0000"/>
                                  <w:sz w:val="18"/>
                                  <w:szCs w:val="18"/>
                                </w:rPr>
                                <w:t>type=</w:t>
                              </w:r>
                              <w:r w:rsidRPr="00FF05F9">
                                <w:rPr>
                                  <w:color w:val="0000FF"/>
                                  <w:sz w:val="18"/>
                                  <w:szCs w:val="18"/>
                                </w:rPr>
                                <w:t>"text/javascript"</w:t>
                              </w:r>
                              <w:r w:rsidRPr="00FF05F9">
                                <w:rPr>
                                  <w:color w:val="840084"/>
                                  <w:sz w:val="18"/>
                                  <w:szCs w:val="18"/>
                                </w:rPr>
                                <w:t>&gt;</w:t>
                              </w:r>
                            </w:p>
                            <w:p w:rsidR="0023747D" w:rsidRPr="00FF05F9" w:rsidRDefault="0023747D" w:rsidP="00375F9C">
                              <w:pPr>
                                <w:spacing w:line="240" w:lineRule="exact"/>
                                <w:jc w:val="left"/>
                                <w:rPr>
                                  <w:sz w:val="18"/>
                                  <w:szCs w:val="18"/>
                                </w:rPr>
                              </w:pPr>
                              <w:r w:rsidRPr="00FF05F9">
                                <w:rPr>
                                  <w:sz w:val="18"/>
                                  <w:szCs w:val="18"/>
                                </w:rPr>
                                <w:t xml:space="preserve">            </w:t>
                              </w:r>
                              <w:r>
                                <w:rPr>
                                  <w:rFonts w:hint="eastAsia"/>
                                  <w:sz w:val="18"/>
                                  <w:szCs w:val="18"/>
                                </w:rPr>
                                <w:t>xui</w:t>
                              </w:r>
                              <w:r w:rsidRPr="00FF05F9">
                                <w:rPr>
                                  <w:sz w:val="18"/>
                                  <w:szCs w:val="18"/>
                                </w:rPr>
                                <w:t>.main(</w:t>
                              </w:r>
                              <w:r w:rsidRPr="00FF05F9">
                                <w:rPr>
                                  <w:color w:val="0000FF"/>
                                  <w:sz w:val="18"/>
                                  <w:szCs w:val="18"/>
                                </w:rPr>
                                <w:t>function</w:t>
                              </w:r>
                              <w:r w:rsidRPr="00FF05F9">
                                <w:rPr>
                                  <w:sz w:val="18"/>
                                  <w:szCs w:val="18"/>
                                </w:rPr>
                                <w:t>(){</w:t>
                              </w:r>
                            </w:p>
                            <w:p w:rsidR="0023747D" w:rsidRPr="00FF05F9" w:rsidRDefault="0023747D" w:rsidP="00375F9C">
                              <w:pPr>
                                <w:spacing w:line="240" w:lineRule="exact"/>
                                <w:jc w:val="left"/>
                                <w:rPr>
                                  <w:sz w:val="18"/>
                                  <w:szCs w:val="18"/>
                                </w:rPr>
                              </w:pPr>
                              <w:r>
                                <w:rPr>
                                  <w:sz w:val="18"/>
                                  <w:szCs w:val="18"/>
                                </w:rPr>
                                <w:t xml:space="preserve">                </w:t>
                              </w:r>
                              <w:r>
                                <w:rPr>
                                  <w:rFonts w:hint="eastAsia"/>
                                  <w:sz w:val="18"/>
                                  <w:szCs w:val="18"/>
                                </w:rPr>
                                <w:t>xui</w:t>
                              </w:r>
                              <w:r w:rsidRPr="00FF05F9">
                                <w:rPr>
                                  <w:sz w:val="18"/>
                                  <w:szCs w:val="18"/>
                                </w:rPr>
                                <w:t>.alert(</w:t>
                              </w:r>
                              <w:r w:rsidRPr="00FF05F9">
                                <w:rPr>
                                  <w:color w:val="FF00FF"/>
                                  <w:sz w:val="18"/>
                                  <w:szCs w:val="18"/>
                                </w:rPr>
                                <w:t>"Hi"</w:t>
                              </w:r>
                              <w:r w:rsidRPr="00FF05F9">
                                <w:rPr>
                                  <w:sz w:val="18"/>
                                  <w:szCs w:val="18"/>
                                </w:rPr>
                                <w:t xml:space="preserve">, </w:t>
                              </w:r>
                              <w:r w:rsidRPr="00FF05F9">
                                <w:rPr>
                                  <w:color w:val="FF00FF"/>
                                  <w:sz w:val="18"/>
                                  <w:szCs w:val="18"/>
                                </w:rPr>
                                <w:t>"Hello World"</w:t>
                              </w:r>
                              <w:r w:rsidRPr="00FF05F9">
                                <w:rPr>
                                  <w:sz w:val="18"/>
                                  <w:szCs w:val="18"/>
                                </w:rPr>
                                <w:t>);</w:t>
                              </w:r>
                            </w:p>
                            <w:p w:rsidR="0023747D" w:rsidRPr="00FF05F9" w:rsidRDefault="0023747D" w:rsidP="00375F9C">
                              <w:pPr>
                                <w:spacing w:line="240" w:lineRule="exact"/>
                                <w:jc w:val="left"/>
                                <w:rPr>
                                  <w:sz w:val="18"/>
                                  <w:szCs w:val="18"/>
                                </w:rPr>
                              </w:pPr>
                              <w:r w:rsidRPr="00FF05F9">
                                <w:rPr>
                                  <w:sz w:val="18"/>
                                  <w:szCs w:val="18"/>
                                </w:rPr>
                                <w:t xml:space="preserve">            });</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&lt;/script&gt;</w:t>
                              </w:r>
                            </w:p>
                            <w:p w:rsidR="0023747D" w:rsidRPr="00FF05F9" w:rsidRDefault="0023747D" w:rsidP="00375F9C">
                              <w:pPr>
                                <w:spacing w:line="240" w:lineRule="exact"/>
                                <w:jc w:val="left"/>
                                <w:rPr>
                                  <w:sz w:val="18"/>
                                  <w:szCs w:val="18"/>
                                </w:rPr>
                              </w:pPr>
                              <w:r w:rsidRPr="00FF05F9">
                                <w:rPr>
                                  <w:color w:val="840084"/>
                                  <w:sz w:val="18"/>
                                  <w:szCs w:val="18"/>
                                </w:rPr>
                                <w:t>&lt;/body&gt;</w:t>
                              </w:r>
                            </w:p>
                            <w:p w:rsidR="0023747D" w:rsidRPr="00FF05F9" w:rsidRDefault="0023747D" w:rsidP="00375F9C">
                              <w:pPr>
                                <w:spacing w:line="240" w:lineRule="exact"/>
                                <w:jc w:val="left"/>
                                <w:rPr>
                                  <w:sz w:val="18"/>
                                  <w:szCs w:val="18"/>
                                </w:rPr>
                              </w:pPr>
                              <w:r w:rsidRPr="00FF05F9">
                                <w:rPr>
                                  <w:color w:val="840084"/>
                                  <w:sz w:val="18"/>
                                  <w:szCs w:val="18"/>
                                </w:rPr>
                                <w:t>&lt;/html&gt;</w:t>
                              </w:r>
                            </w:p>
                          </w:txbxContent>
                        </wps:txbx>
                        <wps:bodyPr rot="0" vert="horz" wrap="square" lIns="54000" tIns="46800" rIns="54000" bIns="45720" anchor="t" anchorCtr="0" upright="1">
                          <a:noAutofit/>
                        </wps:bodyPr>
                      </wps:wsp>
                      <wps:wsp>
                        <wps:cNvPr id="1127" name="AutoShape 99"/>
                        <wps:cNvSpPr>
                          <a:spLocks noChangeArrowheads="1"/>
                        </wps:cNvSpPr>
                        <wps:spPr bwMode="auto">
                          <a:xfrm flipH="1">
                            <a:off x="1124036" y="296764"/>
                            <a:ext cx="800014" cy="198328"/>
                          </a:xfrm>
                          <a:prstGeom prst="wedgeRoundRectCallout">
                            <a:avLst>
                              <a:gd name="adj1" fmla="val 56888"/>
                              <a:gd name="adj2" fmla="val -1122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A29ED" w:rsidRDefault="0023747D" w:rsidP="00375F9C">
                              <w:pPr>
                                <w:jc w:val="center"/>
                                <w:rPr>
                                  <w:sz w:val="18"/>
                                  <w:szCs w:val="18"/>
                                </w:rPr>
                              </w:pPr>
                              <w:r w:rsidRPr="000A29ED">
                                <w:rPr>
                                  <w:sz w:val="18"/>
                                  <w:szCs w:val="18"/>
                                </w:rPr>
                                <w:t>recommended</w:t>
                              </w:r>
                            </w:p>
                          </w:txbxContent>
                        </wps:txbx>
                        <wps:bodyPr rot="0" vert="horz" wrap="square" lIns="0" tIns="0" rIns="0" bIns="0" anchor="t" anchorCtr="0" upright="1">
                          <a:noAutofit/>
                        </wps:bodyPr>
                      </wps:wsp>
                      <wps:wsp>
                        <wps:cNvPr id="1128" name="AutoShape 100"/>
                        <wps:cNvSpPr>
                          <a:spLocks noChangeArrowheads="1"/>
                        </wps:cNvSpPr>
                        <wps:spPr bwMode="auto">
                          <a:xfrm flipH="1">
                            <a:off x="3314686" y="1386840"/>
                            <a:ext cx="964856" cy="198328"/>
                          </a:xfrm>
                          <a:prstGeom prst="wedgeRoundRectCallout">
                            <a:avLst>
                              <a:gd name="adj1" fmla="val 46181"/>
                              <a:gd name="adj2" fmla="val -1798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sz w:val="18"/>
                                  <w:szCs w:val="18"/>
                                </w:rPr>
                                <w:t>I</w:t>
                              </w:r>
                              <w:r>
                                <w:rPr>
                                  <w:rFonts w:hint="eastAsia"/>
                                  <w:sz w:val="18"/>
                                  <w:szCs w:val="18"/>
                                </w:rPr>
                                <w:t>nclude lib file</w:t>
                              </w:r>
                            </w:p>
                          </w:txbxContent>
                        </wps:txbx>
                        <wps:bodyPr rot="0" vert="horz" wrap="square" lIns="0" tIns="0" rIns="0" bIns="0" anchor="t" anchorCtr="0" upright="1">
                          <a:noAutofit/>
                        </wps:bodyPr>
                      </wps:wsp>
                      <wps:wsp>
                        <wps:cNvPr id="1129" name="AutoShape 101"/>
                        <wps:cNvSpPr>
                          <a:spLocks noChangeArrowheads="1"/>
                        </wps:cNvSpPr>
                        <wps:spPr bwMode="auto">
                          <a:xfrm flipH="1">
                            <a:off x="2057314" y="1486004"/>
                            <a:ext cx="964856" cy="198328"/>
                          </a:xfrm>
                          <a:prstGeom prst="wedgeRoundRectCallout">
                            <a:avLst>
                              <a:gd name="adj1" fmla="val 84560"/>
                              <a:gd name="adj2" fmla="val 13108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main function</w:t>
                              </w:r>
                            </w:p>
                          </w:txbxContent>
                        </wps:txbx>
                        <wps:bodyPr rot="0" vert="horz" wrap="square" lIns="0" tIns="0" rIns="0" bIns="0" anchor="t" anchorCtr="0" upright="1">
                          <a:noAutofit/>
                        </wps:bodyPr>
                      </wps:wsp>
                    </wpc:wpc>
                  </a:graphicData>
                </a:graphic>
              </wp:inline>
            </w:drawing>
          </mc:Choice>
          <mc:Fallback>
            <w:pict>
              <v:group id="画布 96" o:spid="_x0000_s1028" editas="canvas" style="width:468pt;height:218.4pt;mso-position-horizontal-relative:char;mso-position-vertical-relative:line" coordsize="59436,27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9436;height:27736;visibility:visible;mso-wrap-style:square">
                  <v:fill o:detectmouseclick="t"/>
                  <v:path o:connecttype="none"/>
                </v:shape>
                <v:shapetype id="_x0000_t202" coordsize="21600,21600" o:spt="202" path="m,l,21600r21600,l21600,xe">
                  <v:stroke joinstyle="miter"/>
                  <v:path gradientshapeok="t" o:connecttype="rect"/>
                </v:shapetype>
                <v:shape id="Text Box 98" o:spid="_x0000_s1030" type="#_x0000_t202" style="position:absolute;top:488;width:59436;height:26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mGLsUA&#10;AADdAAAADwAAAGRycy9kb3ducmV2LnhtbERPTWvCQBC9C/6HZYTezMYUbIluRKQtRelBW5HcJtkx&#10;Cc3OhuxW4793C4Xe5vE+Z7kaTCsu1LvGsoJZFIMgLq1uuFLw9fk6fQbhPLLG1jIpuJGDVTYeLTHV&#10;9sp7uhx8JUIIuxQV1N53qZSurMmgi2xHHLiz7Q36APtK6h6vIdy0MonjuTTYcGiosaNNTeX34cco&#10;SIqX45teH582/HhuP7anfFfkuVIPk2G9AOFp8P/iP/e7DvNnyRx+vwkn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eYYuxQAAAN0AAAAPAAAAAAAAAAAAAAAAAJgCAABkcnMv&#10;ZG93bnJldi54bWxQSwUGAAAAAAQABAD1AAAAigMAAAAA&#10;" strokeweight="1pt">
                  <v:textbox inset="1.5mm,1.3mm,1.5mm">
                    <w:txbxContent>
                      <w:p w:rsidR="0023747D" w:rsidRPr="00FF05F9" w:rsidRDefault="0023747D" w:rsidP="00375F9C">
                        <w:pPr>
                          <w:spacing w:line="240" w:lineRule="exact"/>
                          <w:jc w:val="left"/>
                          <w:rPr>
                            <w:sz w:val="18"/>
                            <w:szCs w:val="18"/>
                          </w:rPr>
                        </w:pPr>
                        <w:proofErr w:type="gramStart"/>
                        <w:r w:rsidRPr="00FF05F9">
                          <w:rPr>
                            <w:sz w:val="18"/>
                            <w:szCs w:val="18"/>
                          </w:rPr>
                          <w:t>&lt;!DOCTYPE</w:t>
                        </w:r>
                        <w:proofErr w:type="gramEnd"/>
                        <w:r w:rsidRPr="00FF05F9">
                          <w:rPr>
                            <w:sz w:val="18"/>
                            <w:szCs w:val="18"/>
                          </w:rPr>
                          <w:t xml:space="preserve"> html&gt;</w:t>
                        </w:r>
                      </w:p>
                      <w:p w:rsidR="0023747D" w:rsidRPr="00FF05F9" w:rsidRDefault="0023747D" w:rsidP="00D6406F">
                        <w:pPr>
                          <w:spacing w:line="240" w:lineRule="exact"/>
                          <w:jc w:val="left"/>
                          <w:rPr>
                            <w:sz w:val="18"/>
                            <w:szCs w:val="18"/>
                          </w:rPr>
                        </w:pPr>
                        <w:r>
                          <w:rPr>
                            <w:color w:val="840084"/>
                            <w:sz w:val="18"/>
                            <w:szCs w:val="18"/>
                          </w:rPr>
                          <w:t>&lt;</w:t>
                        </w:r>
                        <w:proofErr w:type="gramStart"/>
                        <w:r>
                          <w:rPr>
                            <w:color w:val="840084"/>
                            <w:sz w:val="18"/>
                            <w:szCs w:val="18"/>
                          </w:rPr>
                          <w:t>h</w:t>
                        </w:r>
                        <w:r>
                          <w:rPr>
                            <w:rFonts w:hint="eastAsia"/>
                            <w:color w:val="840084"/>
                            <w:sz w:val="18"/>
                            <w:szCs w:val="18"/>
                          </w:rPr>
                          <w:t>tml</w:t>
                        </w:r>
                        <w:proofErr w:type="gramEnd"/>
                        <w:r w:rsidRPr="00FF05F9">
                          <w:rPr>
                            <w:color w:val="840084"/>
                            <w:sz w:val="18"/>
                            <w:szCs w:val="18"/>
                          </w:rPr>
                          <w:t>&gt;</w:t>
                        </w:r>
                      </w:p>
                      <w:p w:rsidR="0023747D" w:rsidRPr="00FF05F9" w:rsidRDefault="0023747D" w:rsidP="00D6406F">
                        <w:pPr>
                          <w:spacing w:line="240" w:lineRule="exact"/>
                          <w:jc w:val="left"/>
                          <w:rPr>
                            <w:sz w:val="18"/>
                            <w:szCs w:val="18"/>
                          </w:rPr>
                        </w:pPr>
                        <w:r w:rsidRPr="00FF05F9">
                          <w:rPr>
                            <w:color w:val="840084"/>
                            <w:sz w:val="18"/>
                            <w:szCs w:val="18"/>
                          </w:rPr>
                          <w:t>&lt;</w:t>
                        </w:r>
                        <w:proofErr w:type="gramStart"/>
                        <w:r w:rsidRPr="00FF05F9">
                          <w:rPr>
                            <w:color w:val="840084"/>
                            <w:sz w:val="18"/>
                            <w:szCs w:val="18"/>
                          </w:rPr>
                          <w:t>head</w:t>
                        </w:r>
                        <w:proofErr w:type="gramEnd"/>
                        <w:r w:rsidRPr="00FF05F9">
                          <w:rPr>
                            <w:color w:val="840084"/>
                            <w:sz w:val="18"/>
                            <w:szCs w:val="18"/>
                          </w:rPr>
                          <w:t>&gt;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w:t>
                        </w:r>
                        <w:proofErr w:type="gramStart"/>
                        <w:r w:rsidRPr="00FF05F9">
                          <w:rPr>
                            <w:color w:val="840084"/>
                            <w:sz w:val="18"/>
                            <w:szCs w:val="18"/>
                          </w:rPr>
                          <w:t>meta</w:t>
                        </w:r>
                        <w:proofErr w:type="gramEnd"/>
                        <w:r w:rsidRPr="00FF05F9">
                          <w:rPr>
                            <w:color w:val="840084"/>
                            <w:sz w:val="18"/>
                            <w:szCs w:val="18"/>
                          </w:rPr>
                          <w:t xml:space="preserve"> </w:t>
                        </w:r>
                        <w:r w:rsidRPr="00FF05F9">
                          <w:rPr>
                            <w:color w:val="FF0000"/>
                            <w:sz w:val="18"/>
                            <w:szCs w:val="18"/>
                          </w:rPr>
                          <w:t>http-equiv=</w:t>
                        </w:r>
                        <w:r w:rsidRPr="00FF05F9">
                          <w:rPr>
                            <w:color w:val="0000FF"/>
                            <w:sz w:val="18"/>
                            <w:szCs w:val="18"/>
                          </w:rPr>
                          <w:t>"content-type"</w:t>
                        </w:r>
                        <w:r w:rsidRPr="00FF05F9">
                          <w:rPr>
                            <w:color w:val="840084"/>
                            <w:sz w:val="18"/>
                            <w:szCs w:val="18"/>
                          </w:rPr>
                          <w:t xml:space="preserve"> </w:t>
                        </w:r>
                        <w:r w:rsidRPr="00FF05F9">
                          <w:rPr>
                            <w:color w:val="FF0000"/>
                            <w:sz w:val="18"/>
                            <w:szCs w:val="18"/>
                          </w:rPr>
                          <w:t>content=</w:t>
                        </w:r>
                        <w:r w:rsidRPr="00FF05F9">
                          <w:rPr>
                            <w:color w:val="0000FF"/>
                            <w:sz w:val="18"/>
                            <w:szCs w:val="18"/>
                          </w:rPr>
                          <w:t>"text/html; charset=utf-8"</w:t>
                        </w:r>
                        <w:r w:rsidRPr="00FF05F9">
                          <w:rPr>
                            <w:color w:val="840084"/>
                            <w:sz w:val="18"/>
                            <w:szCs w:val="18"/>
                          </w:rPr>
                          <w:t xml:space="preserve"> /&gt;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w:t>
                        </w:r>
                        <w:proofErr w:type="gramStart"/>
                        <w:r w:rsidRPr="00FF05F9">
                          <w:rPr>
                            <w:color w:val="840084"/>
                            <w:sz w:val="18"/>
                            <w:szCs w:val="18"/>
                          </w:rPr>
                          <w:t>meta</w:t>
                        </w:r>
                        <w:proofErr w:type="gramEnd"/>
                        <w:r w:rsidRPr="00FF05F9">
                          <w:rPr>
                            <w:color w:val="840084"/>
                            <w:sz w:val="18"/>
                            <w:szCs w:val="18"/>
                          </w:rPr>
                          <w:t xml:space="preserve"> </w:t>
                        </w:r>
                        <w:r w:rsidRPr="00FF05F9">
                          <w:rPr>
                            <w:color w:val="FF0000"/>
                            <w:sz w:val="18"/>
                            <w:szCs w:val="18"/>
                          </w:rPr>
                          <w:t>http-equiv=</w:t>
                        </w:r>
                        <w:r w:rsidRPr="00FF05F9">
                          <w:rPr>
                            <w:color w:val="0000FF"/>
                            <w:sz w:val="18"/>
                            <w:szCs w:val="18"/>
                          </w:rPr>
                          <w:t>"Content-Style-Type"</w:t>
                        </w:r>
                        <w:r w:rsidRPr="00FF05F9">
                          <w:rPr>
                            <w:color w:val="840084"/>
                            <w:sz w:val="18"/>
                            <w:szCs w:val="18"/>
                          </w:rPr>
                          <w:t xml:space="preserve"> </w:t>
                        </w:r>
                        <w:r w:rsidRPr="00FF05F9">
                          <w:rPr>
                            <w:color w:val="FF0000"/>
                            <w:sz w:val="18"/>
                            <w:szCs w:val="18"/>
                          </w:rPr>
                          <w:t>content=</w:t>
                        </w:r>
                        <w:r w:rsidRPr="00FF05F9">
                          <w:rPr>
                            <w:color w:val="0000FF"/>
                            <w:sz w:val="18"/>
                            <w:szCs w:val="18"/>
                          </w:rPr>
                          <w:t>"text/css"</w:t>
                        </w:r>
                        <w:r w:rsidRPr="00FF05F9">
                          <w:rPr>
                            <w:color w:val="840084"/>
                            <w:sz w:val="18"/>
                            <w:szCs w:val="18"/>
                          </w:rPr>
                          <w:t xml:space="preserve"> /&gt;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w:t>
                        </w:r>
                        <w:proofErr w:type="gramStart"/>
                        <w:r w:rsidRPr="00FF05F9">
                          <w:rPr>
                            <w:color w:val="840084"/>
                            <w:sz w:val="18"/>
                            <w:szCs w:val="18"/>
                          </w:rPr>
                          <w:t>meta</w:t>
                        </w:r>
                        <w:proofErr w:type="gramEnd"/>
                        <w:r w:rsidRPr="00FF05F9">
                          <w:rPr>
                            <w:color w:val="840084"/>
                            <w:sz w:val="18"/>
                            <w:szCs w:val="18"/>
                          </w:rPr>
                          <w:t xml:space="preserve"> </w:t>
                        </w:r>
                        <w:r w:rsidRPr="00FF05F9">
                          <w:rPr>
                            <w:color w:val="FF0000"/>
                            <w:sz w:val="18"/>
                            <w:szCs w:val="18"/>
                          </w:rPr>
                          <w:t>http-equiv=</w:t>
                        </w:r>
                        <w:r w:rsidRPr="00FF05F9">
                          <w:rPr>
                            <w:color w:val="0000FF"/>
                            <w:sz w:val="18"/>
                            <w:szCs w:val="18"/>
                          </w:rPr>
                          <w:t>"imagetoolbar"</w:t>
                        </w:r>
                        <w:r w:rsidRPr="00FF05F9">
                          <w:rPr>
                            <w:color w:val="840084"/>
                            <w:sz w:val="18"/>
                            <w:szCs w:val="18"/>
                          </w:rPr>
                          <w:t xml:space="preserve"> </w:t>
                        </w:r>
                        <w:r w:rsidRPr="00FF05F9">
                          <w:rPr>
                            <w:color w:val="FF0000"/>
                            <w:sz w:val="18"/>
                            <w:szCs w:val="18"/>
                          </w:rPr>
                          <w:t>content=</w:t>
                        </w:r>
                        <w:r w:rsidRPr="00FF05F9">
                          <w:rPr>
                            <w:color w:val="0000FF"/>
                            <w:sz w:val="18"/>
                            <w:szCs w:val="18"/>
                          </w:rPr>
                          <w:t>"no"</w:t>
                        </w:r>
                        <w:r w:rsidRPr="00FF05F9">
                          <w:rPr>
                            <w:color w:val="840084"/>
                            <w:sz w:val="18"/>
                            <w:szCs w:val="18"/>
                          </w:rPr>
                          <w:t xml:space="preserve"> /&gt;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 xml:space="preserve">&lt;script </w:t>
                        </w:r>
                        <w:r w:rsidRPr="00FF05F9">
                          <w:rPr>
                            <w:color w:val="FF0000"/>
                            <w:sz w:val="18"/>
                            <w:szCs w:val="18"/>
                          </w:rPr>
                          <w:t>type=</w:t>
                        </w:r>
                        <w:r w:rsidRPr="00FF05F9">
                          <w:rPr>
                            <w:color w:val="0000FF"/>
                            <w:sz w:val="18"/>
                            <w:szCs w:val="18"/>
                          </w:rPr>
                          <w:t>"text/javascript"</w:t>
                        </w:r>
                        <w:r w:rsidRPr="00FF05F9">
                          <w:rPr>
                            <w:color w:val="840084"/>
                            <w:sz w:val="18"/>
                            <w:szCs w:val="18"/>
                          </w:rPr>
                          <w:t xml:space="preserve"> </w:t>
                        </w:r>
                        <w:r w:rsidRPr="00FF05F9">
                          <w:rPr>
                            <w:color w:val="FF0000"/>
                            <w:sz w:val="18"/>
                            <w:szCs w:val="18"/>
                          </w:rPr>
                          <w:t>src=</w:t>
                        </w:r>
                        <w:r w:rsidRPr="00FF05F9">
                          <w:rPr>
                            <w:color w:val="0000FF"/>
                            <w:sz w:val="18"/>
                            <w:szCs w:val="18"/>
                          </w:rPr>
                          <w:t>"</w:t>
                        </w:r>
                        <w:proofErr w:type="gramStart"/>
                        <w:r w:rsidRPr="00FF05F9">
                          <w:rPr>
                            <w:color w:val="0000FF"/>
                            <w:sz w:val="18"/>
                            <w:szCs w:val="18"/>
                          </w:rPr>
                          <w:t>..</w:t>
                        </w:r>
                        <w:proofErr w:type="gramEnd"/>
                        <w:r w:rsidRPr="00FF05F9">
                          <w:rPr>
                            <w:color w:val="0000FF"/>
                            <w:sz w:val="18"/>
                            <w:szCs w:val="18"/>
                          </w:rPr>
                          <w:t>/../runtime/</w:t>
                        </w:r>
                        <w:r>
                          <w:rPr>
                            <w:rFonts w:hint="eastAsia"/>
                            <w:color w:val="0000FF"/>
                            <w:sz w:val="18"/>
                            <w:szCs w:val="18"/>
                          </w:rPr>
                          <w:t>xui</w:t>
                        </w:r>
                        <w:r w:rsidRPr="00FF05F9">
                          <w:rPr>
                            <w:color w:val="0000FF"/>
                            <w:sz w:val="18"/>
                            <w:szCs w:val="18"/>
                          </w:rPr>
                          <w:t>/js/</w:t>
                        </w:r>
                        <w:r>
                          <w:rPr>
                            <w:rFonts w:hint="eastAsia"/>
                            <w:color w:val="0000FF"/>
                            <w:sz w:val="18"/>
                            <w:szCs w:val="18"/>
                          </w:rPr>
                          <w:t>xui</w:t>
                        </w:r>
                        <w:r w:rsidRPr="00FF05F9">
                          <w:rPr>
                            <w:color w:val="0000FF"/>
                            <w:sz w:val="18"/>
                            <w:szCs w:val="18"/>
                          </w:rPr>
                          <w:t>-all.js"</w:t>
                        </w:r>
                        <w:r w:rsidRPr="00FF05F9">
                          <w:rPr>
                            <w:color w:val="840084"/>
                            <w:sz w:val="18"/>
                            <w:szCs w:val="18"/>
                          </w:rPr>
                          <w:t>&gt;&lt;/script&gt;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w:t>
                        </w:r>
                        <w:proofErr w:type="gramStart"/>
                        <w:r w:rsidRPr="00FF05F9">
                          <w:rPr>
                            <w:color w:val="840084"/>
                            <w:sz w:val="18"/>
                            <w:szCs w:val="18"/>
                          </w:rPr>
                          <w:t>title&gt;</w:t>
                        </w:r>
                        <w:proofErr w:type="gramEnd"/>
                        <w:r>
                          <w:rPr>
                            <w:sz w:val="18"/>
                            <w:szCs w:val="18"/>
                          </w:rPr>
                          <w:t>CrossUI</w:t>
                        </w:r>
                        <w:r w:rsidRPr="00FF05F9">
                          <w:rPr>
                            <w:sz w:val="18"/>
                            <w:szCs w:val="18"/>
                          </w:rPr>
                          <w:t xml:space="preserve"> Case</w:t>
                        </w:r>
                        <w:r w:rsidRPr="00FF05F9">
                          <w:rPr>
                            <w:color w:val="840084"/>
                            <w:sz w:val="18"/>
                            <w:szCs w:val="18"/>
                          </w:rPr>
                          <w:t>&lt;/title&gt;</w:t>
                        </w:r>
                      </w:p>
                      <w:p w:rsidR="0023747D" w:rsidRPr="00FF05F9" w:rsidRDefault="0023747D" w:rsidP="00375F9C">
                        <w:pPr>
                          <w:spacing w:line="240" w:lineRule="exact"/>
                          <w:jc w:val="left"/>
                          <w:rPr>
                            <w:sz w:val="18"/>
                            <w:szCs w:val="18"/>
                          </w:rPr>
                        </w:pPr>
                        <w:r w:rsidRPr="00FF05F9">
                          <w:rPr>
                            <w:color w:val="840084"/>
                            <w:sz w:val="18"/>
                            <w:szCs w:val="18"/>
                          </w:rPr>
                          <w:t>&lt;/head&gt;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w:t>
                        </w:r>
                        <w:proofErr w:type="gramStart"/>
                        <w:r w:rsidRPr="00FF05F9">
                          <w:rPr>
                            <w:color w:val="840084"/>
                            <w:sz w:val="18"/>
                            <w:szCs w:val="18"/>
                          </w:rPr>
                          <w:t>body</w:t>
                        </w:r>
                        <w:proofErr w:type="gramEnd"/>
                        <w:r w:rsidRPr="00FF05F9">
                          <w:rPr>
                            <w:color w:val="840084"/>
                            <w:sz w:val="18"/>
                            <w:szCs w:val="18"/>
                          </w:rPr>
                          <w:t>&gt;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 xml:space="preserve">&lt;script </w:t>
                        </w:r>
                        <w:r w:rsidRPr="00FF05F9">
                          <w:rPr>
                            <w:color w:val="FF0000"/>
                            <w:sz w:val="18"/>
                            <w:szCs w:val="18"/>
                          </w:rPr>
                          <w:t>type=</w:t>
                        </w:r>
                        <w:r w:rsidRPr="00FF05F9">
                          <w:rPr>
                            <w:color w:val="0000FF"/>
                            <w:sz w:val="18"/>
                            <w:szCs w:val="18"/>
                          </w:rPr>
                          <w:t>"text/javascript"</w:t>
                        </w:r>
                        <w:r w:rsidRPr="00FF05F9">
                          <w:rPr>
                            <w:color w:val="840084"/>
                            <w:sz w:val="18"/>
                            <w:szCs w:val="18"/>
                          </w:rPr>
                          <w:t>&gt;</w:t>
                        </w:r>
                      </w:p>
                      <w:p w:rsidR="0023747D" w:rsidRPr="00FF05F9" w:rsidRDefault="0023747D" w:rsidP="00375F9C">
                        <w:pPr>
                          <w:spacing w:line="240" w:lineRule="exact"/>
                          <w:jc w:val="left"/>
                          <w:rPr>
                            <w:sz w:val="18"/>
                            <w:szCs w:val="18"/>
                          </w:rPr>
                        </w:pPr>
                        <w:r w:rsidRPr="00FF05F9">
                          <w:rPr>
                            <w:sz w:val="18"/>
                            <w:szCs w:val="18"/>
                          </w:rPr>
                          <w:t xml:space="preserve">            </w:t>
                        </w:r>
                        <w:proofErr w:type="gramStart"/>
                        <w:r>
                          <w:rPr>
                            <w:rFonts w:hint="eastAsia"/>
                            <w:sz w:val="18"/>
                            <w:szCs w:val="18"/>
                          </w:rPr>
                          <w:t>xui</w:t>
                        </w:r>
                        <w:r w:rsidRPr="00FF05F9">
                          <w:rPr>
                            <w:sz w:val="18"/>
                            <w:szCs w:val="18"/>
                          </w:rPr>
                          <w:t>.main(</w:t>
                        </w:r>
                        <w:proofErr w:type="gramEnd"/>
                        <w:r w:rsidRPr="00FF05F9">
                          <w:rPr>
                            <w:color w:val="0000FF"/>
                            <w:sz w:val="18"/>
                            <w:szCs w:val="18"/>
                          </w:rPr>
                          <w:t>function</w:t>
                        </w:r>
                        <w:r w:rsidRPr="00FF05F9">
                          <w:rPr>
                            <w:sz w:val="18"/>
                            <w:szCs w:val="18"/>
                          </w:rPr>
                          <w:t>(){</w:t>
                        </w:r>
                      </w:p>
                      <w:p w:rsidR="0023747D" w:rsidRPr="00FF05F9" w:rsidRDefault="0023747D" w:rsidP="00375F9C">
                        <w:pPr>
                          <w:spacing w:line="240" w:lineRule="exact"/>
                          <w:jc w:val="left"/>
                          <w:rPr>
                            <w:sz w:val="18"/>
                            <w:szCs w:val="18"/>
                          </w:rPr>
                        </w:pPr>
                        <w:r>
                          <w:rPr>
                            <w:sz w:val="18"/>
                            <w:szCs w:val="18"/>
                          </w:rPr>
                          <w:t xml:space="preserve">                </w:t>
                        </w:r>
                        <w:proofErr w:type="gramStart"/>
                        <w:r>
                          <w:rPr>
                            <w:rFonts w:hint="eastAsia"/>
                            <w:sz w:val="18"/>
                            <w:szCs w:val="18"/>
                          </w:rPr>
                          <w:t>xui</w:t>
                        </w:r>
                        <w:r w:rsidRPr="00FF05F9">
                          <w:rPr>
                            <w:sz w:val="18"/>
                            <w:szCs w:val="18"/>
                          </w:rPr>
                          <w:t>.alert(</w:t>
                        </w:r>
                        <w:proofErr w:type="gramEnd"/>
                        <w:r w:rsidRPr="00FF05F9">
                          <w:rPr>
                            <w:color w:val="FF00FF"/>
                            <w:sz w:val="18"/>
                            <w:szCs w:val="18"/>
                          </w:rPr>
                          <w:t>"Hi"</w:t>
                        </w:r>
                        <w:r w:rsidRPr="00FF05F9">
                          <w:rPr>
                            <w:sz w:val="18"/>
                            <w:szCs w:val="18"/>
                          </w:rPr>
                          <w:t xml:space="preserve">, </w:t>
                        </w:r>
                        <w:r w:rsidRPr="00FF05F9">
                          <w:rPr>
                            <w:color w:val="FF00FF"/>
                            <w:sz w:val="18"/>
                            <w:szCs w:val="18"/>
                          </w:rPr>
                          <w:t>"Hello World"</w:t>
                        </w:r>
                        <w:r w:rsidRPr="00FF05F9">
                          <w:rPr>
                            <w:sz w:val="18"/>
                            <w:szCs w:val="18"/>
                          </w:rPr>
                          <w:t>);</w:t>
                        </w:r>
                      </w:p>
                      <w:p w:rsidR="0023747D" w:rsidRPr="00FF05F9" w:rsidRDefault="0023747D" w:rsidP="00375F9C">
                        <w:pPr>
                          <w:spacing w:line="240" w:lineRule="exact"/>
                          <w:jc w:val="left"/>
                          <w:rPr>
                            <w:sz w:val="18"/>
                            <w:szCs w:val="18"/>
                          </w:rPr>
                        </w:pPr>
                        <w:r w:rsidRPr="00FF05F9">
                          <w:rPr>
                            <w:sz w:val="18"/>
                            <w:szCs w:val="18"/>
                          </w:rPr>
                          <w:t xml:space="preserve">            });</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&lt;/script&gt;</w:t>
                        </w:r>
                      </w:p>
                      <w:p w:rsidR="0023747D" w:rsidRPr="00FF05F9" w:rsidRDefault="0023747D" w:rsidP="00375F9C">
                        <w:pPr>
                          <w:spacing w:line="240" w:lineRule="exact"/>
                          <w:jc w:val="left"/>
                          <w:rPr>
                            <w:sz w:val="18"/>
                            <w:szCs w:val="18"/>
                          </w:rPr>
                        </w:pPr>
                        <w:r w:rsidRPr="00FF05F9">
                          <w:rPr>
                            <w:color w:val="840084"/>
                            <w:sz w:val="18"/>
                            <w:szCs w:val="18"/>
                          </w:rPr>
                          <w:t>&lt;/body&gt;</w:t>
                        </w:r>
                      </w:p>
                      <w:p w:rsidR="0023747D" w:rsidRPr="00FF05F9" w:rsidRDefault="0023747D" w:rsidP="00375F9C">
                        <w:pPr>
                          <w:spacing w:line="240" w:lineRule="exact"/>
                          <w:jc w:val="left"/>
                          <w:rPr>
                            <w:sz w:val="18"/>
                            <w:szCs w:val="18"/>
                          </w:rPr>
                        </w:pPr>
                        <w:r w:rsidRPr="00FF05F9">
                          <w:rPr>
                            <w:color w:val="840084"/>
                            <w:sz w:val="18"/>
                            <w:szCs w:val="18"/>
                          </w:rPr>
                          <w:t>&lt;/html&gt;</w:t>
                        </w:r>
                      </w:p>
                    </w:txbxContent>
                  </v:textbox>
                </v:shape>
                <v:shape id="AutoShape 99" o:spid="_x0000_s1031" type="#_x0000_t62" style="position:absolute;left:11240;top:2967;width:8000;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vaOsYA&#10;AADdAAAADwAAAGRycy9kb3ducmV2LnhtbERPTWvCQBC9F/wPywhepG60rU1TVxGhYD2UNpbS45Cd&#10;JsHsbMyucfvv3YLQ2zze5yxWwTSip87VlhVMJwkI4sLqmksFn/uX2xSE88gaG8uk4JccrJaDmwVm&#10;2p75g/rclyKGsMtQQeV9m0npiooMuoltiSP3YzuDPsKulLrDcww3jZwlyVwarDk2VNjSpqLikJ+M&#10;gte8OT6FsZ/fhT7dPXyl32/v+3ulRsOwfgbhKfh/8dW91XH+dPYIf9/EE+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vaOsYAAADdAAAADwAAAAAAAAAAAAAAAACYAgAAZHJz&#10;L2Rvd25yZXYueG1sUEsFBgAAAAAEAAQA9QAAAIsDAAAAAA==&#10;" adj="23088,-13444" fillcolor="#ff9">
                  <v:textbox inset="0,0,0,0">
                    <w:txbxContent>
                      <w:p w:rsidR="0023747D" w:rsidRPr="000A29ED" w:rsidRDefault="0023747D" w:rsidP="00375F9C">
                        <w:pPr>
                          <w:jc w:val="center"/>
                          <w:rPr>
                            <w:sz w:val="18"/>
                            <w:szCs w:val="18"/>
                          </w:rPr>
                        </w:pPr>
                        <w:proofErr w:type="gramStart"/>
                        <w:r w:rsidRPr="000A29ED">
                          <w:rPr>
                            <w:sz w:val="18"/>
                            <w:szCs w:val="18"/>
                          </w:rPr>
                          <w:t>recommended</w:t>
                        </w:r>
                        <w:proofErr w:type="gramEnd"/>
                      </w:p>
                    </w:txbxContent>
                  </v:textbox>
                </v:shape>
                <v:shape id="AutoShape 100" o:spid="_x0000_s1032" type="#_x0000_t62" style="position:absolute;left:33146;top:13868;width:9649;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hqn8cA&#10;AADdAAAADwAAAGRycy9kb3ducmV2LnhtbESPQWvCQBCF74X+h2UKvRTdxEMJ0VVEaLGXQrVQvQ3Z&#10;MRvNzobsVqO/vnMoeJvhvXnvm9li8K06Ux+bwAbycQaKuAq24drA9/ZtVICKCdliG5gMXCnCYv74&#10;MMPShgt/0XmTaiUhHEs04FLqSq1j5chjHIeOWLRD6D0mWfta2x4vEu5bPcmyV+2xYWlw2NHKUXXa&#10;/HoDL4Uvdvlncjf+OB7WP9f96f22N+b5aVhOQSUa0t38f722gp9PBFe+kRH0/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Iap/HAAAA3QAAAA8AAAAAAAAAAAAAAAAAmAIAAGRy&#10;cy9kb3ducmV2LnhtbFBLBQYAAAAABAAEAPUAAACMAwAAAAA=&#10;" adj="20775,-28039" fillcolor="#ff9">
                  <v:textbox inset="0,0,0,0">
                    <w:txbxContent>
                      <w:p w:rsidR="0023747D" w:rsidRPr="00D434DE" w:rsidRDefault="0023747D" w:rsidP="00375F9C">
                        <w:pPr>
                          <w:jc w:val="center"/>
                          <w:rPr>
                            <w:sz w:val="18"/>
                            <w:szCs w:val="18"/>
                          </w:rPr>
                        </w:pPr>
                        <w:r>
                          <w:rPr>
                            <w:sz w:val="18"/>
                            <w:szCs w:val="18"/>
                          </w:rPr>
                          <w:t>I</w:t>
                        </w:r>
                        <w:r>
                          <w:rPr>
                            <w:rFonts w:hint="eastAsia"/>
                            <w:sz w:val="18"/>
                            <w:szCs w:val="18"/>
                          </w:rPr>
                          <w:t>nclude lib file</w:t>
                        </w:r>
                      </w:p>
                    </w:txbxContent>
                  </v:textbox>
                </v:shape>
                <v:shape id="AutoShape 101" o:spid="_x0000_s1033" type="#_x0000_t62" style="position:absolute;left:20573;top:14860;width:9648;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aZmMUA&#10;AADdAAAADwAAAGRycy9kb3ducmV2LnhtbERPS2vCQBC+C/0PyxS8NZsIrWmaVWyLYAWFxl68DdnJ&#10;A7OzIbtq/PfdQsHbfHzPyZej6cSFBtdaVpBEMQji0uqWawU/h/VTCsJ5ZI2dZVJwIwfLxcMkx0zb&#10;K3/TpfC1CCHsMlTQeN9nUrqyIYMusj1x4Co7GPQBDrXUA15DuOnkLI5fpMGWQ0ODPX00VJ6Ks1FQ&#10;J8djupqnz7v37rT9/DoUabW/KTV9HFdvIDyN/i7+d290mJ/MXuHvm3CC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tpmYxQAAAN0AAAAPAAAAAAAAAAAAAAAAAJgCAABkcnMv&#10;ZG93bnJldi54bWxQSwUGAAAAAAQABAD1AAAAigMAAAAA&#10;" adj="29065,39115" fillcolor="#ff9">
                  <v:textbox inset="0,0,0,0">
                    <w:txbxContent>
                      <w:p w:rsidR="0023747D" w:rsidRPr="00D434DE" w:rsidRDefault="0023747D" w:rsidP="00375F9C">
                        <w:pPr>
                          <w:jc w:val="center"/>
                          <w:rPr>
                            <w:sz w:val="18"/>
                            <w:szCs w:val="18"/>
                          </w:rPr>
                        </w:pPr>
                        <w:proofErr w:type="gramStart"/>
                        <w:r>
                          <w:rPr>
                            <w:rFonts w:hint="eastAsia"/>
                            <w:sz w:val="18"/>
                            <w:szCs w:val="18"/>
                          </w:rPr>
                          <w:t>main</w:t>
                        </w:r>
                        <w:proofErr w:type="gramEnd"/>
                        <w:r>
                          <w:rPr>
                            <w:rFonts w:hint="eastAsia"/>
                            <w:sz w:val="18"/>
                            <w:szCs w:val="18"/>
                          </w:rPr>
                          <w:t xml:space="preserve"> function</w:t>
                        </w:r>
                      </w:p>
                    </w:txbxContent>
                  </v:textbox>
                </v:shape>
                <w10:anchorlock/>
              </v:group>
            </w:pict>
          </mc:Fallback>
        </mc:AlternateContent>
      </w:r>
    </w:p>
    <w:p w:rsidR="00375F9C" w:rsidRPr="008A7D00" w:rsidRDefault="00375F9C" w:rsidP="00375F9C">
      <w:pPr>
        <w:jc w:val="center"/>
        <w:rPr>
          <w:b/>
          <w:color w:val="0000FF"/>
        </w:rPr>
      </w:pPr>
      <w:proofErr w:type="gramStart"/>
      <w:r w:rsidRPr="008A7D00">
        <w:rPr>
          <w:rFonts w:hint="eastAsia"/>
          <w:b/>
          <w:color w:val="0000FF"/>
        </w:rPr>
        <w:t>chapter1/helloworld.html</w:t>
      </w:r>
      <w:proofErr w:type="gramEnd"/>
    </w:p>
    <w:p w:rsidR="00375F9C" w:rsidRDefault="00375F9C" w:rsidP="00375F9C"/>
    <w:p w:rsidR="00D6406F" w:rsidRPr="00F4333E" w:rsidRDefault="00375F9C" w:rsidP="00375F9C">
      <w:pPr>
        <w:rPr>
          <w:b/>
          <w:i/>
        </w:rPr>
      </w:pPr>
      <w:r w:rsidRPr="00F4333E">
        <w:rPr>
          <w:rFonts w:hint="eastAsia"/>
          <w:b/>
          <w:i/>
        </w:rPr>
        <w:t xml:space="preserve">You can find </w:t>
      </w:r>
      <w:r w:rsidR="00D6406F" w:rsidRPr="00F4333E">
        <w:rPr>
          <w:rFonts w:hint="eastAsia"/>
          <w:b/>
          <w:i/>
        </w:rPr>
        <w:t xml:space="preserve">all </w:t>
      </w:r>
      <w:r w:rsidRPr="00F4333E">
        <w:rPr>
          <w:rFonts w:hint="eastAsia"/>
          <w:b/>
          <w:i/>
        </w:rPr>
        <w:t xml:space="preserve">the </w:t>
      </w:r>
      <w:r w:rsidRPr="00F4333E">
        <w:rPr>
          <w:b/>
          <w:i/>
        </w:rPr>
        <w:t>source</w:t>
      </w:r>
      <w:r w:rsidRPr="00F4333E">
        <w:rPr>
          <w:rFonts w:hint="eastAsia"/>
          <w:b/>
          <w:i/>
        </w:rPr>
        <w:t xml:space="preserve"> code for each example in this tutorial</w:t>
      </w:r>
      <w:r w:rsidR="00D6406F" w:rsidRPr="00F4333E">
        <w:rPr>
          <w:rFonts w:hint="eastAsia"/>
          <w:b/>
          <w:i/>
        </w:rPr>
        <w:t xml:space="preserve"> in the zip package</w:t>
      </w:r>
      <w:r w:rsidRPr="00F4333E">
        <w:rPr>
          <w:rFonts w:hint="eastAsia"/>
          <w:b/>
          <w:i/>
        </w:rPr>
        <w:t xml:space="preserve">. </w:t>
      </w:r>
      <w:r w:rsidR="00D6406F" w:rsidRPr="00F4333E">
        <w:rPr>
          <w:rFonts w:hint="eastAsia"/>
          <w:b/>
          <w:i/>
        </w:rPr>
        <w:t>The</w:t>
      </w:r>
      <w:r w:rsidR="00D6406F" w:rsidRPr="00F4333E">
        <w:rPr>
          <w:b/>
          <w:i/>
        </w:rPr>
        <w:t xml:space="preserve"> CrossUI Cookbook </w:t>
      </w:r>
      <w:r w:rsidR="00D6406F" w:rsidRPr="00F4333E">
        <w:rPr>
          <w:rFonts w:hint="eastAsia"/>
          <w:b/>
          <w:i/>
        </w:rPr>
        <w:t xml:space="preserve">Zip </w:t>
      </w:r>
      <w:r w:rsidR="00D6406F" w:rsidRPr="00F4333E">
        <w:rPr>
          <w:b/>
          <w:i/>
        </w:rPr>
        <w:t>Package with examples</w:t>
      </w:r>
      <w:r w:rsidR="00D6406F" w:rsidRPr="00F4333E">
        <w:rPr>
          <w:rFonts w:hint="eastAsia"/>
          <w:b/>
          <w:i/>
        </w:rPr>
        <w:t xml:space="preserve"> </w:t>
      </w:r>
      <w:r w:rsidR="00D6406F" w:rsidRPr="00F4333E">
        <w:rPr>
          <w:b/>
          <w:i/>
        </w:rPr>
        <w:t>can be downloaded from</w:t>
      </w:r>
    </w:p>
    <w:p w:rsidR="00D6406F" w:rsidRPr="00F4333E" w:rsidRDefault="00D6406F" w:rsidP="00D6406F">
      <w:pPr>
        <w:ind w:firstLine="420"/>
        <w:rPr>
          <w:b/>
          <w:i/>
        </w:rPr>
      </w:pPr>
      <w:r w:rsidRPr="00F4333E">
        <w:rPr>
          <w:b/>
          <w:i/>
        </w:rPr>
        <w:t xml:space="preserve"> </w:t>
      </w:r>
      <w:hyperlink r:id="rId17" w:history="1">
        <w:r w:rsidRPr="00F4333E">
          <w:rPr>
            <w:rStyle w:val="a3"/>
            <w:b/>
            <w:i/>
          </w:rPr>
          <w:t>http://www.crossui.com/download.html</w:t>
        </w:r>
      </w:hyperlink>
      <w:r w:rsidRPr="00F4333E">
        <w:rPr>
          <w:rFonts w:hint="eastAsia"/>
          <w:b/>
          <w:i/>
        </w:rPr>
        <w:t xml:space="preserve"> , or</w:t>
      </w:r>
    </w:p>
    <w:p w:rsidR="00375F9C" w:rsidRPr="00F4333E" w:rsidRDefault="00D6406F" w:rsidP="00D6406F">
      <w:pPr>
        <w:ind w:firstLine="420"/>
        <w:rPr>
          <w:b/>
          <w:i/>
        </w:rPr>
      </w:pPr>
      <w:r w:rsidRPr="00F4333E">
        <w:rPr>
          <w:b/>
          <w:i/>
        </w:rPr>
        <w:t xml:space="preserve"> </w:t>
      </w:r>
      <w:hyperlink r:id="rId18" w:history="1">
        <w:r w:rsidRPr="00F4333E">
          <w:rPr>
            <w:rStyle w:val="a3"/>
            <w:b/>
            <w:i/>
          </w:rPr>
          <w:t>http://code.google.com/p/crossui/downloads/list</w:t>
        </w:r>
      </w:hyperlink>
      <w:r w:rsidRPr="00F4333E">
        <w:rPr>
          <w:rFonts w:hint="eastAsia"/>
          <w:b/>
          <w:i/>
        </w:rPr>
        <w:t xml:space="preserve"> .</w:t>
      </w:r>
    </w:p>
    <w:p w:rsidR="00375F9C" w:rsidRPr="000A29ED" w:rsidRDefault="00375F9C" w:rsidP="00375F9C">
      <w:pPr>
        <w:rPr>
          <w:b/>
        </w:rPr>
      </w:pPr>
    </w:p>
    <w:p w:rsidR="00375F9C" w:rsidRDefault="00375F9C" w:rsidP="00375F9C">
      <w:r w:rsidRPr="009334F9">
        <w:t xml:space="preserve">You can double-click </w:t>
      </w:r>
      <w:r>
        <w:rPr>
          <w:rFonts w:hint="eastAsia"/>
        </w:rPr>
        <w:t xml:space="preserve">the </w:t>
      </w:r>
      <w:r w:rsidRPr="009334F9">
        <w:t>helloworld.htm1</w:t>
      </w:r>
      <w:r>
        <w:rPr>
          <w:rFonts w:hint="eastAsia"/>
        </w:rPr>
        <w:t xml:space="preserve"> to </w:t>
      </w:r>
      <w:r>
        <w:t>open</w:t>
      </w:r>
      <w:r>
        <w:rPr>
          <w:rFonts w:hint="eastAsia"/>
        </w:rPr>
        <w:t xml:space="preserve"> the file.</w:t>
      </w:r>
    </w:p>
    <w:p w:rsidR="008820A9" w:rsidRDefault="008820A9" w:rsidP="00375F9C"/>
    <w:p w:rsidR="00375F9C" w:rsidRPr="009334F9" w:rsidRDefault="00375F9C" w:rsidP="00375F9C">
      <w:r>
        <w:t>O</w:t>
      </w:r>
      <w:r>
        <w:rPr>
          <w:rFonts w:hint="eastAsia"/>
        </w:rPr>
        <w:t xml:space="preserve">r open </w:t>
      </w:r>
      <w:r>
        <w:t>URL</w:t>
      </w:r>
      <w:r>
        <w:rPr>
          <w:rFonts w:hint="eastAsia"/>
        </w:rPr>
        <w:t xml:space="preserve"> </w:t>
      </w:r>
      <w:hyperlink r:id="rId19" w:history="1">
        <w:r w:rsidRPr="000560EA">
          <w:rPr>
            <w:rStyle w:val="a3"/>
          </w:rPr>
          <w:t>http://localhost/</w:t>
        </w:r>
        <w:r w:rsidR="007E23B3">
          <w:rPr>
            <w:rStyle w:val="a3"/>
          </w:rPr>
          <w:t>CrossUI</w:t>
        </w:r>
        <w:r w:rsidRPr="000560EA">
          <w:rPr>
            <w:rStyle w:val="a3"/>
          </w:rPr>
          <w:t>/</w:t>
        </w:r>
        <w:r w:rsidR="00FB05F9">
          <w:rPr>
            <w:rStyle w:val="a3"/>
            <w:rFonts w:hint="eastAsia"/>
          </w:rPr>
          <w:t>chapter</w:t>
        </w:r>
        <w:r w:rsidRPr="000560EA">
          <w:rPr>
            <w:rStyle w:val="a3"/>
          </w:rPr>
          <w:t>1/helloworld.html</w:t>
        </w:r>
      </w:hyperlink>
      <w:r w:rsidRPr="009334F9">
        <w:t xml:space="preserve"> in </w:t>
      </w:r>
      <w:r>
        <w:rPr>
          <w:rFonts w:hint="eastAsia"/>
        </w:rPr>
        <w:t>your</w:t>
      </w:r>
      <w:r w:rsidRPr="009334F9">
        <w:t xml:space="preserve"> browser (</w:t>
      </w:r>
      <w:r w:rsidR="004D6FBC" w:rsidRPr="009334F9">
        <w:t>Firefox</w:t>
      </w:r>
      <w:r>
        <w:rPr>
          <w:rFonts w:hint="eastAsia"/>
        </w:rPr>
        <w:t xml:space="preserve"> or chrome is </w:t>
      </w:r>
      <w:r w:rsidRPr="009334F9">
        <w:t>recommended</w:t>
      </w:r>
      <w:r>
        <w:rPr>
          <w:rFonts w:hint="eastAsia"/>
        </w:rPr>
        <w:t xml:space="preserve"> here</w:t>
      </w:r>
      <w:r>
        <w:t>)</w:t>
      </w:r>
      <w:r>
        <w:rPr>
          <w:rFonts w:hint="eastAsia"/>
        </w:rPr>
        <w:t>. And</w:t>
      </w:r>
      <w:r w:rsidRPr="009334F9">
        <w:t xml:space="preserve"> you can see the following </w:t>
      </w:r>
      <w:r>
        <w:rPr>
          <w:rFonts w:hint="eastAsia"/>
        </w:rPr>
        <w:t>result:</w:t>
      </w:r>
    </w:p>
    <w:p w:rsidR="00375F9C" w:rsidRDefault="00083A2E" w:rsidP="00083A2E">
      <w:pPr>
        <w:jc w:val="center"/>
      </w:pPr>
      <w:r>
        <w:rPr>
          <w:noProof/>
        </w:rPr>
        <w:lastRenderedPageBreak/>
        <w:drawing>
          <wp:inline distT="0" distB="0" distL="0" distR="0" wp14:anchorId="74CA9C30" wp14:editId="1BD6DADF">
            <wp:extent cx="1876191" cy="1209524"/>
            <wp:effectExtent l="0" t="0" r="0" b="0"/>
            <wp:docPr id="1176" name="图片 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76191" cy="1209524"/>
                    </a:xfrm>
                    <a:prstGeom prst="rect">
                      <a:avLst/>
                    </a:prstGeom>
                  </pic:spPr>
                </pic:pic>
              </a:graphicData>
            </a:graphic>
          </wp:inline>
        </w:drawing>
      </w:r>
    </w:p>
    <w:p w:rsidR="00375F9C" w:rsidRPr="009334F9" w:rsidRDefault="00375F9C" w:rsidP="00375F9C"/>
    <w:p w:rsidR="00375F9C" w:rsidRPr="009334F9" w:rsidRDefault="00375F9C" w:rsidP="00375F9C">
      <w:r w:rsidRPr="00514570">
        <w:t xml:space="preserve">File </w:t>
      </w:r>
      <w:r>
        <w:t>“</w:t>
      </w:r>
      <w:r w:rsidR="007976DB">
        <w:rPr>
          <w:rFonts w:hint="eastAsia"/>
        </w:rPr>
        <w:t>xui</w:t>
      </w:r>
      <w:r w:rsidRPr="00514570">
        <w:t>-all.js</w:t>
      </w:r>
      <w:r>
        <w:t>”</w:t>
      </w:r>
      <w:r w:rsidRPr="00514570">
        <w:t xml:space="preserve"> contains all </w:t>
      </w:r>
      <w:r w:rsidR="007976DB">
        <w:rPr>
          <w:rFonts w:hint="eastAsia"/>
        </w:rPr>
        <w:t xml:space="preserve">standard controls </w:t>
      </w:r>
      <w:r>
        <w:rPr>
          <w:rFonts w:hint="eastAsia"/>
        </w:rPr>
        <w:t>(</w:t>
      </w:r>
      <w:r w:rsidRPr="009334F9">
        <w:t xml:space="preserve">Button, Input, CombInput, Tabs, TreeBar, and TreeGrid </w:t>
      </w:r>
      <w:r>
        <w:rPr>
          <w:rFonts w:hint="eastAsia"/>
        </w:rPr>
        <w:t>etc.)</w:t>
      </w:r>
      <w:r>
        <w:t xml:space="preserve">. </w:t>
      </w:r>
      <w:r w:rsidR="007976DB">
        <w:rPr>
          <w:rFonts w:hint="eastAsia"/>
        </w:rPr>
        <w:t xml:space="preserve"> </w:t>
      </w:r>
      <w:r>
        <w:t xml:space="preserve">This file </w:t>
      </w:r>
      <w:r>
        <w:rPr>
          <w:rFonts w:hint="eastAsia"/>
        </w:rPr>
        <w:t xml:space="preserve">can be found in </w:t>
      </w:r>
      <w:r>
        <w:t>“</w:t>
      </w:r>
      <w:r>
        <w:rPr>
          <w:rFonts w:hint="eastAsia"/>
        </w:rPr>
        <w:t>runtime/js</w:t>
      </w:r>
      <w:r>
        <w:t>”</w:t>
      </w:r>
      <w:r>
        <w:rPr>
          <w:rFonts w:hint="eastAsia"/>
        </w:rPr>
        <w:t xml:space="preserve"> folder.</w:t>
      </w:r>
    </w:p>
    <w:p w:rsidR="00375F9C" w:rsidRDefault="0044782D" w:rsidP="00083A2E">
      <w:pPr>
        <w:jc w:val="center"/>
      </w:pPr>
      <w:r>
        <w:rPr>
          <w:noProof/>
        </w:rPr>
        <w:drawing>
          <wp:inline distT="0" distB="0" distL="0" distR="0" wp14:anchorId="1C975330" wp14:editId="745F186C">
            <wp:extent cx="2533650" cy="1628775"/>
            <wp:effectExtent l="0" t="0" r="0" b="9525"/>
            <wp:docPr id="1136" name="图片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3650" cy="1628775"/>
                    </a:xfrm>
                    <a:prstGeom prst="rect">
                      <a:avLst/>
                    </a:prstGeom>
                    <a:noFill/>
                    <a:ln>
                      <a:noFill/>
                    </a:ln>
                  </pic:spPr>
                </pic:pic>
              </a:graphicData>
            </a:graphic>
          </wp:inline>
        </w:drawing>
      </w:r>
    </w:p>
    <w:p w:rsidR="00375F9C" w:rsidRDefault="00375F9C" w:rsidP="00E45D25">
      <w:pPr>
        <w:pStyle w:val="2"/>
        <w:numPr>
          <w:ilvl w:val="1"/>
          <w:numId w:val="17"/>
        </w:numPr>
      </w:pPr>
      <w:bookmarkStart w:id="12" w:name="_Toc235676256"/>
      <w:bookmarkStart w:id="13" w:name="_Toc356466162"/>
      <w:r>
        <w:rPr>
          <w:rFonts w:hint="eastAsia"/>
        </w:rPr>
        <w:t>Render onto a html node</w:t>
      </w:r>
      <w:bookmarkEnd w:id="12"/>
      <w:bookmarkEnd w:id="13"/>
    </w:p>
    <w:p w:rsidR="00375F9C" w:rsidRPr="000F5DF9" w:rsidRDefault="00375F9C" w:rsidP="00375F9C">
      <w:r>
        <w:t>“</w:t>
      </w:r>
      <w:r w:rsidR="00A8013F">
        <w:rPr>
          <w:rFonts w:hint="eastAsia"/>
        </w:rPr>
        <w:t>Just r</w:t>
      </w:r>
      <w:r w:rsidR="00A8013F">
        <w:t xml:space="preserve">eplace </w:t>
      </w:r>
      <w:r w:rsidR="00A8013F">
        <w:rPr>
          <w:rFonts w:hint="eastAsia"/>
        </w:rPr>
        <w:t>DIVs</w:t>
      </w:r>
      <w:r w:rsidR="00A8013F">
        <w:t xml:space="preserve"> </w:t>
      </w:r>
      <w:r w:rsidRPr="001F480D">
        <w:t xml:space="preserve">with </w:t>
      </w:r>
      <w:r w:rsidR="00A8013F">
        <w:rPr>
          <w:rFonts w:hint="eastAsia"/>
        </w:rPr>
        <w:t xml:space="preserve">your </w:t>
      </w:r>
      <w:r w:rsidRPr="001F480D">
        <w:t>control</w:t>
      </w:r>
      <w:r w:rsidR="00A8013F">
        <w:rPr>
          <w:rFonts w:hint="eastAsia"/>
        </w:rPr>
        <w:t>s</w:t>
      </w:r>
      <w:r w:rsidRPr="001F480D">
        <w:t>.</w:t>
      </w:r>
      <w:r>
        <w:t>”</w:t>
      </w:r>
      <w:r>
        <w:rPr>
          <w:rFonts w:hint="eastAsia"/>
        </w:rPr>
        <w:t xml:space="preserve"> A project manager said. </w:t>
      </w:r>
      <w:r w:rsidRPr="000F5DF9">
        <w:t>"Our web page engineer is responsible to design an html file including a DIV with a unique ID, and JavaScript engineer is responsible to build an advanced UI control, and replace that DIV</w:t>
      </w:r>
      <w:r>
        <w:rPr>
          <w:rFonts w:hint="eastAsia"/>
        </w:rPr>
        <w:t>.</w:t>
      </w:r>
      <w:r>
        <w:t>"</w:t>
      </w:r>
    </w:p>
    <w:p w:rsidR="00375F9C" w:rsidRDefault="00375F9C" w:rsidP="00375F9C">
      <w:pPr>
        <w:ind w:firstLine="420"/>
      </w:pPr>
    </w:p>
    <w:p w:rsidR="00375F9C" w:rsidRPr="006A57EC" w:rsidRDefault="00375F9C" w:rsidP="00375F9C">
      <w:r w:rsidRPr="000F5DF9">
        <w:t>The following example in file</w:t>
      </w:r>
      <w:r>
        <w:rPr>
          <w:rFonts w:hint="eastAsia"/>
        </w:rPr>
        <w:t xml:space="preserve"> </w:t>
      </w:r>
      <w:r w:rsidRPr="006A57EC">
        <w:t>chapter</w:t>
      </w:r>
      <w:r>
        <w:rPr>
          <w:rFonts w:hint="eastAsia"/>
        </w:rPr>
        <w:t>1/</w:t>
      </w:r>
      <w:r w:rsidRPr="006A57EC">
        <w:t>renderonto.html</w:t>
      </w:r>
      <w:r>
        <w:rPr>
          <w:rFonts w:hint="eastAsia"/>
        </w:rPr>
        <w:t>:</w:t>
      </w:r>
    </w:p>
    <w:p w:rsidR="00375F9C" w:rsidRDefault="005C781A" w:rsidP="00375F9C">
      <w:r>
        <w:rPr>
          <w:noProof/>
        </w:rPr>
        <w:lastRenderedPageBreak/>
        <mc:AlternateContent>
          <mc:Choice Requires="wpc">
            <w:drawing>
              <wp:inline distT="0" distB="0" distL="0" distR="0" wp14:anchorId="7F38EC14" wp14:editId="45C5BD6B">
                <wp:extent cx="5943600" cy="4754880"/>
                <wp:effectExtent l="9525" t="0" r="9525" b="7620"/>
                <wp:docPr id="1125" name="画布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18" name="Text Box 104"/>
                        <wps:cNvSpPr txBox="1">
                          <a:spLocks noChangeArrowheads="1"/>
                        </wps:cNvSpPr>
                        <wps:spPr bwMode="auto">
                          <a:xfrm>
                            <a:off x="0" y="48854"/>
                            <a:ext cx="5943600" cy="4706026"/>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96E0B" w:rsidRDefault="0023747D" w:rsidP="00375F9C">
                              <w:pPr>
                                <w:spacing w:line="240" w:lineRule="exact"/>
                                <w:rPr>
                                  <w:sz w:val="18"/>
                                  <w:szCs w:val="18"/>
                                </w:rPr>
                              </w:pPr>
                              <w:r>
                                <w:rPr>
                                  <w:sz w:val="18"/>
                                  <w:szCs w:val="18"/>
                                </w:rPr>
                                <w:t>&lt;!DOCTYPE html</w:t>
                              </w:r>
                              <w:r w:rsidRPr="00E96E0B">
                                <w:rPr>
                                  <w:sz w:val="18"/>
                                  <w:szCs w:val="18"/>
                                </w:rPr>
                                <w:t>&gt;</w:t>
                              </w:r>
                            </w:p>
                            <w:p w:rsidR="0023747D" w:rsidRPr="00E96E0B" w:rsidRDefault="0023747D" w:rsidP="00375F9C">
                              <w:pPr>
                                <w:spacing w:line="240" w:lineRule="exact"/>
                                <w:rPr>
                                  <w:sz w:val="18"/>
                                  <w:szCs w:val="18"/>
                                </w:rPr>
                              </w:pPr>
                              <w:r w:rsidRPr="00E96E0B">
                                <w:rPr>
                                  <w:color w:val="840084"/>
                                  <w:sz w:val="18"/>
                                  <w:szCs w:val="18"/>
                                </w:rPr>
                                <w:t>&lt;html&gt;</w:t>
                              </w:r>
                            </w:p>
                            <w:p w:rsidR="0023747D" w:rsidRPr="00E96E0B" w:rsidRDefault="0023747D" w:rsidP="00375F9C">
                              <w:pPr>
                                <w:spacing w:line="240" w:lineRule="exact"/>
                                <w:rPr>
                                  <w:sz w:val="18"/>
                                  <w:szCs w:val="18"/>
                                </w:rPr>
                              </w:pPr>
                              <w:r w:rsidRPr="00E96E0B">
                                <w:rPr>
                                  <w:color w:val="840084"/>
                                  <w:sz w:val="18"/>
                                  <w:szCs w:val="18"/>
                                </w:rPr>
                                <w:t>&lt;head&gt;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&lt;meta </w:t>
                              </w:r>
                              <w:r w:rsidRPr="00E96E0B">
                                <w:rPr>
                                  <w:color w:val="FF0000"/>
                                  <w:sz w:val="18"/>
                                  <w:szCs w:val="18"/>
                                </w:rPr>
                                <w:t>http-equiv=</w:t>
                              </w:r>
                              <w:r w:rsidRPr="00E96E0B">
                                <w:rPr>
                                  <w:color w:val="0000FF"/>
                                  <w:sz w:val="18"/>
                                  <w:szCs w:val="18"/>
                                </w:rPr>
                                <w:t>"content-type"</w:t>
                              </w:r>
                              <w:r w:rsidRPr="00E96E0B">
                                <w:rPr>
                                  <w:color w:val="840084"/>
                                  <w:sz w:val="18"/>
                                  <w:szCs w:val="18"/>
                                </w:rPr>
                                <w:t xml:space="preserve"> </w:t>
                              </w:r>
                              <w:r w:rsidRPr="00E96E0B">
                                <w:rPr>
                                  <w:color w:val="FF0000"/>
                                  <w:sz w:val="18"/>
                                  <w:szCs w:val="18"/>
                                </w:rPr>
                                <w:t>content=</w:t>
                              </w:r>
                              <w:r w:rsidRPr="00E96E0B">
                                <w:rPr>
                                  <w:color w:val="0000FF"/>
                                  <w:sz w:val="18"/>
                                  <w:szCs w:val="18"/>
                                </w:rPr>
                                <w:t>"text/html; charset=utf-8"</w:t>
                              </w:r>
                              <w:r w:rsidRPr="00E96E0B">
                                <w:rPr>
                                  <w:color w:val="840084"/>
                                  <w:sz w:val="18"/>
                                  <w:szCs w:val="18"/>
                                </w:rPr>
                                <w:t xml:space="preserve"> /&gt;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&lt;meta </w:t>
                              </w:r>
                              <w:r w:rsidRPr="00E96E0B">
                                <w:rPr>
                                  <w:color w:val="FF0000"/>
                                  <w:sz w:val="18"/>
                                  <w:szCs w:val="18"/>
                                </w:rPr>
                                <w:t>http-equiv=</w:t>
                              </w:r>
                              <w:r w:rsidRPr="00E96E0B">
                                <w:rPr>
                                  <w:color w:val="0000FF"/>
                                  <w:sz w:val="18"/>
                                  <w:szCs w:val="18"/>
                                </w:rPr>
                                <w:t>"Content-Style-Type"</w:t>
                              </w:r>
                              <w:r w:rsidRPr="00E96E0B">
                                <w:rPr>
                                  <w:color w:val="840084"/>
                                  <w:sz w:val="18"/>
                                  <w:szCs w:val="18"/>
                                </w:rPr>
                                <w:t xml:space="preserve"> </w:t>
                              </w:r>
                              <w:r w:rsidRPr="00E96E0B">
                                <w:rPr>
                                  <w:color w:val="FF0000"/>
                                  <w:sz w:val="18"/>
                                  <w:szCs w:val="18"/>
                                </w:rPr>
                                <w:t>content=</w:t>
                              </w:r>
                              <w:r w:rsidRPr="00E96E0B">
                                <w:rPr>
                                  <w:color w:val="0000FF"/>
                                  <w:sz w:val="18"/>
                                  <w:szCs w:val="18"/>
                                </w:rPr>
                                <w:t>"text/css"</w:t>
                              </w:r>
                              <w:r w:rsidRPr="00E96E0B">
                                <w:rPr>
                                  <w:color w:val="840084"/>
                                  <w:sz w:val="18"/>
                                  <w:szCs w:val="18"/>
                                </w:rPr>
                                <w:t xml:space="preserve"> /&gt;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&lt;meta </w:t>
                              </w:r>
                              <w:r w:rsidRPr="00E96E0B">
                                <w:rPr>
                                  <w:color w:val="FF0000"/>
                                  <w:sz w:val="18"/>
                                  <w:szCs w:val="18"/>
                                </w:rPr>
                                <w:t>http-equiv=</w:t>
                              </w:r>
                              <w:r w:rsidRPr="00E96E0B">
                                <w:rPr>
                                  <w:color w:val="0000FF"/>
                                  <w:sz w:val="18"/>
                                  <w:szCs w:val="18"/>
                                </w:rPr>
                                <w:t>"imagetoolbar"</w:t>
                              </w:r>
                              <w:r w:rsidRPr="00E96E0B">
                                <w:rPr>
                                  <w:color w:val="840084"/>
                                  <w:sz w:val="18"/>
                                  <w:szCs w:val="18"/>
                                </w:rPr>
                                <w:t xml:space="preserve"> </w:t>
                              </w:r>
                              <w:r w:rsidRPr="00E96E0B">
                                <w:rPr>
                                  <w:color w:val="FF0000"/>
                                  <w:sz w:val="18"/>
                                  <w:szCs w:val="18"/>
                                </w:rPr>
                                <w:t>content=</w:t>
                              </w:r>
                              <w:r w:rsidRPr="00E96E0B">
                                <w:rPr>
                                  <w:color w:val="0000FF"/>
                                  <w:sz w:val="18"/>
                                  <w:szCs w:val="18"/>
                                </w:rPr>
                                <w:t>"no"</w:t>
                              </w:r>
                              <w:r w:rsidRPr="00E96E0B">
                                <w:rPr>
                                  <w:color w:val="840084"/>
                                  <w:sz w:val="18"/>
                                  <w:szCs w:val="18"/>
                                </w:rPr>
                                <w:t xml:space="preserve"> /&gt;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&lt;script </w:t>
                              </w:r>
                              <w:r w:rsidRPr="00E96E0B">
                                <w:rPr>
                                  <w:color w:val="FF0000"/>
                                  <w:sz w:val="18"/>
                                  <w:szCs w:val="18"/>
                                </w:rPr>
                                <w:t>type=</w:t>
                              </w:r>
                              <w:r w:rsidRPr="00E96E0B">
                                <w:rPr>
                                  <w:color w:val="0000FF"/>
                                  <w:sz w:val="18"/>
                                  <w:szCs w:val="18"/>
                                </w:rPr>
                                <w:t>"text/javascript"</w:t>
                              </w:r>
                              <w:r w:rsidRPr="00E96E0B">
                                <w:rPr>
                                  <w:color w:val="840084"/>
                                  <w:sz w:val="18"/>
                                  <w:szCs w:val="18"/>
                                </w:rPr>
                                <w:t xml:space="preserve"> </w:t>
                              </w:r>
                              <w:r w:rsidRPr="00E96E0B">
                                <w:rPr>
                                  <w:color w:val="FF0000"/>
                                  <w:sz w:val="18"/>
                                  <w:szCs w:val="18"/>
                                </w:rPr>
                                <w:t>src=</w:t>
                              </w:r>
                              <w:r w:rsidRPr="00E96E0B">
                                <w:rPr>
                                  <w:color w:val="0000FF"/>
                                  <w:sz w:val="18"/>
                                  <w:szCs w:val="18"/>
                                </w:rPr>
                                <w:t>"../../runtime/</w:t>
                              </w:r>
                              <w:r>
                                <w:rPr>
                                  <w:rFonts w:hint="eastAsia"/>
                                  <w:color w:val="0000FF"/>
                                  <w:sz w:val="18"/>
                                  <w:szCs w:val="18"/>
                                </w:rPr>
                                <w:t>xui</w:t>
                              </w:r>
                              <w:r w:rsidRPr="00E96E0B">
                                <w:rPr>
                                  <w:color w:val="0000FF"/>
                                  <w:sz w:val="18"/>
                                  <w:szCs w:val="18"/>
                                </w:rPr>
                                <w:t>/js/</w:t>
                              </w:r>
                              <w:r>
                                <w:rPr>
                                  <w:color w:val="0000FF"/>
                                  <w:sz w:val="18"/>
                                  <w:szCs w:val="18"/>
                                </w:rPr>
                                <w:t>xui</w:t>
                              </w:r>
                              <w:r w:rsidRPr="00E96E0B">
                                <w:rPr>
                                  <w:color w:val="0000FF"/>
                                  <w:sz w:val="18"/>
                                  <w:szCs w:val="18"/>
                                </w:rPr>
                                <w:t>-debug.js"</w:t>
                              </w:r>
                              <w:r w:rsidRPr="00E96E0B">
                                <w:rPr>
                                  <w:color w:val="840084"/>
                                  <w:sz w:val="18"/>
                                  <w:szCs w:val="18"/>
                                </w:rPr>
                                <w:t>&gt;&lt;/script&gt;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&lt;title&gt;</w:t>
                              </w:r>
                              <w:r>
                                <w:rPr>
                                  <w:sz w:val="18"/>
                                  <w:szCs w:val="18"/>
                                </w:rPr>
                                <w:t>CrossUI</w:t>
                              </w:r>
                              <w:r w:rsidRPr="00E96E0B">
                                <w:rPr>
                                  <w:sz w:val="18"/>
                                  <w:szCs w:val="18"/>
                                </w:rPr>
                                <w:t xml:space="preserve"> Case</w:t>
                              </w:r>
                              <w:r w:rsidRPr="00E96E0B">
                                <w:rPr>
                                  <w:color w:val="840084"/>
                                  <w:sz w:val="18"/>
                                  <w:szCs w:val="18"/>
                                </w:rPr>
                                <w:t>&lt;/title&gt;</w:t>
                              </w:r>
                            </w:p>
                            <w:p w:rsidR="0023747D" w:rsidRPr="00E96E0B" w:rsidRDefault="0023747D" w:rsidP="00375F9C">
                              <w:pPr>
                                <w:spacing w:line="240" w:lineRule="exact"/>
                                <w:rPr>
                                  <w:sz w:val="18"/>
                                  <w:szCs w:val="18"/>
                                </w:rPr>
                              </w:pPr>
                              <w:r w:rsidRPr="00E96E0B">
                                <w:rPr>
                                  <w:color w:val="840084"/>
                                  <w:sz w:val="18"/>
                                  <w:szCs w:val="18"/>
                                </w:rPr>
                                <w:t>&lt;/head&gt;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&lt;body&gt;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&lt;div </w:t>
                              </w:r>
                              <w:r w:rsidRPr="00E96E0B">
                                <w:rPr>
                                  <w:color w:val="FF0000"/>
                                  <w:sz w:val="18"/>
                                  <w:szCs w:val="18"/>
                                </w:rPr>
                                <w:t>id=</w:t>
                              </w:r>
                              <w:r w:rsidRPr="00E96E0B">
                                <w:rPr>
                                  <w:color w:val="0000FF"/>
                                  <w:sz w:val="18"/>
                                  <w:szCs w:val="18"/>
                                </w:rPr>
                                <w:t>"grid"</w:t>
                              </w:r>
                              <w:r w:rsidRPr="00E96E0B">
                                <w:rPr>
                                  <w:color w:val="840084"/>
                                  <w:sz w:val="18"/>
                                  <w:szCs w:val="18"/>
                                </w:rPr>
                                <w:t xml:space="preserve"> </w:t>
                              </w:r>
                              <w:r w:rsidRPr="00E96E0B">
                                <w:rPr>
                                  <w:color w:val="FF0000"/>
                                  <w:sz w:val="18"/>
                                  <w:szCs w:val="18"/>
                                </w:rPr>
                                <w:t>style=</w:t>
                              </w:r>
                              <w:r w:rsidRPr="00E96E0B">
                                <w:rPr>
                                  <w:color w:val="0000FF"/>
                                  <w:sz w:val="18"/>
                                  <w:szCs w:val="18"/>
                                </w:rPr>
                                <w:t>"position:absolute;left:100px;top:100px;width:300px;height:200px;"</w:t>
                              </w:r>
                              <w:r w:rsidRPr="00E96E0B">
                                <w:rPr>
                                  <w:color w:val="840084"/>
                                  <w:sz w:val="18"/>
                                  <w:szCs w:val="18"/>
                                </w:rPr>
                                <w:t>&gt;&lt;/div&gt;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&lt;script </w:t>
                              </w:r>
                              <w:r w:rsidRPr="00E96E0B">
                                <w:rPr>
                                  <w:color w:val="FF0000"/>
                                  <w:sz w:val="18"/>
                                  <w:szCs w:val="18"/>
                                </w:rPr>
                                <w:t>type=</w:t>
                              </w:r>
                              <w:r w:rsidRPr="00E96E0B">
                                <w:rPr>
                                  <w:color w:val="0000FF"/>
                                  <w:sz w:val="18"/>
                                  <w:szCs w:val="18"/>
                                </w:rPr>
                                <w:t>"text/javascript"</w:t>
                              </w:r>
                              <w:r w:rsidRPr="00E96E0B">
                                <w:rPr>
                                  <w:color w:val="840084"/>
                                  <w:sz w:val="18"/>
                                  <w:szCs w:val="18"/>
                                </w:rPr>
                                <w:t>&gt;</w:t>
                              </w:r>
                            </w:p>
                            <w:p w:rsidR="0023747D" w:rsidRPr="00E96E0B" w:rsidRDefault="0023747D" w:rsidP="00375F9C">
                              <w:pPr>
                                <w:spacing w:line="240" w:lineRule="exact"/>
                                <w:rPr>
                                  <w:sz w:val="18"/>
                                  <w:szCs w:val="18"/>
                                </w:rPr>
                              </w:pPr>
                              <w:r w:rsidRPr="00E96E0B">
                                <w:rPr>
                                  <w:sz w:val="18"/>
                                  <w:szCs w:val="18"/>
                                </w:rPr>
                                <w:t xml:space="preserve">            </w:t>
                              </w:r>
                              <w:r>
                                <w:rPr>
                                  <w:sz w:val="18"/>
                                  <w:szCs w:val="18"/>
                                </w:rPr>
                                <w:t>xui</w:t>
                              </w:r>
                              <w:r w:rsidRPr="00E96E0B">
                                <w:rPr>
                                  <w:sz w:val="18"/>
                                  <w:szCs w:val="18"/>
                                </w:rPr>
                                <w:t>.main(</w:t>
                              </w:r>
                              <w:r w:rsidRPr="00E96E0B">
                                <w:rPr>
                                  <w:color w:val="0000FF"/>
                                  <w:sz w:val="18"/>
                                  <w:szCs w:val="18"/>
                                </w:rPr>
                                <w:t>function</w:t>
                              </w:r>
                              <w:r w:rsidRPr="00E96E0B">
                                <w:rPr>
                                  <w:sz w:val="18"/>
                                  <w:szCs w:val="18"/>
                                </w:rPr>
                                <w:t>(){</w:t>
                              </w:r>
                            </w:p>
                            <w:p w:rsidR="0023747D" w:rsidRPr="00E96E0B" w:rsidRDefault="0023747D" w:rsidP="00375F9C">
                              <w:pPr>
                                <w:spacing w:line="240" w:lineRule="exact"/>
                                <w:rPr>
                                  <w:sz w:val="18"/>
                                  <w:szCs w:val="18"/>
                                </w:rPr>
                              </w:pPr>
                              <w:r w:rsidRPr="00E96E0B">
                                <w:rPr>
                                  <w:sz w:val="18"/>
                                  <w:szCs w:val="18"/>
                                </w:rPr>
                                <w:t xml:space="preserve">                </w:t>
                              </w:r>
                              <w:r w:rsidRPr="00E96E0B">
                                <w:rPr>
                                  <w:color w:val="0000FF"/>
                                  <w:sz w:val="18"/>
                                  <w:szCs w:val="18"/>
                                </w:rPr>
                                <w:t>var</w:t>
                              </w:r>
                              <w:r w:rsidRPr="00E96E0B">
                                <w:rPr>
                                  <w:sz w:val="18"/>
                                  <w:szCs w:val="18"/>
                                </w:rPr>
                                <w:t xml:space="preserve"> grid = </w:t>
                              </w:r>
                              <w:r w:rsidRPr="00E96E0B">
                                <w:rPr>
                                  <w:color w:val="0000FF"/>
                                  <w:sz w:val="18"/>
                                  <w:szCs w:val="18"/>
                                </w:rPr>
                                <w:t>new</w:t>
                              </w:r>
                              <w:r w:rsidRPr="00E96E0B">
                                <w:rPr>
                                  <w:sz w:val="18"/>
                                  <w:szCs w:val="18"/>
                                </w:rPr>
                                <w:t xml:space="preserve"> </w:t>
                              </w:r>
                              <w:r>
                                <w:rPr>
                                  <w:sz w:val="18"/>
                                  <w:szCs w:val="18"/>
                                </w:rPr>
                                <w:t>xui</w:t>
                              </w:r>
                              <w:r w:rsidRPr="00E96E0B">
                                <w:rPr>
                                  <w:sz w:val="18"/>
                                  <w:szCs w:val="18"/>
                                </w:rPr>
                                <w:t>.UI.TreeGrid();</w:t>
                              </w:r>
                            </w:p>
                            <w:p w:rsidR="0023747D" w:rsidRPr="00E96E0B" w:rsidRDefault="0023747D" w:rsidP="00375F9C">
                              <w:pPr>
                                <w:spacing w:line="240" w:lineRule="exact"/>
                                <w:rPr>
                                  <w:sz w:val="18"/>
                                  <w:szCs w:val="18"/>
                                </w:rPr>
                              </w:pPr>
                              <w:r w:rsidRPr="00E96E0B">
                                <w:rPr>
                                  <w:sz w:val="18"/>
                                  <w:szCs w:val="18"/>
                                </w:rPr>
                                <w:t xml:space="preserve">                grid.setGridHandlerCaption(</w:t>
                              </w:r>
                              <w:r w:rsidRPr="00E96E0B">
                                <w:rPr>
                                  <w:color w:val="FF00FF"/>
                                  <w:sz w:val="18"/>
                                  <w:szCs w:val="18"/>
                                </w:rPr>
                                <w:t>'grid'</w:t>
                              </w:r>
                              <w:r w:rsidRPr="00E96E0B">
                                <w:rPr>
                                  <w:sz w:val="18"/>
                                  <w:szCs w:val="18"/>
                                </w:rPr>
                                <w:t>)</w:t>
                              </w:r>
                            </w:p>
                            <w:p w:rsidR="0023747D" w:rsidRPr="00E96E0B" w:rsidRDefault="0023747D" w:rsidP="00375F9C">
                              <w:pPr>
                                <w:spacing w:line="240" w:lineRule="exact"/>
                                <w:rPr>
                                  <w:sz w:val="18"/>
                                  <w:szCs w:val="18"/>
                                </w:rPr>
                              </w:pPr>
                              <w:r w:rsidRPr="00E96E0B">
                                <w:rPr>
                                  <w:sz w:val="18"/>
                                  <w:szCs w:val="18"/>
                                </w:rPr>
                                <w:t xml:space="preserve">                    .setRowNumbered(</w:t>
                              </w:r>
                              <w:r w:rsidRPr="00E96E0B">
                                <w:rPr>
                                  <w:color w:val="0000FF"/>
                                  <w:sz w:val="18"/>
                                  <w:szCs w:val="18"/>
                                </w:rPr>
                                <w:t>true</w:t>
                              </w:r>
                              <w:r w:rsidRPr="00E96E0B">
                                <w:rPr>
                                  <w:sz w:val="18"/>
                                  <w:szCs w:val="18"/>
                                </w:rPr>
                                <w:t>)</w:t>
                              </w:r>
                            </w:p>
                            <w:p w:rsidR="0023747D" w:rsidRPr="00E96E0B" w:rsidRDefault="0023747D" w:rsidP="00375F9C">
                              <w:pPr>
                                <w:spacing w:line="240" w:lineRule="exact"/>
                                <w:rPr>
                                  <w:sz w:val="18"/>
                                  <w:szCs w:val="18"/>
                                  <w:lang w:val="it-IT"/>
                                </w:rPr>
                              </w:pPr>
                              <w:r w:rsidRPr="00E96E0B">
                                <w:rPr>
                                  <w:sz w:val="18"/>
                                  <w:szCs w:val="18"/>
                                </w:rPr>
                                <w:t xml:space="preserve">                    </w:t>
                              </w:r>
                              <w:r w:rsidRPr="00E96E0B">
                                <w:rPr>
                                  <w:sz w:val="18"/>
                                  <w:szCs w:val="18"/>
                                  <w:lang w:val="it-IT"/>
                                </w:rPr>
                                <w:t>.setHeader([</w:t>
                              </w:r>
                              <w:r w:rsidRPr="00E96E0B">
                                <w:rPr>
                                  <w:color w:val="FF00FF"/>
                                  <w:sz w:val="18"/>
                                  <w:szCs w:val="18"/>
                                  <w:lang w:val="it-IT"/>
                                </w:rPr>
                                <w:t>'col 1'</w:t>
                              </w:r>
                              <w:r w:rsidRPr="00E96E0B">
                                <w:rPr>
                                  <w:sz w:val="18"/>
                                  <w:szCs w:val="18"/>
                                  <w:lang w:val="it-IT"/>
                                </w:rPr>
                                <w:t>,</w:t>
                              </w:r>
                              <w:r w:rsidRPr="00E96E0B">
                                <w:rPr>
                                  <w:color w:val="FF00FF"/>
                                  <w:sz w:val="18"/>
                                  <w:szCs w:val="18"/>
                                  <w:lang w:val="it-IT"/>
                                </w:rPr>
                                <w:t>'col 2'</w:t>
                              </w:r>
                              <w:r w:rsidRPr="00E96E0B">
                                <w:rPr>
                                  <w:sz w:val="18"/>
                                  <w:szCs w:val="18"/>
                                  <w:lang w:val="it-IT"/>
                                </w:rPr>
                                <w:t>,</w:t>
                              </w:r>
                              <w:r w:rsidRPr="00E96E0B">
                                <w:rPr>
                                  <w:color w:val="FF00FF"/>
                                  <w:sz w:val="18"/>
                                  <w:szCs w:val="18"/>
                                  <w:lang w:val="it-IT"/>
                                </w:rPr>
                                <w:t>'col 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.setRows([</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'a1'</w:t>
                              </w:r>
                              <w:r w:rsidRPr="00E96E0B">
                                <w:rPr>
                                  <w:sz w:val="18"/>
                                  <w:szCs w:val="18"/>
                                  <w:lang w:val="it-IT"/>
                                </w:rPr>
                                <w:t>,</w:t>
                              </w:r>
                              <w:r w:rsidRPr="00E96E0B">
                                <w:rPr>
                                  <w:color w:val="FF00FF"/>
                                  <w:sz w:val="18"/>
                                  <w:szCs w:val="18"/>
                                  <w:lang w:val="it-IT"/>
                                </w:rPr>
                                <w:t>'a2'</w:t>
                              </w:r>
                              <w:r w:rsidRPr="00E96E0B">
                                <w:rPr>
                                  <w:sz w:val="18"/>
                                  <w:szCs w:val="18"/>
                                  <w:lang w:val="it-IT"/>
                                </w:rPr>
                                <w:t>,</w:t>
                              </w:r>
                              <w:r w:rsidRPr="00E96E0B">
                                <w:rPr>
                                  <w:color w:val="FF00FF"/>
                                  <w:sz w:val="18"/>
                                  <w:szCs w:val="18"/>
                                  <w:lang w:val="it-IT"/>
                                </w:rPr>
                                <w:t>'a3'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'b1'</w:t>
                              </w:r>
                              <w:r w:rsidRPr="00E96E0B">
                                <w:rPr>
                                  <w:sz w:val="18"/>
                                  <w:szCs w:val="18"/>
                                  <w:lang w:val="it-IT"/>
                                </w:rPr>
                                <w:t>,</w:t>
                              </w:r>
                              <w:r w:rsidRPr="00E96E0B">
                                <w:rPr>
                                  <w:color w:val="FF00FF"/>
                                  <w:sz w:val="18"/>
                                  <w:szCs w:val="18"/>
                                  <w:lang w:val="it-IT"/>
                                </w:rPr>
                                <w:t>'b2'</w:t>
                              </w:r>
                              <w:r w:rsidRPr="00E96E0B">
                                <w:rPr>
                                  <w:sz w:val="18"/>
                                  <w:szCs w:val="18"/>
                                  <w:lang w:val="it-IT"/>
                                </w:rPr>
                                <w:t>,</w:t>
                              </w:r>
                              <w:r w:rsidRPr="00E96E0B">
                                <w:rPr>
                                  <w:color w:val="FF00FF"/>
                                  <w:sz w:val="18"/>
                                  <w:szCs w:val="18"/>
                                  <w:lang w:val="it-IT"/>
                                </w:rPr>
                                <w:t>'b3'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'c1'</w:t>
                              </w:r>
                              <w:r w:rsidRPr="00E96E0B">
                                <w:rPr>
                                  <w:sz w:val="18"/>
                                  <w:szCs w:val="18"/>
                                  <w:lang w:val="it-IT"/>
                                </w:rPr>
                                <w:t>,</w:t>
                              </w:r>
                              <w:r w:rsidRPr="00E96E0B">
                                <w:rPr>
                                  <w:color w:val="FF00FF"/>
                                  <w:sz w:val="18"/>
                                  <w:szCs w:val="18"/>
                                  <w:lang w:val="it-IT"/>
                                </w:rPr>
                                <w:t>'c2'</w:t>
                              </w:r>
                              <w:r w:rsidRPr="00E96E0B">
                                <w:rPr>
                                  <w:sz w:val="18"/>
                                  <w:szCs w:val="18"/>
                                  <w:lang w:val="it-IT"/>
                                </w:rPr>
                                <w:t>,</w:t>
                              </w:r>
                              <w:r w:rsidRPr="00E96E0B">
                                <w:rPr>
                                  <w:color w:val="FF00FF"/>
                                  <w:sz w:val="18"/>
                                  <w:szCs w:val="18"/>
                                  <w:lang w:val="it-IT"/>
                                </w:rPr>
                                <w:t>'c3'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'd1'</w:t>
                              </w:r>
                              <w:r w:rsidRPr="00E96E0B">
                                <w:rPr>
                                  <w:sz w:val="18"/>
                                  <w:szCs w:val="18"/>
                                  <w:lang w:val="it-IT"/>
                                </w:rPr>
                                <w:t>,</w:t>
                              </w:r>
                              <w:r w:rsidRPr="00E96E0B">
                                <w:rPr>
                                  <w:color w:val="FF00FF"/>
                                  <w:sz w:val="18"/>
                                  <w:szCs w:val="18"/>
                                  <w:lang w:val="it-IT"/>
                                </w:rPr>
                                <w:t>'d2'</w:t>
                              </w:r>
                              <w:r w:rsidRPr="00E96E0B">
                                <w:rPr>
                                  <w:sz w:val="18"/>
                                  <w:szCs w:val="18"/>
                                  <w:lang w:val="it-IT"/>
                                </w:rPr>
                                <w:t>,</w:t>
                              </w:r>
                              <w:r w:rsidRPr="00E96E0B">
                                <w:rPr>
                                  <w:color w:val="FF00FF"/>
                                  <w:sz w:val="18"/>
                                  <w:szCs w:val="18"/>
                                  <w:lang w:val="it-IT"/>
                                </w:rPr>
                                <w:t>'d3'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'e1'</w:t>
                              </w:r>
                              <w:r w:rsidRPr="00E96E0B">
                                <w:rPr>
                                  <w:sz w:val="18"/>
                                  <w:szCs w:val="18"/>
                                  <w:lang w:val="it-IT"/>
                                </w:rPr>
                                <w:t>,</w:t>
                              </w:r>
                              <w:r w:rsidRPr="00E96E0B">
                                <w:rPr>
                                  <w:color w:val="FF00FF"/>
                                  <w:sz w:val="18"/>
                                  <w:szCs w:val="18"/>
                                  <w:lang w:val="it-IT"/>
                                </w:rPr>
                                <w:t>'e2'</w:t>
                              </w:r>
                              <w:r w:rsidRPr="00E96E0B">
                                <w:rPr>
                                  <w:sz w:val="18"/>
                                  <w:szCs w:val="18"/>
                                  <w:lang w:val="it-IT"/>
                                </w:rPr>
                                <w:t>,</w:t>
                              </w:r>
                              <w:r w:rsidRPr="00E96E0B">
                                <w:rPr>
                                  <w:color w:val="FF00FF"/>
                                  <w:sz w:val="18"/>
                                  <w:szCs w:val="18"/>
                                  <w:lang w:val="it-IT"/>
                                </w:rPr>
                                <w:t>'e3'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'f1'</w:t>
                              </w:r>
                              <w:r w:rsidRPr="00E96E0B">
                                <w:rPr>
                                  <w:sz w:val="18"/>
                                  <w:szCs w:val="18"/>
                                  <w:lang w:val="it-IT"/>
                                </w:rPr>
                                <w:t>,</w:t>
                              </w:r>
                              <w:r w:rsidRPr="00E96E0B">
                                <w:rPr>
                                  <w:color w:val="FF00FF"/>
                                  <w:sz w:val="18"/>
                                  <w:szCs w:val="18"/>
                                  <w:lang w:val="it-IT"/>
                                </w:rPr>
                                <w:t>'f2'</w:t>
                              </w:r>
                              <w:r w:rsidRPr="00E96E0B">
                                <w:rPr>
                                  <w:sz w:val="18"/>
                                  <w:szCs w:val="18"/>
                                  <w:lang w:val="it-IT"/>
                                </w:rPr>
                                <w:t>,</w:t>
                              </w:r>
                              <w:r w:rsidRPr="00E96E0B">
                                <w:rPr>
                                  <w:color w:val="FF00FF"/>
                                  <w:sz w:val="18"/>
                                  <w:szCs w:val="18"/>
                                  <w:lang w:val="it-IT"/>
                                </w:rPr>
                                <w:t>'f3'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p>
                            <w:p w:rsidR="0023747D" w:rsidRPr="00E96E0B" w:rsidRDefault="0023747D" w:rsidP="00375F9C">
                              <w:pPr>
                                <w:spacing w:line="240" w:lineRule="exact"/>
                                <w:rPr>
                                  <w:sz w:val="18"/>
                                  <w:szCs w:val="18"/>
                                  <w:lang w:val="it-IT"/>
                                </w:rPr>
                              </w:pPr>
                              <w:r w:rsidRPr="00E96E0B">
                                <w:rPr>
                                  <w:sz w:val="18"/>
                                  <w:szCs w:val="18"/>
                                  <w:lang w:val="it-IT"/>
                                </w:rPr>
                                <w:t xml:space="preserve">                grid.renderOnto(</w:t>
                              </w:r>
                              <w:r w:rsidRPr="00E96E0B">
                                <w:rPr>
                                  <w:color w:val="FF00FF"/>
                                  <w:sz w:val="18"/>
                                  <w:szCs w:val="18"/>
                                  <w:lang w:val="it-IT"/>
                                </w:rPr>
                                <w:t>'grid'</w:t>
                              </w:r>
                              <w:r w:rsidRPr="00E96E0B">
                                <w:rPr>
                                  <w:sz w:val="18"/>
                                  <w:szCs w:val="18"/>
                                  <w:lang w:val="it-IT"/>
                                </w:rPr>
                                <w:t>);</w:t>
                              </w:r>
                            </w:p>
                            <w:p w:rsidR="0023747D" w:rsidRPr="00E96E0B" w:rsidRDefault="0023747D" w:rsidP="00375F9C">
                              <w:pPr>
                                <w:spacing w:line="240" w:lineRule="exact"/>
                                <w:rPr>
                                  <w:sz w:val="18"/>
                                  <w:szCs w:val="18"/>
                                </w:rPr>
                              </w:pPr>
                              <w:r w:rsidRPr="00E96E0B">
                                <w:rPr>
                                  <w:sz w:val="18"/>
                                  <w:szCs w:val="18"/>
                                  <w:lang w:val="it-IT"/>
                                </w:rPr>
                                <w:t xml:space="preserve">            </w:t>
                              </w:r>
                              <w:r w:rsidRPr="00E96E0B">
                                <w:rPr>
                                  <w:sz w:val="18"/>
                                  <w:szCs w:val="18"/>
                                </w:rPr>
                                <w: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&lt;/script&gt;</w:t>
                              </w:r>
                            </w:p>
                            <w:p w:rsidR="0023747D" w:rsidRPr="00E96E0B" w:rsidRDefault="0023747D" w:rsidP="00375F9C">
                              <w:pPr>
                                <w:spacing w:line="240" w:lineRule="exact"/>
                                <w:rPr>
                                  <w:sz w:val="18"/>
                                  <w:szCs w:val="18"/>
                                </w:rPr>
                              </w:pPr>
                              <w:r w:rsidRPr="00E96E0B">
                                <w:rPr>
                                  <w:color w:val="840084"/>
                                  <w:sz w:val="18"/>
                                  <w:szCs w:val="18"/>
                                </w:rPr>
                                <w:t>&lt;/body&gt;</w:t>
                              </w:r>
                            </w:p>
                            <w:p w:rsidR="0023747D" w:rsidRPr="00E96E0B" w:rsidRDefault="0023747D" w:rsidP="00375F9C">
                              <w:pPr>
                                <w:spacing w:line="240" w:lineRule="exact"/>
                                <w:rPr>
                                  <w:sz w:val="18"/>
                                  <w:szCs w:val="18"/>
                                </w:rPr>
                              </w:pPr>
                              <w:r w:rsidRPr="00E96E0B">
                                <w:rPr>
                                  <w:color w:val="840084"/>
                                  <w:sz w:val="18"/>
                                  <w:szCs w:val="18"/>
                                </w:rPr>
                                <w:t>&lt;/html&gt;</w:t>
                              </w:r>
                            </w:p>
                            <w:p w:rsidR="0023747D" w:rsidRPr="00E96E0B" w:rsidRDefault="0023747D" w:rsidP="00375F9C">
                              <w:pPr>
                                <w:spacing w:line="240" w:lineRule="exact"/>
                              </w:pPr>
                            </w:p>
                          </w:txbxContent>
                        </wps:txbx>
                        <wps:bodyPr rot="0" vert="horz" wrap="square" lIns="54000" tIns="46800" rIns="54000" bIns="45720" anchor="t" anchorCtr="0" upright="1">
                          <a:noAutofit/>
                        </wps:bodyPr>
                      </wps:wsp>
                      <wps:wsp>
                        <wps:cNvPr id="1119" name="AutoShape 108"/>
                        <wps:cNvSpPr>
                          <a:spLocks noChangeArrowheads="1"/>
                        </wps:cNvSpPr>
                        <wps:spPr bwMode="auto">
                          <a:xfrm flipH="1">
                            <a:off x="1371543" y="4358944"/>
                            <a:ext cx="1485713" cy="196874"/>
                          </a:xfrm>
                          <a:prstGeom prst="wedgeRoundRectCallout">
                            <a:avLst>
                              <a:gd name="adj1" fmla="val 37778"/>
                              <a:gd name="adj2" fmla="val -197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Render onto that DIV</w:t>
                              </w:r>
                            </w:p>
                          </w:txbxContent>
                        </wps:txbx>
                        <wps:bodyPr rot="0" vert="horz" wrap="square" lIns="0" tIns="0" rIns="0" bIns="0" anchor="t" anchorCtr="0" upright="1">
                          <a:noAutofit/>
                        </wps:bodyPr>
                      </wps:wsp>
                      <wps:wsp>
                        <wps:cNvPr id="1120" name="AutoShape 109"/>
                        <wps:cNvSpPr>
                          <a:spLocks noChangeArrowheads="1"/>
                        </wps:cNvSpPr>
                        <wps:spPr bwMode="auto">
                          <a:xfrm flipH="1">
                            <a:off x="2514744" y="3368010"/>
                            <a:ext cx="964856" cy="199062"/>
                          </a:xfrm>
                          <a:prstGeom prst="wedgeRoundRectCallout">
                            <a:avLst>
                              <a:gd name="adj1" fmla="val 87366"/>
                              <a:gd name="adj2" fmla="val -244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Sets rows</w:t>
                              </w:r>
                            </w:p>
                          </w:txbxContent>
                        </wps:txbx>
                        <wps:bodyPr rot="0" vert="horz" wrap="square" lIns="0" tIns="0" rIns="0" bIns="0" anchor="t" anchorCtr="0" upright="1">
                          <a:noAutofit/>
                        </wps:bodyPr>
                      </wps:wsp>
                      <wps:wsp>
                        <wps:cNvPr id="1121" name="AutoShape 110"/>
                        <wps:cNvSpPr>
                          <a:spLocks noChangeArrowheads="1"/>
                        </wps:cNvSpPr>
                        <wps:spPr bwMode="auto">
                          <a:xfrm flipH="1">
                            <a:off x="2628914" y="2872907"/>
                            <a:ext cx="914113" cy="197604"/>
                          </a:xfrm>
                          <a:prstGeom prst="wedgeRoundRectCallout">
                            <a:avLst>
                              <a:gd name="adj1" fmla="val 44653"/>
                              <a:gd name="adj2" fmla="val -12917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Sets columns</w:t>
                              </w:r>
                            </w:p>
                          </w:txbxContent>
                        </wps:txbx>
                        <wps:bodyPr rot="0" vert="horz" wrap="square" lIns="0" tIns="0" rIns="0" bIns="0" anchor="t" anchorCtr="0" upright="1">
                          <a:noAutofit/>
                        </wps:bodyPr>
                      </wps:wsp>
                      <wps:wsp>
                        <wps:cNvPr id="1122" name="AutoShape 111"/>
                        <wps:cNvSpPr>
                          <a:spLocks noChangeArrowheads="1"/>
                        </wps:cNvSpPr>
                        <wps:spPr bwMode="auto">
                          <a:xfrm flipH="1">
                            <a:off x="2972173" y="2476242"/>
                            <a:ext cx="1256626" cy="198333"/>
                          </a:xfrm>
                          <a:prstGeom prst="wedgeRoundRectCallout">
                            <a:avLst>
                              <a:gd name="adj1" fmla="val 85472"/>
                              <a:gd name="adj2" fmla="val -3750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sz w:val="18"/>
                                  <w:szCs w:val="18"/>
                                </w:rPr>
                                <w:t>S</w:t>
                              </w:r>
                              <w:r>
                                <w:rPr>
                                  <w:rFonts w:hint="eastAsia"/>
                                  <w:sz w:val="18"/>
                                  <w:szCs w:val="18"/>
                                </w:rPr>
                                <w:t>how line number</w:t>
                              </w:r>
                            </w:p>
                          </w:txbxContent>
                        </wps:txbx>
                        <wps:bodyPr rot="0" vert="horz" wrap="square" lIns="0" tIns="0" rIns="0" bIns="0" anchor="t" anchorCtr="0" upright="1">
                          <a:noAutofit/>
                        </wps:bodyPr>
                      </wps:wsp>
                      <wps:wsp>
                        <wps:cNvPr id="1123" name="AutoShape 112"/>
                        <wps:cNvSpPr>
                          <a:spLocks noChangeArrowheads="1"/>
                        </wps:cNvSpPr>
                        <wps:spPr bwMode="auto">
                          <a:xfrm flipH="1">
                            <a:off x="2972173" y="2179472"/>
                            <a:ext cx="1371543" cy="198333"/>
                          </a:xfrm>
                          <a:prstGeom prst="wedgeRoundRectCallout">
                            <a:avLst>
                              <a:gd name="adj1" fmla="val 81542"/>
                              <a:gd name="adj2" fmla="val 132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Sets grid caption</w:t>
                              </w:r>
                            </w:p>
                          </w:txbxContent>
                        </wps:txbx>
                        <wps:bodyPr rot="0" vert="horz" wrap="square" lIns="0" tIns="0" rIns="0" bIns="0" anchor="t" anchorCtr="0" upright="1">
                          <a:noAutofit/>
                        </wps:bodyPr>
                      </wps:wsp>
                      <wps:wsp>
                        <wps:cNvPr id="1124" name="AutoShape 113"/>
                        <wps:cNvSpPr>
                          <a:spLocks noChangeArrowheads="1"/>
                        </wps:cNvSpPr>
                        <wps:spPr bwMode="auto">
                          <a:xfrm flipH="1">
                            <a:off x="3200515" y="1386870"/>
                            <a:ext cx="1485713" cy="198333"/>
                          </a:xfrm>
                          <a:prstGeom prst="wedgeRoundRectCallout">
                            <a:avLst>
                              <a:gd name="adj1" fmla="val 39829"/>
                              <a:gd name="adj2" fmla="val 8365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sz w:val="18"/>
                                  <w:szCs w:val="18"/>
                                </w:rPr>
                                <w:t>T</w:t>
                              </w:r>
                              <w:r>
                                <w:rPr>
                                  <w:rFonts w:hint="eastAsia"/>
                                  <w:sz w:val="18"/>
                                  <w:szCs w:val="18"/>
                                </w:rPr>
                                <w:t xml:space="preserve">he DIV with id </w:t>
                              </w:r>
                              <w:r>
                                <w:rPr>
                                  <w:sz w:val="18"/>
                                  <w:szCs w:val="18"/>
                                </w:rPr>
                                <w:t>“</w:t>
                              </w:r>
                              <w:r>
                                <w:rPr>
                                  <w:rFonts w:hint="eastAsia"/>
                                  <w:sz w:val="18"/>
                                  <w:szCs w:val="18"/>
                                </w:rPr>
                                <w:t>grid</w:t>
                              </w:r>
                              <w:r>
                                <w:rPr>
                                  <w:sz w:val="18"/>
                                  <w:szCs w:val="18"/>
                                </w:rPr>
                                <w:t>”</w:t>
                              </w:r>
                            </w:p>
                          </w:txbxContent>
                        </wps:txbx>
                        <wps:bodyPr rot="0" vert="horz" wrap="square" lIns="0" tIns="0" rIns="0" bIns="0" anchor="t" anchorCtr="0" upright="1">
                          <a:noAutofit/>
                        </wps:bodyPr>
                      </wps:wsp>
                    </wpc:wpc>
                  </a:graphicData>
                </a:graphic>
              </wp:inline>
            </w:drawing>
          </mc:Choice>
          <mc:Fallback>
            <w:pict>
              <v:group id="画布 102" o:spid="_x0000_s1034" editas="canvas" style="width:468pt;height:374.4pt;mso-position-horizontal-relative:char;mso-position-vertical-relative:line" coordsize="59436,4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">
                <v:shape id="_x0000_s1035" type="#_x0000_t75" style="position:absolute;width:59436;height:47548;visibility:visible;mso-wrap-style:square">
                  <v:fill o:detectmouseclick="t"/>
                  <v:path o:connecttype="none"/>
                </v:shape>
                <v:shape id="Text Box 104" o:spid="_x0000_s1036" type="#_x0000_t202" style="position:absolute;top:488;width:59436;height:47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Z9esgA&#10;AADdAAAADwAAAGRycy9kb3ducmV2LnhtbESPQWvCQBCF74X+h2UEb3UTC7ZEVxFpiyg9aCsltzE7&#10;JqHZ2ZBdNf5751DobYb35r1vZoveNepCXag9G0hHCSjiwtuaSwPfX+9Pr6BCRLbYeCYDNwqwmD8+&#10;zDCz/so7uuxjqSSEQ4YGqhjbTOtQVOQwjHxLLNrJdw6jrF2pbYdXCXeNHifJRDusWRoqbGlVUfG7&#10;PzsD4+Pb4cMuDy8rfj41n5uffHvMc2OGg345BRWpj//mv+u1Ffw0FVz5RkbQ8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xn16yAAAAN0AAAAPAAAAAAAAAAAAAAAAAJgCAABk&#10;cnMvZG93bnJldi54bWxQSwUGAAAAAAQABAD1AAAAjQMAAAAA&#10;" strokeweight="1pt">
                  <v:textbox inset="1.5mm,1.3mm,1.5mm">
                    <w:txbxContent>
                      <w:p w:rsidR="0023747D" w:rsidRPr="00E96E0B" w:rsidRDefault="0023747D" w:rsidP="00375F9C">
                        <w:pPr>
                          <w:spacing w:line="240" w:lineRule="exact"/>
                          <w:rPr>
                            <w:sz w:val="18"/>
                            <w:szCs w:val="18"/>
                          </w:rPr>
                        </w:pPr>
                        <w:proofErr w:type="gramStart"/>
                        <w:r>
                          <w:rPr>
                            <w:sz w:val="18"/>
                            <w:szCs w:val="18"/>
                          </w:rPr>
                          <w:t>&lt;!DOCTYPE</w:t>
                        </w:r>
                        <w:proofErr w:type="gramEnd"/>
                        <w:r>
                          <w:rPr>
                            <w:sz w:val="18"/>
                            <w:szCs w:val="18"/>
                          </w:rPr>
                          <w:t xml:space="preserve"> html</w:t>
                        </w:r>
                        <w:r w:rsidRPr="00E96E0B">
                          <w:rPr>
                            <w:sz w:val="18"/>
                            <w:szCs w:val="18"/>
                          </w:rPr>
                          <w:t>&gt;</w:t>
                        </w:r>
                      </w:p>
                      <w:p w:rsidR="0023747D" w:rsidRPr="00E96E0B" w:rsidRDefault="0023747D" w:rsidP="00375F9C">
                        <w:pPr>
                          <w:spacing w:line="240" w:lineRule="exact"/>
                          <w:rPr>
                            <w:sz w:val="18"/>
                            <w:szCs w:val="18"/>
                          </w:rPr>
                        </w:pPr>
                        <w:r w:rsidRPr="00E96E0B">
                          <w:rPr>
                            <w:color w:val="840084"/>
                            <w:sz w:val="18"/>
                            <w:szCs w:val="18"/>
                          </w:rPr>
                          <w:t>&lt;</w:t>
                        </w:r>
                        <w:proofErr w:type="gramStart"/>
                        <w:r w:rsidRPr="00E96E0B">
                          <w:rPr>
                            <w:color w:val="840084"/>
                            <w:sz w:val="18"/>
                            <w:szCs w:val="18"/>
                          </w:rPr>
                          <w:t>html</w:t>
                        </w:r>
                        <w:proofErr w:type="gramEnd"/>
                        <w:r w:rsidRPr="00E96E0B">
                          <w:rPr>
                            <w:color w:val="840084"/>
                            <w:sz w:val="18"/>
                            <w:szCs w:val="18"/>
                          </w:rPr>
                          <w:t>&gt;</w:t>
                        </w:r>
                      </w:p>
                      <w:p w:rsidR="0023747D" w:rsidRPr="00E96E0B" w:rsidRDefault="0023747D" w:rsidP="00375F9C">
                        <w:pPr>
                          <w:spacing w:line="240" w:lineRule="exact"/>
                          <w:rPr>
                            <w:sz w:val="18"/>
                            <w:szCs w:val="18"/>
                          </w:rPr>
                        </w:pPr>
                        <w:r w:rsidRPr="00E96E0B">
                          <w:rPr>
                            <w:color w:val="840084"/>
                            <w:sz w:val="18"/>
                            <w:szCs w:val="18"/>
                          </w:rPr>
                          <w:t>&lt;</w:t>
                        </w:r>
                        <w:proofErr w:type="gramStart"/>
                        <w:r w:rsidRPr="00E96E0B">
                          <w:rPr>
                            <w:color w:val="840084"/>
                            <w:sz w:val="18"/>
                            <w:szCs w:val="18"/>
                          </w:rPr>
                          <w:t>head</w:t>
                        </w:r>
                        <w:proofErr w:type="gramEnd"/>
                        <w:r w:rsidRPr="00E96E0B">
                          <w:rPr>
                            <w:color w:val="840084"/>
                            <w:sz w:val="18"/>
                            <w:szCs w:val="18"/>
                          </w:rPr>
                          <w:t>&gt;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w:t>
                        </w:r>
                        <w:proofErr w:type="gramStart"/>
                        <w:r w:rsidRPr="00E96E0B">
                          <w:rPr>
                            <w:color w:val="840084"/>
                            <w:sz w:val="18"/>
                            <w:szCs w:val="18"/>
                          </w:rPr>
                          <w:t>meta</w:t>
                        </w:r>
                        <w:proofErr w:type="gramEnd"/>
                        <w:r w:rsidRPr="00E96E0B">
                          <w:rPr>
                            <w:color w:val="840084"/>
                            <w:sz w:val="18"/>
                            <w:szCs w:val="18"/>
                          </w:rPr>
                          <w:t xml:space="preserve"> </w:t>
                        </w:r>
                        <w:r w:rsidRPr="00E96E0B">
                          <w:rPr>
                            <w:color w:val="FF0000"/>
                            <w:sz w:val="18"/>
                            <w:szCs w:val="18"/>
                          </w:rPr>
                          <w:t>http-equiv=</w:t>
                        </w:r>
                        <w:r w:rsidRPr="00E96E0B">
                          <w:rPr>
                            <w:color w:val="0000FF"/>
                            <w:sz w:val="18"/>
                            <w:szCs w:val="18"/>
                          </w:rPr>
                          <w:t>"content-type"</w:t>
                        </w:r>
                        <w:r w:rsidRPr="00E96E0B">
                          <w:rPr>
                            <w:color w:val="840084"/>
                            <w:sz w:val="18"/>
                            <w:szCs w:val="18"/>
                          </w:rPr>
                          <w:t xml:space="preserve"> </w:t>
                        </w:r>
                        <w:r w:rsidRPr="00E96E0B">
                          <w:rPr>
                            <w:color w:val="FF0000"/>
                            <w:sz w:val="18"/>
                            <w:szCs w:val="18"/>
                          </w:rPr>
                          <w:t>content=</w:t>
                        </w:r>
                        <w:r w:rsidRPr="00E96E0B">
                          <w:rPr>
                            <w:color w:val="0000FF"/>
                            <w:sz w:val="18"/>
                            <w:szCs w:val="18"/>
                          </w:rPr>
                          <w:t>"text/html; charset=utf-8"</w:t>
                        </w:r>
                        <w:r w:rsidRPr="00E96E0B">
                          <w:rPr>
                            <w:color w:val="840084"/>
                            <w:sz w:val="18"/>
                            <w:szCs w:val="18"/>
                          </w:rPr>
                          <w:t xml:space="preserve"> /&gt;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w:t>
                        </w:r>
                        <w:proofErr w:type="gramStart"/>
                        <w:r w:rsidRPr="00E96E0B">
                          <w:rPr>
                            <w:color w:val="840084"/>
                            <w:sz w:val="18"/>
                            <w:szCs w:val="18"/>
                          </w:rPr>
                          <w:t>meta</w:t>
                        </w:r>
                        <w:proofErr w:type="gramEnd"/>
                        <w:r w:rsidRPr="00E96E0B">
                          <w:rPr>
                            <w:color w:val="840084"/>
                            <w:sz w:val="18"/>
                            <w:szCs w:val="18"/>
                          </w:rPr>
                          <w:t xml:space="preserve"> </w:t>
                        </w:r>
                        <w:r w:rsidRPr="00E96E0B">
                          <w:rPr>
                            <w:color w:val="FF0000"/>
                            <w:sz w:val="18"/>
                            <w:szCs w:val="18"/>
                          </w:rPr>
                          <w:t>http-equiv=</w:t>
                        </w:r>
                        <w:r w:rsidRPr="00E96E0B">
                          <w:rPr>
                            <w:color w:val="0000FF"/>
                            <w:sz w:val="18"/>
                            <w:szCs w:val="18"/>
                          </w:rPr>
                          <w:t>"Content-Style-Type"</w:t>
                        </w:r>
                        <w:r w:rsidRPr="00E96E0B">
                          <w:rPr>
                            <w:color w:val="840084"/>
                            <w:sz w:val="18"/>
                            <w:szCs w:val="18"/>
                          </w:rPr>
                          <w:t xml:space="preserve"> </w:t>
                        </w:r>
                        <w:r w:rsidRPr="00E96E0B">
                          <w:rPr>
                            <w:color w:val="FF0000"/>
                            <w:sz w:val="18"/>
                            <w:szCs w:val="18"/>
                          </w:rPr>
                          <w:t>content=</w:t>
                        </w:r>
                        <w:r w:rsidRPr="00E96E0B">
                          <w:rPr>
                            <w:color w:val="0000FF"/>
                            <w:sz w:val="18"/>
                            <w:szCs w:val="18"/>
                          </w:rPr>
                          <w:t>"text/css"</w:t>
                        </w:r>
                        <w:r w:rsidRPr="00E96E0B">
                          <w:rPr>
                            <w:color w:val="840084"/>
                            <w:sz w:val="18"/>
                            <w:szCs w:val="18"/>
                          </w:rPr>
                          <w:t xml:space="preserve"> /&gt;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w:t>
                        </w:r>
                        <w:proofErr w:type="gramStart"/>
                        <w:r w:rsidRPr="00E96E0B">
                          <w:rPr>
                            <w:color w:val="840084"/>
                            <w:sz w:val="18"/>
                            <w:szCs w:val="18"/>
                          </w:rPr>
                          <w:t>meta</w:t>
                        </w:r>
                        <w:proofErr w:type="gramEnd"/>
                        <w:r w:rsidRPr="00E96E0B">
                          <w:rPr>
                            <w:color w:val="840084"/>
                            <w:sz w:val="18"/>
                            <w:szCs w:val="18"/>
                          </w:rPr>
                          <w:t xml:space="preserve"> </w:t>
                        </w:r>
                        <w:r w:rsidRPr="00E96E0B">
                          <w:rPr>
                            <w:color w:val="FF0000"/>
                            <w:sz w:val="18"/>
                            <w:szCs w:val="18"/>
                          </w:rPr>
                          <w:t>http-equiv=</w:t>
                        </w:r>
                        <w:r w:rsidRPr="00E96E0B">
                          <w:rPr>
                            <w:color w:val="0000FF"/>
                            <w:sz w:val="18"/>
                            <w:szCs w:val="18"/>
                          </w:rPr>
                          <w:t>"imagetoolbar"</w:t>
                        </w:r>
                        <w:r w:rsidRPr="00E96E0B">
                          <w:rPr>
                            <w:color w:val="840084"/>
                            <w:sz w:val="18"/>
                            <w:szCs w:val="18"/>
                          </w:rPr>
                          <w:t xml:space="preserve"> </w:t>
                        </w:r>
                        <w:r w:rsidRPr="00E96E0B">
                          <w:rPr>
                            <w:color w:val="FF0000"/>
                            <w:sz w:val="18"/>
                            <w:szCs w:val="18"/>
                          </w:rPr>
                          <w:t>content=</w:t>
                        </w:r>
                        <w:r w:rsidRPr="00E96E0B">
                          <w:rPr>
                            <w:color w:val="0000FF"/>
                            <w:sz w:val="18"/>
                            <w:szCs w:val="18"/>
                          </w:rPr>
                          <w:t>"no"</w:t>
                        </w:r>
                        <w:r w:rsidRPr="00E96E0B">
                          <w:rPr>
                            <w:color w:val="840084"/>
                            <w:sz w:val="18"/>
                            <w:szCs w:val="18"/>
                          </w:rPr>
                          <w:t xml:space="preserve"> /&gt;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&lt;script </w:t>
                        </w:r>
                        <w:r w:rsidRPr="00E96E0B">
                          <w:rPr>
                            <w:color w:val="FF0000"/>
                            <w:sz w:val="18"/>
                            <w:szCs w:val="18"/>
                          </w:rPr>
                          <w:t>type=</w:t>
                        </w:r>
                        <w:r w:rsidRPr="00E96E0B">
                          <w:rPr>
                            <w:color w:val="0000FF"/>
                            <w:sz w:val="18"/>
                            <w:szCs w:val="18"/>
                          </w:rPr>
                          <w:t>"text/javascript"</w:t>
                        </w:r>
                        <w:r w:rsidRPr="00E96E0B">
                          <w:rPr>
                            <w:color w:val="840084"/>
                            <w:sz w:val="18"/>
                            <w:szCs w:val="18"/>
                          </w:rPr>
                          <w:t xml:space="preserve"> </w:t>
                        </w:r>
                        <w:r w:rsidRPr="00E96E0B">
                          <w:rPr>
                            <w:color w:val="FF0000"/>
                            <w:sz w:val="18"/>
                            <w:szCs w:val="18"/>
                          </w:rPr>
                          <w:t>src=</w:t>
                        </w:r>
                        <w:r w:rsidRPr="00E96E0B">
                          <w:rPr>
                            <w:color w:val="0000FF"/>
                            <w:sz w:val="18"/>
                            <w:szCs w:val="18"/>
                          </w:rPr>
                          <w:t>"</w:t>
                        </w:r>
                        <w:proofErr w:type="gramStart"/>
                        <w:r w:rsidRPr="00E96E0B">
                          <w:rPr>
                            <w:color w:val="0000FF"/>
                            <w:sz w:val="18"/>
                            <w:szCs w:val="18"/>
                          </w:rPr>
                          <w:t>..</w:t>
                        </w:r>
                        <w:proofErr w:type="gramEnd"/>
                        <w:r w:rsidRPr="00E96E0B">
                          <w:rPr>
                            <w:color w:val="0000FF"/>
                            <w:sz w:val="18"/>
                            <w:szCs w:val="18"/>
                          </w:rPr>
                          <w:t>/../runtime/</w:t>
                        </w:r>
                        <w:r>
                          <w:rPr>
                            <w:rFonts w:hint="eastAsia"/>
                            <w:color w:val="0000FF"/>
                            <w:sz w:val="18"/>
                            <w:szCs w:val="18"/>
                          </w:rPr>
                          <w:t>xui</w:t>
                        </w:r>
                        <w:r w:rsidRPr="00E96E0B">
                          <w:rPr>
                            <w:color w:val="0000FF"/>
                            <w:sz w:val="18"/>
                            <w:szCs w:val="18"/>
                          </w:rPr>
                          <w:t>/js/</w:t>
                        </w:r>
                        <w:r>
                          <w:rPr>
                            <w:color w:val="0000FF"/>
                            <w:sz w:val="18"/>
                            <w:szCs w:val="18"/>
                          </w:rPr>
                          <w:t>xui</w:t>
                        </w:r>
                        <w:r w:rsidRPr="00E96E0B">
                          <w:rPr>
                            <w:color w:val="0000FF"/>
                            <w:sz w:val="18"/>
                            <w:szCs w:val="18"/>
                          </w:rPr>
                          <w:t>-debug.js"</w:t>
                        </w:r>
                        <w:r w:rsidRPr="00E96E0B">
                          <w:rPr>
                            <w:color w:val="840084"/>
                            <w:sz w:val="18"/>
                            <w:szCs w:val="18"/>
                          </w:rPr>
                          <w:t>&gt;&lt;/script&gt;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w:t>
                        </w:r>
                        <w:proofErr w:type="gramStart"/>
                        <w:r w:rsidRPr="00E96E0B">
                          <w:rPr>
                            <w:color w:val="840084"/>
                            <w:sz w:val="18"/>
                            <w:szCs w:val="18"/>
                          </w:rPr>
                          <w:t>title&gt;</w:t>
                        </w:r>
                        <w:proofErr w:type="gramEnd"/>
                        <w:r>
                          <w:rPr>
                            <w:sz w:val="18"/>
                            <w:szCs w:val="18"/>
                          </w:rPr>
                          <w:t>CrossUI</w:t>
                        </w:r>
                        <w:r w:rsidRPr="00E96E0B">
                          <w:rPr>
                            <w:sz w:val="18"/>
                            <w:szCs w:val="18"/>
                          </w:rPr>
                          <w:t xml:space="preserve"> Case</w:t>
                        </w:r>
                        <w:r w:rsidRPr="00E96E0B">
                          <w:rPr>
                            <w:color w:val="840084"/>
                            <w:sz w:val="18"/>
                            <w:szCs w:val="18"/>
                          </w:rPr>
                          <w:t>&lt;/title&gt;</w:t>
                        </w:r>
                      </w:p>
                      <w:p w:rsidR="0023747D" w:rsidRPr="00E96E0B" w:rsidRDefault="0023747D" w:rsidP="00375F9C">
                        <w:pPr>
                          <w:spacing w:line="240" w:lineRule="exact"/>
                          <w:rPr>
                            <w:sz w:val="18"/>
                            <w:szCs w:val="18"/>
                          </w:rPr>
                        </w:pPr>
                        <w:r w:rsidRPr="00E96E0B">
                          <w:rPr>
                            <w:color w:val="840084"/>
                            <w:sz w:val="18"/>
                            <w:szCs w:val="18"/>
                          </w:rPr>
                          <w:t>&lt;/head&gt;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w:t>
                        </w:r>
                        <w:proofErr w:type="gramStart"/>
                        <w:r w:rsidRPr="00E96E0B">
                          <w:rPr>
                            <w:color w:val="840084"/>
                            <w:sz w:val="18"/>
                            <w:szCs w:val="18"/>
                          </w:rPr>
                          <w:t>body</w:t>
                        </w:r>
                        <w:proofErr w:type="gramEnd"/>
                        <w:r w:rsidRPr="00E96E0B">
                          <w:rPr>
                            <w:color w:val="840084"/>
                            <w:sz w:val="18"/>
                            <w:szCs w:val="18"/>
                          </w:rPr>
                          <w:t>&gt;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&lt;div </w:t>
                        </w:r>
                        <w:r w:rsidRPr="00E96E0B">
                          <w:rPr>
                            <w:color w:val="FF0000"/>
                            <w:sz w:val="18"/>
                            <w:szCs w:val="18"/>
                          </w:rPr>
                          <w:t>id=</w:t>
                        </w:r>
                        <w:r w:rsidRPr="00E96E0B">
                          <w:rPr>
                            <w:color w:val="0000FF"/>
                            <w:sz w:val="18"/>
                            <w:szCs w:val="18"/>
                          </w:rPr>
                          <w:t>"grid"</w:t>
                        </w:r>
                        <w:r w:rsidRPr="00E96E0B">
                          <w:rPr>
                            <w:color w:val="840084"/>
                            <w:sz w:val="18"/>
                            <w:szCs w:val="18"/>
                          </w:rPr>
                          <w:t xml:space="preserve"> </w:t>
                        </w:r>
                        <w:r w:rsidRPr="00E96E0B">
                          <w:rPr>
                            <w:color w:val="FF0000"/>
                            <w:sz w:val="18"/>
                            <w:szCs w:val="18"/>
                          </w:rPr>
                          <w:t>style=</w:t>
                        </w:r>
                        <w:r w:rsidRPr="00E96E0B">
                          <w:rPr>
                            <w:color w:val="0000FF"/>
                            <w:sz w:val="18"/>
                            <w:szCs w:val="18"/>
                          </w:rPr>
                          <w:t>"position:absolute;left:100px;top:100px;width:300px;height:200px;"</w:t>
                        </w:r>
                        <w:r w:rsidRPr="00E96E0B">
                          <w:rPr>
                            <w:color w:val="840084"/>
                            <w:sz w:val="18"/>
                            <w:szCs w:val="18"/>
                          </w:rPr>
                          <w:t>&gt;&lt;/div&gt;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&lt;script </w:t>
                        </w:r>
                        <w:r w:rsidRPr="00E96E0B">
                          <w:rPr>
                            <w:color w:val="FF0000"/>
                            <w:sz w:val="18"/>
                            <w:szCs w:val="18"/>
                          </w:rPr>
                          <w:t>type=</w:t>
                        </w:r>
                        <w:r w:rsidRPr="00E96E0B">
                          <w:rPr>
                            <w:color w:val="0000FF"/>
                            <w:sz w:val="18"/>
                            <w:szCs w:val="18"/>
                          </w:rPr>
                          <w:t>"text/javascript"</w:t>
                        </w:r>
                        <w:r w:rsidRPr="00E96E0B">
                          <w:rPr>
                            <w:color w:val="840084"/>
                            <w:sz w:val="18"/>
                            <w:szCs w:val="18"/>
                          </w:rPr>
                          <w:t>&gt;</w:t>
                        </w:r>
                      </w:p>
                      <w:p w:rsidR="0023747D" w:rsidRPr="00E96E0B" w:rsidRDefault="0023747D" w:rsidP="00375F9C">
                        <w:pPr>
                          <w:spacing w:line="240" w:lineRule="exact"/>
                          <w:rPr>
                            <w:sz w:val="18"/>
                            <w:szCs w:val="18"/>
                          </w:rPr>
                        </w:pPr>
                        <w:r w:rsidRPr="00E96E0B">
                          <w:rPr>
                            <w:sz w:val="18"/>
                            <w:szCs w:val="18"/>
                          </w:rPr>
                          <w:t xml:space="preserve">            </w:t>
                        </w:r>
                        <w:proofErr w:type="gramStart"/>
                        <w:r>
                          <w:rPr>
                            <w:sz w:val="18"/>
                            <w:szCs w:val="18"/>
                          </w:rPr>
                          <w:t>xui</w:t>
                        </w:r>
                        <w:r w:rsidRPr="00E96E0B">
                          <w:rPr>
                            <w:sz w:val="18"/>
                            <w:szCs w:val="18"/>
                          </w:rPr>
                          <w:t>.main(</w:t>
                        </w:r>
                        <w:proofErr w:type="gramEnd"/>
                        <w:r w:rsidRPr="00E96E0B">
                          <w:rPr>
                            <w:color w:val="0000FF"/>
                            <w:sz w:val="18"/>
                            <w:szCs w:val="18"/>
                          </w:rPr>
                          <w:t>function</w:t>
                        </w:r>
                        <w:r w:rsidRPr="00E96E0B">
                          <w:rPr>
                            <w:sz w:val="18"/>
                            <w:szCs w:val="18"/>
                          </w:rPr>
                          <w:t>(){</w:t>
                        </w:r>
                      </w:p>
                      <w:p w:rsidR="0023747D" w:rsidRPr="00E96E0B" w:rsidRDefault="0023747D" w:rsidP="00375F9C">
                        <w:pPr>
                          <w:spacing w:line="240" w:lineRule="exact"/>
                          <w:rPr>
                            <w:sz w:val="18"/>
                            <w:szCs w:val="18"/>
                          </w:rPr>
                        </w:pPr>
                        <w:r w:rsidRPr="00E96E0B">
                          <w:rPr>
                            <w:sz w:val="18"/>
                            <w:szCs w:val="18"/>
                          </w:rPr>
                          <w:t xml:space="preserve">                </w:t>
                        </w:r>
                        <w:proofErr w:type="gramStart"/>
                        <w:r w:rsidRPr="00E96E0B">
                          <w:rPr>
                            <w:color w:val="0000FF"/>
                            <w:sz w:val="18"/>
                            <w:szCs w:val="18"/>
                          </w:rPr>
                          <w:t>var</w:t>
                        </w:r>
                        <w:proofErr w:type="gramEnd"/>
                        <w:r w:rsidRPr="00E96E0B">
                          <w:rPr>
                            <w:sz w:val="18"/>
                            <w:szCs w:val="18"/>
                          </w:rPr>
                          <w:t xml:space="preserve"> grid = </w:t>
                        </w:r>
                        <w:r w:rsidRPr="00E96E0B">
                          <w:rPr>
                            <w:color w:val="0000FF"/>
                            <w:sz w:val="18"/>
                            <w:szCs w:val="18"/>
                          </w:rPr>
                          <w:t>new</w:t>
                        </w:r>
                        <w:r w:rsidRPr="00E96E0B">
                          <w:rPr>
                            <w:sz w:val="18"/>
                            <w:szCs w:val="18"/>
                          </w:rPr>
                          <w:t xml:space="preserve"> </w:t>
                        </w:r>
                        <w:r>
                          <w:rPr>
                            <w:sz w:val="18"/>
                            <w:szCs w:val="18"/>
                          </w:rPr>
                          <w:t>xui</w:t>
                        </w:r>
                        <w:r w:rsidRPr="00E96E0B">
                          <w:rPr>
                            <w:sz w:val="18"/>
                            <w:szCs w:val="18"/>
                          </w:rPr>
                          <w:t>.UI.TreeGrid();</w:t>
                        </w:r>
                      </w:p>
                      <w:p w:rsidR="0023747D" w:rsidRPr="00E96E0B" w:rsidRDefault="0023747D" w:rsidP="00375F9C">
                        <w:pPr>
                          <w:spacing w:line="240" w:lineRule="exact"/>
                          <w:rPr>
                            <w:sz w:val="18"/>
                            <w:szCs w:val="18"/>
                          </w:rPr>
                        </w:pPr>
                        <w:r w:rsidRPr="00E96E0B">
                          <w:rPr>
                            <w:sz w:val="18"/>
                            <w:szCs w:val="18"/>
                          </w:rPr>
                          <w:t xml:space="preserve">                </w:t>
                        </w:r>
                        <w:proofErr w:type="gramStart"/>
                        <w:r w:rsidRPr="00E96E0B">
                          <w:rPr>
                            <w:sz w:val="18"/>
                            <w:szCs w:val="18"/>
                          </w:rPr>
                          <w:t>grid.setGridHandlerCaption(</w:t>
                        </w:r>
                        <w:proofErr w:type="gramEnd"/>
                        <w:r w:rsidRPr="00E96E0B">
                          <w:rPr>
                            <w:color w:val="FF00FF"/>
                            <w:sz w:val="18"/>
                            <w:szCs w:val="18"/>
                          </w:rPr>
                          <w:t>'grid'</w:t>
                        </w:r>
                        <w:r w:rsidRPr="00E96E0B">
                          <w:rPr>
                            <w:sz w:val="18"/>
                            <w:szCs w:val="18"/>
                          </w:rPr>
                          <w:t>)</w:t>
                        </w:r>
                      </w:p>
                      <w:p w:rsidR="0023747D" w:rsidRPr="00E96E0B" w:rsidRDefault="0023747D" w:rsidP="00375F9C">
                        <w:pPr>
                          <w:spacing w:line="240" w:lineRule="exact"/>
                          <w:rPr>
                            <w:sz w:val="18"/>
                            <w:szCs w:val="18"/>
                          </w:rPr>
                        </w:pPr>
                        <w:r w:rsidRPr="00E96E0B">
                          <w:rPr>
                            <w:sz w:val="18"/>
                            <w:szCs w:val="18"/>
                          </w:rPr>
                          <w:t xml:space="preserve">                    .</w:t>
                        </w:r>
                        <w:proofErr w:type="gramStart"/>
                        <w:r w:rsidRPr="00E96E0B">
                          <w:rPr>
                            <w:sz w:val="18"/>
                            <w:szCs w:val="18"/>
                          </w:rPr>
                          <w:t>setRowNumbered(</w:t>
                        </w:r>
                        <w:proofErr w:type="gramEnd"/>
                        <w:r w:rsidRPr="00E96E0B">
                          <w:rPr>
                            <w:color w:val="0000FF"/>
                            <w:sz w:val="18"/>
                            <w:szCs w:val="18"/>
                          </w:rPr>
                          <w:t>true</w:t>
                        </w:r>
                        <w:r w:rsidRPr="00E96E0B">
                          <w:rPr>
                            <w:sz w:val="18"/>
                            <w:szCs w:val="18"/>
                          </w:rPr>
                          <w:t>)</w:t>
                        </w:r>
                      </w:p>
                      <w:p w:rsidR="0023747D" w:rsidRPr="00E96E0B" w:rsidRDefault="0023747D" w:rsidP="00375F9C">
                        <w:pPr>
                          <w:spacing w:line="240" w:lineRule="exact"/>
                          <w:rPr>
                            <w:sz w:val="18"/>
                            <w:szCs w:val="18"/>
                            <w:lang w:val="it-IT"/>
                          </w:rPr>
                        </w:pPr>
                        <w:r w:rsidRPr="00E96E0B">
                          <w:rPr>
                            <w:sz w:val="18"/>
                            <w:szCs w:val="18"/>
                          </w:rPr>
                          <w:t xml:space="preserve">                    </w:t>
                        </w:r>
                        <w:r w:rsidRPr="00E96E0B">
                          <w:rPr>
                            <w:sz w:val="18"/>
                            <w:szCs w:val="18"/>
                            <w:lang w:val="it-IT"/>
                          </w:rPr>
                          <w:t>.setHeader([</w:t>
                        </w:r>
                        <w:r w:rsidRPr="00E96E0B">
                          <w:rPr>
                            <w:color w:val="FF00FF"/>
                            <w:sz w:val="18"/>
                            <w:szCs w:val="18"/>
                            <w:lang w:val="it-IT"/>
                          </w:rPr>
                          <w:t>'col 1'</w:t>
                        </w:r>
                        <w:r w:rsidRPr="00E96E0B">
                          <w:rPr>
                            <w:sz w:val="18"/>
                            <w:szCs w:val="18"/>
                            <w:lang w:val="it-IT"/>
                          </w:rPr>
                          <w:t>,</w:t>
                        </w:r>
                        <w:r w:rsidRPr="00E96E0B">
                          <w:rPr>
                            <w:color w:val="FF00FF"/>
                            <w:sz w:val="18"/>
                            <w:szCs w:val="18"/>
                            <w:lang w:val="it-IT"/>
                          </w:rPr>
                          <w:t>'col 2'</w:t>
                        </w:r>
                        <w:r w:rsidRPr="00E96E0B">
                          <w:rPr>
                            <w:sz w:val="18"/>
                            <w:szCs w:val="18"/>
                            <w:lang w:val="it-IT"/>
                          </w:rPr>
                          <w:t>,</w:t>
                        </w:r>
                        <w:r w:rsidRPr="00E96E0B">
                          <w:rPr>
                            <w:color w:val="FF00FF"/>
                            <w:sz w:val="18"/>
                            <w:szCs w:val="18"/>
                            <w:lang w:val="it-IT"/>
                          </w:rPr>
                          <w:t>'col 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.setRows([</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'a1'</w:t>
                        </w:r>
                        <w:r w:rsidRPr="00E96E0B">
                          <w:rPr>
                            <w:sz w:val="18"/>
                            <w:szCs w:val="18"/>
                            <w:lang w:val="it-IT"/>
                          </w:rPr>
                          <w:t>,</w:t>
                        </w:r>
                        <w:r w:rsidRPr="00E96E0B">
                          <w:rPr>
                            <w:color w:val="FF00FF"/>
                            <w:sz w:val="18"/>
                            <w:szCs w:val="18"/>
                            <w:lang w:val="it-IT"/>
                          </w:rPr>
                          <w:t>'a2'</w:t>
                        </w:r>
                        <w:r w:rsidRPr="00E96E0B">
                          <w:rPr>
                            <w:sz w:val="18"/>
                            <w:szCs w:val="18"/>
                            <w:lang w:val="it-IT"/>
                          </w:rPr>
                          <w:t>,</w:t>
                        </w:r>
                        <w:r w:rsidRPr="00E96E0B">
                          <w:rPr>
                            <w:color w:val="FF00FF"/>
                            <w:sz w:val="18"/>
                            <w:szCs w:val="18"/>
                            <w:lang w:val="it-IT"/>
                          </w:rPr>
                          <w:t>'a3'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'b1'</w:t>
                        </w:r>
                        <w:r w:rsidRPr="00E96E0B">
                          <w:rPr>
                            <w:sz w:val="18"/>
                            <w:szCs w:val="18"/>
                            <w:lang w:val="it-IT"/>
                          </w:rPr>
                          <w:t>,</w:t>
                        </w:r>
                        <w:r w:rsidRPr="00E96E0B">
                          <w:rPr>
                            <w:color w:val="FF00FF"/>
                            <w:sz w:val="18"/>
                            <w:szCs w:val="18"/>
                            <w:lang w:val="it-IT"/>
                          </w:rPr>
                          <w:t>'b2'</w:t>
                        </w:r>
                        <w:r w:rsidRPr="00E96E0B">
                          <w:rPr>
                            <w:sz w:val="18"/>
                            <w:szCs w:val="18"/>
                            <w:lang w:val="it-IT"/>
                          </w:rPr>
                          <w:t>,</w:t>
                        </w:r>
                        <w:r w:rsidRPr="00E96E0B">
                          <w:rPr>
                            <w:color w:val="FF00FF"/>
                            <w:sz w:val="18"/>
                            <w:szCs w:val="18"/>
                            <w:lang w:val="it-IT"/>
                          </w:rPr>
                          <w:t>'b3'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'c1'</w:t>
                        </w:r>
                        <w:r w:rsidRPr="00E96E0B">
                          <w:rPr>
                            <w:sz w:val="18"/>
                            <w:szCs w:val="18"/>
                            <w:lang w:val="it-IT"/>
                          </w:rPr>
                          <w:t>,</w:t>
                        </w:r>
                        <w:r w:rsidRPr="00E96E0B">
                          <w:rPr>
                            <w:color w:val="FF00FF"/>
                            <w:sz w:val="18"/>
                            <w:szCs w:val="18"/>
                            <w:lang w:val="it-IT"/>
                          </w:rPr>
                          <w:t>'c2'</w:t>
                        </w:r>
                        <w:r w:rsidRPr="00E96E0B">
                          <w:rPr>
                            <w:sz w:val="18"/>
                            <w:szCs w:val="18"/>
                            <w:lang w:val="it-IT"/>
                          </w:rPr>
                          <w:t>,</w:t>
                        </w:r>
                        <w:r w:rsidRPr="00E96E0B">
                          <w:rPr>
                            <w:color w:val="FF00FF"/>
                            <w:sz w:val="18"/>
                            <w:szCs w:val="18"/>
                            <w:lang w:val="it-IT"/>
                          </w:rPr>
                          <w:t>'c3'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'd1'</w:t>
                        </w:r>
                        <w:r w:rsidRPr="00E96E0B">
                          <w:rPr>
                            <w:sz w:val="18"/>
                            <w:szCs w:val="18"/>
                            <w:lang w:val="it-IT"/>
                          </w:rPr>
                          <w:t>,</w:t>
                        </w:r>
                        <w:r w:rsidRPr="00E96E0B">
                          <w:rPr>
                            <w:color w:val="FF00FF"/>
                            <w:sz w:val="18"/>
                            <w:szCs w:val="18"/>
                            <w:lang w:val="it-IT"/>
                          </w:rPr>
                          <w:t>'d2'</w:t>
                        </w:r>
                        <w:r w:rsidRPr="00E96E0B">
                          <w:rPr>
                            <w:sz w:val="18"/>
                            <w:szCs w:val="18"/>
                            <w:lang w:val="it-IT"/>
                          </w:rPr>
                          <w:t>,</w:t>
                        </w:r>
                        <w:r w:rsidRPr="00E96E0B">
                          <w:rPr>
                            <w:color w:val="FF00FF"/>
                            <w:sz w:val="18"/>
                            <w:szCs w:val="18"/>
                            <w:lang w:val="it-IT"/>
                          </w:rPr>
                          <w:t>'d3'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'e1'</w:t>
                        </w:r>
                        <w:r w:rsidRPr="00E96E0B">
                          <w:rPr>
                            <w:sz w:val="18"/>
                            <w:szCs w:val="18"/>
                            <w:lang w:val="it-IT"/>
                          </w:rPr>
                          <w:t>,</w:t>
                        </w:r>
                        <w:r w:rsidRPr="00E96E0B">
                          <w:rPr>
                            <w:color w:val="FF00FF"/>
                            <w:sz w:val="18"/>
                            <w:szCs w:val="18"/>
                            <w:lang w:val="it-IT"/>
                          </w:rPr>
                          <w:t>'e2'</w:t>
                        </w:r>
                        <w:r w:rsidRPr="00E96E0B">
                          <w:rPr>
                            <w:sz w:val="18"/>
                            <w:szCs w:val="18"/>
                            <w:lang w:val="it-IT"/>
                          </w:rPr>
                          <w:t>,</w:t>
                        </w:r>
                        <w:r w:rsidRPr="00E96E0B">
                          <w:rPr>
                            <w:color w:val="FF00FF"/>
                            <w:sz w:val="18"/>
                            <w:szCs w:val="18"/>
                            <w:lang w:val="it-IT"/>
                          </w:rPr>
                          <w:t>'e3'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'f1'</w:t>
                        </w:r>
                        <w:r w:rsidRPr="00E96E0B">
                          <w:rPr>
                            <w:sz w:val="18"/>
                            <w:szCs w:val="18"/>
                            <w:lang w:val="it-IT"/>
                          </w:rPr>
                          <w:t>,</w:t>
                        </w:r>
                        <w:r w:rsidRPr="00E96E0B">
                          <w:rPr>
                            <w:color w:val="FF00FF"/>
                            <w:sz w:val="18"/>
                            <w:szCs w:val="18"/>
                            <w:lang w:val="it-IT"/>
                          </w:rPr>
                          <w:t>'f2'</w:t>
                        </w:r>
                        <w:r w:rsidRPr="00E96E0B">
                          <w:rPr>
                            <w:sz w:val="18"/>
                            <w:szCs w:val="18"/>
                            <w:lang w:val="it-IT"/>
                          </w:rPr>
                          <w:t>,</w:t>
                        </w:r>
                        <w:r w:rsidRPr="00E96E0B">
                          <w:rPr>
                            <w:color w:val="FF00FF"/>
                            <w:sz w:val="18"/>
                            <w:szCs w:val="18"/>
                            <w:lang w:val="it-IT"/>
                          </w:rPr>
                          <w:t>'f3'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p>
                      <w:p w:rsidR="0023747D" w:rsidRPr="00E96E0B" w:rsidRDefault="0023747D" w:rsidP="00375F9C">
                        <w:pPr>
                          <w:spacing w:line="240" w:lineRule="exact"/>
                          <w:rPr>
                            <w:sz w:val="18"/>
                            <w:szCs w:val="18"/>
                            <w:lang w:val="it-IT"/>
                          </w:rPr>
                        </w:pPr>
                        <w:r w:rsidRPr="00E96E0B">
                          <w:rPr>
                            <w:sz w:val="18"/>
                            <w:szCs w:val="18"/>
                            <w:lang w:val="it-IT"/>
                          </w:rPr>
                          <w:t xml:space="preserve">                grid.renderOnto(</w:t>
                        </w:r>
                        <w:r w:rsidRPr="00E96E0B">
                          <w:rPr>
                            <w:color w:val="FF00FF"/>
                            <w:sz w:val="18"/>
                            <w:szCs w:val="18"/>
                            <w:lang w:val="it-IT"/>
                          </w:rPr>
                          <w:t>'grid'</w:t>
                        </w:r>
                        <w:r w:rsidRPr="00E96E0B">
                          <w:rPr>
                            <w:sz w:val="18"/>
                            <w:szCs w:val="18"/>
                            <w:lang w:val="it-IT"/>
                          </w:rPr>
                          <w:t>);</w:t>
                        </w:r>
                      </w:p>
                      <w:p w:rsidR="0023747D" w:rsidRPr="00E96E0B" w:rsidRDefault="0023747D" w:rsidP="00375F9C">
                        <w:pPr>
                          <w:spacing w:line="240" w:lineRule="exact"/>
                          <w:rPr>
                            <w:sz w:val="18"/>
                            <w:szCs w:val="18"/>
                          </w:rPr>
                        </w:pPr>
                        <w:r w:rsidRPr="00E96E0B">
                          <w:rPr>
                            <w:sz w:val="18"/>
                            <w:szCs w:val="18"/>
                            <w:lang w:val="it-IT"/>
                          </w:rPr>
                          <w:t xml:space="preserve">            </w:t>
                        </w:r>
                        <w:r w:rsidRPr="00E96E0B">
                          <w:rPr>
                            <w:sz w:val="18"/>
                            <w:szCs w:val="18"/>
                          </w:rPr>
                          <w: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&lt;/script&gt;</w:t>
                        </w:r>
                      </w:p>
                      <w:p w:rsidR="0023747D" w:rsidRPr="00E96E0B" w:rsidRDefault="0023747D" w:rsidP="00375F9C">
                        <w:pPr>
                          <w:spacing w:line="240" w:lineRule="exact"/>
                          <w:rPr>
                            <w:sz w:val="18"/>
                            <w:szCs w:val="18"/>
                          </w:rPr>
                        </w:pPr>
                        <w:r w:rsidRPr="00E96E0B">
                          <w:rPr>
                            <w:color w:val="840084"/>
                            <w:sz w:val="18"/>
                            <w:szCs w:val="18"/>
                          </w:rPr>
                          <w:t>&lt;/body&gt;</w:t>
                        </w:r>
                      </w:p>
                      <w:p w:rsidR="0023747D" w:rsidRPr="00E96E0B" w:rsidRDefault="0023747D" w:rsidP="00375F9C">
                        <w:pPr>
                          <w:spacing w:line="240" w:lineRule="exact"/>
                          <w:rPr>
                            <w:sz w:val="18"/>
                            <w:szCs w:val="18"/>
                          </w:rPr>
                        </w:pPr>
                        <w:r w:rsidRPr="00E96E0B">
                          <w:rPr>
                            <w:color w:val="840084"/>
                            <w:sz w:val="18"/>
                            <w:szCs w:val="18"/>
                          </w:rPr>
                          <w:t>&lt;/html&gt;</w:t>
                        </w:r>
                      </w:p>
                      <w:p w:rsidR="0023747D" w:rsidRPr="00E96E0B" w:rsidRDefault="0023747D" w:rsidP="00375F9C">
                        <w:pPr>
                          <w:spacing w:line="240" w:lineRule="exact"/>
                        </w:pPr>
                      </w:p>
                    </w:txbxContent>
                  </v:textbox>
                </v:shape>
                <v:shape id="AutoShape 108" o:spid="_x0000_s1037" type="#_x0000_t62" style="position:absolute;left:13715;top:43589;width:14857;height:196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8TucQA&#10;AADdAAAADwAAAGRycy9kb3ducmV2LnhtbERPS2vCQBC+C/0Pywi9iG6S0qKpq1SlYLEXH/Q8ZMds&#10;MDsbsmtM/71bKHibj+8582Vva9FR6yvHCtJJAoK4cLriUsHp+DmegvABWWPtmBT8kofl4mkwx1y7&#10;G++pO4RSxBD2OSowITS5lL4wZNFPXEMcubNrLYYI21LqFm8x3NYyS5I3abHi2GCwobWh4nK4WgW0&#10;q/TLdfO1e826n29zHtlVusmUeh72H+8gAvXhIf53b3Wcn6Yz+Psmn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vE7nEAAAA3QAAAA8AAAAAAAAAAAAAAAAAmAIAAGRycy9k&#10;b3ducmV2LnhtbFBLBQYAAAAABAAEAPUAAACJAwAAAAA=&#10;" adj="18960,-31810" fillcolor="#ff9">
                  <v:textbox inset="0,0,0,0">
                    <w:txbxContent>
                      <w:p w:rsidR="0023747D" w:rsidRPr="00D434DE" w:rsidRDefault="0023747D" w:rsidP="00375F9C">
                        <w:pPr>
                          <w:jc w:val="center"/>
                          <w:rPr>
                            <w:sz w:val="18"/>
                            <w:szCs w:val="18"/>
                          </w:rPr>
                        </w:pPr>
                        <w:r>
                          <w:rPr>
                            <w:rFonts w:hint="eastAsia"/>
                            <w:sz w:val="18"/>
                            <w:szCs w:val="18"/>
                          </w:rPr>
                          <w:t>Render onto that DIV</w:t>
                        </w:r>
                      </w:p>
                    </w:txbxContent>
                  </v:textbox>
                </v:shape>
                <v:shape id="AutoShape 109" o:spid="_x0000_s1038" type="#_x0000_t62" style="position:absolute;left:25147;top:33680;width:9649;height:199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7vKcUA&#10;AADdAAAADwAAAGRycy9kb3ducmV2LnhtbESPQWvCQBCF70L/wzJCb7rRQ5DUVUQQpAWh1ou3aXaa&#10;pGZnQ3aM6b/vHAq9zfDevPfNejuG1gzUpyayg8U8A0NcRt9w5eDycZitwCRB9thGJgc/lGC7eZqs&#10;sfDxwe80nKUyGsKpQAe1SFdYm8qaAqZ57IhV+4p9QNG1r6zv8aHhobXLLMttwIa1ocaO9jWVt/M9&#10;OHjLr/L9SfnpOIRb+7rii5zumXPP03H3AkZolH/z3/XRK/5iqfz6jY5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u8pxQAAAN0AAAAPAAAAAAAAAAAAAAAAAJgCAABkcnMv&#10;ZG93bnJldi54bWxQSwUGAAAAAAQABAD1AAAAigMAAAAA&#10;" adj="29671,5520" fillcolor="#ff9">
                  <v:textbox inset="0,0,0,0">
                    <w:txbxContent>
                      <w:p w:rsidR="0023747D" w:rsidRPr="00D434DE" w:rsidRDefault="0023747D" w:rsidP="00375F9C">
                        <w:pPr>
                          <w:jc w:val="center"/>
                          <w:rPr>
                            <w:sz w:val="18"/>
                            <w:szCs w:val="18"/>
                          </w:rPr>
                        </w:pPr>
                        <w:r>
                          <w:rPr>
                            <w:rFonts w:hint="eastAsia"/>
                            <w:sz w:val="18"/>
                            <w:szCs w:val="18"/>
                          </w:rPr>
                          <w:t>Sets rows</w:t>
                        </w:r>
                      </w:p>
                    </w:txbxContent>
                  </v:textbox>
                </v:shape>
                <v:shape id="AutoShape 110" o:spid="_x0000_s1039" type="#_x0000_t62" style="position:absolute;left:26289;top:28729;width:9141;height:197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VH8IA&#10;AADdAAAADwAAAGRycy9kb3ducmV2LnhtbERPzYrCMBC+C75DGGEvomk9yFKNooUugofFnwcYm7Gt&#10;bSaliVrffiMIe5uP73eW69404kGdqywriKcRCOLc6ooLBedTNvkG4TyyxsYyKXiRg/VqOFhiou2T&#10;D/Q4+kKEEHYJKii9bxMpXV6SQTe1LXHgrrYz6APsCqk7fIZw08hZFM2lwYpDQ4ktpSXl9fFuFNTR&#10;/lL02/qWcYbx7uc3HW9OqVJfo36zAOGp9//ij3unw/x4FsP7m3CC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DxUfwgAAAN0AAAAPAAAAAAAAAAAAAAAAAJgCAABkcnMvZG93&#10;bnJldi54bWxQSwUGAAAAAAQABAD1AAAAhwMAAAAA&#10;" adj="20445,-17101" fillcolor="#ff9">
                  <v:textbox inset="0,0,0,0">
                    <w:txbxContent>
                      <w:p w:rsidR="0023747D" w:rsidRPr="00D434DE" w:rsidRDefault="0023747D" w:rsidP="00375F9C">
                        <w:pPr>
                          <w:jc w:val="center"/>
                          <w:rPr>
                            <w:sz w:val="18"/>
                            <w:szCs w:val="18"/>
                          </w:rPr>
                        </w:pPr>
                        <w:r>
                          <w:rPr>
                            <w:rFonts w:hint="eastAsia"/>
                            <w:sz w:val="18"/>
                            <w:szCs w:val="18"/>
                          </w:rPr>
                          <w:t>Sets columns</w:t>
                        </w:r>
                      </w:p>
                    </w:txbxContent>
                  </v:textbox>
                </v:shape>
                <v:shape id="AutoShape 111" o:spid="_x0000_s1040" type="#_x0000_t62" style="position:absolute;left:29721;top:24762;width:12566;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gqsEA&#10;AADdAAAADwAAAGRycy9kb3ducmV2LnhtbERPTWvCQBC9C/6HZQQvopsErCV1FREKXnpIqtDjkB2T&#10;0OxsyE41/vuuUOhtHu9ztvvRdepGQ2g9G0hXCSjiytuWawPnz/flK6ggyBY7z2TgQQH2u+lki7n1&#10;dy7oVkqtYgiHHA00In2udagachhWvieO3NUPDiXCodZ2wHsMd53OkuRFO2w5NjTY07Gh6rv8cQa6&#10;9abwH6Nkti3S00KIL18lGzOfjYc3UEKj/Iv/3Ccb56dZBs9v4gl69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mIKrBAAAA3QAAAA8AAAAAAAAAAAAAAAAAmAIAAGRycy9kb3du&#10;cmV2LnhtbFBLBQYAAAAABAAEAPUAAACGAwAAAAA=&#10;" adj="29262,2699" fillcolor="#ff9">
                  <v:textbox inset="0,0,0,0">
                    <w:txbxContent>
                      <w:p w:rsidR="0023747D" w:rsidRPr="00D434DE" w:rsidRDefault="0023747D" w:rsidP="00375F9C">
                        <w:pPr>
                          <w:jc w:val="center"/>
                          <w:rPr>
                            <w:sz w:val="18"/>
                            <w:szCs w:val="18"/>
                          </w:rPr>
                        </w:pPr>
                        <w:r>
                          <w:rPr>
                            <w:sz w:val="18"/>
                            <w:szCs w:val="18"/>
                          </w:rPr>
                          <w:t>S</w:t>
                        </w:r>
                        <w:r>
                          <w:rPr>
                            <w:rFonts w:hint="eastAsia"/>
                            <w:sz w:val="18"/>
                            <w:szCs w:val="18"/>
                          </w:rPr>
                          <w:t>how line number</w:t>
                        </w:r>
                      </w:p>
                    </w:txbxContent>
                  </v:textbox>
                </v:shape>
                <v:shape id="AutoShape 112" o:spid="_x0000_s1041" type="#_x0000_t62" style="position:absolute;left:29721;top:21794;width:13716;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vea8MA&#10;AADdAAAADwAAAGRycy9kb3ducmV2LnhtbERPS2vCQBC+F/wPywje6kbbBo2uEgqF9OiL0tuQHZNg&#10;djbsbk38964g9DYf33PW28G04krON5YVzKYJCOLS6oYrBcfD1+sChA/IGlvLpOBGHrab0csaM217&#10;3tF1HyoRQ9hnqKAOocuk9GVNBv3UdsSRO1tnMEToKqkd9jHctHKeJKk02HBsqLGjz5rKy/7PKCi+&#10;81NayNtu0bz/FPngfvtu+aHUZDzkKxCBhvAvfroLHefP5m/w+CaeID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Gvea8MAAADdAAAADwAAAAAAAAAAAAAAAACYAgAAZHJzL2Rv&#10;d25yZXYueG1sUEsFBgAAAAAEAAQA9QAAAIgDAAAAAA==&#10;" adj="28413,13663" fillcolor="#ff9">
                  <v:textbox inset="0,0,0,0">
                    <w:txbxContent>
                      <w:p w:rsidR="0023747D" w:rsidRPr="00D434DE" w:rsidRDefault="0023747D" w:rsidP="00375F9C">
                        <w:pPr>
                          <w:jc w:val="center"/>
                          <w:rPr>
                            <w:sz w:val="18"/>
                            <w:szCs w:val="18"/>
                          </w:rPr>
                        </w:pPr>
                        <w:r>
                          <w:rPr>
                            <w:rFonts w:hint="eastAsia"/>
                            <w:sz w:val="18"/>
                            <w:szCs w:val="18"/>
                          </w:rPr>
                          <w:t>Sets grid caption</w:t>
                        </w:r>
                      </w:p>
                    </w:txbxContent>
                  </v:textbox>
                </v:shape>
                <v:shape id="AutoShape 113" o:spid="_x0000_s1042" type="#_x0000_t62" style="position:absolute;left:32005;top:13868;width:14857;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VFMcQA&#10;AADdAAAADwAAAGRycy9kb3ducmV2LnhtbERP32vCMBB+F/Y/hBv4pqlF5tYZiwiCiEx0bs+35ta0&#10;NpfSRO3+ezMY7O0+vp83z3vbiCt1vnKsYDJOQBAXTldcKji9r0fPIHxA1tg4JgU/5CFfPAzmmGl3&#10;4wNdj6EUMYR9hgpMCG0mpS8MWfRj1xJH7tt1FkOEXSl1h7cYbhuZJsmTtFhxbDDY0spQcT5erIK3&#10;tDzMrKyTen+aXT6/dh9m+7JWavjYL19BBOrDv/jPvdFx/iSdwu838QS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FRTHEAAAA3QAAAA8AAAAAAAAAAAAAAAAAmAIAAGRycy9k&#10;b3ducmV2LnhtbFBLBQYAAAAABAAEAPUAAACJAwAAAAA=&#10;" adj="19403,28869" fillcolor="#ff9">
                  <v:textbox inset="0,0,0,0">
                    <w:txbxContent>
                      <w:p w:rsidR="0023747D" w:rsidRPr="00D434DE" w:rsidRDefault="0023747D" w:rsidP="00375F9C">
                        <w:pPr>
                          <w:jc w:val="center"/>
                          <w:rPr>
                            <w:sz w:val="18"/>
                            <w:szCs w:val="18"/>
                          </w:rPr>
                        </w:pPr>
                        <w:r>
                          <w:rPr>
                            <w:sz w:val="18"/>
                            <w:szCs w:val="18"/>
                          </w:rPr>
                          <w:t>T</w:t>
                        </w:r>
                        <w:r>
                          <w:rPr>
                            <w:rFonts w:hint="eastAsia"/>
                            <w:sz w:val="18"/>
                            <w:szCs w:val="18"/>
                          </w:rPr>
                          <w:t xml:space="preserve">he DIV with id </w:t>
                        </w:r>
                        <w:r>
                          <w:rPr>
                            <w:sz w:val="18"/>
                            <w:szCs w:val="18"/>
                          </w:rPr>
                          <w:t>“</w:t>
                        </w:r>
                        <w:r>
                          <w:rPr>
                            <w:rFonts w:hint="eastAsia"/>
                            <w:sz w:val="18"/>
                            <w:szCs w:val="18"/>
                          </w:rPr>
                          <w:t>grid</w:t>
                        </w:r>
                        <w:r>
                          <w:rPr>
                            <w:sz w:val="18"/>
                            <w:szCs w:val="18"/>
                          </w:rPr>
                          <w:t>”</w:t>
                        </w:r>
                      </w:p>
                    </w:txbxContent>
                  </v:textbox>
                </v:shape>
                <w10:anchorlock/>
              </v:group>
            </w:pict>
          </mc:Fallback>
        </mc:AlternateContent>
      </w:r>
    </w:p>
    <w:p w:rsidR="00375F9C" w:rsidRPr="008A7D00" w:rsidRDefault="00375F9C" w:rsidP="00375F9C">
      <w:pPr>
        <w:jc w:val="center"/>
        <w:rPr>
          <w:b/>
          <w:color w:val="0000FF"/>
        </w:rPr>
      </w:pPr>
      <w:proofErr w:type="gramStart"/>
      <w:r w:rsidRPr="008A7D00">
        <w:rPr>
          <w:rFonts w:hint="eastAsia"/>
          <w:b/>
          <w:color w:val="0000FF"/>
        </w:rPr>
        <w:t>chapter1/</w:t>
      </w:r>
      <w:r w:rsidRPr="008A7D00">
        <w:rPr>
          <w:b/>
          <w:color w:val="0000FF"/>
        </w:rPr>
        <w:t>renderonto</w:t>
      </w:r>
      <w:r w:rsidRPr="008A7D00">
        <w:rPr>
          <w:rFonts w:hint="eastAsia"/>
          <w:b/>
          <w:color w:val="0000FF"/>
        </w:rPr>
        <w:t>.html</w:t>
      </w:r>
      <w:proofErr w:type="gramEnd"/>
      <w:r w:rsidRPr="008A7D00">
        <w:rPr>
          <w:rFonts w:hint="eastAsia"/>
          <w:b/>
          <w:color w:val="0000FF"/>
        </w:rPr>
        <w:t xml:space="preserve"> </w:t>
      </w:r>
    </w:p>
    <w:p w:rsidR="00375F9C" w:rsidRDefault="00375F9C" w:rsidP="00375F9C"/>
    <w:p w:rsidR="00375F9C" w:rsidRDefault="00375F9C" w:rsidP="00375F9C">
      <w:pPr>
        <w:ind w:firstLine="420"/>
      </w:pPr>
      <w:r>
        <w:rPr>
          <w:rFonts w:hint="eastAsia"/>
        </w:rPr>
        <w:t>The result is:</w:t>
      </w:r>
    </w:p>
    <w:p w:rsidR="00375F9C" w:rsidRDefault="005C781A" w:rsidP="00083A2E">
      <w:pPr>
        <w:ind w:firstLine="420"/>
        <w:jc w:val="center"/>
      </w:pPr>
      <w:r>
        <w:rPr>
          <w:rFonts w:hint="eastAsia"/>
          <w:noProof/>
        </w:rPr>
        <w:drawing>
          <wp:inline distT="0" distB="0" distL="0" distR="0" wp14:anchorId="4E0078FA" wp14:editId="032DF720">
            <wp:extent cx="2847975" cy="14287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7975" cy="1428750"/>
                    </a:xfrm>
                    <a:prstGeom prst="rect">
                      <a:avLst/>
                    </a:prstGeom>
                    <a:noFill/>
                    <a:ln>
                      <a:noFill/>
                    </a:ln>
                  </pic:spPr>
                </pic:pic>
              </a:graphicData>
            </a:graphic>
          </wp:inline>
        </w:drawing>
      </w:r>
    </w:p>
    <w:p w:rsidR="00375F9C" w:rsidRPr="00084DC4" w:rsidRDefault="00375F9C" w:rsidP="00BA208E">
      <w:r w:rsidRPr="000F5DF9">
        <w:rPr>
          <w:b/>
        </w:rPr>
        <w:t>There are two ways to get the same result</w:t>
      </w:r>
      <w:r>
        <w:rPr>
          <w:b/>
        </w:rPr>
        <w:t>;</w:t>
      </w:r>
      <w:r>
        <w:rPr>
          <w:rFonts w:hint="eastAsia"/>
          <w:b/>
        </w:rPr>
        <w:t xml:space="preserve"> </w:t>
      </w:r>
      <w:r w:rsidRPr="00084DC4">
        <w:rPr>
          <w:rFonts w:hint="eastAsia"/>
        </w:rPr>
        <w:t>codes were in r</w:t>
      </w:r>
      <w:r w:rsidRPr="00084DC4">
        <w:t>enderonto</w:t>
      </w:r>
      <w:r w:rsidRPr="00084DC4">
        <w:rPr>
          <w:rFonts w:hint="eastAsia"/>
        </w:rPr>
        <w:t>2</w:t>
      </w:r>
      <w:r w:rsidRPr="00084DC4">
        <w:t>.html</w:t>
      </w:r>
      <w:r w:rsidRPr="00084DC4">
        <w:rPr>
          <w:rFonts w:hint="eastAsia"/>
        </w:rPr>
        <w:t xml:space="preserve"> and r</w:t>
      </w:r>
      <w:r w:rsidRPr="00084DC4">
        <w:t>enderonto</w:t>
      </w:r>
      <w:r w:rsidRPr="00084DC4">
        <w:rPr>
          <w:rFonts w:hint="eastAsia"/>
        </w:rPr>
        <w:t>3</w:t>
      </w:r>
      <w:r w:rsidRPr="00084DC4">
        <w:t>.html</w:t>
      </w:r>
      <w:r w:rsidRPr="00084DC4">
        <w:rPr>
          <w:rFonts w:hint="eastAsia"/>
        </w:rPr>
        <w:t>.</w:t>
      </w:r>
    </w:p>
    <w:p w:rsidR="00375F9C" w:rsidRDefault="00375F9C" w:rsidP="00375F9C"/>
    <w:p w:rsidR="00375F9C" w:rsidRDefault="00375F9C" w:rsidP="00375F9C">
      <w:proofErr w:type="gramStart"/>
      <w:r>
        <w:rPr>
          <w:rFonts w:hint="eastAsia"/>
        </w:rPr>
        <w:t>r</w:t>
      </w:r>
      <w:r w:rsidRPr="006A57EC">
        <w:t>enderonto</w:t>
      </w:r>
      <w:r>
        <w:rPr>
          <w:rFonts w:hint="eastAsia"/>
        </w:rPr>
        <w:t>2</w:t>
      </w:r>
      <w:r w:rsidRPr="006A57EC">
        <w:t>.html</w:t>
      </w:r>
      <w:r>
        <w:rPr>
          <w:rFonts w:hint="eastAsia"/>
        </w:rPr>
        <w:t xml:space="preserve"> :</w:t>
      </w:r>
      <w:proofErr w:type="gramEnd"/>
    </w:p>
    <w:p w:rsidR="00375F9C" w:rsidRDefault="005C781A" w:rsidP="00375F9C">
      <w:r>
        <w:rPr>
          <w:noProof/>
        </w:rPr>
        <w:lastRenderedPageBreak/>
        <mc:AlternateContent>
          <mc:Choice Requires="wpc">
            <w:drawing>
              <wp:inline distT="0" distB="0" distL="0" distR="0" wp14:anchorId="156E341C" wp14:editId="3FD1D377">
                <wp:extent cx="5372100" cy="1584960"/>
                <wp:effectExtent l="9525" t="0" r="9525" b="0"/>
                <wp:docPr id="1117" name="画布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15" name="Text Box 123"/>
                        <wps:cNvSpPr txBox="1">
                          <a:spLocks noChangeArrowheads="1"/>
                        </wps:cNvSpPr>
                        <wps:spPr bwMode="auto">
                          <a:xfrm>
                            <a:off x="0" y="48847"/>
                            <a:ext cx="5372100" cy="147706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spacing w:line="240" w:lineRule="exact"/>
                                <w:rPr>
                                  <w:sz w:val="18"/>
                                  <w:szCs w:val="18"/>
                                </w:rPr>
                              </w:pPr>
                              <w:r>
                                <w:rPr>
                                  <w:sz w:val="18"/>
                                  <w:szCs w:val="18"/>
                                </w:rPr>
                                <w:t>xui</w:t>
                              </w:r>
                              <w:r w:rsidRPr="000E23E9">
                                <w:rPr>
                                  <w:sz w:val="18"/>
                                  <w:szCs w:val="18"/>
                                </w:rPr>
                                <w:t>.main(</w:t>
                              </w:r>
                              <w:r w:rsidRPr="000E23E9">
                                <w:rPr>
                                  <w:color w:val="0000FF"/>
                                  <w:sz w:val="18"/>
                                  <w:szCs w:val="18"/>
                                </w:rPr>
                                <w:t>function</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r w:rsidRPr="000E23E9">
                                <w:rPr>
                                  <w:color w:val="0000FF"/>
                                  <w:sz w:val="18"/>
                                  <w:szCs w:val="18"/>
                                </w:rPr>
                                <w:t>new</w:t>
                              </w:r>
                              <w:r w:rsidRPr="000E23E9">
                                <w:rPr>
                                  <w:sz w:val="18"/>
                                  <w:szCs w:val="18"/>
                                </w:rPr>
                                <w:t xml:space="preserve"> </w:t>
                              </w:r>
                              <w:r>
                                <w:rPr>
                                  <w:sz w:val="18"/>
                                  <w:szCs w:val="18"/>
                                </w:rPr>
                                <w:t>xui</w:t>
                              </w:r>
                              <w:r w:rsidRPr="000E23E9">
                                <w:rPr>
                                  <w:sz w:val="18"/>
                                  <w:szCs w:val="18"/>
                                </w:rPr>
                                <w:t>.UI.TreeGrid({</w:t>
                              </w:r>
                            </w:p>
                            <w:p w:rsidR="0023747D" w:rsidRPr="000E23E9" w:rsidRDefault="0023747D" w:rsidP="00375F9C">
                              <w:pPr>
                                <w:spacing w:line="240" w:lineRule="exact"/>
                                <w:rPr>
                                  <w:sz w:val="18"/>
                                  <w:szCs w:val="18"/>
                                </w:rPr>
                              </w:pPr>
                              <w:r w:rsidRPr="000E23E9">
                                <w:rPr>
                                  <w:sz w:val="18"/>
                                  <w:szCs w:val="18"/>
                                </w:rPr>
                                <w:t xml:space="preserve">       gridHandlerCaption:</w:t>
                              </w:r>
                              <w:r w:rsidRPr="000E23E9">
                                <w:rPr>
                                  <w:color w:val="FF00FF"/>
                                  <w:sz w:val="18"/>
                                  <w:szCs w:val="18"/>
                                </w:rPr>
                                <w:t>'grid'</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rowNumbered:</w:t>
                              </w:r>
                              <w:r w:rsidRPr="000E23E9">
                                <w:rPr>
                                  <w:color w:val="0000FF"/>
                                  <w:sz w:val="18"/>
                                  <w:szCs w:val="18"/>
                                </w:rPr>
                                <w:t>true</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header:[</w:t>
                              </w:r>
                              <w:r w:rsidRPr="000E23E9">
                                <w:rPr>
                                  <w:color w:val="FF00FF"/>
                                  <w:sz w:val="18"/>
                                  <w:szCs w:val="18"/>
                                </w:rPr>
                                <w:t>'col 1'</w:t>
                              </w:r>
                              <w:r w:rsidRPr="000E23E9">
                                <w:rPr>
                                  <w:sz w:val="18"/>
                                  <w:szCs w:val="18"/>
                                </w:rPr>
                                <w:t>,</w:t>
                              </w:r>
                              <w:r w:rsidRPr="000E23E9">
                                <w:rPr>
                                  <w:color w:val="FF00FF"/>
                                  <w:sz w:val="18"/>
                                  <w:szCs w:val="18"/>
                                </w:rPr>
                                <w:t>'col 2'</w:t>
                              </w:r>
                              <w:r w:rsidRPr="000E23E9">
                                <w:rPr>
                                  <w:sz w:val="18"/>
                                  <w:szCs w:val="18"/>
                                </w:rPr>
                                <w:t>,</w:t>
                              </w:r>
                              <w:r w:rsidRPr="000E23E9">
                                <w:rPr>
                                  <w:color w:val="FF00FF"/>
                                  <w:sz w:val="18"/>
                                  <w:szCs w:val="18"/>
                                </w:rPr>
                                <w:t>'col 3'</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rows:[[</w:t>
                              </w:r>
                              <w:r w:rsidRPr="000E23E9">
                                <w:rPr>
                                  <w:color w:val="FF00FF"/>
                                  <w:sz w:val="18"/>
                                  <w:szCs w:val="18"/>
                                </w:rPr>
                                <w:t>'a1'</w:t>
                              </w:r>
                              <w:r w:rsidRPr="000E23E9">
                                <w:rPr>
                                  <w:sz w:val="18"/>
                                  <w:szCs w:val="18"/>
                                </w:rPr>
                                <w:t>,</w:t>
                              </w:r>
                              <w:r w:rsidRPr="000E23E9">
                                <w:rPr>
                                  <w:color w:val="FF00FF"/>
                                  <w:sz w:val="18"/>
                                  <w:szCs w:val="18"/>
                                </w:rPr>
                                <w:t>'a2'</w:t>
                              </w:r>
                              <w:r w:rsidRPr="000E23E9">
                                <w:rPr>
                                  <w:sz w:val="18"/>
                                  <w:szCs w:val="18"/>
                                </w:rPr>
                                <w:t>,</w:t>
                              </w:r>
                              <w:r w:rsidRPr="000E23E9">
                                <w:rPr>
                                  <w:color w:val="FF00FF"/>
                                  <w:sz w:val="18"/>
                                  <w:szCs w:val="18"/>
                                </w:rPr>
                                <w:t>'a3'</w:t>
                              </w:r>
                              <w:r w:rsidRPr="000E23E9">
                                <w:rPr>
                                  <w:sz w:val="18"/>
                                  <w:szCs w:val="18"/>
                                </w:rPr>
                                <w:t>],[</w:t>
                              </w:r>
                              <w:r w:rsidRPr="000E23E9">
                                <w:rPr>
                                  <w:color w:val="FF00FF"/>
                                  <w:sz w:val="18"/>
                                  <w:szCs w:val="18"/>
                                </w:rPr>
                                <w:t>'b1'</w:t>
                              </w:r>
                              <w:r w:rsidRPr="000E23E9">
                                <w:rPr>
                                  <w:sz w:val="18"/>
                                  <w:szCs w:val="18"/>
                                </w:rPr>
                                <w:t>,</w:t>
                              </w:r>
                              <w:r w:rsidRPr="000E23E9">
                                <w:rPr>
                                  <w:color w:val="FF00FF"/>
                                  <w:sz w:val="18"/>
                                  <w:szCs w:val="18"/>
                                </w:rPr>
                                <w:t>'b2'</w:t>
                              </w:r>
                              <w:r w:rsidRPr="000E23E9">
                                <w:rPr>
                                  <w:sz w:val="18"/>
                                  <w:szCs w:val="18"/>
                                </w:rPr>
                                <w:t>,</w:t>
                              </w:r>
                              <w:r w:rsidRPr="000E23E9">
                                <w:rPr>
                                  <w:color w:val="FF00FF"/>
                                  <w:sz w:val="18"/>
                                  <w:szCs w:val="18"/>
                                </w:rPr>
                                <w:t>'b3'</w:t>
                              </w:r>
                              <w:r w:rsidRPr="000E23E9">
                                <w:rPr>
                                  <w:sz w:val="18"/>
                                  <w:szCs w:val="18"/>
                                </w:rPr>
                                <w:t>],[</w:t>
                              </w:r>
                              <w:r w:rsidRPr="000E23E9">
                                <w:rPr>
                                  <w:color w:val="FF00FF"/>
                                  <w:sz w:val="18"/>
                                  <w:szCs w:val="18"/>
                                </w:rPr>
                                <w:t>'c1'</w:t>
                              </w:r>
                              <w:r w:rsidRPr="000E23E9">
                                <w:rPr>
                                  <w:sz w:val="18"/>
                                  <w:szCs w:val="18"/>
                                </w:rPr>
                                <w:t>,</w:t>
                              </w:r>
                              <w:r w:rsidRPr="000E23E9">
                                <w:rPr>
                                  <w:color w:val="FF00FF"/>
                                  <w:sz w:val="18"/>
                                  <w:szCs w:val="18"/>
                                </w:rPr>
                                <w:t>'c2'</w:t>
                              </w:r>
                              <w:r w:rsidRPr="000E23E9">
                                <w:rPr>
                                  <w:sz w:val="18"/>
                                  <w:szCs w:val="18"/>
                                </w:rPr>
                                <w:t>,</w:t>
                              </w:r>
                              <w:r w:rsidRPr="000E23E9">
                                <w:rPr>
                                  <w:color w:val="FF00FF"/>
                                  <w:sz w:val="18"/>
                                  <w:szCs w:val="18"/>
                                </w:rPr>
                                <w:t>'c3'</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r w:rsidRPr="000E23E9">
                                <w:rPr>
                                  <w:color w:val="FF00FF"/>
                                  <w:sz w:val="18"/>
                                  <w:szCs w:val="18"/>
                                </w:rPr>
                                <w:t>'d1'</w:t>
                              </w:r>
                              <w:r w:rsidRPr="000E23E9">
                                <w:rPr>
                                  <w:sz w:val="18"/>
                                  <w:szCs w:val="18"/>
                                </w:rPr>
                                <w:t>,</w:t>
                              </w:r>
                              <w:r w:rsidRPr="000E23E9">
                                <w:rPr>
                                  <w:color w:val="FF00FF"/>
                                  <w:sz w:val="18"/>
                                  <w:szCs w:val="18"/>
                                </w:rPr>
                                <w:t>'d2'</w:t>
                              </w:r>
                              <w:r w:rsidRPr="000E23E9">
                                <w:rPr>
                                  <w:sz w:val="18"/>
                                  <w:szCs w:val="18"/>
                                </w:rPr>
                                <w:t>,</w:t>
                              </w:r>
                              <w:r w:rsidRPr="000E23E9">
                                <w:rPr>
                                  <w:color w:val="FF00FF"/>
                                  <w:sz w:val="18"/>
                                  <w:szCs w:val="18"/>
                                </w:rPr>
                                <w:t>'d3'</w:t>
                              </w:r>
                              <w:r w:rsidRPr="000E23E9">
                                <w:rPr>
                                  <w:sz w:val="18"/>
                                  <w:szCs w:val="18"/>
                                </w:rPr>
                                <w:t>],[</w:t>
                              </w:r>
                              <w:r w:rsidRPr="000E23E9">
                                <w:rPr>
                                  <w:color w:val="FF00FF"/>
                                  <w:sz w:val="18"/>
                                  <w:szCs w:val="18"/>
                                </w:rPr>
                                <w:t>'e1'</w:t>
                              </w:r>
                              <w:r w:rsidRPr="000E23E9">
                                <w:rPr>
                                  <w:sz w:val="18"/>
                                  <w:szCs w:val="18"/>
                                </w:rPr>
                                <w:t>,</w:t>
                              </w:r>
                              <w:r w:rsidRPr="000E23E9">
                                <w:rPr>
                                  <w:color w:val="FF00FF"/>
                                  <w:sz w:val="18"/>
                                  <w:szCs w:val="18"/>
                                </w:rPr>
                                <w:t>'e2'</w:t>
                              </w:r>
                              <w:r w:rsidRPr="000E23E9">
                                <w:rPr>
                                  <w:sz w:val="18"/>
                                  <w:szCs w:val="18"/>
                                </w:rPr>
                                <w:t>,</w:t>
                              </w:r>
                              <w:r w:rsidRPr="000E23E9">
                                <w:rPr>
                                  <w:color w:val="FF00FF"/>
                                  <w:sz w:val="18"/>
                                  <w:szCs w:val="18"/>
                                </w:rPr>
                                <w:t>'e3'</w:t>
                              </w:r>
                              <w:r w:rsidRPr="000E23E9">
                                <w:rPr>
                                  <w:sz w:val="18"/>
                                  <w:szCs w:val="18"/>
                                </w:rPr>
                                <w:t>],[</w:t>
                              </w:r>
                              <w:r w:rsidRPr="000E23E9">
                                <w:rPr>
                                  <w:color w:val="FF00FF"/>
                                  <w:sz w:val="18"/>
                                  <w:szCs w:val="18"/>
                                </w:rPr>
                                <w:t>'f1'</w:t>
                              </w:r>
                              <w:r w:rsidRPr="000E23E9">
                                <w:rPr>
                                  <w:sz w:val="18"/>
                                  <w:szCs w:val="18"/>
                                </w:rPr>
                                <w:t>,</w:t>
                              </w:r>
                              <w:r w:rsidRPr="000E23E9">
                                <w:rPr>
                                  <w:color w:val="FF00FF"/>
                                  <w:sz w:val="18"/>
                                  <w:szCs w:val="18"/>
                                </w:rPr>
                                <w:t>'f2'</w:t>
                              </w:r>
                              <w:r w:rsidRPr="000E23E9">
                                <w:rPr>
                                  <w:sz w:val="18"/>
                                  <w:szCs w:val="18"/>
                                </w:rPr>
                                <w:t>,</w:t>
                              </w:r>
                              <w:r w:rsidRPr="000E23E9">
                                <w:rPr>
                                  <w:color w:val="FF00FF"/>
                                  <w:sz w:val="18"/>
                                  <w:szCs w:val="18"/>
                                </w:rPr>
                                <w:t>'f3'</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})).renderOnto(</w:t>
                              </w:r>
                              <w:r w:rsidRPr="000E23E9">
                                <w:rPr>
                                  <w:color w:val="FF00FF"/>
                                  <w:sz w:val="18"/>
                                  <w:szCs w:val="18"/>
                                </w:rPr>
                                <w:t>'grid'</w:t>
                              </w:r>
                              <w:r w:rsidRPr="000E23E9">
                                <w:rPr>
                                  <w:sz w:val="18"/>
                                  <w:szCs w:val="18"/>
                                </w:rPr>
                                <w:t>);</w:t>
                              </w:r>
                            </w:p>
                            <w:p w:rsidR="0023747D" w:rsidRPr="000E23E9" w:rsidRDefault="0023747D" w:rsidP="00375F9C">
                              <w:pPr>
                                <w:spacing w:line="240" w:lineRule="exact"/>
                                <w:rPr>
                                  <w:sz w:val="18"/>
                                  <w:szCs w:val="18"/>
                                </w:rPr>
                              </w:pPr>
                              <w:r w:rsidRPr="000E23E9">
                                <w:rPr>
                                  <w:sz w:val="18"/>
                                  <w:szCs w:val="18"/>
                                </w:rPr>
                                <w:t>});</w:t>
                              </w:r>
                            </w:p>
                          </w:txbxContent>
                        </wps:txbx>
                        <wps:bodyPr rot="0" vert="horz" wrap="square" lIns="54000" tIns="46800" rIns="54000" bIns="45720" anchor="t" anchorCtr="0" upright="1">
                          <a:spAutoFit/>
                        </wps:bodyPr>
                      </wps:wsp>
                      <wps:wsp>
                        <wps:cNvPr id="1116" name="AutoShape 124"/>
                        <wps:cNvSpPr>
                          <a:spLocks noChangeArrowheads="1"/>
                        </wps:cNvSpPr>
                        <wps:spPr bwMode="auto">
                          <a:xfrm flipH="1">
                            <a:off x="2057352" y="198302"/>
                            <a:ext cx="1599914" cy="198302"/>
                          </a:xfrm>
                          <a:prstGeom prst="wedgeRoundRectCallout">
                            <a:avLst>
                              <a:gd name="adj1" fmla="val 75315"/>
                              <a:gd name="adj2" fmla="val 337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01143" w:rsidRDefault="0023747D" w:rsidP="00375F9C">
                              <w:pPr>
                                <w:jc w:val="center"/>
                                <w:rPr>
                                  <w:sz w:val="18"/>
                                  <w:szCs w:val="18"/>
                                </w:rPr>
                              </w:pPr>
                              <w:r>
                                <w:rPr>
                                  <w:rFonts w:hint="eastAsia"/>
                                  <w:sz w:val="18"/>
                                  <w:szCs w:val="18"/>
                                </w:rPr>
                                <w:t xml:space="preserve">Gives properties </w:t>
                              </w:r>
                              <w:r>
                                <w:rPr>
                                  <w:sz w:val="18"/>
                                  <w:szCs w:val="18"/>
                                </w:rPr>
                                <w:t>direct</w:t>
                              </w:r>
                              <w:r>
                                <w:rPr>
                                  <w:rFonts w:hint="eastAsia"/>
                                  <w:sz w:val="18"/>
                                  <w:szCs w:val="18"/>
                                </w:rPr>
                                <w:t>ly</w:t>
                              </w:r>
                            </w:p>
                            <w:p w:rsidR="0023747D" w:rsidRPr="000E23E9"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121" o:spid="_x0000_s1043" editas="canvas" style="width:423pt;height:124.8pt;mso-position-horizontal-relative:char;mso-position-vertical-relative:line" coordsize="53721,15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">
                <v:shape id="_x0000_s1044" type="#_x0000_t75" style="position:absolute;width:53721;height:15849;visibility:visible;mso-wrap-style:square">
                  <v:fill o:detectmouseclick="t"/>
                  <v:path o:connecttype="none"/>
                </v:shape>
                <v:shape id="Text Box 123" o:spid="_x0000_s1045" type="#_x0000_t202" style="position:absolute;top:488;width:53721;height:14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gTzMIA&#10;AADdAAAADwAAAGRycy9kb3ducmV2LnhtbERP32vCMBB+H+x/CCf4NtMKiqtGkYnUl4Fz2/vRnE2x&#10;uZQk1vrfm4Gwt/v4ft5qM9hW9ORD41hBPslAEFdON1wr+Pnevy1AhIissXVMCu4UYLN+fVlhod2N&#10;v6g/xVqkEA4FKjAxdoWUoTJkMUxcR5y4s/MWY4K+ltrjLYXbVk6zbC4tNpwaDHb0Yai6nK5WQXXZ&#10;Dbuy+TW+v9rFUb+X9895qdR4NGyXICIN8V/8dB90mp/nM/j7Jp0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mBPMwgAAAN0AAAAPAAAAAAAAAAAAAAAAAJgCAABkcnMvZG93&#10;bnJldi54bWxQSwUGAAAAAAQABAD1AAAAhwMAAAAA&#10;" strokeweight="1pt">
                  <v:textbox style="mso-fit-shape-to-text:t" inset="1.5mm,1.3mm,1.5mm">
                    <w:txbxContent>
                      <w:p w:rsidR="0023747D" w:rsidRPr="000E23E9" w:rsidRDefault="0023747D" w:rsidP="00375F9C">
                        <w:pPr>
                          <w:spacing w:line="240" w:lineRule="exact"/>
                          <w:rPr>
                            <w:sz w:val="18"/>
                            <w:szCs w:val="18"/>
                          </w:rPr>
                        </w:pPr>
                        <w:proofErr w:type="gramStart"/>
                        <w:r>
                          <w:rPr>
                            <w:sz w:val="18"/>
                            <w:szCs w:val="18"/>
                          </w:rPr>
                          <w:t>xui</w:t>
                        </w:r>
                        <w:r w:rsidRPr="000E23E9">
                          <w:rPr>
                            <w:sz w:val="18"/>
                            <w:szCs w:val="18"/>
                          </w:rPr>
                          <w:t>.main(</w:t>
                        </w:r>
                        <w:proofErr w:type="gramEnd"/>
                        <w:r w:rsidRPr="000E23E9">
                          <w:rPr>
                            <w:color w:val="0000FF"/>
                            <w:sz w:val="18"/>
                            <w:szCs w:val="18"/>
                          </w:rPr>
                          <w:t>function</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color w:val="0000FF"/>
                            <w:sz w:val="18"/>
                            <w:szCs w:val="18"/>
                          </w:rPr>
                          <w:t>new</w:t>
                        </w:r>
                        <w:proofErr w:type="gramEnd"/>
                        <w:r w:rsidRPr="000E23E9">
                          <w:rPr>
                            <w:sz w:val="18"/>
                            <w:szCs w:val="18"/>
                          </w:rPr>
                          <w:t xml:space="preserve"> </w:t>
                        </w:r>
                        <w:r>
                          <w:rPr>
                            <w:sz w:val="18"/>
                            <w:szCs w:val="18"/>
                          </w:rPr>
                          <w:t>xui</w:t>
                        </w:r>
                        <w:r w:rsidRPr="000E23E9">
                          <w:rPr>
                            <w:sz w:val="18"/>
                            <w:szCs w:val="18"/>
                          </w:rPr>
                          <w:t>.UI.TreeGrid({</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sz w:val="18"/>
                            <w:szCs w:val="18"/>
                          </w:rPr>
                          <w:t>gridHandlerCaption</w:t>
                        </w:r>
                        <w:proofErr w:type="gramEnd"/>
                        <w:r w:rsidRPr="000E23E9">
                          <w:rPr>
                            <w:sz w:val="18"/>
                            <w:szCs w:val="18"/>
                          </w:rPr>
                          <w:t>:</w:t>
                        </w:r>
                        <w:r w:rsidRPr="000E23E9">
                          <w:rPr>
                            <w:color w:val="FF00FF"/>
                            <w:sz w:val="18"/>
                            <w:szCs w:val="18"/>
                          </w:rPr>
                          <w:t>'grid'</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sz w:val="18"/>
                            <w:szCs w:val="18"/>
                          </w:rPr>
                          <w:t>rowNumbered:</w:t>
                        </w:r>
                        <w:proofErr w:type="gramEnd"/>
                        <w:r w:rsidRPr="000E23E9">
                          <w:rPr>
                            <w:color w:val="0000FF"/>
                            <w:sz w:val="18"/>
                            <w:szCs w:val="18"/>
                          </w:rPr>
                          <w:t>true</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sz w:val="18"/>
                            <w:szCs w:val="18"/>
                          </w:rPr>
                          <w:t>header</w:t>
                        </w:r>
                        <w:proofErr w:type="gramEnd"/>
                        <w:r w:rsidRPr="000E23E9">
                          <w:rPr>
                            <w:sz w:val="18"/>
                            <w:szCs w:val="18"/>
                          </w:rPr>
                          <w:t>:[</w:t>
                        </w:r>
                        <w:r w:rsidRPr="000E23E9">
                          <w:rPr>
                            <w:color w:val="FF00FF"/>
                            <w:sz w:val="18"/>
                            <w:szCs w:val="18"/>
                          </w:rPr>
                          <w:t>'col 1'</w:t>
                        </w:r>
                        <w:r w:rsidRPr="000E23E9">
                          <w:rPr>
                            <w:sz w:val="18"/>
                            <w:szCs w:val="18"/>
                          </w:rPr>
                          <w:t>,</w:t>
                        </w:r>
                        <w:r w:rsidRPr="000E23E9">
                          <w:rPr>
                            <w:color w:val="FF00FF"/>
                            <w:sz w:val="18"/>
                            <w:szCs w:val="18"/>
                          </w:rPr>
                          <w:t>'col 2'</w:t>
                        </w:r>
                        <w:r w:rsidRPr="000E23E9">
                          <w:rPr>
                            <w:sz w:val="18"/>
                            <w:szCs w:val="18"/>
                          </w:rPr>
                          <w:t>,</w:t>
                        </w:r>
                        <w:r w:rsidRPr="000E23E9">
                          <w:rPr>
                            <w:color w:val="FF00FF"/>
                            <w:sz w:val="18"/>
                            <w:szCs w:val="18"/>
                          </w:rPr>
                          <w:t>'col 3'</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sz w:val="18"/>
                            <w:szCs w:val="18"/>
                          </w:rPr>
                          <w:t>rows</w:t>
                        </w:r>
                        <w:proofErr w:type="gramEnd"/>
                        <w:r w:rsidRPr="000E23E9">
                          <w:rPr>
                            <w:sz w:val="18"/>
                            <w:szCs w:val="18"/>
                          </w:rPr>
                          <w:t>:[[</w:t>
                        </w:r>
                        <w:r w:rsidRPr="000E23E9">
                          <w:rPr>
                            <w:color w:val="FF00FF"/>
                            <w:sz w:val="18"/>
                            <w:szCs w:val="18"/>
                          </w:rPr>
                          <w:t>'a1'</w:t>
                        </w:r>
                        <w:r w:rsidRPr="000E23E9">
                          <w:rPr>
                            <w:sz w:val="18"/>
                            <w:szCs w:val="18"/>
                          </w:rPr>
                          <w:t>,</w:t>
                        </w:r>
                        <w:r w:rsidRPr="000E23E9">
                          <w:rPr>
                            <w:color w:val="FF00FF"/>
                            <w:sz w:val="18"/>
                            <w:szCs w:val="18"/>
                          </w:rPr>
                          <w:t>'a2'</w:t>
                        </w:r>
                        <w:r w:rsidRPr="000E23E9">
                          <w:rPr>
                            <w:sz w:val="18"/>
                            <w:szCs w:val="18"/>
                          </w:rPr>
                          <w:t>,</w:t>
                        </w:r>
                        <w:r w:rsidRPr="000E23E9">
                          <w:rPr>
                            <w:color w:val="FF00FF"/>
                            <w:sz w:val="18"/>
                            <w:szCs w:val="18"/>
                          </w:rPr>
                          <w:t>'a3'</w:t>
                        </w:r>
                        <w:r w:rsidRPr="000E23E9">
                          <w:rPr>
                            <w:sz w:val="18"/>
                            <w:szCs w:val="18"/>
                          </w:rPr>
                          <w:t>],[</w:t>
                        </w:r>
                        <w:r w:rsidRPr="000E23E9">
                          <w:rPr>
                            <w:color w:val="FF00FF"/>
                            <w:sz w:val="18"/>
                            <w:szCs w:val="18"/>
                          </w:rPr>
                          <w:t>'b1'</w:t>
                        </w:r>
                        <w:r w:rsidRPr="000E23E9">
                          <w:rPr>
                            <w:sz w:val="18"/>
                            <w:szCs w:val="18"/>
                          </w:rPr>
                          <w:t>,</w:t>
                        </w:r>
                        <w:r w:rsidRPr="000E23E9">
                          <w:rPr>
                            <w:color w:val="FF00FF"/>
                            <w:sz w:val="18"/>
                            <w:szCs w:val="18"/>
                          </w:rPr>
                          <w:t>'b2'</w:t>
                        </w:r>
                        <w:r w:rsidRPr="000E23E9">
                          <w:rPr>
                            <w:sz w:val="18"/>
                            <w:szCs w:val="18"/>
                          </w:rPr>
                          <w:t>,</w:t>
                        </w:r>
                        <w:r w:rsidRPr="000E23E9">
                          <w:rPr>
                            <w:color w:val="FF00FF"/>
                            <w:sz w:val="18"/>
                            <w:szCs w:val="18"/>
                          </w:rPr>
                          <w:t>'b3'</w:t>
                        </w:r>
                        <w:r w:rsidRPr="000E23E9">
                          <w:rPr>
                            <w:sz w:val="18"/>
                            <w:szCs w:val="18"/>
                          </w:rPr>
                          <w:t>],[</w:t>
                        </w:r>
                        <w:r w:rsidRPr="000E23E9">
                          <w:rPr>
                            <w:color w:val="FF00FF"/>
                            <w:sz w:val="18"/>
                            <w:szCs w:val="18"/>
                          </w:rPr>
                          <w:t>'c1'</w:t>
                        </w:r>
                        <w:r w:rsidRPr="000E23E9">
                          <w:rPr>
                            <w:sz w:val="18"/>
                            <w:szCs w:val="18"/>
                          </w:rPr>
                          <w:t>,</w:t>
                        </w:r>
                        <w:r w:rsidRPr="000E23E9">
                          <w:rPr>
                            <w:color w:val="FF00FF"/>
                            <w:sz w:val="18"/>
                            <w:szCs w:val="18"/>
                          </w:rPr>
                          <w:t>'c2'</w:t>
                        </w:r>
                        <w:r w:rsidRPr="000E23E9">
                          <w:rPr>
                            <w:sz w:val="18"/>
                            <w:szCs w:val="18"/>
                          </w:rPr>
                          <w:t>,</w:t>
                        </w:r>
                        <w:r w:rsidRPr="000E23E9">
                          <w:rPr>
                            <w:color w:val="FF00FF"/>
                            <w:sz w:val="18"/>
                            <w:szCs w:val="18"/>
                          </w:rPr>
                          <w:t>'c3'</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r w:rsidRPr="000E23E9">
                          <w:rPr>
                            <w:color w:val="FF00FF"/>
                            <w:sz w:val="18"/>
                            <w:szCs w:val="18"/>
                          </w:rPr>
                          <w:t>'d1'</w:t>
                        </w:r>
                        <w:r w:rsidRPr="000E23E9">
                          <w:rPr>
                            <w:sz w:val="18"/>
                            <w:szCs w:val="18"/>
                          </w:rPr>
                          <w:t>,</w:t>
                        </w:r>
                        <w:r w:rsidRPr="000E23E9">
                          <w:rPr>
                            <w:color w:val="FF00FF"/>
                            <w:sz w:val="18"/>
                            <w:szCs w:val="18"/>
                          </w:rPr>
                          <w:t>'d2'</w:t>
                        </w:r>
                        <w:r w:rsidRPr="000E23E9">
                          <w:rPr>
                            <w:sz w:val="18"/>
                            <w:szCs w:val="18"/>
                          </w:rPr>
                          <w:t>,</w:t>
                        </w:r>
                        <w:r w:rsidRPr="000E23E9">
                          <w:rPr>
                            <w:color w:val="FF00FF"/>
                            <w:sz w:val="18"/>
                            <w:szCs w:val="18"/>
                          </w:rPr>
                          <w:t>'d3'</w:t>
                        </w:r>
                        <w:r w:rsidRPr="000E23E9">
                          <w:rPr>
                            <w:sz w:val="18"/>
                            <w:szCs w:val="18"/>
                          </w:rPr>
                          <w:t>]</w:t>
                        </w:r>
                        <w:proofErr w:type="gramStart"/>
                        <w:r w:rsidRPr="000E23E9">
                          <w:rPr>
                            <w:sz w:val="18"/>
                            <w:szCs w:val="18"/>
                          </w:rPr>
                          <w:t>,[</w:t>
                        </w:r>
                        <w:proofErr w:type="gramEnd"/>
                        <w:r w:rsidRPr="000E23E9">
                          <w:rPr>
                            <w:color w:val="FF00FF"/>
                            <w:sz w:val="18"/>
                            <w:szCs w:val="18"/>
                          </w:rPr>
                          <w:t>'e1'</w:t>
                        </w:r>
                        <w:r w:rsidRPr="000E23E9">
                          <w:rPr>
                            <w:sz w:val="18"/>
                            <w:szCs w:val="18"/>
                          </w:rPr>
                          <w:t>,</w:t>
                        </w:r>
                        <w:r w:rsidRPr="000E23E9">
                          <w:rPr>
                            <w:color w:val="FF00FF"/>
                            <w:sz w:val="18"/>
                            <w:szCs w:val="18"/>
                          </w:rPr>
                          <w:t>'e2'</w:t>
                        </w:r>
                        <w:r w:rsidRPr="000E23E9">
                          <w:rPr>
                            <w:sz w:val="18"/>
                            <w:szCs w:val="18"/>
                          </w:rPr>
                          <w:t>,</w:t>
                        </w:r>
                        <w:r w:rsidRPr="000E23E9">
                          <w:rPr>
                            <w:color w:val="FF00FF"/>
                            <w:sz w:val="18"/>
                            <w:szCs w:val="18"/>
                          </w:rPr>
                          <w:t>'e3'</w:t>
                        </w:r>
                        <w:r w:rsidRPr="000E23E9">
                          <w:rPr>
                            <w:sz w:val="18"/>
                            <w:szCs w:val="18"/>
                          </w:rPr>
                          <w:t>],[</w:t>
                        </w:r>
                        <w:r w:rsidRPr="000E23E9">
                          <w:rPr>
                            <w:color w:val="FF00FF"/>
                            <w:sz w:val="18"/>
                            <w:szCs w:val="18"/>
                          </w:rPr>
                          <w:t>'f1'</w:t>
                        </w:r>
                        <w:r w:rsidRPr="000E23E9">
                          <w:rPr>
                            <w:sz w:val="18"/>
                            <w:szCs w:val="18"/>
                          </w:rPr>
                          <w:t>,</w:t>
                        </w:r>
                        <w:r w:rsidRPr="000E23E9">
                          <w:rPr>
                            <w:color w:val="FF00FF"/>
                            <w:sz w:val="18"/>
                            <w:szCs w:val="18"/>
                          </w:rPr>
                          <w:t>'f2'</w:t>
                        </w:r>
                        <w:r w:rsidRPr="000E23E9">
                          <w:rPr>
                            <w:sz w:val="18"/>
                            <w:szCs w:val="18"/>
                          </w:rPr>
                          <w:t>,</w:t>
                        </w:r>
                        <w:r w:rsidRPr="000E23E9">
                          <w:rPr>
                            <w:color w:val="FF00FF"/>
                            <w:sz w:val="18"/>
                            <w:szCs w:val="18"/>
                          </w:rPr>
                          <w:t>'f3'</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sz w:val="18"/>
                            <w:szCs w:val="18"/>
                          </w:rPr>
                          <w:t>renderOnto(</w:t>
                        </w:r>
                        <w:proofErr w:type="gramEnd"/>
                        <w:r w:rsidRPr="000E23E9">
                          <w:rPr>
                            <w:color w:val="FF00FF"/>
                            <w:sz w:val="18"/>
                            <w:szCs w:val="18"/>
                          </w:rPr>
                          <w:t>'grid'</w:t>
                        </w:r>
                        <w:r w:rsidRPr="000E23E9">
                          <w:rPr>
                            <w:sz w:val="18"/>
                            <w:szCs w:val="18"/>
                          </w:rPr>
                          <w:t>);</w:t>
                        </w:r>
                      </w:p>
                      <w:p w:rsidR="0023747D" w:rsidRPr="000E23E9" w:rsidRDefault="0023747D" w:rsidP="00375F9C">
                        <w:pPr>
                          <w:spacing w:line="240" w:lineRule="exact"/>
                          <w:rPr>
                            <w:sz w:val="18"/>
                            <w:szCs w:val="18"/>
                          </w:rPr>
                        </w:pPr>
                        <w:r w:rsidRPr="000E23E9">
                          <w:rPr>
                            <w:sz w:val="18"/>
                            <w:szCs w:val="18"/>
                          </w:rPr>
                          <w:t>});</w:t>
                        </w:r>
                      </w:p>
                    </w:txbxContent>
                  </v:textbox>
                </v:shape>
                <v:shape id="AutoShape 124" o:spid="_x0000_s1046" type="#_x0000_t62" style="position:absolute;left:20573;top:1983;width:15999;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jbFMMA&#10;AADdAAAADwAAAGRycy9kb3ducmV2LnhtbERPPU/DMBDdkfgP1iGxEccdUgh1K4SoyMDStOyHfU0i&#10;4nOITZr+e1ypEts9vc9bbWbXi4nG0HnWoLIcBLHxtuNGw2G/fXgEESKyxd4zaThTgM369maFpfUn&#10;3tFUx0akEA4lamhjHEopg2nJYcj8QJy4ox8dxgTHRtoRTync9XKR54V02HFqaHGg15bMd/3rNBhW&#10;x6/z+8d28VQvVWE+q+nnrdL6/m5+eQYRaY7/4qu7smm+UgVcvk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jbFMMAAADdAAAADwAAAAAAAAAAAAAAAACYAgAAZHJzL2Rv&#10;d25yZXYueG1sUEsFBgAAAAAEAAQA9QAAAIgDAAAAAA==&#10;" adj="27068,18080" fillcolor="#ff9">
                  <v:textbox inset="0,0,0,0">
                    <w:txbxContent>
                      <w:p w:rsidR="0023747D" w:rsidRPr="00201143" w:rsidRDefault="0023747D" w:rsidP="00375F9C">
                        <w:pPr>
                          <w:jc w:val="center"/>
                          <w:rPr>
                            <w:sz w:val="18"/>
                            <w:szCs w:val="18"/>
                          </w:rPr>
                        </w:pPr>
                        <w:r>
                          <w:rPr>
                            <w:rFonts w:hint="eastAsia"/>
                            <w:sz w:val="18"/>
                            <w:szCs w:val="18"/>
                          </w:rPr>
                          <w:t xml:space="preserve">Gives properties </w:t>
                        </w:r>
                        <w:r>
                          <w:rPr>
                            <w:sz w:val="18"/>
                            <w:szCs w:val="18"/>
                          </w:rPr>
                          <w:t>direct</w:t>
                        </w:r>
                        <w:r>
                          <w:rPr>
                            <w:rFonts w:hint="eastAsia"/>
                            <w:sz w:val="18"/>
                            <w:szCs w:val="18"/>
                          </w:rPr>
                          <w:t>ly</w:t>
                        </w:r>
                      </w:p>
                      <w:p w:rsidR="0023747D" w:rsidRPr="000E23E9" w:rsidRDefault="0023747D" w:rsidP="00375F9C">
                        <w:pPr>
                          <w:rPr>
                            <w:szCs w:val="18"/>
                          </w:rPr>
                        </w:pPr>
                      </w:p>
                    </w:txbxContent>
                  </v:textbox>
                </v:shape>
                <w10:anchorlock/>
              </v:group>
            </w:pict>
          </mc:Fallback>
        </mc:AlternateContent>
      </w:r>
    </w:p>
    <w:p w:rsidR="00375F9C" w:rsidRPr="008A7D00" w:rsidRDefault="00375F9C" w:rsidP="00375F9C">
      <w:pPr>
        <w:jc w:val="center"/>
        <w:rPr>
          <w:b/>
          <w:color w:val="0000FF"/>
        </w:rPr>
      </w:pPr>
      <w:proofErr w:type="gramStart"/>
      <w:r w:rsidRPr="008A7D00">
        <w:rPr>
          <w:rFonts w:hint="eastAsia"/>
          <w:b/>
          <w:color w:val="0000FF"/>
        </w:rPr>
        <w:t>chapter1/</w:t>
      </w:r>
      <w:r w:rsidRPr="008A7D00">
        <w:rPr>
          <w:b/>
          <w:color w:val="0000FF"/>
        </w:rPr>
        <w:t>renderonto</w:t>
      </w:r>
      <w:r>
        <w:rPr>
          <w:rFonts w:hint="eastAsia"/>
          <w:b/>
          <w:color w:val="0000FF"/>
        </w:rPr>
        <w:t>2</w:t>
      </w:r>
      <w:r w:rsidRPr="008A7D00">
        <w:rPr>
          <w:rFonts w:hint="eastAsia"/>
          <w:b/>
          <w:color w:val="0000FF"/>
        </w:rPr>
        <w:t>.html</w:t>
      </w:r>
      <w:proofErr w:type="gramEnd"/>
    </w:p>
    <w:p w:rsidR="00375F9C" w:rsidRPr="00084DC4" w:rsidRDefault="00375F9C" w:rsidP="00375F9C"/>
    <w:p w:rsidR="00375F9C" w:rsidRDefault="00375F9C" w:rsidP="00375F9C">
      <w:proofErr w:type="gramStart"/>
      <w:r>
        <w:rPr>
          <w:rFonts w:hint="eastAsia"/>
        </w:rPr>
        <w:t>r</w:t>
      </w:r>
      <w:r w:rsidRPr="006A57EC">
        <w:t>enderonto</w:t>
      </w:r>
      <w:r>
        <w:rPr>
          <w:rFonts w:hint="eastAsia"/>
        </w:rPr>
        <w:t>3</w:t>
      </w:r>
      <w:r>
        <w:t>.htm</w:t>
      </w:r>
      <w:r>
        <w:rPr>
          <w:rFonts w:hint="eastAsia"/>
        </w:rPr>
        <w:t>l :</w:t>
      </w:r>
      <w:proofErr w:type="gramEnd"/>
    </w:p>
    <w:p w:rsidR="00375F9C" w:rsidRDefault="005C781A" w:rsidP="00375F9C">
      <w:r>
        <w:rPr>
          <w:noProof/>
        </w:rPr>
        <mc:AlternateContent>
          <mc:Choice Requires="wpc">
            <w:drawing>
              <wp:inline distT="0" distB="0" distL="0" distR="0" wp14:anchorId="6FAA5D09" wp14:editId="75C0162E">
                <wp:extent cx="5372100" cy="1584960"/>
                <wp:effectExtent l="9525" t="0" r="9525" b="0"/>
                <wp:docPr id="1114" name="画布 1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12" name="Text Box 127"/>
                        <wps:cNvSpPr txBox="1">
                          <a:spLocks noChangeArrowheads="1"/>
                        </wps:cNvSpPr>
                        <wps:spPr bwMode="auto">
                          <a:xfrm>
                            <a:off x="0" y="48847"/>
                            <a:ext cx="5372100" cy="147706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spacing w:line="240" w:lineRule="exact"/>
                                <w:ind w:firstLine="420"/>
                                <w:rPr>
                                  <w:sz w:val="18"/>
                                  <w:szCs w:val="18"/>
                                </w:rPr>
                              </w:pPr>
                              <w:r>
                                <w:rPr>
                                  <w:sz w:val="18"/>
                                  <w:szCs w:val="18"/>
                                </w:rPr>
                                <w:t>xui</w:t>
                              </w:r>
                              <w:r w:rsidRPr="000E23E9">
                                <w:rPr>
                                  <w:sz w:val="18"/>
                                  <w:szCs w:val="18"/>
                                </w:rPr>
                                <w:t>.main(</w:t>
                              </w:r>
                              <w:r w:rsidRPr="000E23E9">
                                <w:rPr>
                                  <w:color w:val="0000FF"/>
                                  <w:sz w:val="18"/>
                                  <w:szCs w:val="18"/>
                                </w:rPr>
                                <w:t>function</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r>
                                <w:rPr>
                                  <w:sz w:val="18"/>
                                  <w:szCs w:val="18"/>
                                </w:rPr>
                                <w:t>xui</w:t>
                              </w:r>
                              <w:r w:rsidRPr="000E23E9">
                                <w:rPr>
                                  <w:sz w:val="18"/>
                                  <w:szCs w:val="18"/>
                                </w:rPr>
                                <w:t>.create(</w:t>
                              </w:r>
                              <w:r w:rsidRPr="000E23E9">
                                <w:rPr>
                                  <w:color w:val="FF00FF"/>
                                  <w:sz w:val="18"/>
                                  <w:szCs w:val="18"/>
                                </w:rPr>
                                <w:t>'TreeGrid'</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gridHandlerCaption:</w:t>
                              </w:r>
                              <w:r w:rsidRPr="000E23E9">
                                <w:rPr>
                                  <w:color w:val="FF00FF"/>
                                  <w:sz w:val="18"/>
                                  <w:szCs w:val="18"/>
                                </w:rPr>
                                <w:t>'grid'</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rowNumbered:</w:t>
                              </w:r>
                              <w:r w:rsidRPr="000E23E9">
                                <w:rPr>
                                  <w:color w:val="0000FF"/>
                                  <w:sz w:val="18"/>
                                  <w:szCs w:val="18"/>
                                </w:rPr>
                                <w:t>true</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header:[</w:t>
                              </w:r>
                              <w:r w:rsidRPr="000E23E9">
                                <w:rPr>
                                  <w:color w:val="FF00FF"/>
                                  <w:sz w:val="18"/>
                                  <w:szCs w:val="18"/>
                                </w:rPr>
                                <w:t>'col 1'</w:t>
                              </w:r>
                              <w:r w:rsidRPr="000E23E9">
                                <w:rPr>
                                  <w:sz w:val="18"/>
                                  <w:szCs w:val="18"/>
                                </w:rPr>
                                <w:t>,</w:t>
                              </w:r>
                              <w:r w:rsidRPr="000E23E9">
                                <w:rPr>
                                  <w:color w:val="FF00FF"/>
                                  <w:sz w:val="18"/>
                                  <w:szCs w:val="18"/>
                                </w:rPr>
                                <w:t>'col 2'</w:t>
                              </w:r>
                              <w:r w:rsidRPr="000E23E9">
                                <w:rPr>
                                  <w:sz w:val="18"/>
                                  <w:szCs w:val="18"/>
                                </w:rPr>
                                <w:t>,</w:t>
                              </w:r>
                              <w:r w:rsidRPr="000E23E9">
                                <w:rPr>
                                  <w:color w:val="FF00FF"/>
                                  <w:sz w:val="18"/>
                                  <w:szCs w:val="18"/>
                                </w:rPr>
                                <w:t>'col 3'</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rows:[[</w:t>
                              </w:r>
                              <w:r w:rsidRPr="000E23E9">
                                <w:rPr>
                                  <w:color w:val="FF00FF"/>
                                  <w:sz w:val="18"/>
                                  <w:szCs w:val="18"/>
                                </w:rPr>
                                <w:t>'a1'</w:t>
                              </w:r>
                              <w:r w:rsidRPr="000E23E9">
                                <w:rPr>
                                  <w:sz w:val="18"/>
                                  <w:szCs w:val="18"/>
                                </w:rPr>
                                <w:t>,</w:t>
                              </w:r>
                              <w:r w:rsidRPr="000E23E9">
                                <w:rPr>
                                  <w:color w:val="FF00FF"/>
                                  <w:sz w:val="18"/>
                                  <w:szCs w:val="18"/>
                                </w:rPr>
                                <w:t>'a2'</w:t>
                              </w:r>
                              <w:r w:rsidRPr="000E23E9">
                                <w:rPr>
                                  <w:sz w:val="18"/>
                                  <w:szCs w:val="18"/>
                                </w:rPr>
                                <w:t>,</w:t>
                              </w:r>
                              <w:r w:rsidRPr="000E23E9">
                                <w:rPr>
                                  <w:color w:val="FF00FF"/>
                                  <w:sz w:val="18"/>
                                  <w:szCs w:val="18"/>
                                </w:rPr>
                                <w:t>'a3'</w:t>
                              </w:r>
                              <w:r w:rsidRPr="000E23E9">
                                <w:rPr>
                                  <w:sz w:val="18"/>
                                  <w:szCs w:val="18"/>
                                </w:rPr>
                                <w:t>],[</w:t>
                              </w:r>
                              <w:r w:rsidRPr="000E23E9">
                                <w:rPr>
                                  <w:color w:val="FF00FF"/>
                                  <w:sz w:val="18"/>
                                  <w:szCs w:val="18"/>
                                </w:rPr>
                                <w:t>'b1'</w:t>
                              </w:r>
                              <w:r w:rsidRPr="000E23E9">
                                <w:rPr>
                                  <w:sz w:val="18"/>
                                  <w:szCs w:val="18"/>
                                </w:rPr>
                                <w:t>,</w:t>
                              </w:r>
                              <w:r w:rsidRPr="000E23E9">
                                <w:rPr>
                                  <w:color w:val="FF00FF"/>
                                  <w:sz w:val="18"/>
                                  <w:szCs w:val="18"/>
                                </w:rPr>
                                <w:t>'b2'</w:t>
                              </w:r>
                              <w:r w:rsidRPr="000E23E9">
                                <w:rPr>
                                  <w:sz w:val="18"/>
                                  <w:szCs w:val="18"/>
                                </w:rPr>
                                <w:t>,</w:t>
                              </w:r>
                              <w:r w:rsidRPr="000E23E9">
                                <w:rPr>
                                  <w:color w:val="FF00FF"/>
                                  <w:sz w:val="18"/>
                                  <w:szCs w:val="18"/>
                                </w:rPr>
                                <w:t>'b3'</w:t>
                              </w:r>
                              <w:r w:rsidRPr="000E23E9">
                                <w:rPr>
                                  <w:sz w:val="18"/>
                                  <w:szCs w:val="18"/>
                                </w:rPr>
                                <w:t>],[</w:t>
                              </w:r>
                              <w:r w:rsidRPr="000E23E9">
                                <w:rPr>
                                  <w:color w:val="FF00FF"/>
                                  <w:sz w:val="18"/>
                                  <w:szCs w:val="18"/>
                                </w:rPr>
                                <w:t>'c1'</w:t>
                              </w:r>
                              <w:r w:rsidRPr="000E23E9">
                                <w:rPr>
                                  <w:sz w:val="18"/>
                                  <w:szCs w:val="18"/>
                                </w:rPr>
                                <w:t>,</w:t>
                              </w:r>
                              <w:r w:rsidRPr="000E23E9">
                                <w:rPr>
                                  <w:color w:val="FF00FF"/>
                                  <w:sz w:val="18"/>
                                  <w:szCs w:val="18"/>
                                </w:rPr>
                                <w:t>'c2'</w:t>
                              </w:r>
                              <w:r w:rsidRPr="000E23E9">
                                <w:rPr>
                                  <w:sz w:val="18"/>
                                  <w:szCs w:val="18"/>
                                </w:rPr>
                                <w:t>,</w:t>
                              </w:r>
                              <w:r w:rsidRPr="000E23E9">
                                <w:rPr>
                                  <w:color w:val="FF00FF"/>
                                  <w:sz w:val="18"/>
                                  <w:szCs w:val="18"/>
                                </w:rPr>
                                <w:t>'c3'</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r w:rsidRPr="000E23E9">
                                <w:rPr>
                                  <w:color w:val="FF00FF"/>
                                  <w:sz w:val="18"/>
                                  <w:szCs w:val="18"/>
                                </w:rPr>
                                <w:t>'d1'</w:t>
                              </w:r>
                              <w:r w:rsidRPr="000E23E9">
                                <w:rPr>
                                  <w:sz w:val="18"/>
                                  <w:szCs w:val="18"/>
                                </w:rPr>
                                <w:t>,</w:t>
                              </w:r>
                              <w:r w:rsidRPr="000E23E9">
                                <w:rPr>
                                  <w:color w:val="FF00FF"/>
                                  <w:sz w:val="18"/>
                                  <w:szCs w:val="18"/>
                                </w:rPr>
                                <w:t>'d2'</w:t>
                              </w:r>
                              <w:r w:rsidRPr="000E23E9">
                                <w:rPr>
                                  <w:sz w:val="18"/>
                                  <w:szCs w:val="18"/>
                                </w:rPr>
                                <w:t>,</w:t>
                              </w:r>
                              <w:r w:rsidRPr="000E23E9">
                                <w:rPr>
                                  <w:color w:val="FF00FF"/>
                                  <w:sz w:val="18"/>
                                  <w:szCs w:val="18"/>
                                </w:rPr>
                                <w:t>'d3'</w:t>
                              </w:r>
                              <w:r w:rsidRPr="000E23E9">
                                <w:rPr>
                                  <w:sz w:val="18"/>
                                  <w:szCs w:val="18"/>
                                </w:rPr>
                                <w:t>],[</w:t>
                              </w:r>
                              <w:r w:rsidRPr="000E23E9">
                                <w:rPr>
                                  <w:color w:val="FF00FF"/>
                                  <w:sz w:val="18"/>
                                  <w:szCs w:val="18"/>
                                </w:rPr>
                                <w:t>'e1'</w:t>
                              </w:r>
                              <w:r w:rsidRPr="000E23E9">
                                <w:rPr>
                                  <w:sz w:val="18"/>
                                  <w:szCs w:val="18"/>
                                </w:rPr>
                                <w:t>,</w:t>
                              </w:r>
                              <w:r w:rsidRPr="000E23E9">
                                <w:rPr>
                                  <w:color w:val="FF00FF"/>
                                  <w:sz w:val="18"/>
                                  <w:szCs w:val="18"/>
                                </w:rPr>
                                <w:t>'e2'</w:t>
                              </w:r>
                              <w:r w:rsidRPr="000E23E9">
                                <w:rPr>
                                  <w:sz w:val="18"/>
                                  <w:szCs w:val="18"/>
                                </w:rPr>
                                <w:t>,</w:t>
                              </w:r>
                              <w:r w:rsidRPr="000E23E9">
                                <w:rPr>
                                  <w:color w:val="FF00FF"/>
                                  <w:sz w:val="18"/>
                                  <w:szCs w:val="18"/>
                                </w:rPr>
                                <w:t>'e3'</w:t>
                              </w:r>
                              <w:r w:rsidRPr="000E23E9">
                                <w:rPr>
                                  <w:sz w:val="18"/>
                                  <w:szCs w:val="18"/>
                                </w:rPr>
                                <w:t>],[</w:t>
                              </w:r>
                              <w:r w:rsidRPr="000E23E9">
                                <w:rPr>
                                  <w:color w:val="FF00FF"/>
                                  <w:sz w:val="18"/>
                                  <w:szCs w:val="18"/>
                                </w:rPr>
                                <w:t>'f1'</w:t>
                              </w:r>
                              <w:r w:rsidRPr="000E23E9">
                                <w:rPr>
                                  <w:sz w:val="18"/>
                                  <w:szCs w:val="18"/>
                                </w:rPr>
                                <w:t>,</w:t>
                              </w:r>
                              <w:r w:rsidRPr="000E23E9">
                                <w:rPr>
                                  <w:color w:val="FF00FF"/>
                                  <w:sz w:val="18"/>
                                  <w:szCs w:val="18"/>
                                </w:rPr>
                                <w:t>'f2'</w:t>
                              </w:r>
                              <w:r w:rsidRPr="000E23E9">
                                <w:rPr>
                                  <w:sz w:val="18"/>
                                  <w:szCs w:val="18"/>
                                </w:rPr>
                                <w:t>,</w:t>
                              </w:r>
                              <w:r w:rsidRPr="000E23E9">
                                <w:rPr>
                                  <w:color w:val="FF00FF"/>
                                  <w:sz w:val="18"/>
                                  <w:szCs w:val="18"/>
                                </w:rPr>
                                <w:t>'f3'</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}).renderOnto(</w:t>
                              </w:r>
                              <w:r w:rsidRPr="000E23E9">
                                <w:rPr>
                                  <w:color w:val="FF00FF"/>
                                  <w:sz w:val="18"/>
                                  <w:szCs w:val="18"/>
                                </w:rPr>
                                <w:t>'grid'</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w:t>
                              </w:r>
                            </w:p>
                          </w:txbxContent>
                        </wps:txbx>
                        <wps:bodyPr rot="0" vert="horz" wrap="square" lIns="54000" tIns="46800" rIns="54000" bIns="45720" anchor="t" anchorCtr="0" upright="1">
                          <a:spAutoFit/>
                        </wps:bodyPr>
                      </wps:wsp>
                      <wps:wsp>
                        <wps:cNvPr id="1113" name="AutoShape 128"/>
                        <wps:cNvSpPr>
                          <a:spLocks noChangeArrowheads="1"/>
                        </wps:cNvSpPr>
                        <wps:spPr bwMode="auto">
                          <a:xfrm flipH="1">
                            <a:off x="2171525" y="495027"/>
                            <a:ext cx="1372314" cy="198302"/>
                          </a:xfrm>
                          <a:prstGeom prst="wedgeRoundRectCallout">
                            <a:avLst>
                              <a:gd name="adj1" fmla="val 87667"/>
                              <a:gd name="adj2" fmla="val -11666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jc w:val="center"/>
                                <w:rPr>
                                  <w:sz w:val="18"/>
                                  <w:szCs w:val="18"/>
                                </w:rPr>
                              </w:pPr>
                              <w:r>
                                <w:rPr>
                                  <w:sz w:val="18"/>
                                  <w:szCs w:val="18"/>
                                </w:rPr>
                                <w:t>U</w:t>
                              </w:r>
                              <w:r>
                                <w:rPr>
                                  <w:rFonts w:hint="eastAsia"/>
                                  <w:sz w:val="18"/>
                                  <w:szCs w:val="18"/>
                                </w:rPr>
                                <w:t>sing xui.create</w:t>
                              </w:r>
                            </w:p>
                          </w:txbxContent>
                        </wps:txbx>
                        <wps:bodyPr rot="0" vert="horz" wrap="square" lIns="0" tIns="0" rIns="0" bIns="0" anchor="t" anchorCtr="0" upright="1">
                          <a:noAutofit/>
                        </wps:bodyPr>
                      </wps:wsp>
                    </wpc:wpc>
                  </a:graphicData>
                </a:graphic>
              </wp:inline>
            </w:drawing>
          </mc:Choice>
          <mc:Fallback>
            <w:pict>
              <v:group id="画布 125" o:spid="_x0000_s1047" editas="canvas" style="width:423pt;height:124.8pt;mso-position-horizontal-relative:char;mso-position-vertical-relative:line" coordsize="53721,15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">
                <v:shape id="_x0000_s1048" type="#_x0000_t75" style="position:absolute;width:53721;height:15849;visibility:visible;mso-wrap-style:square">
                  <v:fill o:detectmouseclick="t"/>
                  <v:path o:connecttype="none"/>
                </v:shape>
                <v:shape id="Text Box 127" o:spid="_x0000_s1049" type="#_x0000_t202" style="position:absolute;top:488;width:53721;height:14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GLuMEA&#10;AADdAAAADwAAAGRycy9kb3ducmV2LnhtbERPS4vCMBC+C/6HMAt707QeRKtRlhXpXoT1dR+a2abY&#10;TEoSa/33ZmFhb/PxPWe9HWwrevKhcawgn2YgiCunG64VXM77yQJEiMgaW8ek4EkBtpvxaI2Fdg8+&#10;Un+KtUghHApUYGLsCilDZchimLqOOHE/zluMCfpaao+PFG5bOcuyubTYcGow2NGnoep2ulsF1W03&#10;7Mrmanx/t4tvvSyfh3mp1Pvb8LECEWmI/+I/95dO8/N8Br/fpBP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xi7jBAAAA3QAAAA8AAAAAAAAAAAAAAAAAmAIAAGRycy9kb3du&#10;cmV2LnhtbFBLBQYAAAAABAAEAPUAAACGAwAAAAA=&#10;" strokeweight="1pt">
                  <v:textbox style="mso-fit-shape-to-text:t" inset="1.5mm,1.3mm,1.5mm">
                    <w:txbxContent>
                      <w:p w:rsidR="0023747D" w:rsidRPr="000E23E9" w:rsidRDefault="0023747D" w:rsidP="00375F9C">
                        <w:pPr>
                          <w:spacing w:line="240" w:lineRule="exact"/>
                          <w:ind w:firstLine="420"/>
                          <w:rPr>
                            <w:sz w:val="18"/>
                            <w:szCs w:val="18"/>
                          </w:rPr>
                        </w:pPr>
                        <w:proofErr w:type="gramStart"/>
                        <w:r>
                          <w:rPr>
                            <w:sz w:val="18"/>
                            <w:szCs w:val="18"/>
                          </w:rPr>
                          <w:t>xui</w:t>
                        </w:r>
                        <w:r w:rsidRPr="000E23E9">
                          <w:rPr>
                            <w:sz w:val="18"/>
                            <w:szCs w:val="18"/>
                          </w:rPr>
                          <w:t>.main(</w:t>
                        </w:r>
                        <w:proofErr w:type="gramEnd"/>
                        <w:r w:rsidRPr="000E23E9">
                          <w:rPr>
                            <w:color w:val="0000FF"/>
                            <w:sz w:val="18"/>
                            <w:szCs w:val="18"/>
                          </w:rPr>
                          <w:t>function</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Pr>
                            <w:sz w:val="18"/>
                            <w:szCs w:val="18"/>
                          </w:rPr>
                          <w:t>xui</w:t>
                        </w:r>
                        <w:r w:rsidRPr="000E23E9">
                          <w:rPr>
                            <w:sz w:val="18"/>
                            <w:szCs w:val="18"/>
                          </w:rPr>
                          <w:t>.create(</w:t>
                        </w:r>
                        <w:proofErr w:type="gramEnd"/>
                        <w:r w:rsidRPr="000E23E9">
                          <w:rPr>
                            <w:color w:val="FF00FF"/>
                            <w:sz w:val="18"/>
                            <w:szCs w:val="18"/>
                          </w:rPr>
                          <w:t>'TreeGrid'</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sidRPr="000E23E9">
                          <w:rPr>
                            <w:sz w:val="18"/>
                            <w:szCs w:val="18"/>
                          </w:rPr>
                          <w:t>gridHandlerCaption</w:t>
                        </w:r>
                        <w:proofErr w:type="gramEnd"/>
                        <w:r w:rsidRPr="000E23E9">
                          <w:rPr>
                            <w:sz w:val="18"/>
                            <w:szCs w:val="18"/>
                          </w:rPr>
                          <w:t>:</w:t>
                        </w:r>
                        <w:r w:rsidRPr="000E23E9">
                          <w:rPr>
                            <w:color w:val="FF00FF"/>
                            <w:sz w:val="18"/>
                            <w:szCs w:val="18"/>
                          </w:rPr>
                          <w:t>'grid'</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sidRPr="000E23E9">
                          <w:rPr>
                            <w:sz w:val="18"/>
                            <w:szCs w:val="18"/>
                          </w:rPr>
                          <w:t>rowNumbered:</w:t>
                        </w:r>
                        <w:proofErr w:type="gramEnd"/>
                        <w:r w:rsidRPr="000E23E9">
                          <w:rPr>
                            <w:color w:val="0000FF"/>
                            <w:sz w:val="18"/>
                            <w:szCs w:val="18"/>
                          </w:rPr>
                          <w:t>true</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sidRPr="000E23E9">
                          <w:rPr>
                            <w:sz w:val="18"/>
                            <w:szCs w:val="18"/>
                          </w:rPr>
                          <w:t>header</w:t>
                        </w:r>
                        <w:proofErr w:type="gramEnd"/>
                        <w:r w:rsidRPr="000E23E9">
                          <w:rPr>
                            <w:sz w:val="18"/>
                            <w:szCs w:val="18"/>
                          </w:rPr>
                          <w:t>:[</w:t>
                        </w:r>
                        <w:r w:rsidRPr="000E23E9">
                          <w:rPr>
                            <w:color w:val="FF00FF"/>
                            <w:sz w:val="18"/>
                            <w:szCs w:val="18"/>
                          </w:rPr>
                          <w:t>'col 1'</w:t>
                        </w:r>
                        <w:r w:rsidRPr="000E23E9">
                          <w:rPr>
                            <w:sz w:val="18"/>
                            <w:szCs w:val="18"/>
                          </w:rPr>
                          <w:t>,</w:t>
                        </w:r>
                        <w:r w:rsidRPr="000E23E9">
                          <w:rPr>
                            <w:color w:val="FF00FF"/>
                            <w:sz w:val="18"/>
                            <w:szCs w:val="18"/>
                          </w:rPr>
                          <w:t>'col 2'</w:t>
                        </w:r>
                        <w:r w:rsidRPr="000E23E9">
                          <w:rPr>
                            <w:sz w:val="18"/>
                            <w:szCs w:val="18"/>
                          </w:rPr>
                          <w:t>,</w:t>
                        </w:r>
                        <w:r w:rsidRPr="000E23E9">
                          <w:rPr>
                            <w:color w:val="FF00FF"/>
                            <w:sz w:val="18"/>
                            <w:szCs w:val="18"/>
                          </w:rPr>
                          <w:t>'col 3'</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sidRPr="000E23E9">
                          <w:rPr>
                            <w:sz w:val="18"/>
                            <w:szCs w:val="18"/>
                          </w:rPr>
                          <w:t>rows</w:t>
                        </w:r>
                        <w:proofErr w:type="gramEnd"/>
                        <w:r w:rsidRPr="000E23E9">
                          <w:rPr>
                            <w:sz w:val="18"/>
                            <w:szCs w:val="18"/>
                          </w:rPr>
                          <w:t>:[[</w:t>
                        </w:r>
                        <w:r w:rsidRPr="000E23E9">
                          <w:rPr>
                            <w:color w:val="FF00FF"/>
                            <w:sz w:val="18"/>
                            <w:szCs w:val="18"/>
                          </w:rPr>
                          <w:t>'a1'</w:t>
                        </w:r>
                        <w:r w:rsidRPr="000E23E9">
                          <w:rPr>
                            <w:sz w:val="18"/>
                            <w:szCs w:val="18"/>
                          </w:rPr>
                          <w:t>,</w:t>
                        </w:r>
                        <w:r w:rsidRPr="000E23E9">
                          <w:rPr>
                            <w:color w:val="FF00FF"/>
                            <w:sz w:val="18"/>
                            <w:szCs w:val="18"/>
                          </w:rPr>
                          <w:t>'a2'</w:t>
                        </w:r>
                        <w:r w:rsidRPr="000E23E9">
                          <w:rPr>
                            <w:sz w:val="18"/>
                            <w:szCs w:val="18"/>
                          </w:rPr>
                          <w:t>,</w:t>
                        </w:r>
                        <w:r w:rsidRPr="000E23E9">
                          <w:rPr>
                            <w:color w:val="FF00FF"/>
                            <w:sz w:val="18"/>
                            <w:szCs w:val="18"/>
                          </w:rPr>
                          <w:t>'a3'</w:t>
                        </w:r>
                        <w:r w:rsidRPr="000E23E9">
                          <w:rPr>
                            <w:sz w:val="18"/>
                            <w:szCs w:val="18"/>
                          </w:rPr>
                          <w:t>],[</w:t>
                        </w:r>
                        <w:r w:rsidRPr="000E23E9">
                          <w:rPr>
                            <w:color w:val="FF00FF"/>
                            <w:sz w:val="18"/>
                            <w:szCs w:val="18"/>
                          </w:rPr>
                          <w:t>'b1'</w:t>
                        </w:r>
                        <w:r w:rsidRPr="000E23E9">
                          <w:rPr>
                            <w:sz w:val="18"/>
                            <w:szCs w:val="18"/>
                          </w:rPr>
                          <w:t>,</w:t>
                        </w:r>
                        <w:r w:rsidRPr="000E23E9">
                          <w:rPr>
                            <w:color w:val="FF00FF"/>
                            <w:sz w:val="18"/>
                            <w:szCs w:val="18"/>
                          </w:rPr>
                          <w:t>'b2'</w:t>
                        </w:r>
                        <w:r w:rsidRPr="000E23E9">
                          <w:rPr>
                            <w:sz w:val="18"/>
                            <w:szCs w:val="18"/>
                          </w:rPr>
                          <w:t>,</w:t>
                        </w:r>
                        <w:r w:rsidRPr="000E23E9">
                          <w:rPr>
                            <w:color w:val="FF00FF"/>
                            <w:sz w:val="18"/>
                            <w:szCs w:val="18"/>
                          </w:rPr>
                          <w:t>'b3'</w:t>
                        </w:r>
                        <w:r w:rsidRPr="000E23E9">
                          <w:rPr>
                            <w:sz w:val="18"/>
                            <w:szCs w:val="18"/>
                          </w:rPr>
                          <w:t>],[</w:t>
                        </w:r>
                        <w:r w:rsidRPr="000E23E9">
                          <w:rPr>
                            <w:color w:val="FF00FF"/>
                            <w:sz w:val="18"/>
                            <w:szCs w:val="18"/>
                          </w:rPr>
                          <w:t>'c1'</w:t>
                        </w:r>
                        <w:r w:rsidRPr="000E23E9">
                          <w:rPr>
                            <w:sz w:val="18"/>
                            <w:szCs w:val="18"/>
                          </w:rPr>
                          <w:t>,</w:t>
                        </w:r>
                        <w:r w:rsidRPr="000E23E9">
                          <w:rPr>
                            <w:color w:val="FF00FF"/>
                            <w:sz w:val="18"/>
                            <w:szCs w:val="18"/>
                          </w:rPr>
                          <w:t>'c2'</w:t>
                        </w:r>
                        <w:r w:rsidRPr="000E23E9">
                          <w:rPr>
                            <w:sz w:val="18"/>
                            <w:szCs w:val="18"/>
                          </w:rPr>
                          <w:t>,</w:t>
                        </w:r>
                        <w:r w:rsidRPr="000E23E9">
                          <w:rPr>
                            <w:color w:val="FF00FF"/>
                            <w:sz w:val="18"/>
                            <w:szCs w:val="18"/>
                          </w:rPr>
                          <w:t>'c3'</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r w:rsidRPr="000E23E9">
                          <w:rPr>
                            <w:color w:val="FF00FF"/>
                            <w:sz w:val="18"/>
                            <w:szCs w:val="18"/>
                          </w:rPr>
                          <w:t>'d1'</w:t>
                        </w:r>
                        <w:r w:rsidRPr="000E23E9">
                          <w:rPr>
                            <w:sz w:val="18"/>
                            <w:szCs w:val="18"/>
                          </w:rPr>
                          <w:t>,</w:t>
                        </w:r>
                        <w:r w:rsidRPr="000E23E9">
                          <w:rPr>
                            <w:color w:val="FF00FF"/>
                            <w:sz w:val="18"/>
                            <w:szCs w:val="18"/>
                          </w:rPr>
                          <w:t>'d2'</w:t>
                        </w:r>
                        <w:r w:rsidRPr="000E23E9">
                          <w:rPr>
                            <w:sz w:val="18"/>
                            <w:szCs w:val="18"/>
                          </w:rPr>
                          <w:t>,</w:t>
                        </w:r>
                        <w:r w:rsidRPr="000E23E9">
                          <w:rPr>
                            <w:color w:val="FF00FF"/>
                            <w:sz w:val="18"/>
                            <w:szCs w:val="18"/>
                          </w:rPr>
                          <w:t>'d3'</w:t>
                        </w:r>
                        <w:r w:rsidRPr="000E23E9">
                          <w:rPr>
                            <w:sz w:val="18"/>
                            <w:szCs w:val="18"/>
                          </w:rPr>
                          <w:t>]</w:t>
                        </w:r>
                        <w:proofErr w:type="gramStart"/>
                        <w:r w:rsidRPr="000E23E9">
                          <w:rPr>
                            <w:sz w:val="18"/>
                            <w:szCs w:val="18"/>
                          </w:rPr>
                          <w:t>,[</w:t>
                        </w:r>
                        <w:proofErr w:type="gramEnd"/>
                        <w:r w:rsidRPr="000E23E9">
                          <w:rPr>
                            <w:color w:val="FF00FF"/>
                            <w:sz w:val="18"/>
                            <w:szCs w:val="18"/>
                          </w:rPr>
                          <w:t>'e1'</w:t>
                        </w:r>
                        <w:r w:rsidRPr="000E23E9">
                          <w:rPr>
                            <w:sz w:val="18"/>
                            <w:szCs w:val="18"/>
                          </w:rPr>
                          <w:t>,</w:t>
                        </w:r>
                        <w:r w:rsidRPr="000E23E9">
                          <w:rPr>
                            <w:color w:val="FF00FF"/>
                            <w:sz w:val="18"/>
                            <w:szCs w:val="18"/>
                          </w:rPr>
                          <w:t>'e2'</w:t>
                        </w:r>
                        <w:r w:rsidRPr="000E23E9">
                          <w:rPr>
                            <w:sz w:val="18"/>
                            <w:szCs w:val="18"/>
                          </w:rPr>
                          <w:t>,</w:t>
                        </w:r>
                        <w:r w:rsidRPr="000E23E9">
                          <w:rPr>
                            <w:color w:val="FF00FF"/>
                            <w:sz w:val="18"/>
                            <w:szCs w:val="18"/>
                          </w:rPr>
                          <w:t>'e3'</w:t>
                        </w:r>
                        <w:r w:rsidRPr="000E23E9">
                          <w:rPr>
                            <w:sz w:val="18"/>
                            <w:szCs w:val="18"/>
                          </w:rPr>
                          <w:t>],[</w:t>
                        </w:r>
                        <w:r w:rsidRPr="000E23E9">
                          <w:rPr>
                            <w:color w:val="FF00FF"/>
                            <w:sz w:val="18"/>
                            <w:szCs w:val="18"/>
                          </w:rPr>
                          <w:t>'f1'</w:t>
                        </w:r>
                        <w:r w:rsidRPr="000E23E9">
                          <w:rPr>
                            <w:sz w:val="18"/>
                            <w:szCs w:val="18"/>
                          </w:rPr>
                          <w:t>,</w:t>
                        </w:r>
                        <w:r w:rsidRPr="000E23E9">
                          <w:rPr>
                            <w:color w:val="FF00FF"/>
                            <w:sz w:val="18"/>
                            <w:szCs w:val="18"/>
                          </w:rPr>
                          <w:t>'f2'</w:t>
                        </w:r>
                        <w:r w:rsidRPr="000E23E9">
                          <w:rPr>
                            <w:sz w:val="18"/>
                            <w:szCs w:val="18"/>
                          </w:rPr>
                          <w:t>,</w:t>
                        </w:r>
                        <w:r w:rsidRPr="000E23E9">
                          <w:rPr>
                            <w:color w:val="FF00FF"/>
                            <w:sz w:val="18"/>
                            <w:szCs w:val="18"/>
                          </w:rPr>
                          <w:t>'f3'</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sidRPr="000E23E9">
                          <w:rPr>
                            <w:sz w:val="18"/>
                            <w:szCs w:val="18"/>
                          </w:rPr>
                          <w:t>renderOnto(</w:t>
                        </w:r>
                        <w:proofErr w:type="gramEnd"/>
                        <w:r w:rsidRPr="000E23E9">
                          <w:rPr>
                            <w:color w:val="FF00FF"/>
                            <w:sz w:val="18"/>
                            <w:szCs w:val="18"/>
                          </w:rPr>
                          <w:t>'grid'</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w:t>
                        </w:r>
                      </w:p>
                    </w:txbxContent>
                  </v:textbox>
                </v:shape>
                <v:shape id="AutoShape 128" o:spid="_x0000_s1050" type="#_x0000_t62" style="position:absolute;left:21715;top:4950;width:13723;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KgMQA&#10;AADdAAAADwAAAGRycy9kb3ducmV2LnhtbERPS2sCMRC+F/ofwhR6q9m10MrWKEUR7UGKD6zehs10&#10;s7iZLEnU9d+bQsHbfHzPGY4724gz+VA7VpD3MhDEpdM1Vwq2m9nLAESIyBobx6TgSgHGo8eHIRba&#10;XXhF53WsRArhUKACE2NbSBlKQxZDz7XEift13mJM0FdSe7ykcNvIfpa9SYs1pwaDLU0Mlcf1ySrY&#10;+fmyuu6/GQ/tj/naTabver5R6vmp+/wAEamLd/G/e6HT/Dx/hb9v0glyd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IioDEAAAA3QAAAA8AAAAAAAAAAAAAAAAAmAIAAGRycy9k&#10;b3ducmV2LnhtbFBLBQYAAAAABAAEAPUAAACJAwAAAAA=&#10;" adj="29736,-14400" fillcolor="#ff9">
                  <v:textbox inset="0,0,0,0">
                    <w:txbxContent>
                      <w:p w:rsidR="0023747D" w:rsidRPr="000E23E9" w:rsidRDefault="0023747D" w:rsidP="00375F9C">
                        <w:pPr>
                          <w:jc w:val="center"/>
                          <w:rPr>
                            <w:sz w:val="18"/>
                            <w:szCs w:val="18"/>
                          </w:rPr>
                        </w:pPr>
                        <w:r>
                          <w:rPr>
                            <w:sz w:val="18"/>
                            <w:szCs w:val="18"/>
                          </w:rPr>
                          <w:t>U</w:t>
                        </w:r>
                        <w:r>
                          <w:rPr>
                            <w:rFonts w:hint="eastAsia"/>
                            <w:sz w:val="18"/>
                            <w:szCs w:val="18"/>
                          </w:rPr>
                          <w:t>sing xui.create</w:t>
                        </w:r>
                      </w:p>
                    </w:txbxContent>
                  </v:textbox>
                </v:shape>
                <w10:anchorlock/>
              </v:group>
            </w:pict>
          </mc:Fallback>
        </mc:AlternateContent>
      </w:r>
    </w:p>
    <w:p w:rsidR="00375F9C" w:rsidRPr="008A7D00" w:rsidRDefault="00375F9C" w:rsidP="00375F9C">
      <w:pPr>
        <w:jc w:val="center"/>
        <w:rPr>
          <w:b/>
          <w:color w:val="0000FF"/>
        </w:rPr>
      </w:pPr>
      <w:proofErr w:type="gramStart"/>
      <w:r w:rsidRPr="008A7D00">
        <w:rPr>
          <w:rFonts w:hint="eastAsia"/>
          <w:b/>
          <w:color w:val="0000FF"/>
        </w:rPr>
        <w:t>chapter1/</w:t>
      </w:r>
      <w:r w:rsidRPr="008A7D00">
        <w:rPr>
          <w:b/>
          <w:color w:val="0000FF"/>
        </w:rPr>
        <w:t>renderonto</w:t>
      </w:r>
      <w:r>
        <w:rPr>
          <w:rFonts w:hint="eastAsia"/>
          <w:b/>
          <w:color w:val="0000FF"/>
        </w:rPr>
        <w:t>3</w:t>
      </w:r>
      <w:r w:rsidRPr="008A7D00">
        <w:rPr>
          <w:rFonts w:hint="eastAsia"/>
          <w:b/>
          <w:color w:val="0000FF"/>
        </w:rPr>
        <w:t>.html</w:t>
      </w:r>
      <w:proofErr w:type="gramEnd"/>
    </w:p>
    <w:p w:rsidR="00375F9C" w:rsidRPr="00084DC4" w:rsidRDefault="00375F9C" w:rsidP="00375F9C">
      <w:r w:rsidRPr="00084DC4">
        <w:t>These three approaches generated the same result</w:t>
      </w:r>
      <w:r>
        <w:rPr>
          <w:rFonts w:hint="eastAsia"/>
        </w:rPr>
        <w:t>.</w:t>
      </w:r>
      <w:r w:rsidRPr="00084DC4">
        <w:t xml:space="preserve"> </w:t>
      </w:r>
      <w:r>
        <w:rPr>
          <w:rFonts w:hint="eastAsia"/>
        </w:rPr>
        <w:t>Y</w:t>
      </w:r>
      <w:r w:rsidRPr="00084DC4">
        <w:t>ou can use any of those in your project according to your habits. But the first approach (using new and setXX) is recommended.</w:t>
      </w:r>
    </w:p>
    <w:p w:rsidR="00375F9C" w:rsidRDefault="00375F9C" w:rsidP="00E45D25">
      <w:pPr>
        <w:pStyle w:val="2"/>
        <w:numPr>
          <w:ilvl w:val="1"/>
          <w:numId w:val="17"/>
        </w:numPr>
      </w:pPr>
      <w:bookmarkStart w:id="14" w:name="_Toc235676257"/>
      <w:bookmarkStart w:id="15" w:name="_Toc356466163"/>
      <w:r>
        <w:rPr>
          <w:rFonts w:hint="eastAsia"/>
        </w:rPr>
        <w:t xml:space="preserve">Do it in </w:t>
      </w:r>
      <w:bookmarkEnd w:id="14"/>
      <w:r w:rsidR="00E63EF7">
        <w:rPr>
          <w:rFonts w:hint="eastAsia"/>
        </w:rPr>
        <w:t>CrossUI RAD Tools</w:t>
      </w:r>
      <w:bookmarkEnd w:id="15"/>
    </w:p>
    <w:p w:rsidR="00E63EF7" w:rsidRDefault="00E63EF7" w:rsidP="00375F9C">
      <w:r w:rsidRPr="00E63EF7">
        <w:t>CrossUI RAD can reduce</w:t>
      </w:r>
      <w:r>
        <w:t xml:space="preserve"> development time significantly</w:t>
      </w:r>
      <w:r>
        <w:rPr>
          <w:rFonts w:hint="eastAsia"/>
        </w:rPr>
        <w:t>, especially</w:t>
      </w:r>
      <w:r w:rsidRPr="009B5701">
        <w:t xml:space="preserve"> on UI layout.</w:t>
      </w:r>
      <w:r>
        <w:rPr>
          <w:rFonts w:hint="eastAsia"/>
        </w:rPr>
        <w:t xml:space="preserve"> </w:t>
      </w:r>
    </w:p>
    <w:p w:rsidR="00E63EF7" w:rsidRDefault="00E63EF7" w:rsidP="00375F9C"/>
    <w:p w:rsidR="00E63EF7" w:rsidRDefault="00375F9C" w:rsidP="00375F9C">
      <w:r w:rsidRPr="00CA1E89">
        <w:t xml:space="preserve">There are two types of designer in </w:t>
      </w:r>
      <w:r w:rsidR="007E23B3">
        <w:t>CrossUI</w:t>
      </w:r>
      <w:r w:rsidR="00E63EF7">
        <w:t xml:space="preserve">: </w:t>
      </w:r>
      <w:r w:rsidR="00E63EF7">
        <w:rPr>
          <w:rFonts w:hint="eastAsia"/>
        </w:rPr>
        <w:t xml:space="preserve">online version and desktop version. Desktop version </w:t>
      </w:r>
      <w:r w:rsidRPr="00CA1E89">
        <w:t xml:space="preserve">is integrated with </w:t>
      </w:r>
      <w:r w:rsidR="00E63EF7">
        <w:rPr>
          <w:rFonts w:hint="eastAsia"/>
        </w:rPr>
        <w:t xml:space="preserve">many advanced features: </w:t>
      </w:r>
      <w:r w:rsidRPr="00CA1E89">
        <w:t>document management</w:t>
      </w:r>
      <w:r w:rsidR="00E63EF7">
        <w:rPr>
          <w:rFonts w:hint="eastAsia"/>
        </w:rPr>
        <w:t xml:space="preserve">, package, deployment, and so on. </w:t>
      </w:r>
    </w:p>
    <w:p w:rsidR="00E63EF7" w:rsidRDefault="00E63EF7" w:rsidP="00375F9C"/>
    <w:p w:rsidR="00E63EF7" w:rsidRDefault="00E63EF7" w:rsidP="00375F9C">
      <w:r>
        <w:rPr>
          <w:rFonts w:hint="eastAsia"/>
        </w:rPr>
        <w:t xml:space="preserve">In order to do </w:t>
      </w:r>
      <w:r>
        <w:rPr>
          <w:rStyle w:val="hps"/>
          <w:lang w:val="en"/>
        </w:rPr>
        <w:t>the following exercises</w:t>
      </w:r>
      <w:r>
        <w:rPr>
          <w:rStyle w:val="hps"/>
          <w:rFonts w:hint="eastAsia"/>
          <w:lang w:val="en"/>
        </w:rPr>
        <w:t>,</w:t>
      </w:r>
      <w:r>
        <w:rPr>
          <w:rFonts w:hint="eastAsia"/>
        </w:rPr>
        <w:t xml:space="preserve"> you need to download CrossUI RAD Tools desktop version from </w:t>
      </w:r>
      <w:hyperlink r:id="rId23" w:history="1">
        <w:r w:rsidRPr="00CF291A">
          <w:rPr>
            <w:rStyle w:val="a3"/>
            <w:rFonts w:hint="eastAsia"/>
          </w:rPr>
          <w:t>http://www.crossui.com/download.html</w:t>
        </w:r>
      </w:hyperlink>
      <w:r>
        <w:rPr>
          <w:rFonts w:hint="eastAsia"/>
        </w:rPr>
        <w:t>.</w:t>
      </w:r>
    </w:p>
    <w:p w:rsidR="00E63EF7" w:rsidRDefault="00E63EF7" w:rsidP="00375F9C"/>
    <w:p w:rsidR="00E63EF7" w:rsidRDefault="00E63EF7" w:rsidP="00375F9C">
      <w:r>
        <w:rPr>
          <w:rFonts w:hint="eastAsia"/>
        </w:rPr>
        <w:t>If you don</w:t>
      </w:r>
      <w:r>
        <w:t>’</w:t>
      </w:r>
      <w:r>
        <w:rPr>
          <w:rFonts w:hint="eastAsia"/>
        </w:rPr>
        <w:t xml:space="preserve">t want to </w:t>
      </w:r>
      <w:r>
        <w:t>download</w:t>
      </w:r>
      <w:r>
        <w:rPr>
          <w:rFonts w:hint="eastAsia"/>
        </w:rPr>
        <w:t xml:space="preserve"> that, you can go to </w:t>
      </w:r>
      <w:hyperlink r:id="rId24" w:history="1">
        <w:r w:rsidRPr="00CF291A">
          <w:rPr>
            <w:rStyle w:val="a3"/>
            <w:rFonts w:hint="eastAsia"/>
          </w:rPr>
          <w:t>http://www.crossui.com/RAD/Builder.html</w:t>
        </w:r>
      </w:hyperlink>
      <w:r>
        <w:rPr>
          <w:rFonts w:hint="eastAsia"/>
        </w:rPr>
        <w:t xml:space="preserve">, and do </w:t>
      </w:r>
      <w:r>
        <w:rPr>
          <w:rStyle w:val="hps"/>
          <w:lang w:val="en"/>
        </w:rPr>
        <w:t>the following exercises</w:t>
      </w:r>
      <w:r>
        <w:rPr>
          <w:rStyle w:val="hps"/>
          <w:rFonts w:hint="eastAsia"/>
          <w:lang w:val="en"/>
        </w:rPr>
        <w:t xml:space="preserve"> </w:t>
      </w:r>
      <w:r>
        <w:rPr>
          <w:rStyle w:val="hps"/>
          <w:lang w:val="en"/>
        </w:rPr>
        <w:t>online</w:t>
      </w:r>
      <w:r>
        <w:rPr>
          <w:rFonts w:hint="eastAsia"/>
        </w:rPr>
        <w:t>.</w:t>
      </w:r>
    </w:p>
    <w:p w:rsidR="00E63EF7" w:rsidRDefault="00375F9C" w:rsidP="00375F9C">
      <w:r w:rsidRPr="00CD2B9F">
        <w:rPr>
          <w:rFonts w:hint="eastAsia"/>
        </w:rPr>
        <w:t xml:space="preserve"> </w:t>
      </w:r>
      <w:r w:rsidRPr="00D304DC">
        <w:rPr>
          <w:rFonts w:hint="eastAsia"/>
        </w:rPr>
        <w:t xml:space="preserve"> </w:t>
      </w:r>
    </w:p>
    <w:p w:rsidR="002F1497" w:rsidRDefault="002F1497" w:rsidP="00375F9C">
      <w:r>
        <w:rPr>
          <w:rFonts w:hint="eastAsia"/>
        </w:rPr>
        <w:t>RAD Tools desktop:</w:t>
      </w:r>
    </w:p>
    <w:p w:rsidR="002F1497" w:rsidRDefault="002F1497" w:rsidP="00375F9C"/>
    <w:p w:rsidR="002F1497" w:rsidRDefault="002F1497" w:rsidP="00375F9C">
      <w:r>
        <w:rPr>
          <w:rFonts w:hint="eastAsia"/>
          <w:noProof/>
        </w:rPr>
        <w:lastRenderedPageBreak/>
        <mc:AlternateContent>
          <mc:Choice Requires="wps">
            <w:drawing>
              <wp:anchor distT="0" distB="0" distL="114300" distR="114300" simplePos="0" relativeHeight="251659264" behindDoc="0" locked="0" layoutInCell="1" allowOverlap="1" wp14:anchorId="651FE2E9" wp14:editId="1350FCC2">
                <wp:simplePos x="0" y="0"/>
                <wp:positionH relativeFrom="column">
                  <wp:posOffset>43815</wp:posOffset>
                </wp:positionH>
                <wp:positionV relativeFrom="line">
                  <wp:posOffset>1400175</wp:posOffset>
                </wp:positionV>
                <wp:extent cx="857250" cy="209550"/>
                <wp:effectExtent l="0" t="114300" r="95250" b="19050"/>
                <wp:wrapNone/>
                <wp:docPr id="1107"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57250" cy="209550"/>
                        </a:xfrm>
                        <a:prstGeom prst="wedgeRoundRectCallout">
                          <a:avLst>
                            <a:gd name="adj1" fmla="val -53643"/>
                            <a:gd name="adj2" fmla="val -9062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D2B9F" w:rsidRDefault="0023747D" w:rsidP="00E63EF7">
                            <w:pPr>
                              <w:rPr>
                                <w:szCs w:val="18"/>
                              </w:rPr>
                            </w:pPr>
                            <w:r>
                              <w:rPr>
                                <w:rStyle w:val="shorttext"/>
                              </w:rPr>
                              <w:t xml:space="preserve">Controls </w:t>
                            </w:r>
                            <w:r>
                              <w:rPr>
                                <w:rStyle w:val="shorttext"/>
                                <w:rFonts w:hint="eastAsia"/>
                              </w:rPr>
                              <w:t>box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 o:spid="_x0000_s1051" type="#_x0000_t62" style="position:absolute;left:0;text-align:left;margin-left:3.45pt;margin-top:110.25pt;width:67.5pt;height:16.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" adj="-787,-8776" fillcolor="#ff9">
                <v:textbox inset="0,0,0,0">
                  <w:txbxContent>
                    <w:p w:rsidR="0023747D" w:rsidRPr="00CD2B9F" w:rsidRDefault="0023747D" w:rsidP="00E63EF7">
                      <w:pPr>
                        <w:rPr>
                          <w:szCs w:val="18"/>
                        </w:rPr>
                      </w:pPr>
                      <w:r>
                        <w:rPr>
                          <w:rStyle w:val="shorttext"/>
                        </w:rPr>
                        <w:t xml:space="preserve">Controls </w:t>
                      </w:r>
                      <w:r>
                        <w:rPr>
                          <w:rStyle w:val="shorttext"/>
                          <w:rFonts w:hint="eastAsia"/>
                        </w:rPr>
                        <w:t>box</w:t>
                      </w:r>
                    </w:p>
                  </w:txbxContent>
                </v:textbox>
                <w10:wrap anchory="line"/>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24FD5879" wp14:editId="2637E410">
                <wp:simplePos x="0" y="0"/>
                <wp:positionH relativeFrom="column">
                  <wp:posOffset>1028700</wp:posOffset>
                </wp:positionH>
                <wp:positionV relativeFrom="line">
                  <wp:posOffset>2032000</wp:posOffset>
                </wp:positionV>
                <wp:extent cx="800100" cy="198120"/>
                <wp:effectExtent l="0" t="285750" r="209550" b="11430"/>
                <wp:wrapNone/>
                <wp:docPr id="1106"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68019"/>
                            <a:gd name="adj2" fmla="val -1807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63EF7">
                            <w:pPr>
                              <w:jc w:val="center"/>
                              <w:rPr>
                                <w:sz w:val="18"/>
                                <w:szCs w:val="18"/>
                              </w:rPr>
                            </w:pPr>
                            <w:r>
                              <w:rPr>
                                <w:rFonts w:hint="eastAsia"/>
                                <w:sz w:val="18"/>
                                <w:szCs w:val="18"/>
                              </w:rPr>
                              <w:t>Canvas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5" o:spid="_x0000_s1052" type="#_x0000_t62" style="position:absolute;left:0;text-align:left;margin-left:81pt;margin-top:160pt;width:63pt;height:15.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" adj="-3892,-28247" fillcolor="#ff9">
                <v:textbox inset="0,0,0,0">
                  <w:txbxContent>
                    <w:p w:rsidR="0023747D" w:rsidRPr="00D434DE" w:rsidRDefault="0023747D" w:rsidP="00E63EF7">
                      <w:pPr>
                        <w:jc w:val="center"/>
                        <w:rPr>
                          <w:sz w:val="18"/>
                          <w:szCs w:val="18"/>
                        </w:rPr>
                      </w:pPr>
                      <w:r>
                        <w:rPr>
                          <w:rFonts w:hint="eastAsia"/>
                          <w:sz w:val="18"/>
                          <w:szCs w:val="18"/>
                        </w:rPr>
                        <w:t>Canvas</w:t>
                      </w:r>
                    </w:p>
                  </w:txbxContent>
                </v:textbox>
                <w10:wrap anchory="line"/>
              </v:shape>
            </w:pict>
          </mc:Fallback>
        </mc:AlternateContent>
      </w:r>
      <w:r>
        <w:rPr>
          <w:rFonts w:hint="eastAsia"/>
          <w:noProof/>
        </w:rPr>
        <mc:AlternateContent>
          <mc:Choice Requires="wps">
            <w:drawing>
              <wp:anchor distT="0" distB="0" distL="114300" distR="114300" simplePos="0" relativeHeight="251662336" behindDoc="0" locked="0" layoutInCell="1" allowOverlap="1" wp14:anchorId="493505F0" wp14:editId="1231B702">
                <wp:simplePos x="0" y="0"/>
                <wp:positionH relativeFrom="column">
                  <wp:posOffset>462280</wp:posOffset>
                </wp:positionH>
                <wp:positionV relativeFrom="line">
                  <wp:posOffset>781050</wp:posOffset>
                </wp:positionV>
                <wp:extent cx="752475" cy="198120"/>
                <wp:effectExtent l="0" t="152400" r="28575" b="11430"/>
                <wp:wrapNone/>
                <wp:docPr id="1105"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52475" cy="198120"/>
                        </a:xfrm>
                        <a:prstGeom prst="wedgeRoundRectCallout">
                          <a:avLst>
                            <a:gd name="adj1" fmla="val 5480"/>
                            <a:gd name="adj2" fmla="val -12179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63EF7">
                            <w:pPr>
                              <w:jc w:val="center"/>
                              <w:rPr>
                                <w:sz w:val="18"/>
                                <w:szCs w:val="18"/>
                              </w:rPr>
                            </w:pPr>
                            <w:r>
                              <w:rPr>
                                <w:rFonts w:hint="eastAsia"/>
                                <w:sz w:val="18"/>
                                <w:szCs w:val="18"/>
                              </w:rPr>
                              <w:t xml:space="preserve">Debug it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9" o:spid="_x0000_s1053" type="#_x0000_t62" style="position:absolute;left:0;text-align:left;margin-left:36.4pt;margin-top:61.5pt;width:59.25pt;height:15.6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" adj="11984,-15508" fillcolor="#ff9">
                <v:textbox inset="0,0,0,0">
                  <w:txbxContent>
                    <w:p w:rsidR="0023747D" w:rsidRPr="00D434DE" w:rsidRDefault="0023747D" w:rsidP="00E63EF7">
                      <w:pPr>
                        <w:jc w:val="center"/>
                        <w:rPr>
                          <w:sz w:val="18"/>
                          <w:szCs w:val="18"/>
                        </w:rPr>
                      </w:pPr>
                      <w:r>
                        <w:rPr>
                          <w:rFonts w:hint="eastAsia"/>
                          <w:sz w:val="18"/>
                          <w:szCs w:val="18"/>
                        </w:rPr>
                        <w:t xml:space="preserve">Debug it </w:t>
                      </w:r>
                    </w:p>
                  </w:txbxContent>
                </v:textbox>
                <w10:wrap anchory="lin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18469402" wp14:editId="66A8C0C1">
                <wp:simplePos x="0" y="0"/>
                <wp:positionH relativeFrom="column">
                  <wp:posOffset>2482215</wp:posOffset>
                </wp:positionH>
                <wp:positionV relativeFrom="line">
                  <wp:posOffset>751205</wp:posOffset>
                </wp:positionV>
                <wp:extent cx="800100" cy="198120"/>
                <wp:effectExtent l="152400" t="0" r="19050" b="68580"/>
                <wp:wrapNone/>
                <wp:docPr id="1104"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64124"/>
                            <a:gd name="adj2" fmla="val 6089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D2B9F" w:rsidRDefault="0023747D" w:rsidP="00E63EF7">
                            <w:pPr>
                              <w:rPr>
                                <w:sz w:val="18"/>
                                <w:szCs w:val="18"/>
                              </w:rPr>
                            </w:pPr>
                            <w:r w:rsidRPr="00CD2B9F">
                              <w:rPr>
                                <w:sz w:val="18"/>
                                <w:szCs w:val="18"/>
                              </w:rPr>
                              <w:t>Switch view</w:t>
                            </w:r>
                            <w:r>
                              <w:rPr>
                                <w:rFonts w:hint="eastAsia"/>
                                <w:sz w:val="18"/>
                                <w:szCs w:val="18"/>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0" o:spid="_x0000_s1054" type="#_x0000_t62" style="position:absolute;left:0;text-align:left;margin-left:195.45pt;margin-top:59.15pt;width:63pt;height:15.6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" adj="24651,23953" fillcolor="#ff9">
                <v:textbox inset="0,0,0,0">
                  <w:txbxContent>
                    <w:p w:rsidR="0023747D" w:rsidRPr="00CD2B9F" w:rsidRDefault="0023747D" w:rsidP="00E63EF7">
                      <w:pPr>
                        <w:rPr>
                          <w:sz w:val="18"/>
                          <w:szCs w:val="18"/>
                        </w:rPr>
                      </w:pPr>
                      <w:r w:rsidRPr="00CD2B9F">
                        <w:rPr>
                          <w:sz w:val="18"/>
                          <w:szCs w:val="18"/>
                        </w:rPr>
                        <w:t>Switch view</w:t>
                      </w:r>
                      <w:r>
                        <w:rPr>
                          <w:rFonts w:hint="eastAsia"/>
                          <w:sz w:val="18"/>
                          <w:szCs w:val="18"/>
                        </w:rPr>
                        <w:t>s</w:t>
                      </w:r>
                    </w:p>
                  </w:txbxContent>
                </v:textbox>
                <w10:wrap anchory="line"/>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72F79682" wp14:editId="1F55F6BC">
                <wp:simplePos x="0" y="0"/>
                <wp:positionH relativeFrom="column">
                  <wp:posOffset>2253615</wp:posOffset>
                </wp:positionH>
                <wp:positionV relativeFrom="line">
                  <wp:posOffset>1798955</wp:posOffset>
                </wp:positionV>
                <wp:extent cx="1257300" cy="190500"/>
                <wp:effectExtent l="0" t="247650" r="171450" b="19050"/>
                <wp:wrapNone/>
                <wp:docPr id="1108"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0500"/>
                        </a:xfrm>
                        <a:prstGeom prst="wedgeRoundRectCallout">
                          <a:avLst>
                            <a:gd name="adj1" fmla="val -58085"/>
                            <a:gd name="adj2" fmla="val -1621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63EF7">
                            <w:pPr>
                              <w:jc w:val="center"/>
                              <w:rPr>
                                <w:sz w:val="18"/>
                                <w:szCs w:val="18"/>
                              </w:rPr>
                            </w:pPr>
                            <w:r>
                              <w:rPr>
                                <w:rFonts w:hint="eastAsia"/>
                                <w:sz w:val="18"/>
                                <w:szCs w:val="18"/>
                              </w:rPr>
                              <w:t>Properties and events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 o:spid="_x0000_s1055" type="#_x0000_t62" style="position:absolute;left:0;text-align:left;margin-left:177.45pt;margin-top:141.65pt;width:99pt;height:1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" adj="-1746,-24222" fillcolor="#ff9">
                <v:textbox inset="0,0,0,0">
                  <w:txbxContent>
                    <w:p w:rsidR="0023747D" w:rsidRPr="00D434DE" w:rsidRDefault="0023747D" w:rsidP="00E63EF7">
                      <w:pPr>
                        <w:jc w:val="center"/>
                        <w:rPr>
                          <w:sz w:val="18"/>
                          <w:szCs w:val="18"/>
                        </w:rPr>
                      </w:pPr>
                      <w:r>
                        <w:rPr>
                          <w:rFonts w:hint="eastAsia"/>
                          <w:sz w:val="18"/>
                          <w:szCs w:val="18"/>
                        </w:rPr>
                        <w:t>Properties and events</w:t>
                      </w:r>
                    </w:p>
                  </w:txbxContent>
                </v:textbox>
                <w10:wrap anchory="line"/>
              </v:shape>
            </w:pict>
          </mc:Fallback>
        </mc:AlternateContent>
      </w:r>
      <w:r>
        <w:rPr>
          <w:rFonts w:hint="eastAsia"/>
          <w:noProof/>
        </w:rPr>
        <mc:AlternateContent>
          <mc:Choice Requires="wps">
            <w:drawing>
              <wp:anchor distT="0" distB="0" distL="114300" distR="114300" simplePos="0" relativeHeight="251666432" behindDoc="0" locked="0" layoutInCell="1" allowOverlap="1" wp14:anchorId="3FE7475D" wp14:editId="26A9960D">
                <wp:simplePos x="0" y="0"/>
                <wp:positionH relativeFrom="column">
                  <wp:posOffset>2825115</wp:posOffset>
                </wp:positionH>
                <wp:positionV relativeFrom="line">
                  <wp:posOffset>2522220</wp:posOffset>
                </wp:positionV>
                <wp:extent cx="1028700" cy="264160"/>
                <wp:effectExtent l="0" t="209550" r="19050" b="21590"/>
                <wp:wrapNone/>
                <wp:docPr id="1110"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264160"/>
                        </a:xfrm>
                        <a:prstGeom prst="wedgeRoundRectCallout">
                          <a:avLst>
                            <a:gd name="adj1" fmla="val -38584"/>
                            <a:gd name="adj2" fmla="val -1192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63EF7">
                            <w:pPr>
                              <w:jc w:val="center"/>
                              <w:rPr>
                                <w:sz w:val="18"/>
                                <w:szCs w:val="18"/>
                              </w:rPr>
                            </w:pPr>
                            <w:r>
                              <w:rPr>
                                <w:rFonts w:hint="eastAsia"/>
                                <w:sz w:val="18"/>
                                <w:szCs w:val="18"/>
                              </w:rPr>
                              <w:t>Dblclick for API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1" o:spid="_x0000_s1056" type="#_x0000_t62" style="position:absolute;left:0;text-align:left;margin-left:222.45pt;margin-top:198.6pt;width:81pt;height:20.8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" adj="2466,-14954" fillcolor="#ff9">
                <v:textbox inset="0,0,0,0">
                  <w:txbxContent>
                    <w:p w:rsidR="0023747D" w:rsidRPr="00D434DE" w:rsidRDefault="0023747D" w:rsidP="00E63EF7">
                      <w:pPr>
                        <w:jc w:val="center"/>
                        <w:rPr>
                          <w:sz w:val="18"/>
                          <w:szCs w:val="18"/>
                        </w:rPr>
                      </w:pPr>
                      <w:r>
                        <w:rPr>
                          <w:rFonts w:hint="eastAsia"/>
                          <w:sz w:val="18"/>
                          <w:szCs w:val="18"/>
                        </w:rPr>
                        <w:t>Dblclick for API</w:t>
                      </w:r>
                    </w:p>
                  </w:txbxContent>
                </v:textbox>
                <w10:wrap anchory="line"/>
              </v:shape>
            </w:pict>
          </mc:Fallback>
        </mc:AlternateContent>
      </w:r>
      <w:r>
        <w:rPr>
          <w:rFonts w:hint="eastAsia"/>
          <w:noProof/>
        </w:rPr>
        <mc:AlternateContent>
          <mc:Choice Requires="wps">
            <w:drawing>
              <wp:anchor distT="0" distB="0" distL="114300" distR="114300" simplePos="0" relativeHeight="251664384" behindDoc="0" locked="0" layoutInCell="1" allowOverlap="1" wp14:anchorId="52EE2D57" wp14:editId="164E3A6D">
                <wp:simplePos x="0" y="0"/>
                <wp:positionH relativeFrom="column">
                  <wp:posOffset>4662805</wp:posOffset>
                </wp:positionH>
                <wp:positionV relativeFrom="line">
                  <wp:posOffset>934085</wp:posOffset>
                </wp:positionV>
                <wp:extent cx="733425" cy="161925"/>
                <wp:effectExtent l="0" t="0" r="28575" b="352425"/>
                <wp:wrapNone/>
                <wp:docPr id="1111"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33425" cy="161925"/>
                        </a:xfrm>
                        <a:prstGeom prst="wedgeRoundRectCallout">
                          <a:avLst>
                            <a:gd name="adj1" fmla="val -38584"/>
                            <a:gd name="adj2" fmla="val 2181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63EF7">
                            <w:pPr>
                              <w:jc w:val="center"/>
                              <w:rPr>
                                <w:sz w:val="18"/>
                                <w:szCs w:val="18"/>
                              </w:rPr>
                            </w:pPr>
                            <w:r>
                              <w:rPr>
                                <w:rFonts w:hint="eastAsia"/>
                                <w:sz w:val="18"/>
                                <w:szCs w:val="18"/>
                              </w:rPr>
                              <w:t>Controls tree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 o:spid="_x0000_s1057" type="#_x0000_t62" style="position:absolute;left:0;text-align:left;margin-left:367.15pt;margin-top:73.55pt;width:57.75pt;height:12.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" adj="2466,57919" fillcolor="#ff9">
                <v:textbox inset="0,0,0,0">
                  <w:txbxContent>
                    <w:p w:rsidR="0023747D" w:rsidRPr="00D434DE" w:rsidRDefault="0023747D" w:rsidP="00E63EF7">
                      <w:pPr>
                        <w:jc w:val="center"/>
                        <w:rPr>
                          <w:sz w:val="18"/>
                          <w:szCs w:val="18"/>
                        </w:rPr>
                      </w:pPr>
                      <w:r>
                        <w:rPr>
                          <w:rFonts w:hint="eastAsia"/>
                          <w:sz w:val="18"/>
                          <w:szCs w:val="18"/>
                        </w:rPr>
                        <w:t>Controls tree</w:t>
                      </w:r>
                    </w:p>
                  </w:txbxContent>
                </v:textbox>
                <w10:wrap anchory="line"/>
              </v:shape>
            </w:pict>
          </mc:Fallback>
        </mc:AlternateContent>
      </w:r>
      <w:r>
        <w:rPr>
          <w:rFonts w:hint="eastAsia"/>
          <w:noProof/>
        </w:rPr>
        <mc:AlternateContent>
          <mc:Choice Requires="wps">
            <w:drawing>
              <wp:anchor distT="0" distB="0" distL="114300" distR="114300" simplePos="0" relativeHeight="251665408" behindDoc="0" locked="0" layoutInCell="1" allowOverlap="1" wp14:anchorId="52241694" wp14:editId="4D830155">
                <wp:simplePos x="0" y="0"/>
                <wp:positionH relativeFrom="column">
                  <wp:posOffset>4577715</wp:posOffset>
                </wp:positionH>
                <wp:positionV relativeFrom="line">
                  <wp:posOffset>2332355</wp:posOffset>
                </wp:positionV>
                <wp:extent cx="685800" cy="198120"/>
                <wp:effectExtent l="133350" t="552450" r="19050" b="11430"/>
                <wp:wrapNone/>
                <wp:docPr id="1109"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85800" cy="198120"/>
                        </a:xfrm>
                        <a:prstGeom prst="wedgeRoundRectCallout">
                          <a:avLst>
                            <a:gd name="adj1" fmla="val 63889"/>
                            <a:gd name="adj2" fmla="val -3131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63EF7">
                            <w:pPr>
                              <w:jc w:val="center"/>
                              <w:rPr>
                                <w:sz w:val="18"/>
                                <w:szCs w:val="18"/>
                              </w:rPr>
                            </w:pPr>
                            <w:r>
                              <w:rPr>
                                <w:rFonts w:hint="eastAsia"/>
                                <w:sz w:val="18"/>
                                <w:szCs w:val="18"/>
                              </w:rPr>
                              <w:t>Alias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8" o:spid="_x0000_s1058" type="#_x0000_t62" style="position:absolute;left:0;text-align:left;margin-left:360.45pt;margin-top:183.65pt;width:54pt;height:15.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" adj="24600,-56839" fillcolor="#ff9">
                <v:textbox inset="0,0,0,0">
                  <w:txbxContent>
                    <w:p w:rsidR="0023747D" w:rsidRPr="00D434DE" w:rsidRDefault="0023747D" w:rsidP="00E63EF7">
                      <w:pPr>
                        <w:jc w:val="center"/>
                        <w:rPr>
                          <w:sz w:val="18"/>
                          <w:szCs w:val="18"/>
                        </w:rPr>
                      </w:pPr>
                      <w:r>
                        <w:rPr>
                          <w:rFonts w:hint="eastAsia"/>
                          <w:sz w:val="18"/>
                          <w:szCs w:val="18"/>
                        </w:rPr>
                        <w:t>Alias</w:t>
                      </w:r>
                    </w:p>
                  </w:txbxContent>
                </v:textbox>
                <w10:wrap anchory="line"/>
              </v:shape>
            </w:pict>
          </mc:Fallback>
        </mc:AlternateContent>
      </w:r>
      <w:r>
        <w:rPr>
          <w:noProof/>
        </w:rPr>
        <w:drawing>
          <wp:inline distT="0" distB="0" distL="0" distR="0" wp14:anchorId="35D7045A" wp14:editId="14CECECF">
            <wp:extent cx="5400040" cy="3853779"/>
            <wp:effectExtent l="0" t="0" r="0" b="0"/>
            <wp:docPr id="1139" name="图片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3853779"/>
                    </a:xfrm>
                    <a:prstGeom prst="rect">
                      <a:avLst/>
                    </a:prstGeom>
                  </pic:spPr>
                </pic:pic>
              </a:graphicData>
            </a:graphic>
          </wp:inline>
        </w:drawing>
      </w:r>
    </w:p>
    <w:p w:rsidR="002F1497" w:rsidRDefault="002F1497" w:rsidP="00375F9C"/>
    <w:p w:rsidR="00E63EF7" w:rsidRDefault="00E63EF7" w:rsidP="00375F9C">
      <w:r>
        <w:rPr>
          <w:rFonts w:hint="eastAsia"/>
        </w:rPr>
        <w:t>RAD Tools online:</w:t>
      </w:r>
    </w:p>
    <w:p w:rsidR="00375F9C" w:rsidRDefault="002F1497" w:rsidP="00083A2E">
      <w:pPr>
        <w:jc w:val="center"/>
      </w:pPr>
      <w:r>
        <w:rPr>
          <w:rFonts w:hint="eastAsia"/>
          <w:noProof/>
        </w:rPr>
        <mc:AlternateContent>
          <mc:Choice Requires="wps">
            <w:drawing>
              <wp:anchor distT="0" distB="0" distL="114300" distR="114300" simplePos="0" relativeHeight="251668480" behindDoc="0" locked="0" layoutInCell="1" allowOverlap="1" wp14:anchorId="5CE09411" wp14:editId="2E9D4B36">
                <wp:simplePos x="0" y="0"/>
                <wp:positionH relativeFrom="column">
                  <wp:posOffset>3348989</wp:posOffset>
                </wp:positionH>
                <wp:positionV relativeFrom="line">
                  <wp:posOffset>525780</wp:posOffset>
                </wp:positionV>
                <wp:extent cx="1314450" cy="198120"/>
                <wp:effectExtent l="0" t="152400" r="19050" b="11430"/>
                <wp:wrapNone/>
                <wp:docPr id="1140"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14450" cy="198120"/>
                        </a:xfrm>
                        <a:prstGeom prst="wedgeRoundRectCallout">
                          <a:avLst>
                            <a:gd name="adj1" fmla="val 5480"/>
                            <a:gd name="adj2" fmla="val -12179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2F1497">
                            <w:pPr>
                              <w:jc w:val="center"/>
                              <w:rPr>
                                <w:sz w:val="18"/>
                                <w:szCs w:val="18"/>
                              </w:rPr>
                            </w:pPr>
                            <w:r>
                              <w:rPr>
                                <w:rFonts w:hint="eastAsia"/>
                                <w:sz w:val="18"/>
                                <w:szCs w:val="18"/>
                              </w:rPr>
                              <w:t>Debug it in browser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9" type="#_x0000_t62" style="position:absolute;left:0;text-align:left;margin-left:263.7pt;margin-top:41.4pt;width:103.5pt;height:15.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" adj="11984,-15508" fillcolor="#ff9">
                <v:textbox inset="0,0,0,0">
                  <w:txbxContent>
                    <w:p w:rsidR="0023747D" w:rsidRPr="00D434DE" w:rsidRDefault="0023747D" w:rsidP="002F1497">
                      <w:pPr>
                        <w:jc w:val="center"/>
                        <w:rPr>
                          <w:sz w:val="18"/>
                          <w:szCs w:val="18"/>
                        </w:rPr>
                      </w:pPr>
                      <w:r>
                        <w:rPr>
                          <w:rFonts w:hint="eastAsia"/>
                          <w:sz w:val="18"/>
                          <w:szCs w:val="18"/>
                        </w:rPr>
                        <w:t>Debug it in browser</w:t>
                      </w:r>
                    </w:p>
                  </w:txbxContent>
                </v:textbox>
                <w10:wrap anchory="line"/>
              </v:shape>
            </w:pict>
          </mc:Fallback>
        </mc:AlternateContent>
      </w:r>
      <w:r w:rsidR="00E63EF7">
        <w:rPr>
          <w:noProof/>
        </w:rPr>
        <w:drawing>
          <wp:inline distT="0" distB="0" distL="0" distR="0" wp14:anchorId="635B13D5" wp14:editId="3814BB94">
            <wp:extent cx="5400675" cy="2990850"/>
            <wp:effectExtent l="0" t="0" r="9525" b="0"/>
            <wp:docPr id="1137" name="图片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400040" cy="2990498"/>
                    </a:xfrm>
                    <a:prstGeom prst="rect">
                      <a:avLst/>
                    </a:prstGeom>
                    <a:noFill/>
                    <a:ln>
                      <a:noFill/>
                    </a:ln>
                    <a:extLst>
                      <a:ext uri="{53640926-AAD7-44D8-BBD7-CCE9431645EC}">
                        <a14:shadowObscured xmlns:a14="http://schemas.microsoft.com/office/drawing/2010/main"/>
                      </a:ext>
                    </a:extLst>
                  </pic:spPr>
                </pic:pic>
              </a:graphicData>
            </a:graphic>
          </wp:inline>
        </w:drawing>
      </w:r>
    </w:p>
    <w:p w:rsidR="00375F9C" w:rsidRDefault="00375F9C" w:rsidP="00375F9C"/>
    <w:p w:rsidR="00375F9C" w:rsidRDefault="00375F9C" w:rsidP="00375F9C">
      <w:r>
        <w:rPr>
          <w:rFonts w:hint="eastAsia"/>
        </w:rPr>
        <w:t xml:space="preserve">Now, we are </w:t>
      </w:r>
      <w:r>
        <w:t>trying</w:t>
      </w:r>
      <w:r>
        <w:rPr>
          <w:rFonts w:hint="eastAsia"/>
        </w:rPr>
        <w:t xml:space="preserve"> to create the previous section</w:t>
      </w:r>
      <w:r>
        <w:t>’</w:t>
      </w:r>
      <w:r>
        <w:rPr>
          <w:rFonts w:hint="eastAsia"/>
        </w:rPr>
        <w:t xml:space="preserve">s grid example in </w:t>
      </w:r>
      <w:r w:rsidR="00AF5AE5">
        <w:rPr>
          <w:rFonts w:hint="eastAsia"/>
        </w:rPr>
        <w:t xml:space="preserve">RAD Tools </w:t>
      </w:r>
      <w:r>
        <w:rPr>
          <w:rFonts w:hint="eastAsia"/>
        </w:rPr>
        <w:t>Designer.</w:t>
      </w:r>
    </w:p>
    <w:p w:rsidR="00375F9C" w:rsidRPr="00AF5AE5" w:rsidRDefault="00375F9C" w:rsidP="00375F9C"/>
    <w:p w:rsidR="00375F9C" w:rsidRPr="00BF6EEB" w:rsidRDefault="00375F9C" w:rsidP="00375F9C">
      <w:pPr>
        <w:numPr>
          <w:ilvl w:val="1"/>
          <w:numId w:val="1"/>
        </w:numPr>
      </w:pPr>
      <w:r>
        <w:rPr>
          <w:rFonts w:hint="eastAsia"/>
        </w:rPr>
        <w:t xml:space="preserve">Open the navigators group in </w:t>
      </w:r>
      <w:r>
        <w:t>“</w:t>
      </w:r>
      <w:r>
        <w:rPr>
          <w:rFonts w:hint="eastAsia"/>
        </w:rPr>
        <w:t>Tools Box</w:t>
      </w:r>
      <w:r>
        <w:t>”</w:t>
      </w:r>
      <w:r>
        <w:rPr>
          <w:rFonts w:hint="eastAsia"/>
        </w:rPr>
        <w:t xml:space="preserve">, and drag the </w:t>
      </w:r>
      <w:r>
        <w:t>“</w:t>
      </w:r>
      <w:r>
        <w:rPr>
          <w:rFonts w:hint="eastAsia"/>
        </w:rPr>
        <w:t>TreeGrid</w:t>
      </w:r>
      <w:r>
        <w:t>”</w:t>
      </w:r>
      <w:r>
        <w:rPr>
          <w:rFonts w:hint="eastAsia"/>
        </w:rPr>
        <w:t xml:space="preserve"> </w:t>
      </w:r>
      <w:r>
        <w:t>control</w:t>
      </w:r>
      <w:r>
        <w:rPr>
          <w:rFonts w:hint="eastAsia"/>
        </w:rPr>
        <w:t xml:space="preserve"> to the Canvas area.</w:t>
      </w:r>
    </w:p>
    <w:p w:rsidR="00375F9C" w:rsidRDefault="00AF5AE5" w:rsidP="00375F9C">
      <w:pPr>
        <w:jc w:val="center"/>
      </w:pPr>
      <w:r>
        <w:rPr>
          <w:rFonts w:hint="eastAsia"/>
          <w:noProof/>
        </w:rPr>
        <w:lastRenderedPageBreak/>
        <mc:AlternateContent>
          <mc:Choice Requires="wps">
            <w:drawing>
              <wp:anchor distT="0" distB="0" distL="114300" distR="114300" simplePos="0" relativeHeight="251492864" behindDoc="0" locked="0" layoutInCell="1" allowOverlap="1" wp14:anchorId="0E6CF782" wp14:editId="055FE86F">
                <wp:simplePos x="0" y="0"/>
                <wp:positionH relativeFrom="column">
                  <wp:posOffset>586740</wp:posOffset>
                </wp:positionH>
                <wp:positionV relativeFrom="line">
                  <wp:posOffset>638175</wp:posOffset>
                </wp:positionV>
                <wp:extent cx="1533525" cy="198120"/>
                <wp:effectExtent l="0" t="0" r="28575" b="335280"/>
                <wp:wrapNone/>
                <wp:docPr id="1102"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33525" cy="198120"/>
                        </a:xfrm>
                        <a:prstGeom prst="wedgeRoundRectCallout">
                          <a:avLst>
                            <a:gd name="adj1" fmla="val 47995"/>
                            <a:gd name="adj2" fmla="val 20512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Expand the Navigators group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7" o:spid="_x0000_s1060" type="#_x0000_t62" style="position:absolute;left:0;text-align:left;margin-left:46.2pt;margin-top:50.25pt;width:120.75pt;height:15.6pt;flip:x;z-index:251492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" adj="21167,55107" fillcolor="#ff9">
                <v:textbox inset="0,0,0,0">
                  <w:txbxContent>
                    <w:p w:rsidR="0023747D" w:rsidRPr="00D434DE" w:rsidRDefault="0023747D" w:rsidP="00375F9C">
                      <w:pPr>
                        <w:jc w:val="center"/>
                        <w:rPr>
                          <w:sz w:val="18"/>
                          <w:szCs w:val="18"/>
                        </w:rPr>
                      </w:pPr>
                      <w:r>
                        <w:rPr>
                          <w:rFonts w:hint="eastAsia"/>
                          <w:sz w:val="18"/>
                          <w:szCs w:val="18"/>
                        </w:rPr>
                        <w:t>Expand the Navigators group</w:t>
                      </w:r>
                    </w:p>
                  </w:txbxContent>
                </v:textbox>
                <w10:wrap anchory="line"/>
              </v:shape>
            </w:pict>
          </mc:Fallback>
        </mc:AlternateContent>
      </w:r>
      <w:r>
        <w:rPr>
          <w:rFonts w:hint="eastAsia"/>
          <w:noProof/>
        </w:rPr>
        <mc:AlternateContent>
          <mc:Choice Requires="wps">
            <w:drawing>
              <wp:anchor distT="0" distB="0" distL="114300" distR="114300" simplePos="0" relativeHeight="251496960" behindDoc="0" locked="0" layoutInCell="1" allowOverlap="1" wp14:anchorId="4B649243" wp14:editId="6C4BE70F">
                <wp:simplePos x="0" y="0"/>
                <wp:positionH relativeFrom="column">
                  <wp:posOffset>1253490</wp:posOffset>
                </wp:positionH>
                <wp:positionV relativeFrom="line">
                  <wp:posOffset>1485900</wp:posOffset>
                </wp:positionV>
                <wp:extent cx="1819275" cy="1645920"/>
                <wp:effectExtent l="0" t="38100" r="47625" b="30480"/>
                <wp:wrapNone/>
                <wp:docPr id="1101"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19275" cy="1645920"/>
                        </a:xfrm>
                        <a:prstGeom prst="line">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left:0;text-align:left;flip:y;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98.7pt,117pt" to="241.95pt,2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" strokeweight="1pt">
                <v:stroke dashstyle="dash" endarrow="block"/>
                <w10:wrap anchory="line"/>
              </v:line>
            </w:pict>
          </mc:Fallback>
        </mc:AlternateContent>
      </w:r>
      <w:r w:rsidR="005C781A">
        <w:rPr>
          <w:rFonts w:hint="eastAsia"/>
          <w:noProof/>
        </w:rPr>
        <mc:AlternateContent>
          <mc:Choice Requires="wps">
            <w:drawing>
              <wp:anchor distT="0" distB="0" distL="114300" distR="114300" simplePos="0" relativeHeight="251493888" behindDoc="0" locked="0" layoutInCell="1" allowOverlap="1" wp14:anchorId="36EC18AB" wp14:editId="1A7B3975">
                <wp:simplePos x="0" y="0"/>
                <wp:positionH relativeFrom="column">
                  <wp:posOffset>228600</wp:posOffset>
                </wp:positionH>
                <wp:positionV relativeFrom="line">
                  <wp:posOffset>2558415</wp:posOffset>
                </wp:positionV>
                <wp:extent cx="1028700" cy="396240"/>
                <wp:effectExtent l="0" t="0" r="19050" b="232410"/>
                <wp:wrapNone/>
                <wp:docPr id="1103"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396240"/>
                        </a:xfrm>
                        <a:prstGeom prst="wedgeRoundRectCallout">
                          <a:avLst>
                            <a:gd name="adj1" fmla="val -15560"/>
                            <a:gd name="adj2" fmla="val 988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Drag a TreeGrid to canvas from here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8" o:spid="_x0000_s1061" type="#_x0000_t62" style="position:absolute;left:0;text-align:left;margin-left:18pt;margin-top:201.45pt;width:81pt;height:31.2pt;flip:x;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" adj="7439,32157" fillcolor="#ff9">
                <v:textbox inset="0,0,0,0">
                  <w:txbxContent>
                    <w:p w:rsidR="0023747D" w:rsidRPr="00D434DE" w:rsidRDefault="0023747D" w:rsidP="00375F9C">
                      <w:pPr>
                        <w:jc w:val="center"/>
                        <w:rPr>
                          <w:sz w:val="18"/>
                          <w:szCs w:val="18"/>
                        </w:rPr>
                      </w:pPr>
                      <w:r>
                        <w:rPr>
                          <w:rFonts w:hint="eastAsia"/>
                          <w:sz w:val="18"/>
                          <w:szCs w:val="18"/>
                        </w:rPr>
                        <w:t>Drag a TreeGrid to canvas from here</w:t>
                      </w:r>
                    </w:p>
                  </w:txbxContent>
                </v:textbox>
                <w10:wrap anchory="line"/>
              </v:shape>
            </w:pict>
          </mc:Fallback>
        </mc:AlternateContent>
      </w:r>
      <w:r>
        <w:rPr>
          <w:noProof/>
        </w:rPr>
        <w:drawing>
          <wp:inline distT="0" distB="0" distL="0" distR="0" wp14:anchorId="0457EF1C" wp14:editId="3C7CC217">
            <wp:extent cx="4533900" cy="3219450"/>
            <wp:effectExtent l="0" t="0" r="0" b="0"/>
            <wp:docPr id="1141" name="图片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3900" cy="3219450"/>
                    </a:xfrm>
                    <a:prstGeom prst="rect">
                      <a:avLst/>
                    </a:prstGeom>
                    <a:noFill/>
                    <a:ln>
                      <a:noFill/>
                    </a:ln>
                  </pic:spPr>
                </pic:pic>
              </a:graphicData>
            </a:graphic>
          </wp:inline>
        </w:drawing>
      </w:r>
    </w:p>
    <w:p w:rsidR="00375F9C" w:rsidRDefault="00375F9C" w:rsidP="00375F9C">
      <w:pPr>
        <w:numPr>
          <w:ilvl w:val="1"/>
          <w:numId w:val="1"/>
        </w:numPr>
      </w:pPr>
      <w:r>
        <w:rPr>
          <w:rFonts w:hint="eastAsia"/>
        </w:rPr>
        <w:t xml:space="preserve">Click to select the </w:t>
      </w:r>
      <w:r>
        <w:t>“</w:t>
      </w:r>
      <w:r>
        <w:rPr>
          <w:rFonts w:hint="eastAsia"/>
        </w:rPr>
        <w:t>treegrid</w:t>
      </w:r>
      <w:r>
        <w:t>”</w:t>
      </w:r>
      <w:r w:rsidR="00AF5AE5">
        <w:rPr>
          <w:rFonts w:hint="eastAsia"/>
        </w:rPr>
        <w:t xml:space="preserve"> (It</w:t>
      </w:r>
      <w:r w:rsidR="00AF5AE5">
        <w:t>’</w:t>
      </w:r>
      <w:r w:rsidR="00AF5AE5">
        <w:rPr>
          <w:rFonts w:hint="eastAsia"/>
        </w:rPr>
        <w:t>s selected by default)</w:t>
      </w:r>
    </w:p>
    <w:p w:rsidR="00375F9C" w:rsidRDefault="00AF5AE5" w:rsidP="00AF5AE5">
      <w:pPr>
        <w:jc w:val="right"/>
        <w:rPr>
          <w:noProof/>
        </w:rPr>
      </w:pPr>
      <w:r>
        <w:rPr>
          <w:noProof/>
        </w:rPr>
        <w:drawing>
          <wp:inline distT="0" distB="0" distL="0" distR="0" wp14:anchorId="192EB9AF" wp14:editId="3096336F">
            <wp:extent cx="4829175" cy="2562208"/>
            <wp:effectExtent l="0" t="0" r="0" b="0"/>
            <wp:docPr id="1142" name="图片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4829206" cy="2562224"/>
                    </a:xfrm>
                    <a:prstGeom prst="rect">
                      <a:avLst/>
                    </a:prstGeom>
                    <a:noFill/>
                    <a:ln>
                      <a:noFill/>
                    </a:ln>
                    <a:extLst>
                      <a:ext uri="{53640926-AAD7-44D8-BBD7-CCE9431645EC}">
                        <a14:shadowObscured xmlns:a14="http://schemas.microsoft.com/office/drawing/2010/main"/>
                      </a:ext>
                    </a:extLst>
                  </pic:spPr>
                </pic:pic>
              </a:graphicData>
            </a:graphic>
          </wp:inline>
        </w:drawing>
      </w:r>
    </w:p>
    <w:p w:rsidR="00375F9C" w:rsidRDefault="00375F9C" w:rsidP="00375F9C">
      <w:pPr>
        <w:numPr>
          <w:ilvl w:val="1"/>
          <w:numId w:val="1"/>
        </w:numPr>
      </w:pPr>
      <w:r>
        <w:rPr>
          <w:rFonts w:hint="eastAsia"/>
        </w:rPr>
        <w:t>Sets this gri</w:t>
      </w:r>
      <w:r>
        <w:t>d’</w:t>
      </w:r>
      <w:r>
        <w:rPr>
          <w:rFonts w:hint="eastAsia"/>
        </w:rPr>
        <w:t>s properties according to the following picture.</w:t>
      </w:r>
    </w:p>
    <w:p w:rsidR="00375F9C" w:rsidRDefault="00375F9C" w:rsidP="00E45D25">
      <w:pPr>
        <w:numPr>
          <w:ilvl w:val="0"/>
          <w:numId w:val="13"/>
        </w:numPr>
      </w:pPr>
      <w:r>
        <w:rPr>
          <w:rFonts w:hint="eastAsia"/>
        </w:rPr>
        <w:t xml:space="preserve">Sets dock to </w:t>
      </w:r>
      <w:r>
        <w:t>‘</w:t>
      </w:r>
      <w:r>
        <w:rPr>
          <w:rFonts w:hint="eastAsia"/>
        </w:rPr>
        <w:t>none</w:t>
      </w:r>
      <w:r>
        <w:t>’</w:t>
      </w:r>
      <w:r>
        <w:rPr>
          <w:rFonts w:hint="eastAsia"/>
        </w:rPr>
        <w:t>;</w:t>
      </w:r>
    </w:p>
    <w:p w:rsidR="00375F9C" w:rsidRDefault="00375F9C" w:rsidP="00E45D25">
      <w:pPr>
        <w:numPr>
          <w:ilvl w:val="0"/>
          <w:numId w:val="13"/>
        </w:numPr>
      </w:pPr>
      <w:r>
        <w:rPr>
          <w:rFonts w:hint="eastAsia"/>
        </w:rPr>
        <w:t>Sets rowNumbered to false;</w:t>
      </w:r>
    </w:p>
    <w:p w:rsidR="00375F9C" w:rsidRDefault="00375F9C" w:rsidP="00E45D25">
      <w:pPr>
        <w:numPr>
          <w:ilvl w:val="0"/>
          <w:numId w:val="13"/>
        </w:numPr>
      </w:pPr>
      <w:r>
        <w:rPr>
          <w:rFonts w:hint="eastAsia"/>
        </w:rPr>
        <w:t xml:space="preserve">Sets gridHandlerCapion to </w:t>
      </w:r>
      <w:r>
        <w:t>‘</w:t>
      </w:r>
      <w:r w:rsidR="00D9208C">
        <w:rPr>
          <w:rFonts w:hint="eastAsia"/>
        </w:rPr>
        <w:t>g</w:t>
      </w:r>
      <w:r>
        <w:rPr>
          <w:rFonts w:hint="eastAsia"/>
        </w:rPr>
        <w:t>r</w:t>
      </w:r>
      <w:r w:rsidR="00D9208C">
        <w:rPr>
          <w:rFonts w:hint="eastAsia"/>
        </w:rPr>
        <w:t>i</w:t>
      </w:r>
      <w:r>
        <w:rPr>
          <w:rFonts w:hint="eastAsia"/>
        </w:rPr>
        <w:t>d</w:t>
      </w:r>
      <w:r>
        <w:t>’</w:t>
      </w:r>
      <w:r>
        <w:rPr>
          <w:rFonts w:hint="eastAsia"/>
        </w:rPr>
        <w:t xml:space="preserve">. </w:t>
      </w:r>
    </w:p>
    <w:p w:rsidR="00375F9C" w:rsidRPr="00BF6EEB" w:rsidRDefault="005C781A" w:rsidP="00375F9C">
      <w:r>
        <w:rPr>
          <w:rFonts w:hint="eastAsia"/>
          <w:noProof/>
        </w:rPr>
        <w:lastRenderedPageBreak/>
        <mc:AlternateContent>
          <mc:Choice Requires="wps">
            <w:drawing>
              <wp:anchor distT="0" distB="0" distL="114300" distR="114300" simplePos="0" relativeHeight="251502080" behindDoc="0" locked="0" layoutInCell="1" allowOverlap="1" wp14:anchorId="0D400065" wp14:editId="6B5BD8B6">
                <wp:simplePos x="0" y="0"/>
                <wp:positionH relativeFrom="column">
                  <wp:posOffset>3657600</wp:posOffset>
                </wp:positionH>
                <wp:positionV relativeFrom="line">
                  <wp:posOffset>2377440</wp:posOffset>
                </wp:positionV>
                <wp:extent cx="1371600" cy="198120"/>
                <wp:effectExtent l="9525" t="5715" r="9525" b="253365"/>
                <wp:wrapNone/>
                <wp:docPr id="1100"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198120"/>
                        </a:xfrm>
                        <a:prstGeom prst="wedgeRoundRectCallout">
                          <a:avLst>
                            <a:gd name="adj1" fmla="val 9167"/>
                            <a:gd name="adj2" fmla="val 1708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15CA7" w:rsidRDefault="0023747D" w:rsidP="00375F9C">
                            <w:pPr>
                              <w:rPr>
                                <w:szCs w:val="18"/>
                              </w:rPr>
                            </w:pPr>
                            <w:r>
                              <w:rPr>
                                <w:rFonts w:hint="eastAsia"/>
                                <w:szCs w:val="18"/>
                              </w:rPr>
                              <w:t>gridHandlerCaption</w:t>
                            </w:r>
                          </w:p>
                          <w:p w:rsidR="0023747D" w:rsidRPr="00415CA7"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1" o:spid="_x0000_s1062" type="#_x0000_t62" style="position:absolute;left:0;text-align:left;margin-left:4in;margin-top:187.2pt;width:108pt;height:15.6pt;flip:x;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" adj="12780,47699" fillcolor="#ff9">
                <v:textbox inset="0,0,0,0">
                  <w:txbxContent>
                    <w:p w:rsidR="0023747D" w:rsidRPr="00415CA7" w:rsidRDefault="0023747D" w:rsidP="00375F9C">
                      <w:pPr>
                        <w:rPr>
                          <w:szCs w:val="18"/>
                        </w:rPr>
                      </w:pPr>
                      <w:proofErr w:type="gramStart"/>
                      <w:r>
                        <w:rPr>
                          <w:rFonts w:hint="eastAsia"/>
                          <w:szCs w:val="18"/>
                        </w:rPr>
                        <w:t>gridHandlerCaption</w:t>
                      </w:r>
                      <w:proofErr w:type="gramEnd"/>
                    </w:p>
                    <w:p w:rsidR="0023747D" w:rsidRPr="00415CA7" w:rsidRDefault="0023747D" w:rsidP="00375F9C">
                      <w:pPr>
                        <w:rPr>
                          <w:szCs w:val="18"/>
                        </w:rPr>
                      </w:pPr>
                    </w:p>
                  </w:txbxContent>
                </v:textbox>
                <w10:wrap anchory="line"/>
              </v:shape>
            </w:pict>
          </mc:Fallback>
        </mc:AlternateContent>
      </w:r>
      <w:r>
        <w:rPr>
          <w:rFonts w:hint="eastAsia"/>
          <w:noProof/>
        </w:rPr>
        <mc:AlternateContent>
          <mc:Choice Requires="wps">
            <w:drawing>
              <wp:anchor distT="0" distB="0" distL="114300" distR="114300" simplePos="0" relativeHeight="251501056" behindDoc="0" locked="0" layoutInCell="1" allowOverlap="1" wp14:anchorId="3D95BCE5" wp14:editId="347C83EB">
                <wp:simplePos x="0" y="0"/>
                <wp:positionH relativeFrom="column">
                  <wp:posOffset>1257300</wp:posOffset>
                </wp:positionH>
                <wp:positionV relativeFrom="line">
                  <wp:posOffset>2773680</wp:posOffset>
                </wp:positionV>
                <wp:extent cx="1943100" cy="198120"/>
                <wp:effectExtent l="9525" t="11430" r="9525" b="419100"/>
                <wp:wrapNone/>
                <wp:docPr id="1099"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943100" cy="198120"/>
                        </a:xfrm>
                        <a:prstGeom prst="wedgeRoundRectCallout">
                          <a:avLst>
                            <a:gd name="adj1" fmla="val -9218"/>
                            <a:gd name="adj2" fmla="val 250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Click to setting rowNumbered</w:t>
                            </w:r>
                          </w:p>
                          <w:p w:rsidR="0023747D" w:rsidRPr="00415CA7"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0" o:spid="_x0000_s1063" type="#_x0000_t62" style="position:absolute;left:0;text-align:left;margin-left:99pt;margin-top:218.4pt;width:153pt;height:15.6pt;flip:x;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" adj="8809,64869" fillcolor="#ff9">
                <v:textbox inset="0,0,0,0">
                  <w:txbxContent>
                    <w:p w:rsidR="0023747D" w:rsidRPr="00D434DE" w:rsidRDefault="0023747D" w:rsidP="00375F9C">
                      <w:pPr>
                        <w:jc w:val="center"/>
                        <w:rPr>
                          <w:sz w:val="18"/>
                          <w:szCs w:val="18"/>
                        </w:rPr>
                      </w:pPr>
                      <w:r>
                        <w:rPr>
                          <w:rFonts w:hint="eastAsia"/>
                          <w:sz w:val="18"/>
                          <w:szCs w:val="18"/>
                        </w:rPr>
                        <w:t>Click to setting rowNumbered</w:t>
                      </w:r>
                    </w:p>
                    <w:p w:rsidR="0023747D" w:rsidRPr="00415CA7" w:rsidRDefault="0023747D" w:rsidP="00375F9C">
                      <w:pPr>
                        <w:rPr>
                          <w:szCs w:val="18"/>
                        </w:rPr>
                      </w:pPr>
                    </w:p>
                  </w:txbxContent>
                </v:textbox>
                <w10:wrap anchory="line"/>
              </v:shape>
            </w:pict>
          </mc:Fallback>
        </mc:AlternateContent>
      </w:r>
      <w:r>
        <w:rPr>
          <w:rFonts w:hint="eastAsia"/>
          <w:noProof/>
        </w:rPr>
        <mc:AlternateContent>
          <mc:Choice Requires="wps">
            <w:drawing>
              <wp:anchor distT="0" distB="0" distL="114300" distR="114300" simplePos="0" relativeHeight="251500032" behindDoc="0" locked="0" layoutInCell="1" allowOverlap="1" wp14:anchorId="27DDA956" wp14:editId="7DB60F58">
                <wp:simplePos x="0" y="0"/>
                <wp:positionH relativeFrom="column">
                  <wp:posOffset>-342900</wp:posOffset>
                </wp:positionH>
                <wp:positionV relativeFrom="line">
                  <wp:posOffset>3169920</wp:posOffset>
                </wp:positionV>
                <wp:extent cx="1714500" cy="198120"/>
                <wp:effectExtent l="9525" t="7620" r="9525" b="308610"/>
                <wp:wrapNone/>
                <wp:docPr id="1098"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714500" cy="198120"/>
                        </a:xfrm>
                        <a:prstGeom prst="wedgeRoundRectCallout">
                          <a:avLst>
                            <a:gd name="adj1" fmla="val -8222"/>
                            <a:gd name="adj2" fmla="val 19550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Click to setting dock prop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9" o:spid="_x0000_s1064" type="#_x0000_t62" style="position:absolute;left:0;text-align:left;margin-left:-27pt;margin-top:249.6pt;width:135pt;height:15.6pt;flip:x;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" adj="9024,53030" fillcolor="#ff9">
                <v:textbox inset="0,0,0,0">
                  <w:txbxContent>
                    <w:p w:rsidR="0023747D" w:rsidRPr="00D434DE" w:rsidRDefault="0023747D" w:rsidP="00375F9C">
                      <w:pPr>
                        <w:jc w:val="center"/>
                        <w:rPr>
                          <w:sz w:val="18"/>
                          <w:szCs w:val="18"/>
                        </w:rPr>
                      </w:pPr>
                      <w:r>
                        <w:rPr>
                          <w:rFonts w:hint="eastAsia"/>
                          <w:sz w:val="18"/>
                          <w:szCs w:val="18"/>
                        </w:rPr>
                        <w:t>Click to setting dock prop</w:t>
                      </w:r>
                    </w:p>
                  </w:txbxContent>
                </v:textbox>
                <w10:wrap anchory="line"/>
              </v:shape>
            </w:pict>
          </mc:Fallback>
        </mc:AlternateContent>
      </w:r>
      <w:r>
        <w:rPr>
          <w:rFonts w:hint="eastAsia"/>
          <w:noProof/>
        </w:rPr>
        <w:drawing>
          <wp:inline distT="0" distB="0" distL="0" distR="0" wp14:anchorId="4C77B1A2" wp14:editId="26E667B3">
            <wp:extent cx="5400675" cy="37719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771900"/>
                    </a:xfrm>
                    <a:prstGeom prst="rect">
                      <a:avLst/>
                    </a:prstGeom>
                    <a:noFill/>
                    <a:ln>
                      <a:noFill/>
                    </a:ln>
                  </pic:spPr>
                </pic:pic>
              </a:graphicData>
            </a:graphic>
          </wp:inline>
        </w:drawing>
      </w:r>
    </w:p>
    <w:p w:rsidR="00375F9C" w:rsidRDefault="00375F9C" w:rsidP="00375F9C">
      <w:pPr>
        <w:numPr>
          <w:ilvl w:val="1"/>
          <w:numId w:val="1"/>
        </w:numPr>
      </w:pPr>
      <w:r>
        <w:rPr>
          <w:rFonts w:hint="eastAsia"/>
        </w:rPr>
        <w:t>Sets header and rows</w:t>
      </w:r>
    </w:p>
    <w:p w:rsidR="00375F9C" w:rsidRDefault="005C781A" w:rsidP="00375F9C">
      <w:r>
        <w:rPr>
          <w:rFonts w:hint="eastAsia"/>
          <w:noProof/>
        </w:rPr>
        <mc:AlternateContent>
          <mc:Choice Requires="wps">
            <w:drawing>
              <wp:anchor distT="0" distB="0" distL="114300" distR="114300" simplePos="0" relativeHeight="251614720" behindDoc="0" locked="0" layoutInCell="1" allowOverlap="1" wp14:anchorId="7024FB51" wp14:editId="55CA4298">
                <wp:simplePos x="0" y="0"/>
                <wp:positionH relativeFrom="column">
                  <wp:posOffset>4114800</wp:posOffset>
                </wp:positionH>
                <wp:positionV relativeFrom="line">
                  <wp:posOffset>1684020</wp:posOffset>
                </wp:positionV>
                <wp:extent cx="1371600" cy="396240"/>
                <wp:effectExtent l="9525" t="579120" r="9525" b="5715"/>
                <wp:wrapNone/>
                <wp:docPr id="1097"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396240"/>
                        </a:xfrm>
                        <a:prstGeom prst="wedgeRoundRectCallout">
                          <a:avLst>
                            <a:gd name="adj1" fmla="val -38657"/>
                            <a:gd name="adj2" fmla="val -1891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Click here to pop the header setting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 o:spid="_x0000_s1065" type="#_x0000_t62" style="position:absolute;left:0;text-align:left;margin-left:324pt;margin-top:132.6pt;width:108pt;height:31.2pt;flip:x;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" adj="2450,-30047" fillcolor="#ff9">
                <v:textbox inset="0,0,0,0">
                  <w:txbxContent>
                    <w:p w:rsidR="0023747D" w:rsidRPr="00D434DE" w:rsidRDefault="0023747D" w:rsidP="00375F9C">
                      <w:pPr>
                        <w:jc w:val="center"/>
                        <w:rPr>
                          <w:sz w:val="18"/>
                          <w:szCs w:val="18"/>
                        </w:rPr>
                      </w:pPr>
                      <w:r>
                        <w:rPr>
                          <w:rFonts w:hint="eastAsia"/>
                          <w:sz w:val="18"/>
                          <w:szCs w:val="18"/>
                        </w:rPr>
                        <w:t>Click here to pop the header setting window</w:t>
                      </w:r>
                    </w:p>
                  </w:txbxContent>
                </v:textbox>
                <w10:wrap anchory="line"/>
              </v:shape>
            </w:pict>
          </mc:Fallback>
        </mc:AlternateContent>
      </w:r>
      <w:r>
        <w:rPr>
          <w:rFonts w:hint="eastAsia"/>
          <w:noProof/>
        </w:rPr>
        <mc:AlternateContent>
          <mc:Choice Requires="wps">
            <w:drawing>
              <wp:anchor distT="0" distB="0" distL="114300" distR="114300" simplePos="0" relativeHeight="251504128" behindDoc="0" locked="0" layoutInCell="1" allowOverlap="1" wp14:anchorId="4B6997E9" wp14:editId="2CF5A58E">
                <wp:simplePos x="0" y="0"/>
                <wp:positionH relativeFrom="column">
                  <wp:posOffset>3771900</wp:posOffset>
                </wp:positionH>
                <wp:positionV relativeFrom="line">
                  <wp:posOffset>1188720</wp:posOffset>
                </wp:positionV>
                <wp:extent cx="1485900" cy="1089660"/>
                <wp:effectExtent l="9525" t="7620" r="9525" b="7620"/>
                <wp:wrapNone/>
                <wp:docPr id="109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85900" cy="108966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3" o:spid="_x0000_s1026" style="position:absolute;left:0;text-align:left;flip:x;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297pt,93.6pt" to="414pt,1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">
                <v:stroke dashstyle="dash"/>
                <w10:wrap anchory="line"/>
              </v:line>
            </w:pict>
          </mc:Fallback>
        </mc:AlternateContent>
      </w:r>
      <w:r>
        <w:rPr>
          <w:rFonts w:hint="eastAsia"/>
          <w:noProof/>
        </w:rPr>
        <mc:AlternateContent>
          <mc:Choice Requires="wps">
            <w:drawing>
              <wp:anchor distT="0" distB="0" distL="114300" distR="114300" simplePos="0" relativeHeight="251503104" behindDoc="0" locked="0" layoutInCell="1" allowOverlap="1" wp14:anchorId="66DCFF3E" wp14:editId="4738D260">
                <wp:simplePos x="0" y="0"/>
                <wp:positionH relativeFrom="column">
                  <wp:posOffset>3771900</wp:posOffset>
                </wp:positionH>
                <wp:positionV relativeFrom="line">
                  <wp:posOffset>99060</wp:posOffset>
                </wp:positionV>
                <wp:extent cx="1485900" cy="891540"/>
                <wp:effectExtent l="9525" t="13335" r="9525" b="9525"/>
                <wp:wrapNone/>
                <wp:docPr id="1095"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85900" cy="89154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2" o:spid="_x0000_s1026" style="position:absolute;left:0;text-align:left;flip:x y;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297pt,7.8pt" to="41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">
                <v:stroke dashstyle="dash"/>
                <w10:wrap anchory="line"/>
              </v:line>
            </w:pict>
          </mc:Fallback>
        </mc:AlternateContent>
      </w:r>
      <w:r>
        <w:rPr>
          <w:rFonts w:hint="eastAsia"/>
          <w:noProof/>
        </w:rPr>
        <w:drawing>
          <wp:inline distT="0" distB="0" distL="0" distR="0" wp14:anchorId="69EB9972" wp14:editId="0E6A8BD3">
            <wp:extent cx="5391150" cy="2286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286000"/>
                    </a:xfrm>
                    <a:prstGeom prst="rect">
                      <a:avLst/>
                    </a:prstGeom>
                    <a:noFill/>
                    <a:ln>
                      <a:noFill/>
                    </a:ln>
                  </pic:spPr>
                </pic:pic>
              </a:graphicData>
            </a:graphic>
          </wp:inline>
        </w:drawing>
      </w:r>
    </w:p>
    <w:p w:rsidR="00375F9C" w:rsidRDefault="00375F9C" w:rsidP="00375F9C">
      <w:pPr>
        <w:jc w:val="center"/>
      </w:pPr>
      <w:r>
        <w:t>S</w:t>
      </w:r>
      <w:r>
        <w:rPr>
          <w:rFonts w:hint="eastAsia"/>
        </w:rPr>
        <w:t>ets header data</w:t>
      </w:r>
    </w:p>
    <w:p w:rsidR="00375F9C" w:rsidRDefault="005C781A" w:rsidP="00375F9C">
      <w:pPr>
        <w:jc w:val="center"/>
      </w:pPr>
      <w:r>
        <w:rPr>
          <w:rFonts w:hint="eastAsia"/>
          <w:noProof/>
        </w:rPr>
        <w:lastRenderedPageBreak/>
        <mc:AlternateContent>
          <mc:Choice Requires="wps">
            <w:drawing>
              <wp:anchor distT="0" distB="0" distL="114300" distR="114300" simplePos="0" relativeHeight="251615744" behindDoc="0" locked="0" layoutInCell="1" allowOverlap="1" wp14:anchorId="2882D63A" wp14:editId="3E6127DE">
                <wp:simplePos x="0" y="0"/>
                <wp:positionH relativeFrom="column">
                  <wp:posOffset>4000500</wp:posOffset>
                </wp:positionH>
                <wp:positionV relativeFrom="line">
                  <wp:posOffset>1783080</wp:posOffset>
                </wp:positionV>
                <wp:extent cx="1257300" cy="396240"/>
                <wp:effectExtent l="9525" t="525780" r="28575" b="11430"/>
                <wp:wrapNone/>
                <wp:docPr id="1094"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396240"/>
                        </a:xfrm>
                        <a:prstGeom prst="wedgeRoundRectCallout">
                          <a:avLst>
                            <a:gd name="adj1" fmla="val -50509"/>
                            <a:gd name="adj2" fmla="val -17452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Click here to pop the row setting window</w:t>
                            </w:r>
                          </w:p>
                          <w:p w:rsidR="0023747D" w:rsidRPr="00EB0F84"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8" o:spid="_x0000_s1066" type="#_x0000_t62" style="position:absolute;left:0;text-align:left;margin-left:315pt;margin-top:140.4pt;width:99pt;height:31.2pt;flip:x;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" adj="-110,-26897" fillcolor="#ff9">
                <v:textbox inset="0,0,0,0">
                  <w:txbxContent>
                    <w:p w:rsidR="0023747D" w:rsidRPr="00D434DE" w:rsidRDefault="0023747D" w:rsidP="00375F9C">
                      <w:pPr>
                        <w:jc w:val="center"/>
                        <w:rPr>
                          <w:sz w:val="18"/>
                          <w:szCs w:val="18"/>
                        </w:rPr>
                      </w:pPr>
                      <w:r>
                        <w:rPr>
                          <w:rFonts w:hint="eastAsia"/>
                          <w:sz w:val="18"/>
                          <w:szCs w:val="18"/>
                        </w:rPr>
                        <w:t>Click here to pop the row setting window</w:t>
                      </w:r>
                    </w:p>
                    <w:p w:rsidR="0023747D" w:rsidRPr="00EB0F84" w:rsidRDefault="0023747D" w:rsidP="00375F9C">
                      <w:pPr>
                        <w:rPr>
                          <w:szCs w:val="18"/>
                        </w:rPr>
                      </w:pPr>
                    </w:p>
                  </w:txbxContent>
                </v:textbox>
                <w10:wrap anchory="line"/>
              </v:shape>
            </w:pict>
          </mc:Fallback>
        </mc:AlternateContent>
      </w:r>
      <w:r>
        <w:rPr>
          <w:rFonts w:hint="eastAsia"/>
          <w:noProof/>
        </w:rPr>
        <mc:AlternateContent>
          <mc:Choice Requires="wps">
            <w:drawing>
              <wp:anchor distT="0" distB="0" distL="114300" distR="114300" simplePos="0" relativeHeight="251505152" behindDoc="0" locked="0" layoutInCell="1" allowOverlap="1" wp14:anchorId="30433D5A" wp14:editId="1E956709">
                <wp:simplePos x="0" y="0"/>
                <wp:positionH relativeFrom="column">
                  <wp:posOffset>3771900</wp:posOffset>
                </wp:positionH>
                <wp:positionV relativeFrom="line">
                  <wp:posOffset>99060</wp:posOffset>
                </wp:positionV>
                <wp:extent cx="1485900" cy="1089660"/>
                <wp:effectExtent l="9525" t="13335" r="9525" b="11430"/>
                <wp:wrapNone/>
                <wp:docPr id="1093"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85900" cy="108966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4" o:spid="_x0000_s1026" style="position:absolute;left:0;text-align:left;flip:x y;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297pt,7.8pt" to="414pt,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">
                <v:stroke dashstyle="dash"/>
                <w10:wrap anchory="line"/>
              </v:line>
            </w:pict>
          </mc:Fallback>
        </mc:AlternateContent>
      </w:r>
      <w:r>
        <w:rPr>
          <w:rFonts w:hint="eastAsia"/>
          <w:noProof/>
        </w:rPr>
        <mc:AlternateContent>
          <mc:Choice Requires="wps">
            <w:drawing>
              <wp:anchor distT="0" distB="0" distL="114300" distR="114300" simplePos="0" relativeHeight="251506176" behindDoc="0" locked="0" layoutInCell="1" allowOverlap="1" wp14:anchorId="649E86BB" wp14:editId="30A39232">
                <wp:simplePos x="0" y="0"/>
                <wp:positionH relativeFrom="column">
                  <wp:posOffset>3771900</wp:posOffset>
                </wp:positionH>
                <wp:positionV relativeFrom="line">
                  <wp:posOffset>1287780</wp:posOffset>
                </wp:positionV>
                <wp:extent cx="1485900" cy="990600"/>
                <wp:effectExtent l="9525" t="11430" r="9525" b="7620"/>
                <wp:wrapNone/>
                <wp:docPr id="109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85900" cy="99060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left:0;text-align:left;flip:x;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297pt,101.4pt" to="414pt,1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">
                <v:stroke dashstyle="dash"/>
                <w10:wrap anchory="line"/>
              </v:line>
            </w:pict>
          </mc:Fallback>
        </mc:AlternateContent>
      </w:r>
      <w:r>
        <w:rPr>
          <w:rFonts w:hint="eastAsia"/>
          <w:noProof/>
        </w:rPr>
        <w:drawing>
          <wp:inline distT="0" distB="0" distL="0" distR="0" wp14:anchorId="0E2C4EFA" wp14:editId="54DE72E2">
            <wp:extent cx="5400675" cy="22669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266950"/>
                    </a:xfrm>
                    <a:prstGeom prst="rect">
                      <a:avLst/>
                    </a:prstGeom>
                    <a:noFill/>
                    <a:ln>
                      <a:noFill/>
                    </a:ln>
                  </pic:spPr>
                </pic:pic>
              </a:graphicData>
            </a:graphic>
          </wp:inline>
        </w:drawing>
      </w:r>
    </w:p>
    <w:p w:rsidR="00375F9C" w:rsidRDefault="00375F9C" w:rsidP="00375F9C">
      <w:pPr>
        <w:jc w:val="center"/>
      </w:pPr>
      <w:r>
        <w:rPr>
          <w:rFonts w:hint="eastAsia"/>
        </w:rPr>
        <w:t>Sets rows data</w:t>
      </w:r>
    </w:p>
    <w:p w:rsidR="00375F9C" w:rsidRDefault="00375F9C" w:rsidP="00375F9C">
      <w:pPr>
        <w:numPr>
          <w:ilvl w:val="1"/>
          <w:numId w:val="1"/>
        </w:numPr>
      </w:pPr>
      <w:r>
        <w:rPr>
          <w:rFonts w:hint="eastAsia"/>
        </w:rPr>
        <w:t>Click to select the grid, adjust it</w:t>
      </w:r>
      <w:r>
        <w:t>s position and size</w:t>
      </w:r>
      <w:r>
        <w:rPr>
          <w:rFonts w:hint="eastAsia"/>
        </w:rPr>
        <w:t xml:space="preserve"> </w:t>
      </w:r>
    </w:p>
    <w:p w:rsidR="00375F9C" w:rsidRDefault="005C781A" w:rsidP="00375F9C">
      <w:pPr>
        <w:jc w:val="center"/>
      </w:pPr>
      <w:r>
        <w:rPr>
          <w:rFonts w:hint="eastAsia"/>
          <w:noProof/>
        </w:rPr>
        <w:drawing>
          <wp:inline distT="0" distB="0" distL="0" distR="0" wp14:anchorId="74EA2C6D" wp14:editId="56B75A1E">
            <wp:extent cx="4248150" cy="2971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8150" cy="2971800"/>
                    </a:xfrm>
                    <a:prstGeom prst="rect">
                      <a:avLst/>
                    </a:prstGeom>
                    <a:noFill/>
                    <a:ln>
                      <a:noFill/>
                    </a:ln>
                  </pic:spPr>
                </pic:pic>
              </a:graphicData>
            </a:graphic>
          </wp:inline>
        </w:drawing>
      </w:r>
    </w:p>
    <w:p w:rsidR="00375F9C" w:rsidRDefault="00375F9C" w:rsidP="00375F9C">
      <w:pPr>
        <w:numPr>
          <w:ilvl w:val="1"/>
          <w:numId w:val="1"/>
        </w:numPr>
      </w:pPr>
      <w:r>
        <w:rPr>
          <w:rFonts w:hint="eastAsia"/>
        </w:rPr>
        <w:t xml:space="preserve">Now, switch to </w:t>
      </w:r>
      <w:r>
        <w:t>“</w:t>
      </w:r>
      <w:r>
        <w:rPr>
          <w:rFonts w:hint="eastAsia"/>
        </w:rPr>
        <w:t>Code</w:t>
      </w:r>
      <w:r>
        <w:t>”</w:t>
      </w:r>
      <w:r>
        <w:rPr>
          <w:rFonts w:hint="eastAsia"/>
        </w:rPr>
        <w:t xml:space="preserve"> view </w:t>
      </w:r>
    </w:p>
    <w:p w:rsidR="00375F9C" w:rsidRDefault="00AF5AE5" w:rsidP="00375F9C">
      <w:pPr>
        <w:ind w:left="420" w:firstLine="360"/>
        <w:jc w:val="center"/>
      </w:pPr>
      <w:r>
        <w:rPr>
          <w:noProof/>
        </w:rPr>
        <w:drawing>
          <wp:inline distT="0" distB="0" distL="0" distR="0" wp14:anchorId="530908F0" wp14:editId="1CA8C970">
            <wp:extent cx="2114550" cy="638175"/>
            <wp:effectExtent l="0" t="0" r="0" b="9525"/>
            <wp:docPr id="1143" name="图片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4550" cy="638175"/>
                    </a:xfrm>
                    <a:prstGeom prst="rect">
                      <a:avLst/>
                    </a:prstGeom>
                    <a:noFill/>
                    <a:ln>
                      <a:noFill/>
                    </a:ln>
                  </pic:spPr>
                </pic:pic>
              </a:graphicData>
            </a:graphic>
          </wp:inline>
        </w:drawing>
      </w:r>
    </w:p>
    <w:p w:rsidR="00375F9C" w:rsidRDefault="00375F9C" w:rsidP="00375F9C">
      <w:r w:rsidRPr="007F4164">
        <w:rPr>
          <w:rFonts w:hint="eastAsia"/>
        </w:rPr>
        <w:t xml:space="preserve"> </w:t>
      </w:r>
      <w:r w:rsidR="005C781A">
        <w:rPr>
          <w:rFonts w:hint="eastAsia"/>
          <w:noProof/>
        </w:rPr>
        <w:lastRenderedPageBreak/>
        <mc:AlternateContent>
          <mc:Choice Requires="wps">
            <w:drawing>
              <wp:anchor distT="0" distB="0" distL="114300" distR="114300" simplePos="0" relativeHeight="251616768" behindDoc="0" locked="0" layoutInCell="1" allowOverlap="1" wp14:anchorId="124496E5" wp14:editId="6C5D946C">
                <wp:simplePos x="0" y="0"/>
                <wp:positionH relativeFrom="column">
                  <wp:posOffset>3444240</wp:posOffset>
                </wp:positionH>
                <wp:positionV relativeFrom="line">
                  <wp:posOffset>866775</wp:posOffset>
                </wp:positionV>
                <wp:extent cx="1828800" cy="198120"/>
                <wp:effectExtent l="0" t="152400" r="19050" b="11430"/>
                <wp:wrapNone/>
                <wp:docPr id="1091" name="AutoShape 5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28800" cy="198120"/>
                        </a:xfrm>
                        <a:prstGeom prst="wedgeRoundRectCallout">
                          <a:avLst>
                            <a:gd name="adj1" fmla="val 40799"/>
                            <a:gd name="adj2" fmla="val -1198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F4164" w:rsidRDefault="0023747D" w:rsidP="00375F9C">
                            <w:pPr>
                              <w:rPr>
                                <w:sz w:val="18"/>
                                <w:szCs w:val="18"/>
                              </w:rPr>
                            </w:pPr>
                            <w:r w:rsidRPr="007F4164">
                              <w:rPr>
                                <w:rFonts w:hint="eastAsia"/>
                                <w:sz w:val="18"/>
                                <w:szCs w:val="18"/>
                              </w:rPr>
                              <w:t xml:space="preserve">Code created by </w:t>
                            </w:r>
                            <w:r>
                              <w:rPr>
                                <w:rFonts w:hint="eastAsia"/>
                                <w:sz w:val="18"/>
                                <w:szCs w:val="18"/>
                              </w:rPr>
                              <w:t>CrossUI RAD Tools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76" o:spid="_x0000_s1067" type="#_x0000_t62" style="position:absolute;left:0;text-align:left;margin-left:271.2pt;margin-top:68.25pt;width:2in;height:15.6pt;flip:x;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" adj="19613,-15093" fillcolor="#ff9">
                <v:textbox inset="0,0,0,0">
                  <w:txbxContent>
                    <w:p w:rsidR="0023747D" w:rsidRPr="007F4164" w:rsidRDefault="0023747D" w:rsidP="00375F9C">
                      <w:pPr>
                        <w:rPr>
                          <w:sz w:val="18"/>
                          <w:szCs w:val="18"/>
                        </w:rPr>
                      </w:pPr>
                      <w:r w:rsidRPr="007F4164">
                        <w:rPr>
                          <w:rFonts w:hint="eastAsia"/>
                          <w:sz w:val="18"/>
                          <w:szCs w:val="18"/>
                        </w:rPr>
                        <w:t xml:space="preserve">Code created by </w:t>
                      </w:r>
                      <w:r>
                        <w:rPr>
                          <w:rFonts w:hint="eastAsia"/>
                          <w:sz w:val="18"/>
                          <w:szCs w:val="18"/>
                        </w:rPr>
                        <w:t>CrossUI RAD Tools</w:t>
                      </w:r>
                    </w:p>
                  </w:txbxContent>
                </v:textbox>
                <w10:wrap anchory="line"/>
              </v:shape>
            </w:pict>
          </mc:Fallback>
        </mc:AlternateContent>
      </w:r>
      <w:r w:rsidR="00AF5AE5">
        <w:rPr>
          <w:rFonts w:hint="eastAsia"/>
          <w:noProof/>
        </w:rPr>
        <w:drawing>
          <wp:inline distT="0" distB="0" distL="0" distR="0" wp14:anchorId="5D13ED24" wp14:editId="607D6C4C">
            <wp:extent cx="5400675" cy="2743200"/>
            <wp:effectExtent l="0" t="0" r="9525" b="0"/>
            <wp:docPr id="1144" name="图片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2743200"/>
                    </a:xfrm>
                    <a:prstGeom prst="rect">
                      <a:avLst/>
                    </a:prstGeom>
                    <a:noFill/>
                    <a:ln>
                      <a:noFill/>
                    </a:ln>
                  </pic:spPr>
                </pic:pic>
              </a:graphicData>
            </a:graphic>
          </wp:inline>
        </w:drawing>
      </w:r>
    </w:p>
    <w:p w:rsidR="00AF5AE5" w:rsidRDefault="00AF5AE5" w:rsidP="00375F9C"/>
    <w:p w:rsidR="00375F9C" w:rsidRDefault="00375F9C" w:rsidP="00375F9C">
      <w:r>
        <w:rPr>
          <w:rFonts w:hint="eastAsia"/>
        </w:rPr>
        <w:t xml:space="preserve">Above code is serialized by </w:t>
      </w:r>
      <w:r w:rsidR="00AF5AE5">
        <w:rPr>
          <w:rFonts w:hint="eastAsia"/>
        </w:rPr>
        <w:t>CrossUI RAD</w:t>
      </w:r>
      <w:r>
        <w:rPr>
          <w:rFonts w:hint="eastAsia"/>
        </w:rPr>
        <w:t>. Header</w:t>
      </w:r>
      <w:r w:rsidR="00AF5AE5">
        <w:rPr>
          <w:rFonts w:hint="eastAsia"/>
        </w:rPr>
        <w:t xml:space="preserve"> data</w:t>
      </w:r>
      <w:r w:rsidR="00AF5AE5">
        <w:rPr>
          <w:rFonts w:hint="eastAsia"/>
          <w:color w:val="FF0000"/>
        </w:rPr>
        <w:t xml:space="preserve"> </w:t>
      </w:r>
      <w:r>
        <w:rPr>
          <w:rFonts w:hint="eastAsia"/>
        </w:rPr>
        <w:t xml:space="preserve">and rows data will not </w:t>
      </w:r>
      <w:r w:rsidRPr="007F4164">
        <w:t>look the same as your</w:t>
      </w:r>
      <w:r>
        <w:rPr>
          <w:rFonts w:hint="eastAsia"/>
        </w:rPr>
        <w:t xml:space="preserve"> setting.</w:t>
      </w:r>
      <w:r w:rsidRPr="003A51DA">
        <w:rPr>
          <w:rFonts w:hint="eastAsia"/>
        </w:rPr>
        <w:t xml:space="preserve"> </w:t>
      </w:r>
    </w:p>
    <w:p w:rsidR="00AF5AE5" w:rsidRPr="003A51DA" w:rsidRDefault="00AF5AE5" w:rsidP="00375F9C"/>
    <w:p w:rsidR="00375F9C" w:rsidRDefault="00375F9C" w:rsidP="00375F9C">
      <w:pPr>
        <w:numPr>
          <w:ilvl w:val="1"/>
          <w:numId w:val="1"/>
        </w:numPr>
      </w:pPr>
      <w:r>
        <w:rPr>
          <w:rFonts w:hint="eastAsia"/>
        </w:rPr>
        <w:t xml:space="preserve">Click </w:t>
      </w:r>
      <w:r>
        <w:t>“</w:t>
      </w:r>
      <w:r w:rsidR="00AF5AE5">
        <w:rPr>
          <w:rFonts w:hint="eastAsia"/>
        </w:rPr>
        <w:t>Debug</w:t>
      </w:r>
      <w:r>
        <w:t>”</w:t>
      </w:r>
      <w:r>
        <w:rPr>
          <w:rFonts w:hint="eastAsia"/>
        </w:rPr>
        <w:t xml:space="preserve"> Button to open the test window, you will see the same result with section 2.2.</w:t>
      </w:r>
    </w:p>
    <w:p w:rsidR="00AF5AE5" w:rsidRDefault="00AF5AE5" w:rsidP="00AF5AE5">
      <w:pPr>
        <w:jc w:val="center"/>
      </w:pPr>
    </w:p>
    <w:p w:rsidR="00AF5AE5" w:rsidRDefault="00AF5AE5" w:rsidP="00AF5AE5">
      <w:pPr>
        <w:jc w:val="center"/>
      </w:pPr>
      <w:r>
        <w:rPr>
          <w:rFonts w:hint="eastAsia"/>
          <w:noProof/>
        </w:rPr>
        <mc:AlternateContent>
          <mc:Choice Requires="wps">
            <w:drawing>
              <wp:anchor distT="0" distB="0" distL="114300" distR="114300" simplePos="0" relativeHeight="251670528" behindDoc="0" locked="0" layoutInCell="1" allowOverlap="1" wp14:anchorId="46B080DE" wp14:editId="7C4C95A4">
                <wp:simplePos x="0" y="0"/>
                <wp:positionH relativeFrom="column">
                  <wp:posOffset>1834515</wp:posOffset>
                </wp:positionH>
                <wp:positionV relativeFrom="line">
                  <wp:posOffset>20955</wp:posOffset>
                </wp:positionV>
                <wp:extent cx="952500" cy="198120"/>
                <wp:effectExtent l="0" t="0" r="19050" b="68580"/>
                <wp:wrapNone/>
                <wp:docPr id="1147" name="AutoShape 5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52500" cy="198120"/>
                        </a:xfrm>
                        <a:prstGeom prst="wedgeRoundRectCallout">
                          <a:avLst>
                            <a:gd name="adj1" fmla="val 21799"/>
                            <a:gd name="adj2" fmla="val 772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F4164" w:rsidRDefault="0023747D" w:rsidP="00AF5AE5">
                            <w:pPr>
                              <w:rPr>
                                <w:sz w:val="18"/>
                                <w:szCs w:val="18"/>
                              </w:rPr>
                            </w:pPr>
                            <w:r>
                              <w:rPr>
                                <w:rFonts w:hint="eastAsia"/>
                                <w:sz w:val="18"/>
                                <w:szCs w:val="18"/>
                              </w:rPr>
                              <w:t>Debug command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8" type="#_x0000_t62" style="position:absolute;left:0;text-align:left;margin-left:144.45pt;margin-top:1.65pt;width:75pt;height:15.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" adj="15509,27484" fillcolor="#ff9">
                <v:textbox inset="0,0,0,0">
                  <w:txbxContent>
                    <w:p w:rsidR="0023747D" w:rsidRPr="007F4164" w:rsidRDefault="0023747D" w:rsidP="00AF5AE5">
                      <w:pPr>
                        <w:rPr>
                          <w:sz w:val="18"/>
                          <w:szCs w:val="18"/>
                        </w:rPr>
                      </w:pPr>
                      <w:r>
                        <w:rPr>
                          <w:rFonts w:hint="eastAsia"/>
                          <w:sz w:val="18"/>
                          <w:szCs w:val="18"/>
                        </w:rPr>
                        <w:t>Debug command</w:t>
                      </w:r>
                    </w:p>
                  </w:txbxContent>
                </v:textbox>
                <w10:wrap anchory="line"/>
              </v:shape>
            </w:pict>
          </mc:Fallback>
        </mc:AlternateContent>
      </w:r>
      <w:r>
        <w:rPr>
          <w:noProof/>
        </w:rPr>
        <w:drawing>
          <wp:inline distT="0" distB="0" distL="0" distR="0" wp14:anchorId="2115C258" wp14:editId="5ACD76EB">
            <wp:extent cx="3333750" cy="542925"/>
            <wp:effectExtent l="0" t="0" r="0" b="9525"/>
            <wp:docPr id="1146" name="图片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33750" cy="542925"/>
                    </a:xfrm>
                    <a:prstGeom prst="rect">
                      <a:avLst/>
                    </a:prstGeom>
                    <a:noFill/>
                    <a:ln>
                      <a:noFill/>
                    </a:ln>
                  </pic:spPr>
                </pic:pic>
              </a:graphicData>
            </a:graphic>
          </wp:inline>
        </w:drawing>
      </w:r>
    </w:p>
    <w:p w:rsidR="00AF5AE5" w:rsidRDefault="00AF5AE5" w:rsidP="00AF5AE5">
      <w:pPr>
        <w:jc w:val="center"/>
      </w:pPr>
      <w:r>
        <w:rPr>
          <w:rFonts w:hint="eastAsia"/>
          <w:noProof/>
        </w:rPr>
        <mc:AlternateContent>
          <mc:Choice Requires="wps">
            <w:drawing>
              <wp:anchor distT="0" distB="0" distL="114300" distR="114300" simplePos="0" relativeHeight="251672576" behindDoc="0" locked="0" layoutInCell="1" allowOverlap="1" wp14:anchorId="1758041E" wp14:editId="26A2B835">
                <wp:simplePos x="0" y="0"/>
                <wp:positionH relativeFrom="column">
                  <wp:posOffset>1882140</wp:posOffset>
                </wp:positionH>
                <wp:positionV relativeFrom="line">
                  <wp:posOffset>7620</wp:posOffset>
                </wp:positionV>
                <wp:extent cx="952500" cy="198120"/>
                <wp:effectExtent l="0" t="0" r="19050" b="163830"/>
                <wp:wrapNone/>
                <wp:docPr id="1148" name="AutoShape 5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52500" cy="198120"/>
                        </a:xfrm>
                        <a:prstGeom prst="wedgeRoundRectCallout">
                          <a:avLst>
                            <a:gd name="adj1" fmla="val -8201"/>
                            <a:gd name="adj2" fmla="val 12531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F4164" w:rsidRDefault="0023747D" w:rsidP="00AF5AE5">
                            <w:pPr>
                              <w:rPr>
                                <w:sz w:val="18"/>
                                <w:szCs w:val="18"/>
                              </w:rPr>
                            </w:pPr>
                            <w:r>
                              <w:rPr>
                                <w:rFonts w:hint="eastAsia"/>
                                <w:sz w:val="18"/>
                                <w:szCs w:val="18"/>
                              </w:rPr>
                              <w:t>Debug command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9" type="#_x0000_t62" style="position:absolute;left:0;text-align:left;margin-left:148.2pt;margin-top:.6pt;width:75pt;height:15.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" adj="9029,37869" fillcolor="#ff9">
                <v:textbox inset="0,0,0,0">
                  <w:txbxContent>
                    <w:p w:rsidR="0023747D" w:rsidRPr="007F4164" w:rsidRDefault="0023747D" w:rsidP="00AF5AE5">
                      <w:pPr>
                        <w:rPr>
                          <w:sz w:val="18"/>
                          <w:szCs w:val="18"/>
                        </w:rPr>
                      </w:pPr>
                      <w:r>
                        <w:rPr>
                          <w:rFonts w:hint="eastAsia"/>
                          <w:sz w:val="18"/>
                          <w:szCs w:val="18"/>
                        </w:rPr>
                        <w:t>Debug command</w:t>
                      </w:r>
                    </w:p>
                  </w:txbxContent>
                </v:textbox>
                <w10:wrap anchory="line"/>
              </v:shape>
            </w:pict>
          </mc:Fallback>
        </mc:AlternateContent>
      </w:r>
    </w:p>
    <w:p w:rsidR="00375F9C" w:rsidRDefault="00AF5AE5" w:rsidP="00AF5AE5">
      <w:pPr>
        <w:jc w:val="center"/>
      </w:pPr>
      <w:r>
        <w:rPr>
          <w:noProof/>
        </w:rPr>
        <w:drawing>
          <wp:inline distT="0" distB="0" distL="0" distR="0" wp14:anchorId="4B81A3C4" wp14:editId="4774803A">
            <wp:extent cx="4581525" cy="581025"/>
            <wp:effectExtent l="0" t="0" r="9525" b="9525"/>
            <wp:docPr id="1145" name="图片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1525" cy="581025"/>
                    </a:xfrm>
                    <a:prstGeom prst="rect">
                      <a:avLst/>
                    </a:prstGeom>
                    <a:noFill/>
                    <a:ln>
                      <a:noFill/>
                    </a:ln>
                  </pic:spPr>
                </pic:pic>
              </a:graphicData>
            </a:graphic>
          </wp:inline>
        </w:drawing>
      </w:r>
    </w:p>
    <w:p w:rsidR="00375F9C" w:rsidRDefault="00375F9C" w:rsidP="00375F9C"/>
    <w:p w:rsidR="00375F9C" w:rsidRDefault="00375F9C" w:rsidP="00375F9C">
      <w:pPr>
        <w:numPr>
          <w:ilvl w:val="1"/>
          <w:numId w:val="1"/>
        </w:numPr>
      </w:pPr>
      <w:r>
        <w:rPr>
          <w:rFonts w:hint="eastAsia"/>
        </w:rPr>
        <w:t>Copy the code from this test page, and paste to a new file</w:t>
      </w:r>
      <w:r w:rsidRPr="00BE2BAF">
        <w:t xml:space="preserve"> designer.grid.htm</w:t>
      </w:r>
      <w:r>
        <w:rPr>
          <w:rFonts w:hint="eastAsia"/>
        </w:rPr>
        <w:t>l.</w:t>
      </w:r>
    </w:p>
    <w:p w:rsidR="00375F9C" w:rsidRDefault="005C781A" w:rsidP="00375F9C">
      <w:r>
        <w:rPr>
          <w:noProof/>
        </w:rPr>
        <w:lastRenderedPageBreak/>
        <mc:AlternateContent>
          <mc:Choice Requires="wpc">
            <w:drawing>
              <wp:inline distT="0" distB="0" distL="0" distR="0" wp14:anchorId="5B680BBB" wp14:editId="4196FCE5">
                <wp:extent cx="5943600" cy="7164705"/>
                <wp:effectExtent l="0" t="0" r="19050" b="0"/>
                <wp:docPr id="1090" name="画布 1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85" name="Text Box 131"/>
                        <wps:cNvSpPr txBox="1">
                          <a:spLocks noChangeArrowheads="1"/>
                        </wps:cNvSpPr>
                        <wps:spPr bwMode="auto">
                          <a:xfrm>
                            <a:off x="0" y="48849"/>
                            <a:ext cx="5943600" cy="6963478"/>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A7B2D" w:rsidRDefault="0023747D" w:rsidP="00375F9C">
                              <w:pPr>
                                <w:spacing w:line="240" w:lineRule="exact"/>
                                <w:rPr>
                                  <w:sz w:val="18"/>
                                  <w:szCs w:val="18"/>
                                </w:rPr>
                              </w:pPr>
                              <w:r w:rsidRPr="00FA7B2D">
                                <w:rPr>
                                  <w:sz w:val="18"/>
                                  <w:szCs w:val="18"/>
                                </w:rPr>
                                <w:t>&lt;!DOCTYPE</w:t>
                              </w:r>
                              <w:r>
                                <w:rPr>
                                  <w:rFonts w:hint="eastAsia"/>
                                  <w:sz w:val="18"/>
                                  <w:szCs w:val="18"/>
                                </w:rPr>
                                <w:t xml:space="preserve"> html</w:t>
                              </w:r>
                              <w:r w:rsidRPr="00FA7B2D">
                                <w:rPr>
                                  <w:sz w:val="18"/>
                                  <w:szCs w:val="18"/>
                                </w:rPr>
                                <w:t>&gt;</w:t>
                              </w:r>
                            </w:p>
                            <w:p w:rsidR="0023747D" w:rsidRPr="00FA7B2D" w:rsidRDefault="0023747D" w:rsidP="00375F9C">
                              <w:pPr>
                                <w:spacing w:line="240" w:lineRule="exact"/>
                                <w:rPr>
                                  <w:sz w:val="18"/>
                                  <w:szCs w:val="18"/>
                                </w:rPr>
                              </w:pPr>
                              <w:r w:rsidRPr="00FA7B2D">
                                <w:rPr>
                                  <w:color w:val="840084"/>
                                  <w:sz w:val="18"/>
                                  <w:szCs w:val="18"/>
                                </w:rPr>
                                <w:t>&lt;html&gt;</w:t>
                              </w:r>
                            </w:p>
                            <w:p w:rsidR="0023747D" w:rsidRPr="00FA7B2D" w:rsidRDefault="0023747D" w:rsidP="00375F9C">
                              <w:pPr>
                                <w:spacing w:line="240" w:lineRule="exact"/>
                                <w:rPr>
                                  <w:sz w:val="18"/>
                                  <w:szCs w:val="18"/>
                                </w:rPr>
                              </w:pPr>
                              <w:r w:rsidRPr="00FA7B2D">
                                <w:rPr>
                                  <w:color w:val="840084"/>
                                  <w:sz w:val="18"/>
                                  <w:szCs w:val="18"/>
                                </w:rPr>
                                <w:t>&lt;head&gt;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&lt;meta </w:t>
                              </w:r>
                              <w:r w:rsidRPr="00FA7B2D">
                                <w:rPr>
                                  <w:color w:val="FF0000"/>
                                  <w:sz w:val="18"/>
                                  <w:szCs w:val="18"/>
                                </w:rPr>
                                <w:t>http-equiv=</w:t>
                              </w:r>
                              <w:r w:rsidRPr="00FA7B2D">
                                <w:rPr>
                                  <w:color w:val="0000FF"/>
                                  <w:sz w:val="18"/>
                                  <w:szCs w:val="18"/>
                                </w:rPr>
                                <w:t>"content-type"</w:t>
                              </w:r>
                              <w:r w:rsidRPr="00FA7B2D">
                                <w:rPr>
                                  <w:color w:val="840084"/>
                                  <w:sz w:val="18"/>
                                  <w:szCs w:val="18"/>
                                </w:rPr>
                                <w:t xml:space="preserve"> </w:t>
                              </w:r>
                              <w:r w:rsidRPr="00FA7B2D">
                                <w:rPr>
                                  <w:color w:val="FF0000"/>
                                  <w:sz w:val="18"/>
                                  <w:szCs w:val="18"/>
                                </w:rPr>
                                <w:t>content=</w:t>
                              </w:r>
                              <w:r w:rsidRPr="00FA7B2D">
                                <w:rPr>
                                  <w:color w:val="0000FF"/>
                                  <w:sz w:val="18"/>
                                  <w:szCs w:val="18"/>
                                </w:rPr>
                                <w:t>"text/html; charset=utf-8"</w:t>
                              </w:r>
                              <w:r w:rsidRPr="00FA7B2D">
                                <w:rPr>
                                  <w:color w:val="840084"/>
                                  <w:sz w:val="18"/>
                                  <w:szCs w:val="18"/>
                                </w:rPr>
                                <w:t xml:space="preserve"> /&gt;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&lt;meta </w:t>
                              </w:r>
                              <w:r w:rsidRPr="00FA7B2D">
                                <w:rPr>
                                  <w:color w:val="FF0000"/>
                                  <w:sz w:val="18"/>
                                  <w:szCs w:val="18"/>
                                </w:rPr>
                                <w:t>http-equiv=</w:t>
                              </w:r>
                              <w:r w:rsidRPr="00FA7B2D">
                                <w:rPr>
                                  <w:color w:val="0000FF"/>
                                  <w:sz w:val="18"/>
                                  <w:szCs w:val="18"/>
                                </w:rPr>
                                <w:t>"Content-Style-Type"</w:t>
                              </w:r>
                              <w:r w:rsidRPr="00FA7B2D">
                                <w:rPr>
                                  <w:color w:val="840084"/>
                                  <w:sz w:val="18"/>
                                  <w:szCs w:val="18"/>
                                </w:rPr>
                                <w:t xml:space="preserve"> </w:t>
                              </w:r>
                              <w:r w:rsidRPr="00FA7B2D">
                                <w:rPr>
                                  <w:color w:val="FF0000"/>
                                  <w:sz w:val="18"/>
                                  <w:szCs w:val="18"/>
                                </w:rPr>
                                <w:t>content=</w:t>
                              </w:r>
                              <w:r w:rsidRPr="00FA7B2D">
                                <w:rPr>
                                  <w:color w:val="0000FF"/>
                                  <w:sz w:val="18"/>
                                  <w:szCs w:val="18"/>
                                </w:rPr>
                                <w:t>"text/css"</w:t>
                              </w:r>
                              <w:r w:rsidRPr="00FA7B2D">
                                <w:rPr>
                                  <w:color w:val="840084"/>
                                  <w:sz w:val="18"/>
                                  <w:szCs w:val="18"/>
                                </w:rPr>
                                <w:t xml:space="preserve"> /&gt;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&lt;meta </w:t>
                              </w:r>
                              <w:r w:rsidRPr="00FA7B2D">
                                <w:rPr>
                                  <w:color w:val="FF0000"/>
                                  <w:sz w:val="18"/>
                                  <w:szCs w:val="18"/>
                                </w:rPr>
                                <w:t>http-equiv=</w:t>
                              </w:r>
                              <w:r w:rsidRPr="00FA7B2D">
                                <w:rPr>
                                  <w:color w:val="0000FF"/>
                                  <w:sz w:val="18"/>
                                  <w:szCs w:val="18"/>
                                </w:rPr>
                                <w:t>"imagetoolbar"</w:t>
                              </w:r>
                              <w:r w:rsidRPr="00FA7B2D">
                                <w:rPr>
                                  <w:color w:val="840084"/>
                                  <w:sz w:val="18"/>
                                  <w:szCs w:val="18"/>
                                </w:rPr>
                                <w:t xml:space="preserve"> </w:t>
                              </w:r>
                              <w:r w:rsidRPr="00FA7B2D">
                                <w:rPr>
                                  <w:color w:val="FF0000"/>
                                  <w:sz w:val="18"/>
                                  <w:szCs w:val="18"/>
                                </w:rPr>
                                <w:t>content=</w:t>
                              </w:r>
                              <w:r w:rsidRPr="00FA7B2D">
                                <w:rPr>
                                  <w:color w:val="0000FF"/>
                                  <w:sz w:val="18"/>
                                  <w:szCs w:val="18"/>
                                </w:rPr>
                                <w:t>"no"</w:t>
                              </w:r>
                              <w:r w:rsidRPr="00FA7B2D">
                                <w:rPr>
                                  <w:color w:val="840084"/>
                                  <w:sz w:val="18"/>
                                  <w:szCs w:val="18"/>
                                </w:rPr>
                                <w:t xml:space="preserve"> /&gt;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&lt;title&gt;</w:t>
                              </w:r>
                              <w:r w:rsidRPr="00FA7B2D">
                                <w:rPr>
                                  <w:sz w:val="18"/>
                                  <w:szCs w:val="18"/>
                                </w:rPr>
                                <w:t xml:space="preserve">Web application powered by </w:t>
                              </w:r>
                              <w:r>
                                <w:rPr>
                                  <w:sz w:val="18"/>
                                  <w:szCs w:val="18"/>
                                </w:rPr>
                                <w:t>XUI</w:t>
                              </w:r>
                              <w:r w:rsidRPr="00FA7B2D">
                                <w:rPr>
                                  <w:sz w:val="18"/>
                                  <w:szCs w:val="18"/>
                                </w:rPr>
                                <w:t xml:space="preserve"> framework</w:t>
                              </w:r>
                              <w:r w:rsidRPr="00FA7B2D">
                                <w:rPr>
                                  <w:color w:val="840084"/>
                                  <w:sz w:val="18"/>
                                  <w:szCs w:val="18"/>
                                </w:rPr>
                                <w:t>&lt;/title&gt;</w:t>
                              </w:r>
                            </w:p>
                            <w:p w:rsidR="0023747D" w:rsidRPr="00FA7B2D" w:rsidRDefault="0023747D" w:rsidP="00375F9C">
                              <w:pPr>
                                <w:spacing w:line="240" w:lineRule="exact"/>
                                <w:rPr>
                                  <w:sz w:val="18"/>
                                  <w:szCs w:val="18"/>
                                </w:rPr>
                              </w:pPr>
                              <w:r w:rsidRPr="00FA7B2D">
                                <w:rPr>
                                  <w:color w:val="840084"/>
                                  <w:sz w:val="18"/>
                                  <w:szCs w:val="18"/>
                                </w:rPr>
                                <w:t>&lt;/head&gt;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&lt;body&gt;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&lt;div </w:t>
                              </w:r>
                              <w:r w:rsidRPr="00FA7B2D">
                                <w:rPr>
                                  <w:color w:val="FF0000"/>
                                  <w:sz w:val="18"/>
                                  <w:szCs w:val="18"/>
                                </w:rPr>
                                <w:t>id=</w:t>
                              </w:r>
                              <w:r w:rsidRPr="00FA7B2D">
                                <w:rPr>
                                  <w:color w:val="0000FF"/>
                                  <w:sz w:val="18"/>
                                  <w:szCs w:val="18"/>
                                </w:rPr>
                                <w:t>'loading'</w:t>
                              </w:r>
                              <w:r w:rsidRPr="00FA7B2D">
                                <w:rPr>
                                  <w:color w:val="840084"/>
                                  <w:sz w:val="18"/>
                                  <w:szCs w:val="18"/>
                                </w:rPr>
                                <w:t xml:space="preserve">&gt;&lt;img </w:t>
                              </w:r>
                              <w:r w:rsidRPr="00FA7B2D">
                                <w:rPr>
                                  <w:color w:val="FF0000"/>
                                  <w:sz w:val="18"/>
                                  <w:szCs w:val="18"/>
                                </w:rPr>
                                <w:t>src=</w:t>
                              </w:r>
                              <w:r w:rsidRPr="00FA7B2D">
                                <w:rPr>
                                  <w:color w:val="0000FF"/>
                                  <w:sz w:val="18"/>
                                  <w:szCs w:val="18"/>
                                </w:rPr>
                                <w:t>"../</w:t>
                              </w:r>
                              <w:r>
                                <w:rPr>
                                  <w:rFonts w:hint="eastAsia"/>
                                  <w:color w:val="0000FF"/>
                                  <w:sz w:val="18"/>
                                  <w:szCs w:val="18"/>
                                </w:rPr>
                                <w:t>../</w:t>
                              </w:r>
                              <w:r w:rsidRPr="00FA7B2D">
                                <w:rPr>
                                  <w:color w:val="0000FF"/>
                                  <w:sz w:val="18"/>
                                  <w:szCs w:val="18"/>
                                </w:rPr>
                                <w:t>runtime/loading.gif"</w:t>
                              </w:r>
                              <w:r w:rsidRPr="00FA7B2D">
                                <w:rPr>
                                  <w:color w:val="840084"/>
                                  <w:sz w:val="18"/>
                                  <w:szCs w:val="18"/>
                                </w:rPr>
                                <w:t xml:space="preserve"> </w:t>
                              </w:r>
                              <w:r w:rsidRPr="00FA7B2D">
                                <w:rPr>
                                  <w:color w:val="FF0000"/>
                                  <w:sz w:val="18"/>
                                  <w:szCs w:val="18"/>
                                </w:rPr>
                                <w:t>alt=</w:t>
                              </w:r>
                              <w:r w:rsidRPr="00FA7B2D">
                                <w:rPr>
                                  <w:color w:val="0000FF"/>
                                  <w:sz w:val="18"/>
                                  <w:szCs w:val="18"/>
                                </w:rPr>
                                <w:t>"Loading..."</w:t>
                              </w:r>
                              <w:r w:rsidRPr="00FA7B2D">
                                <w:rPr>
                                  <w:color w:val="840084"/>
                                  <w:sz w:val="18"/>
                                  <w:szCs w:val="18"/>
                                </w:rPr>
                                <w:t xml:space="preserve"> /&gt;&lt;/div&gt;</w:t>
                              </w:r>
                            </w:p>
                            <w:p w:rsidR="0023747D" w:rsidRPr="00FA7B2D" w:rsidRDefault="0023747D" w:rsidP="00375F9C">
                              <w:pPr>
                                <w:numPr>
                                  <w:ins w:id="16" w:author="lee" w:date="2011-03-08T16:51:00Z"/>
                                </w:numPr>
                                <w:spacing w:line="240" w:lineRule="exact"/>
                                <w:rPr>
                                  <w:sz w:val="18"/>
                                  <w:szCs w:val="18"/>
                                </w:rPr>
                              </w:pP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sidRPr="00FA7B2D">
                                <w:rPr>
                                  <w:color w:val="0000FF"/>
                                  <w:sz w:val="18"/>
                                  <w:szCs w:val="18"/>
                                </w:rPr>
                                <w:t>../runtime/loading.gif"</w:t>
                              </w:r>
                              <w:r w:rsidRPr="00FA7B2D">
                                <w:rPr>
                                  <w:color w:val="840084"/>
                                  <w:sz w:val="18"/>
                                  <w:szCs w:val="18"/>
                                </w:rPr>
                                <w:t xml:space="preserve"> </w:t>
                              </w:r>
                              <w:r w:rsidRPr="00FA7B2D">
                                <w:rPr>
                                  <w:color w:val="FF0000"/>
                                  <w:sz w:val="18"/>
                                  <w:szCs w:val="18"/>
                                </w:rPr>
                                <w:t>alt=</w:t>
                              </w:r>
                              <w:r w:rsidRPr="00FA7B2D">
                                <w:rPr>
                                  <w:color w:val="0000FF"/>
                                  <w:sz w:val="18"/>
                                  <w:szCs w:val="18"/>
                                </w:rPr>
                                <w:t>"Loading..."</w:t>
                              </w:r>
                              <w:r w:rsidRPr="00FA7B2D">
                                <w:rPr>
                                  <w:color w:val="840084"/>
                                  <w:sz w:val="18"/>
                                  <w:szCs w:val="18"/>
                                </w:rPr>
                                <w:t xml:space="preserve"> /&gt;&lt;/div&gt;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&lt;script </w:t>
                              </w:r>
                              <w:r w:rsidRPr="00FA7B2D">
                                <w:rPr>
                                  <w:color w:val="FF0000"/>
                                  <w:sz w:val="18"/>
                                  <w:szCs w:val="18"/>
                                </w:rPr>
                                <w:t>type=</w:t>
                              </w:r>
                              <w:r w:rsidRPr="00FA7B2D">
                                <w:rPr>
                                  <w:color w:val="0000FF"/>
                                  <w:sz w:val="18"/>
                                  <w:szCs w:val="18"/>
                                </w:rPr>
                                <w:t>"text/javascript"</w:t>
                              </w:r>
                              <w:r w:rsidRPr="00FA7B2D">
                                <w:rPr>
                                  <w:color w:val="840084"/>
                                  <w:sz w:val="18"/>
                                  <w:szCs w:val="18"/>
                                </w:rPr>
                                <w:t xml:space="preserve"> </w:t>
                              </w:r>
                              <w:r w:rsidRPr="00FA7B2D">
                                <w:rPr>
                                  <w:color w:val="FF0000"/>
                                  <w:sz w:val="18"/>
                                  <w:szCs w:val="18"/>
                                </w:rPr>
                                <w:t>src=</w:t>
                              </w:r>
                              <w:r w:rsidRPr="00FA7B2D">
                                <w:rPr>
                                  <w:color w:val="0000FF"/>
                                  <w:sz w:val="18"/>
                                  <w:szCs w:val="18"/>
                                </w:rPr>
                                <w:t>"../../runtime/</w:t>
                              </w:r>
                              <w:r>
                                <w:rPr>
                                  <w:rFonts w:hint="eastAsia"/>
                                  <w:color w:val="0000FF"/>
                                  <w:sz w:val="18"/>
                                  <w:szCs w:val="18"/>
                                </w:rPr>
                                <w:t>xui</w:t>
                              </w:r>
                              <w:r w:rsidRPr="00FA7B2D">
                                <w:rPr>
                                  <w:color w:val="0000FF"/>
                                  <w:sz w:val="18"/>
                                  <w:szCs w:val="18"/>
                                </w:rPr>
                                <w:t>/js/</w:t>
                              </w:r>
                              <w:r>
                                <w:rPr>
                                  <w:color w:val="0000FF"/>
                                  <w:sz w:val="18"/>
                                  <w:szCs w:val="18"/>
                                </w:rPr>
                                <w:t>xui</w:t>
                              </w:r>
                              <w:r w:rsidRPr="00FA7B2D">
                                <w:rPr>
                                  <w:color w:val="0000FF"/>
                                  <w:sz w:val="18"/>
                                  <w:szCs w:val="18"/>
                                </w:rPr>
                                <w:t>-all.js"</w:t>
                              </w:r>
                              <w:r w:rsidRPr="00FA7B2D">
                                <w:rPr>
                                  <w:color w:val="840084"/>
                                  <w:sz w:val="18"/>
                                  <w:szCs w:val="18"/>
                                </w:rPr>
                                <w:t>&gt;&lt;/script&gt;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&lt;script </w:t>
                              </w:r>
                              <w:r w:rsidRPr="00FA7B2D">
                                <w:rPr>
                                  <w:color w:val="FF0000"/>
                                  <w:sz w:val="18"/>
                                  <w:szCs w:val="18"/>
                                </w:rPr>
                                <w:t>type=</w:t>
                              </w:r>
                              <w:r w:rsidRPr="00FA7B2D">
                                <w:rPr>
                                  <w:color w:val="0000FF"/>
                                  <w:sz w:val="18"/>
                                  <w:szCs w:val="18"/>
                                </w:rPr>
                                <w:t>"text/javascript"</w:t>
                              </w:r>
                              <w:r w:rsidRPr="00FA7B2D">
                                <w:rPr>
                                  <w:color w:val="840084"/>
                                  <w:sz w:val="18"/>
                                  <w:szCs w:val="18"/>
                                </w:rPr>
                                <w:t>&gt;</w:t>
                              </w:r>
                            </w:p>
                            <w:p w:rsidR="0023747D" w:rsidRPr="00FA7B2D" w:rsidRDefault="0023747D" w:rsidP="00375F9C">
                              <w:pPr>
                                <w:spacing w:line="240" w:lineRule="exact"/>
                                <w:rPr>
                                  <w:sz w:val="18"/>
                                  <w:szCs w:val="18"/>
                                </w:rPr>
                              </w:pPr>
                              <w:r w:rsidRPr="00FA7B2D">
                                <w:rPr>
                                  <w:sz w:val="18"/>
                                  <w:szCs w:val="18"/>
                                </w:rPr>
                                <w:t xml:space="preserve">            Class(</w:t>
                              </w:r>
                              <w:r w:rsidRPr="00FA7B2D">
                                <w:rPr>
                                  <w:color w:val="FF00FF"/>
                                  <w:sz w:val="18"/>
                                  <w:szCs w:val="18"/>
                                </w:rPr>
                                <w:t>'App'</w:t>
                              </w:r>
                              <w:r w:rsidRPr="00FA7B2D">
                                <w:rPr>
                                  <w:sz w:val="18"/>
                                  <w:szCs w:val="18"/>
                                </w:rPr>
                                <w:t xml:space="preserve">, </w:t>
                              </w:r>
                              <w:r w:rsidRPr="00FA7B2D">
                                <w:rPr>
                                  <w:color w:val="FF00FF"/>
                                  <w:sz w:val="18"/>
                                  <w:szCs w:val="18"/>
                                </w:rPr>
                                <w:t>'</w:t>
                              </w:r>
                              <w:r>
                                <w:rPr>
                                  <w:color w:val="FF00FF"/>
                                  <w:sz w:val="18"/>
                                  <w:szCs w:val="18"/>
                                </w:rPr>
                                <w:t>xui</w:t>
                              </w:r>
                              <w:r w:rsidRPr="00FA7B2D">
                                <w:rPr>
                                  <w:color w:val="FF00FF"/>
                                  <w:sz w:val="18"/>
                                  <w:szCs w:val="18"/>
                                </w:rPr>
                                <w:t>.Com'</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Instance:{</w:t>
                              </w:r>
                            </w:p>
                            <w:p w:rsidR="0023747D" w:rsidRPr="00FA7B2D" w:rsidRDefault="0023747D" w:rsidP="00375F9C">
                              <w:pPr>
                                <w:spacing w:line="240" w:lineRule="exact"/>
                                <w:rPr>
                                  <w:sz w:val="18"/>
                                  <w:szCs w:val="18"/>
                                </w:rPr>
                              </w:pPr>
                              <w:r w:rsidRPr="00FA7B2D">
                                <w:rPr>
                                  <w:sz w:val="18"/>
                                  <w:szCs w:val="18"/>
                                </w:rPr>
                                <w:t xml:space="preserve">                    iniComponents:</w:t>
                              </w:r>
                              <w:r w:rsidRPr="00FA7B2D">
                                <w:rPr>
                                  <w:color w:val="0000FF"/>
                                  <w:sz w:val="18"/>
                                  <w:szCs w:val="18"/>
                                </w:rPr>
                                <w:t>function</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r w:rsidRPr="00FA7B2D">
                                <w:rPr>
                                  <w:color w:val="008000"/>
                                  <w:sz w:val="18"/>
                                  <w:szCs w:val="18"/>
                                </w:rPr>
                                <w:t xml:space="preserve">// [[code created by </w:t>
                              </w:r>
                              <w:r>
                                <w:rPr>
                                  <w:color w:val="008000"/>
                                  <w:sz w:val="18"/>
                                  <w:szCs w:val="18"/>
                                </w:rPr>
                                <w:t xml:space="preserve">CrossUI </w:t>
                              </w:r>
                              <w:r>
                                <w:rPr>
                                  <w:rFonts w:hint="eastAsia"/>
                                  <w:color w:val="008000"/>
                                  <w:sz w:val="18"/>
                                  <w:szCs w:val="18"/>
                                </w:rPr>
                                <w:t>RAD Tools</w:t>
                              </w:r>
                            </w:p>
                            <w:p w:rsidR="0023747D" w:rsidRPr="00FA7B2D" w:rsidRDefault="0023747D" w:rsidP="00375F9C">
                              <w:pPr>
                                <w:spacing w:line="240" w:lineRule="exact"/>
                                <w:rPr>
                                  <w:sz w:val="18"/>
                                  <w:szCs w:val="18"/>
                                </w:rPr>
                              </w:pPr>
                              <w:r w:rsidRPr="00FA7B2D">
                                <w:rPr>
                                  <w:sz w:val="18"/>
                                  <w:szCs w:val="18"/>
                                </w:rPr>
                                <w:t xml:space="preserve">                        </w:t>
                              </w:r>
                              <w:r w:rsidRPr="00FA7B2D">
                                <w:rPr>
                                  <w:color w:val="0000FF"/>
                                  <w:sz w:val="18"/>
                                  <w:szCs w:val="18"/>
                                </w:rPr>
                                <w:t>var</w:t>
                              </w:r>
                              <w:r w:rsidRPr="00FA7B2D">
                                <w:rPr>
                                  <w:sz w:val="18"/>
                                  <w:szCs w:val="18"/>
                                </w:rPr>
                                <w:t xml:space="preserve"> host=</w:t>
                              </w:r>
                              <w:r w:rsidRPr="00FA7B2D">
                                <w:rPr>
                                  <w:color w:val="0000FF"/>
                                  <w:sz w:val="18"/>
                                  <w:szCs w:val="18"/>
                                </w:rPr>
                                <w:t>this</w:t>
                              </w:r>
                              <w:r w:rsidRPr="00FA7B2D">
                                <w:rPr>
                                  <w:sz w:val="18"/>
                                  <w:szCs w:val="18"/>
                                </w:rPr>
                                <w:t>, children=[], append=</w:t>
                              </w:r>
                              <w:r w:rsidRPr="00FA7B2D">
                                <w:rPr>
                                  <w:color w:val="0000FF"/>
                                  <w:sz w:val="18"/>
                                  <w:szCs w:val="18"/>
                                </w:rPr>
                                <w:t>function</w:t>
                              </w:r>
                              <w:r w:rsidRPr="00FA7B2D">
                                <w:rPr>
                                  <w:sz w:val="18"/>
                                  <w:szCs w:val="18"/>
                                </w:rPr>
                                <w:t>(child){children.push(child.get(</w:t>
                              </w:r>
                              <w:r w:rsidRPr="00FA7B2D">
                                <w:rPr>
                                  <w:color w:val="800000"/>
                                  <w:sz w:val="18"/>
                                  <w:szCs w:val="18"/>
                                </w:rPr>
                                <w:t>0</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append((</w:t>
                              </w:r>
                              <w:r w:rsidRPr="00FA7B2D">
                                <w:rPr>
                                  <w:color w:val="0000FF"/>
                                  <w:sz w:val="18"/>
                                  <w:szCs w:val="18"/>
                                </w:rPr>
                                <w:t>new</w:t>
                              </w:r>
                              <w:r w:rsidRPr="00FA7B2D">
                                <w:rPr>
                                  <w:sz w:val="18"/>
                                  <w:szCs w:val="18"/>
                                </w:rPr>
                                <w:t xml:space="preserve"> </w:t>
                              </w:r>
                              <w:r>
                                <w:rPr>
                                  <w:sz w:val="18"/>
                                  <w:szCs w:val="18"/>
                                </w:rPr>
                                <w:t>xui</w:t>
                              </w:r>
                              <w:r w:rsidRPr="00FA7B2D">
                                <w:rPr>
                                  <w:sz w:val="18"/>
                                  <w:szCs w:val="18"/>
                                </w:rPr>
                                <w:t>.UI.TreeGrid)</w:t>
                              </w:r>
                            </w:p>
                            <w:p w:rsidR="0023747D" w:rsidRPr="00FA7B2D" w:rsidRDefault="0023747D" w:rsidP="00375F9C">
                              <w:pPr>
                                <w:spacing w:line="240" w:lineRule="exact"/>
                                <w:rPr>
                                  <w:sz w:val="18"/>
                                  <w:szCs w:val="18"/>
                                  <w:lang w:val="sv-SE"/>
                                </w:rPr>
                              </w:pPr>
                              <w:r w:rsidRPr="00FA7B2D">
                                <w:rPr>
                                  <w:sz w:val="18"/>
                                  <w:szCs w:val="18"/>
                                </w:rPr>
                                <w:t xml:space="preserve">                            </w:t>
                              </w:r>
                              <w:r w:rsidRPr="00FA7B2D">
                                <w:rPr>
                                  <w:sz w:val="18"/>
                                  <w:szCs w:val="18"/>
                                  <w:lang w:val="sv-SE"/>
                                </w:rPr>
                                <w:t>.host(host,</w:t>
                              </w:r>
                              <w:r w:rsidRPr="00FA7B2D">
                                <w:rPr>
                                  <w:color w:val="FF00FF"/>
                                  <w:sz w:val="18"/>
                                  <w:szCs w:val="18"/>
                                  <w:lang w:val="sv-SE"/>
                                </w:rPr>
                                <w:t>"treegrid4"</w:t>
                              </w:r>
                              <w:r w:rsidRPr="00FA7B2D">
                                <w:rPr>
                                  <w:sz w:val="18"/>
                                  <w:szCs w:val="18"/>
                                  <w:lang w:val="sv-SE"/>
                                </w:rPr>
                                <w:t>)</w:t>
                              </w:r>
                            </w:p>
                            <w:p w:rsidR="0023747D" w:rsidRPr="00FA7B2D" w:rsidRDefault="0023747D" w:rsidP="00375F9C">
                              <w:pPr>
                                <w:spacing w:line="240" w:lineRule="exact"/>
                                <w:rPr>
                                  <w:sz w:val="18"/>
                                  <w:szCs w:val="18"/>
                                  <w:lang w:val="sv-SE"/>
                                </w:rPr>
                              </w:pPr>
                              <w:r w:rsidRPr="00FA7B2D">
                                <w:rPr>
                                  <w:sz w:val="18"/>
                                  <w:szCs w:val="18"/>
                                  <w:lang w:val="sv-SE"/>
                                </w:rPr>
                                <w:t xml:space="preserve">                            .setDock(</w:t>
                              </w:r>
                              <w:r w:rsidRPr="00FA7B2D">
                                <w:rPr>
                                  <w:color w:val="FF00FF"/>
                                  <w:sz w:val="18"/>
                                  <w:szCs w:val="18"/>
                                  <w:lang w:val="sv-SE"/>
                                </w:rPr>
                                <w:t>"none"</w:t>
                              </w:r>
                              <w:r w:rsidRPr="00FA7B2D">
                                <w:rPr>
                                  <w:sz w:val="18"/>
                                  <w:szCs w:val="18"/>
                                  <w:lang w:val="sv-SE"/>
                                </w:rPr>
                                <w:t>)</w:t>
                              </w:r>
                            </w:p>
                            <w:p w:rsidR="0023747D" w:rsidRPr="00FA7B2D" w:rsidRDefault="0023747D" w:rsidP="00375F9C">
                              <w:pPr>
                                <w:spacing w:line="240" w:lineRule="exact"/>
                                <w:rPr>
                                  <w:sz w:val="18"/>
                                  <w:szCs w:val="18"/>
                                </w:rPr>
                              </w:pPr>
                              <w:r w:rsidRPr="00FA7B2D">
                                <w:rPr>
                                  <w:sz w:val="18"/>
                                  <w:szCs w:val="18"/>
                                  <w:lang w:val="sv-SE"/>
                                </w:rPr>
                                <w:t xml:space="preserve">                            </w:t>
                              </w:r>
                              <w:r w:rsidRPr="00FA7B2D">
                                <w:rPr>
                                  <w:sz w:val="18"/>
                                  <w:szCs w:val="18"/>
                                </w:rPr>
                                <w:t>.setLeft(</w:t>
                              </w:r>
                              <w:r w:rsidRPr="00FA7B2D">
                                <w:rPr>
                                  <w:color w:val="800000"/>
                                  <w:sz w:val="18"/>
                                  <w:szCs w:val="18"/>
                                </w:rPr>
                                <w:t>60</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.setTop(</w:t>
                              </w:r>
                              <w:r w:rsidRPr="00FA7B2D">
                                <w:rPr>
                                  <w:color w:val="800000"/>
                                  <w:sz w:val="18"/>
                                  <w:szCs w:val="18"/>
                                </w:rPr>
                                <w:t>50</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.setRowNumbered(</w:t>
                              </w:r>
                              <w:r w:rsidRPr="00FA7B2D">
                                <w:rPr>
                                  <w:color w:val="0000FF"/>
                                  <w:sz w:val="18"/>
                                  <w:szCs w:val="18"/>
                                </w:rPr>
                                <w:t>true</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.setGridHandlerCaption(</w:t>
                              </w:r>
                              <w:r w:rsidRPr="00FA7B2D">
                                <w:rPr>
                                  <w:color w:val="FF00FF"/>
                                  <w:sz w:val="18"/>
                                  <w:szCs w:val="18"/>
                                </w:rPr>
                                <w:t>"grid"</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.setHeader([{</w:t>
                              </w:r>
                              <w:r w:rsidRPr="00FA7B2D">
                                <w:rPr>
                                  <w:color w:val="FF00FF"/>
                                  <w:sz w:val="18"/>
                                  <w:szCs w:val="18"/>
                                </w:rPr>
                                <w:t>"id"</w:t>
                              </w:r>
                              <w:r w:rsidRPr="00FA7B2D">
                                <w:rPr>
                                  <w:sz w:val="18"/>
                                  <w:szCs w:val="18"/>
                                </w:rPr>
                                <w:t>:</w:t>
                              </w:r>
                              <w:r w:rsidRPr="00FA7B2D">
                                <w:rPr>
                                  <w:color w:val="FF00FF"/>
                                  <w:sz w:val="18"/>
                                  <w:szCs w:val="18"/>
                                </w:rPr>
                                <w:t>"col 1"</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1"</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2"</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2"</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3"</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3"</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.setRows([{</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"a1"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"j"</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"b1"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"k"</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"c1"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"l"</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"d1"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"m"</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"e1"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"n"</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"f1"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"o"</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r w:rsidRPr="00FA7B2D">
                                <w:rPr>
                                  <w:color w:val="0000FF"/>
                                  <w:sz w:val="18"/>
                                  <w:szCs w:val="18"/>
                                </w:rPr>
                                <w:t>return</w:t>
                              </w:r>
                              <w:r w:rsidRPr="00FA7B2D">
                                <w:rPr>
                                  <w:sz w:val="18"/>
                                  <w:szCs w:val="18"/>
                                </w:rPr>
                                <w:t xml:space="preserve"> children;</w:t>
                              </w:r>
                            </w:p>
                            <w:p w:rsidR="0023747D" w:rsidRPr="00FA7B2D" w:rsidRDefault="0023747D" w:rsidP="00375F9C">
                              <w:pPr>
                                <w:spacing w:line="240" w:lineRule="exact"/>
                                <w:rPr>
                                  <w:sz w:val="18"/>
                                  <w:szCs w:val="18"/>
                                </w:rPr>
                              </w:pPr>
                              <w:r w:rsidRPr="00FA7B2D">
                                <w:rPr>
                                  <w:sz w:val="18"/>
                                  <w:szCs w:val="18"/>
                                </w:rPr>
                                <w:t xml:space="preserve">                        </w:t>
                              </w:r>
                              <w:r w:rsidRPr="00FA7B2D">
                                <w:rPr>
                                  <w:color w:val="008000"/>
                                  <w:sz w:val="18"/>
                                  <w:szCs w:val="18"/>
                                </w:rPr>
                                <w:t xml:space="preserve">// ]]code created by </w:t>
                              </w:r>
                              <w:r>
                                <w:rPr>
                                  <w:color w:val="008000"/>
                                  <w:sz w:val="18"/>
                                  <w:szCs w:val="18"/>
                                </w:rPr>
                                <w:t>CrossUI</w:t>
                              </w:r>
                              <w:r w:rsidRPr="00FA7B2D">
                                <w:rPr>
                                  <w:color w:val="008000"/>
                                  <w:sz w:val="18"/>
                                  <w:szCs w:val="18"/>
                                </w:rPr>
                                <w:t xml:space="preserve"> </w:t>
                              </w:r>
                              <w:r>
                                <w:rPr>
                                  <w:rFonts w:hint="eastAsia"/>
                                  <w:color w:val="008000"/>
                                  <w:sz w:val="18"/>
                                  <w:szCs w:val="18"/>
                                </w:rPr>
                                <w:t>RAD Tools</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r>
                                <w:rPr>
                                  <w:sz w:val="18"/>
                                  <w:szCs w:val="18"/>
                                </w:rPr>
                                <w:t>xui</w:t>
                              </w:r>
                              <w:r w:rsidRPr="00FA7B2D">
                                <w:rPr>
                                  <w:sz w:val="18"/>
                                  <w:szCs w:val="18"/>
                                </w:rPr>
                                <w:t>.Com.load(</w:t>
                              </w:r>
                              <w:r w:rsidRPr="00FA7B2D">
                                <w:rPr>
                                  <w:color w:val="FF00FF"/>
                                  <w:sz w:val="18"/>
                                  <w:szCs w:val="18"/>
                                </w:rPr>
                                <w:t>'App'</w:t>
                              </w:r>
                              <w:r w:rsidRPr="00FA7B2D">
                                <w:rPr>
                                  <w:sz w:val="18"/>
                                  <w:szCs w:val="18"/>
                                </w:rPr>
                                <w:t xml:space="preserve">, </w:t>
                              </w:r>
                              <w:r w:rsidRPr="00FA7B2D">
                                <w:rPr>
                                  <w:color w:val="0000FF"/>
                                  <w:sz w:val="18"/>
                                  <w:szCs w:val="18"/>
                                </w:rPr>
                                <w:t>function</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r>
                                <w:rPr>
                                  <w:sz w:val="18"/>
                                  <w:szCs w:val="18"/>
                                </w:rPr>
                                <w:t>xui</w:t>
                              </w:r>
                              <w:r w:rsidRPr="00FA7B2D">
                                <w:rPr>
                                  <w:sz w:val="18"/>
                                  <w:szCs w:val="18"/>
                                </w:rPr>
                                <w:t>(</w:t>
                              </w:r>
                              <w:r w:rsidRPr="00FA7B2D">
                                <w:rPr>
                                  <w:color w:val="FF00FF"/>
                                  <w:sz w:val="18"/>
                                  <w:szCs w:val="18"/>
                                </w:rPr>
                                <w:t>'loading'</w:t>
                              </w:r>
                              <w:r w:rsidRPr="00FA7B2D">
                                <w:rPr>
                                  <w:sz w:val="18"/>
                                  <w:szCs w:val="18"/>
                                </w:rPr>
                                <w:t>).remove();</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&lt;/script&gt;</w:t>
                              </w:r>
                            </w:p>
                            <w:p w:rsidR="0023747D" w:rsidRPr="00FA7B2D" w:rsidRDefault="0023747D" w:rsidP="00375F9C">
                              <w:pPr>
                                <w:spacing w:line="240" w:lineRule="exact"/>
                                <w:rPr>
                                  <w:sz w:val="18"/>
                                  <w:szCs w:val="18"/>
                                </w:rPr>
                              </w:pPr>
                              <w:r w:rsidRPr="00FA7B2D">
                                <w:rPr>
                                  <w:color w:val="840084"/>
                                  <w:sz w:val="18"/>
                                  <w:szCs w:val="18"/>
                                </w:rPr>
                                <w:t>&lt;/body&gt;</w:t>
                              </w:r>
                            </w:p>
                            <w:p w:rsidR="0023747D" w:rsidRPr="00C26D11" w:rsidRDefault="0023747D" w:rsidP="00375F9C">
                              <w:pPr>
                                <w:spacing w:line="240" w:lineRule="exact"/>
                                <w:rPr>
                                  <w:sz w:val="18"/>
                                  <w:szCs w:val="18"/>
                                </w:rPr>
                              </w:pPr>
                              <w:r w:rsidRPr="00FA7B2D">
                                <w:rPr>
                                  <w:color w:val="840084"/>
                                  <w:sz w:val="18"/>
                                  <w:szCs w:val="18"/>
                                </w:rPr>
                                <w:t>&lt;/html&gt;</w:t>
                              </w:r>
                            </w:p>
                          </w:txbxContent>
                        </wps:txbx>
                        <wps:bodyPr rot="0" vert="horz" wrap="square" lIns="54000" tIns="46800" rIns="54000" bIns="45720" anchor="t" anchorCtr="0" upright="1">
                          <a:spAutoFit/>
                        </wps:bodyPr>
                      </wps:wsp>
                      <wps:wsp>
                        <wps:cNvPr id="1086" name="AutoShape 133"/>
                        <wps:cNvSpPr>
                          <a:spLocks noChangeArrowheads="1"/>
                        </wps:cNvSpPr>
                        <wps:spPr bwMode="auto">
                          <a:xfrm flipH="1">
                            <a:off x="4343716" y="1287562"/>
                            <a:ext cx="1256626" cy="198311"/>
                          </a:xfrm>
                          <a:prstGeom prst="wedgeRoundRectCallout">
                            <a:avLst>
                              <a:gd name="adj1" fmla="val 70412"/>
                              <a:gd name="adj2" fmla="val 14967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94445" w:rsidRDefault="0023747D" w:rsidP="00375F9C">
                              <w:pPr>
                                <w:jc w:val="center"/>
                                <w:rPr>
                                  <w:sz w:val="18"/>
                                  <w:szCs w:val="18"/>
                                </w:rPr>
                              </w:pPr>
                              <w:r>
                                <w:rPr>
                                  <w:rFonts w:hint="eastAsia"/>
                                  <w:sz w:val="18"/>
                                  <w:szCs w:val="18"/>
                                </w:rPr>
                                <w:t xml:space="preserve">Include lib file </w:t>
                              </w:r>
                              <w:r w:rsidRPr="00294445">
                                <w:rPr>
                                  <w:rFonts w:hint="eastAsia"/>
                                  <w:sz w:val="18"/>
                                  <w:szCs w:val="18"/>
                                </w:rPr>
                                <w:t>in body</w:t>
                              </w:r>
                            </w:p>
                          </w:txbxContent>
                        </wps:txbx>
                        <wps:bodyPr rot="0" vert="horz" wrap="square" lIns="0" tIns="0" rIns="0" bIns="0" anchor="t" anchorCtr="0" upright="1">
                          <a:noAutofit/>
                        </wps:bodyPr>
                      </wps:wsp>
                      <wps:wsp>
                        <wps:cNvPr id="1087" name="AutoShape 134"/>
                        <wps:cNvSpPr>
                          <a:spLocks noChangeArrowheads="1"/>
                        </wps:cNvSpPr>
                        <wps:spPr bwMode="auto">
                          <a:xfrm flipH="1">
                            <a:off x="2514740" y="1911069"/>
                            <a:ext cx="2790683" cy="470181"/>
                          </a:xfrm>
                          <a:prstGeom prst="wedgeRoundRectCallout">
                            <a:avLst>
                              <a:gd name="adj1" fmla="val 72020"/>
                              <a:gd name="adj2" fmla="val 59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sz w:val="18"/>
                                  <w:szCs w:val="18"/>
                                </w:rPr>
                              </w:pPr>
                              <w:r>
                                <w:rPr>
                                  <w:rFonts w:hint="eastAsia"/>
                                  <w:sz w:val="18"/>
                                  <w:szCs w:val="18"/>
                                </w:rPr>
                                <w:t xml:space="preserve">Class created by CrossUI RAD. </w:t>
                              </w:r>
                            </w:p>
                            <w:p w:rsidR="0023747D" w:rsidRPr="00D434DE" w:rsidRDefault="0023747D" w:rsidP="00375F9C">
                              <w:pPr>
                                <w:rPr>
                                  <w:sz w:val="18"/>
                                  <w:szCs w:val="18"/>
                                </w:rPr>
                              </w:pPr>
                              <w:r>
                                <w:rPr>
                                  <w:rFonts w:hint="eastAsia"/>
                                  <w:sz w:val="18"/>
                                  <w:szCs w:val="18"/>
                                </w:rPr>
                                <w:t xml:space="preserve">You can save this part of code to </w:t>
                              </w:r>
                              <w:r w:rsidRPr="000821CB">
                                <w:rPr>
                                  <w:rFonts w:hint="eastAsia"/>
                                  <w:b/>
                                  <w:sz w:val="18"/>
                                  <w:szCs w:val="18"/>
                                </w:rPr>
                                <w:t>App/js/index.js</w:t>
                              </w:r>
                            </w:p>
                          </w:txbxContent>
                        </wps:txbx>
                        <wps:bodyPr rot="0" vert="horz" wrap="square" lIns="0" tIns="0" rIns="0" bIns="0" anchor="t" anchorCtr="0" upright="1">
                          <a:noAutofit/>
                        </wps:bodyPr>
                      </wps:wsp>
                      <wps:wsp>
                        <wps:cNvPr id="1088" name="AutoShape 135"/>
                        <wps:cNvSpPr>
                          <a:spLocks noChangeArrowheads="1"/>
                        </wps:cNvSpPr>
                        <wps:spPr bwMode="auto">
                          <a:xfrm flipH="1">
                            <a:off x="2533663" y="5895865"/>
                            <a:ext cx="3209911" cy="693359"/>
                          </a:xfrm>
                          <a:prstGeom prst="wedgeRoundRectCallout">
                            <a:avLst>
                              <a:gd name="adj1" fmla="val 53264"/>
                              <a:gd name="adj2" fmla="val -129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1448" w:rsidRDefault="0023747D" w:rsidP="00375F9C">
                              <w:pPr>
                                <w:jc w:val="center"/>
                                <w:rPr>
                                  <w:color w:val="FF0000"/>
                                  <w:sz w:val="18"/>
                                  <w:szCs w:val="18"/>
                                </w:rPr>
                              </w:pPr>
                              <w:r>
                                <w:rPr>
                                  <w:rFonts w:hint="eastAsia"/>
                                  <w:color w:val="FF0000"/>
                                  <w:sz w:val="18"/>
                                  <w:szCs w:val="18"/>
                                </w:rPr>
                                <w:t xml:space="preserve">Load UI in </w:t>
                              </w:r>
                              <w:r w:rsidRPr="00294445">
                                <w:rPr>
                                  <w:color w:val="FF0000"/>
                                  <w:sz w:val="18"/>
                                  <w:szCs w:val="18"/>
                                </w:rPr>
                                <w:t>asynchronous</w:t>
                              </w:r>
                              <w:r>
                                <w:rPr>
                                  <w:rFonts w:hint="eastAsia"/>
                                  <w:color w:val="FF0000"/>
                                  <w:sz w:val="18"/>
                                  <w:szCs w:val="18"/>
                                </w:rPr>
                                <w:t xml:space="preserve"> mode</w:t>
                              </w:r>
                            </w:p>
                            <w:p w:rsidR="0023747D" w:rsidRPr="00294445" w:rsidRDefault="0023747D" w:rsidP="00375F9C">
                              <w:pPr>
                                <w:jc w:val="center"/>
                                <w:rPr>
                                  <w:sz w:val="18"/>
                                  <w:szCs w:val="18"/>
                                </w:rPr>
                              </w:pPr>
                              <w:r>
                                <w:rPr>
                                  <w:rFonts w:hint="eastAsia"/>
                                  <w:sz w:val="18"/>
                                  <w:szCs w:val="18"/>
                                </w:rPr>
                                <w:t xml:space="preserve">If no App Class in memory, by default, CrossUI framewok will load the Class from </w:t>
                              </w:r>
                              <w:r w:rsidRPr="000821CB">
                                <w:rPr>
                                  <w:rFonts w:hint="eastAsia"/>
                                  <w:b/>
                                  <w:sz w:val="18"/>
                                  <w:szCs w:val="18"/>
                                </w:rPr>
                                <w:t>App/js/index.js</w:t>
                              </w:r>
                              <w:r>
                                <w:rPr>
                                  <w:rFonts w:hint="eastAsia"/>
                                  <w:b/>
                                  <w:sz w:val="18"/>
                                  <w:szCs w:val="18"/>
                                </w:rPr>
                                <w:t xml:space="preserve"> </w:t>
                              </w:r>
                              <w:r w:rsidRPr="00294445">
                                <w:rPr>
                                  <w:rFonts w:hint="eastAsia"/>
                                  <w:sz w:val="18"/>
                                  <w:szCs w:val="18"/>
                                </w:rPr>
                                <w:t>file</w:t>
                              </w:r>
                              <w:r>
                                <w:rPr>
                                  <w:rFonts w:hint="eastAsia"/>
                                  <w:sz w:val="18"/>
                                  <w:szCs w:val="18"/>
                                </w:rPr>
                                <w:t xml:space="preserve"> </w:t>
                              </w:r>
                              <w:r w:rsidRPr="00294445">
                                <w:rPr>
                                  <w:rFonts w:hint="eastAsia"/>
                                  <w:sz w:val="18"/>
                                  <w:szCs w:val="18"/>
                                </w:rPr>
                                <w:t>.</w:t>
                              </w:r>
                            </w:p>
                          </w:txbxContent>
                        </wps:txbx>
                        <wps:bodyPr rot="0" vert="horz" wrap="square" lIns="0" tIns="0" rIns="0" bIns="0" anchor="t" anchorCtr="0" upright="1">
                          <a:noAutofit/>
                        </wps:bodyPr>
                      </wps:wsp>
                      <wps:wsp>
                        <wps:cNvPr id="1089" name="AutoShape 136"/>
                        <wps:cNvSpPr>
                          <a:spLocks noChangeArrowheads="1"/>
                        </wps:cNvSpPr>
                        <wps:spPr bwMode="auto">
                          <a:xfrm flipH="1">
                            <a:off x="2400573" y="1188406"/>
                            <a:ext cx="1371543" cy="198311"/>
                          </a:xfrm>
                          <a:prstGeom prst="wedgeRoundRectCallout">
                            <a:avLst>
                              <a:gd name="adj1" fmla="val 231"/>
                              <a:gd name="adj2" fmla="val 9919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Showing a loading picture</w:t>
                              </w:r>
                            </w:p>
                          </w:txbxContent>
                        </wps:txbx>
                        <wps:bodyPr rot="0" vert="horz" wrap="square" lIns="0" tIns="0" rIns="0" bIns="0" anchor="t" anchorCtr="0" upright="1">
                          <a:noAutofit/>
                        </wps:bodyPr>
                      </wps:wsp>
                    </wpc:wpc>
                  </a:graphicData>
                </a:graphic>
              </wp:inline>
            </w:drawing>
          </mc:Choice>
          <mc:Fallback>
            <w:pict>
              <v:group id="画布 129" o:spid="_x0000_s1070" editas="canvas" style="width:468pt;height:564.15pt;mso-position-horizontal-relative:char;mso-position-vertical-relative:line" coordsize="59436,7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">
                <v:shape id="_x0000_s1071" type="#_x0000_t75" style="position:absolute;width:59436;height:71647;visibility:visible;mso-wrap-style:square">
                  <v:fill o:detectmouseclick="t"/>
                  <v:path o:connecttype="none"/>
                </v:shape>
                <v:shape id="Text Box 131" o:spid="_x0000_s1072" type="#_x0000_t202" style="position:absolute;top:488;width:59436;height:69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J1sIA&#10;AADdAAAADwAAAGRycy9kb3ducmV2LnhtbERP32vCMBB+F/wfwgl709TBpOuMZSijexlM3d6P5taU&#10;NpeSxFr/+2Uw8O0+vp+3LSfbi5F8aB0rWK8yEMS10y03Cr7Ob8scRIjIGnvHpOBGAcrdfLbFQrsr&#10;H2k8xUakEA4FKjAxDoWUoTZkMazcQJy4H+ctxgR9I7XHawq3vXzMso202HJqMDjQ3lDdnS5WQd0d&#10;pkPVfhs/Xmz+qZ+r28emUuphMb2+gIg0xbv43/2u0/wsf4K/b9IJ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c4nWwgAAAN0AAAAPAAAAAAAAAAAAAAAAAJgCAABkcnMvZG93&#10;bnJldi54bWxQSwUGAAAAAAQABAD1AAAAhwMAAAAA&#10;" strokeweight="1pt">
                  <v:textbox style="mso-fit-shape-to-text:t" inset="1.5mm,1.3mm,1.5mm">
                    <w:txbxContent>
                      <w:p w:rsidR="0023747D" w:rsidRPr="00FA7B2D" w:rsidRDefault="0023747D" w:rsidP="00375F9C">
                        <w:pPr>
                          <w:spacing w:line="240" w:lineRule="exact"/>
                          <w:rPr>
                            <w:sz w:val="18"/>
                            <w:szCs w:val="18"/>
                          </w:rPr>
                        </w:pPr>
                        <w:proofErr w:type="gramStart"/>
                        <w:r w:rsidRPr="00FA7B2D">
                          <w:rPr>
                            <w:sz w:val="18"/>
                            <w:szCs w:val="18"/>
                          </w:rPr>
                          <w:t>&lt;!DOCTYPE</w:t>
                        </w:r>
                        <w:proofErr w:type="gramEnd"/>
                        <w:r>
                          <w:rPr>
                            <w:rFonts w:hint="eastAsia"/>
                            <w:sz w:val="18"/>
                            <w:szCs w:val="18"/>
                          </w:rPr>
                          <w:t xml:space="preserve"> html</w:t>
                        </w:r>
                        <w:r w:rsidRPr="00FA7B2D">
                          <w:rPr>
                            <w:sz w:val="18"/>
                            <w:szCs w:val="18"/>
                          </w:rPr>
                          <w:t>&gt;</w:t>
                        </w:r>
                      </w:p>
                      <w:p w:rsidR="0023747D" w:rsidRPr="00FA7B2D" w:rsidRDefault="0023747D" w:rsidP="00375F9C">
                        <w:pPr>
                          <w:spacing w:line="240" w:lineRule="exact"/>
                          <w:rPr>
                            <w:sz w:val="18"/>
                            <w:szCs w:val="18"/>
                          </w:rPr>
                        </w:pPr>
                        <w:r w:rsidRPr="00FA7B2D">
                          <w:rPr>
                            <w:color w:val="840084"/>
                            <w:sz w:val="18"/>
                            <w:szCs w:val="18"/>
                          </w:rPr>
                          <w:t>&lt;</w:t>
                        </w:r>
                        <w:proofErr w:type="gramStart"/>
                        <w:r w:rsidRPr="00FA7B2D">
                          <w:rPr>
                            <w:color w:val="840084"/>
                            <w:sz w:val="18"/>
                            <w:szCs w:val="18"/>
                          </w:rPr>
                          <w:t>html</w:t>
                        </w:r>
                        <w:proofErr w:type="gramEnd"/>
                        <w:r w:rsidRPr="00FA7B2D">
                          <w:rPr>
                            <w:color w:val="840084"/>
                            <w:sz w:val="18"/>
                            <w:szCs w:val="18"/>
                          </w:rPr>
                          <w:t>&gt;</w:t>
                        </w:r>
                      </w:p>
                      <w:p w:rsidR="0023747D" w:rsidRPr="00FA7B2D" w:rsidRDefault="0023747D" w:rsidP="00375F9C">
                        <w:pPr>
                          <w:spacing w:line="240" w:lineRule="exact"/>
                          <w:rPr>
                            <w:sz w:val="18"/>
                            <w:szCs w:val="18"/>
                          </w:rPr>
                        </w:pPr>
                        <w:r w:rsidRPr="00FA7B2D">
                          <w:rPr>
                            <w:color w:val="840084"/>
                            <w:sz w:val="18"/>
                            <w:szCs w:val="18"/>
                          </w:rPr>
                          <w:t>&lt;</w:t>
                        </w:r>
                        <w:proofErr w:type="gramStart"/>
                        <w:r w:rsidRPr="00FA7B2D">
                          <w:rPr>
                            <w:color w:val="840084"/>
                            <w:sz w:val="18"/>
                            <w:szCs w:val="18"/>
                          </w:rPr>
                          <w:t>head</w:t>
                        </w:r>
                        <w:proofErr w:type="gramEnd"/>
                        <w:r w:rsidRPr="00FA7B2D">
                          <w:rPr>
                            <w:color w:val="840084"/>
                            <w:sz w:val="18"/>
                            <w:szCs w:val="18"/>
                          </w:rPr>
                          <w:t>&gt;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w:t>
                        </w:r>
                        <w:proofErr w:type="gramStart"/>
                        <w:r w:rsidRPr="00FA7B2D">
                          <w:rPr>
                            <w:color w:val="840084"/>
                            <w:sz w:val="18"/>
                            <w:szCs w:val="18"/>
                          </w:rPr>
                          <w:t>meta</w:t>
                        </w:r>
                        <w:proofErr w:type="gramEnd"/>
                        <w:r w:rsidRPr="00FA7B2D">
                          <w:rPr>
                            <w:color w:val="840084"/>
                            <w:sz w:val="18"/>
                            <w:szCs w:val="18"/>
                          </w:rPr>
                          <w:t xml:space="preserve"> </w:t>
                        </w:r>
                        <w:r w:rsidRPr="00FA7B2D">
                          <w:rPr>
                            <w:color w:val="FF0000"/>
                            <w:sz w:val="18"/>
                            <w:szCs w:val="18"/>
                          </w:rPr>
                          <w:t>http-equiv=</w:t>
                        </w:r>
                        <w:r w:rsidRPr="00FA7B2D">
                          <w:rPr>
                            <w:color w:val="0000FF"/>
                            <w:sz w:val="18"/>
                            <w:szCs w:val="18"/>
                          </w:rPr>
                          <w:t>"content-type"</w:t>
                        </w:r>
                        <w:r w:rsidRPr="00FA7B2D">
                          <w:rPr>
                            <w:color w:val="840084"/>
                            <w:sz w:val="18"/>
                            <w:szCs w:val="18"/>
                          </w:rPr>
                          <w:t xml:space="preserve"> </w:t>
                        </w:r>
                        <w:r w:rsidRPr="00FA7B2D">
                          <w:rPr>
                            <w:color w:val="FF0000"/>
                            <w:sz w:val="18"/>
                            <w:szCs w:val="18"/>
                          </w:rPr>
                          <w:t>content=</w:t>
                        </w:r>
                        <w:r w:rsidRPr="00FA7B2D">
                          <w:rPr>
                            <w:color w:val="0000FF"/>
                            <w:sz w:val="18"/>
                            <w:szCs w:val="18"/>
                          </w:rPr>
                          <w:t>"text/html; charset=utf-8"</w:t>
                        </w:r>
                        <w:r w:rsidRPr="00FA7B2D">
                          <w:rPr>
                            <w:color w:val="840084"/>
                            <w:sz w:val="18"/>
                            <w:szCs w:val="18"/>
                          </w:rPr>
                          <w:t xml:space="preserve"> /&gt;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w:t>
                        </w:r>
                        <w:proofErr w:type="gramStart"/>
                        <w:r w:rsidRPr="00FA7B2D">
                          <w:rPr>
                            <w:color w:val="840084"/>
                            <w:sz w:val="18"/>
                            <w:szCs w:val="18"/>
                          </w:rPr>
                          <w:t>meta</w:t>
                        </w:r>
                        <w:proofErr w:type="gramEnd"/>
                        <w:r w:rsidRPr="00FA7B2D">
                          <w:rPr>
                            <w:color w:val="840084"/>
                            <w:sz w:val="18"/>
                            <w:szCs w:val="18"/>
                          </w:rPr>
                          <w:t xml:space="preserve"> </w:t>
                        </w:r>
                        <w:r w:rsidRPr="00FA7B2D">
                          <w:rPr>
                            <w:color w:val="FF0000"/>
                            <w:sz w:val="18"/>
                            <w:szCs w:val="18"/>
                          </w:rPr>
                          <w:t>http-equiv=</w:t>
                        </w:r>
                        <w:r w:rsidRPr="00FA7B2D">
                          <w:rPr>
                            <w:color w:val="0000FF"/>
                            <w:sz w:val="18"/>
                            <w:szCs w:val="18"/>
                          </w:rPr>
                          <w:t>"Content-Style-Type"</w:t>
                        </w:r>
                        <w:r w:rsidRPr="00FA7B2D">
                          <w:rPr>
                            <w:color w:val="840084"/>
                            <w:sz w:val="18"/>
                            <w:szCs w:val="18"/>
                          </w:rPr>
                          <w:t xml:space="preserve"> </w:t>
                        </w:r>
                        <w:r w:rsidRPr="00FA7B2D">
                          <w:rPr>
                            <w:color w:val="FF0000"/>
                            <w:sz w:val="18"/>
                            <w:szCs w:val="18"/>
                          </w:rPr>
                          <w:t>content=</w:t>
                        </w:r>
                        <w:r w:rsidRPr="00FA7B2D">
                          <w:rPr>
                            <w:color w:val="0000FF"/>
                            <w:sz w:val="18"/>
                            <w:szCs w:val="18"/>
                          </w:rPr>
                          <w:t>"text/css"</w:t>
                        </w:r>
                        <w:r w:rsidRPr="00FA7B2D">
                          <w:rPr>
                            <w:color w:val="840084"/>
                            <w:sz w:val="18"/>
                            <w:szCs w:val="18"/>
                          </w:rPr>
                          <w:t xml:space="preserve"> /&gt;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w:t>
                        </w:r>
                        <w:proofErr w:type="gramStart"/>
                        <w:r w:rsidRPr="00FA7B2D">
                          <w:rPr>
                            <w:color w:val="840084"/>
                            <w:sz w:val="18"/>
                            <w:szCs w:val="18"/>
                          </w:rPr>
                          <w:t>meta</w:t>
                        </w:r>
                        <w:proofErr w:type="gramEnd"/>
                        <w:r w:rsidRPr="00FA7B2D">
                          <w:rPr>
                            <w:color w:val="840084"/>
                            <w:sz w:val="18"/>
                            <w:szCs w:val="18"/>
                          </w:rPr>
                          <w:t xml:space="preserve"> </w:t>
                        </w:r>
                        <w:r w:rsidRPr="00FA7B2D">
                          <w:rPr>
                            <w:color w:val="FF0000"/>
                            <w:sz w:val="18"/>
                            <w:szCs w:val="18"/>
                          </w:rPr>
                          <w:t>http-equiv=</w:t>
                        </w:r>
                        <w:r w:rsidRPr="00FA7B2D">
                          <w:rPr>
                            <w:color w:val="0000FF"/>
                            <w:sz w:val="18"/>
                            <w:szCs w:val="18"/>
                          </w:rPr>
                          <w:t>"imagetoolbar"</w:t>
                        </w:r>
                        <w:r w:rsidRPr="00FA7B2D">
                          <w:rPr>
                            <w:color w:val="840084"/>
                            <w:sz w:val="18"/>
                            <w:szCs w:val="18"/>
                          </w:rPr>
                          <w:t xml:space="preserve"> </w:t>
                        </w:r>
                        <w:r w:rsidRPr="00FA7B2D">
                          <w:rPr>
                            <w:color w:val="FF0000"/>
                            <w:sz w:val="18"/>
                            <w:szCs w:val="18"/>
                          </w:rPr>
                          <w:t>content=</w:t>
                        </w:r>
                        <w:r w:rsidRPr="00FA7B2D">
                          <w:rPr>
                            <w:color w:val="0000FF"/>
                            <w:sz w:val="18"/>
                            <w:szCs w:val="18"/>
                          </w:rPr>
                          <w:t>"no"</w:t>
                        </w:r>
                        <w:r w:rsidRPr="00FA7B2D">
                          <w:rPr>
                            <w:color w:val="840084"/>
                            <w:sz w:val="18"/>
                            <w:szCs w:val="18"/>
                          </w:rPr>
                          <w:t xml:space="preserve"> /&gt;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w:t>
                        </w:r>
                        <w:proofErr w:type="gramStart"/>
                        <w:r w:rsidRPr="00FA7B2D">
                          <w:rPr>
                            <w:color w:val="840084"/>
                            <w:sz w:val="18"/>
                            <w:szCs w:val="18"/>
                          </w:rPr>
                          <w:t>title&gt;</w:t>
                        </w:r>
                        <w:proofErr w:type="gramEnd"/>
                        <w:r w:rsidRPr="00FA7B2D">
                          <w:rPr>
                            <w:sz w:val="18"/>
                            <w:szCs w:val="18"/>
                          </w:rPr>
                          <w:t xml:space="preserve">Web application powered by </w:t>
                        </w:r>
                        <w:r>
                          <w:rPr>
                            <w:sz w:val="18"/>
                            <w:szCs w:val="18"/>
                          </w:rPr>
                          <w:t>XUI</w:t>
                        </w:r>
                        <w:r w:rsidRPr="00FA7B2D">
                          <w:rPr>
                            <w:sz w:val="18"/>
                            <w:szCs w:val="18"/>
                          </w:rPr>
                          <w:t xml:space="preserve"> framework</w:t>
                        </w:r>
                        <w:r w:rsidRPr="00FA7B2D">
                          <w:rPr>
                            <w:color w:val="840084"/>
                            <w:sz w:val="18"/>
                            <w:szCs w:val="18"/>
                          </w:rPr>
                          <w:t>&lt;/title&gt;</w:t>
                        </w:r>
                      </w:p>
                      <w:p w:rsidR="0023747D" w:rsidRPr="00FA7B2D" w:rsidRDefault="0023747D" w:rsidP="00375F9C">
                        <w:pPr>
                          <w:spacing w:line="240" w:lineRule="exact"/>
                          <w:rPr>
                            <w:sz w:val="18"/>
                            <w:szCs w:val="18"/>
                          </w:rPr>
                        </w:pPr>
                        <w:r w:rsidRPr="00FA7B2D">
                          <w:rPr>
                            <w:color w:val="840084"/>
                            <w:sz w:val="18"/>
                            <w:szCs w:val="18"/>
                          </w:rPr>
                          <w:t>&lt;/head&gt;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w:t>
                        </w:r>
                        <w:proofErr w:type="gramStart"/>
                        <w:r w:rsidRPr="00FA7B2D">
                          <w:rPr>
                            <w:color w:val="840084"/>
                            <w:sz w:val="18"/>
                            <w:szCs w:val="18"/>
                          </w:rPr>
                          <w:t>body</w:t>
                        </w:r>
                        <w:proofErr w:type="gramEnd"/>
                        <w:r w:rsidRPr="00FA7B2D">
                          <w:rPr>
                            <w:color w:val="840084"/>
                            <w:sz w:val="18"/>
                            <w:szCs w:val="18"/>
                          </w:rPr>
                          <w:t>&gt;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&lt;div </w:t>
                        </w:r>
                        <w:r w:rsidRPr="00FA7B2D">
                          <w:rPr>
                            <w:color w:val="FF0000"/>
                            <w:sz w:val="18"/>
                            <w:szCs w:val="18"/>
                          </w:rPr>
                          <w:t>id=</w:t>
                        </w:r>
                        <w:r w:rsidRPr="00FA7B2D">
                          <w:rPr>
                            <w:color w:val="0000FF"/>
                            <w:sz w:val="18"/>
                            <w:szCs w:val="18"/>
                          </w:rPr>
                          <w:t>'loading'</w:t>
                        </w:r>
                        <w:r w:rsidRPr="00FA7B2D">
                          <w:rPr>
                            <w:color w:val="840084"/>
                            <w:sz w:val="18"/>
                            <w:szCs w:val="18"/>
                          </w:rPr>
                          <w:t xml:space="preserve">&gt;&lt;img </w:t>
                        </w:r>
                        <w:r w:rsidRPr="00FA7B2D">
                          <w:rPr>
                            <w:color w:val="FF0000"/>
                            <w:sz w:val="18"/>
                            <w:szCs w:val="18"/>
                          </w:rPr>
                          <w:t>src=</w:t>
                        </w:r>
                        <w:r w:rsidRPr="00FA7B2D">
                          <w:rPr>
                            <w:color w:val="0000FF"/>
                            <w:sz w:val="18"/>
                            <w:szCs w:val="18"/>
                          </w:rPr>
                          <w:t>"</w:t>
                        </w:r>
                        <w:proofErr w:type="gramStart"/>
                        <w:r w:rsidRPr="00FA7B2D">
                          <w:rPr>
                            <w:color w:val="0000FF"/>
                            <w:sz w:val="18"/>
                            <w:szCs w:val="18"/>
                          </w:rPr>
                          <w:t>..</w:t>
                        </w:r>
                        <w:proofErr w:type="gramEnd"/>
                        <w:r w:rsidRPr="00FA7B2D">
                          <w:rPr>
                            <w:color w:val="0000FF"/>
                            <w:sz w:val="18"/>
                            <w:szCs w:val="18"/>
                          </w:rPr>
                          <w:t>/</w:t>
                        </w:r>
                        <w:r>
                          <w:rPr>
                            <w:rFonts w:hint="eastAsia"/>
                            <w:color w:val="0000FF"/>
                            <w:sz w:val="18"/>
                            <w:szCs w:val="18"/>
                          </w:rPr>
                          <w:t>../</w:t>
                        </w:r>
                        <w:r w:rsidRPr="00FA7B2D">
                          <w:rPr>
                            <w:color w:val="0000FF"/>
                            <w:sz w:val="18"/>
                            <w:szCs w:val="18"/>
                          </w:rPr>
                          <w:t>runtime/loading.gif"</w:t>
                        </w:r>
                        <w:r w:rsidRPr="00FA7B2D">
                          <w:rPr>
                            <w:color w:val="840084"/>
                            <w:sz w:val="18"/>
                            <w:szCs w:val="18"/>
                          </w:rPr>
                          <w:t xml:space="preserve"> </w:t>
                        </w:r>
                        <w:r w:rsidRPr="00FA7B2D">
                          <w:rPr>
                            <w:color w:val="FF0000"/>
                            <w:sz w:val="18"/>
                            <w:szCs w:val="18"/>
                          </w:rPr>
                          <w:t>alt=</w:t>
                        </w:r>
                        <w:r w:rsidRPr="00FA7B2D">
                          <w:rPr>
                            <w:color w:val="0000FF"/>
                            <w:sz w:val="18"/>
                            <w:szCs w:val="18"/>
                          </w:rPr>
                          <w:t>"Loading..."</w:t>
                        </w:r>
                        <w:r w:rsidRPr="00FA7B2D">
                          <w:rPr>
                            <w:color w:val="840084"/>
                            <w:sz w:val="18"/>
                            <w:szCs w:val="18"/>
                          </w:rPr>
                          <w:t xml:space="preserve"> /&gt;&lt;/div&gt;</w:t>
                        </w:r>
                      </w:p>
                      <w:p w:rsidR="0023747D" w:rsidRPr="00FA7B2D" w:rsidRDefault="0023747D" w:rsidP="00375F9C">
                        <w:pPr>
                          <w:numPr>
                            <w:ins w:id="16" w:author="lee" w:date="2011-03-08T16:51:00Z"/>
                          </w:numPr>
                          <w:spacing w:line="240" w:lineRule="exact"/>
                          <w:rPr>
                            <w:sz w:val="18"/>
                            <w:szCs w:val="18"/>
                          </w:rPr>
                        </w:pP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sidRPr="00FA7B2D">
                          <w:rPr>
                            <w:color w:val="0000FF"/>
                            <w:sz w:val="18"/>
                            <w:szCs w:val="18"/>
                          </w:rPr>
                          <w:t>../runtime/loading.gif"</w:t>
                        </w:r>
                        <w:r w:rsidRPr="00FA7B2D">
                          <w:rPr>
                            <w:color w:val="840084"/>
                            <w:sz w:val="18"/>
                            <w:szCs w:val="18"/>
                          </w:rPr>
                          <w:t xml:space="preserve"> </w:t>
                        </w:r>
                        <w:r w:rsidRPr="00FA7B2D">
                          <w:rPr>
                            <w:color w:val="FF0000"/>
                            <w:sz w:val="18"/>
                            <w:szCs w:val="18"/>
                          </w:rPr>
                          <w:t>alt=</w:t>
                        </w:r>
                        <w:r w:rsidRPr="00FA7B2D">
                          <w:rPr>
                            <w:color w:val="0000FF"/>
                            <w:sz w:val="18"/>
                            <w:szCs w:val="18"/>
                          </w:rPr>
                          <w:t>"Loading..."</w:t>
                        </w:r>
                        <w:r w:rsidRPr="00FA7B2D">
                          <w:rPr>
                            <w:color w:val="840084"/>
                            <w:sz w:val="18"/>
                            <w:szCs w:val="18"/>
                          </w:rPr>
                          <w:t xml:space="preserve"> /&gt;&lt;/div&gt;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&lt;script </w:t>
                        </w:r>
                        <w:r w:rsidRPr="00FA7B2D">
                          <w:rPr>
                            <w:color w:val="FF0000"/>
                            <w:sz w:val="18"/>
                            <w:szCs w:val="18"/>
                          </w:rPr>
                          <w:t>type=</w:t>
                        </w:r>
                        <w:r w:rsidRPr="00FA7B2D">
                          <w:rPr>
                            <w:color w:val="0000FF"/>
                            <w:sz w:val="18"/>
                            <w:szCs w:val="18"/>
                          </w:rPr>
                          <w:t>"text/javascript"</w:t>
                        </w:r>
                        <w:r w:rsidRPr="00FA7B2D">
                          <w:rPr>
                            <w:color w:val="840084"/>
                            <w:sz w:val="18"/>
                            <w:szCs w:val="18"/>
                          </w:rPr>
                          <w:t xml:space="preserve"> </w:t>
                        </w:r>
                        <w:r w:rsidRPr="00FA7B2D">
                          <w:rPr>
                            <w:color w:val="FF0000"/>
                            <w:sz w:val="18"/>
                            <w:szCs w:val="18"/>
                          </w:rPr>
                          <w:t>src=</w:t>
                        </w:r>
                        <w:r w:rsidRPr="00FA7B2D">
                          <w:rPr>
                            <w:color w:val="0000FF"/>
                            <w:sz w:val="18"/>
                            <w:szCs w:val="18"/>
                          </w:rPr>
                          <w:t>"</w:t>
                        </w:r>
                        <w:proofErr w:type="gramStart"/>
                        <w:r w:rsidRPr="00FA7B2D">
                          <w:rPr>
                            <w:color w:val="0000FF"/>
                            <w:sz w:val="18"/>
                            <w:szCs w:val="18"/>
                          </w:rPr>
                          <w:t>..</w:t>
                        </w:r>
                        <w:proofErr w:type="gramEnd"/>
                        <w:r w:rsidRPr="00FA7B2D">
                          <w:rPr>
                            <w:color w:val="0000FF"/>
                            <w:sz w:val="18"/>
                            <w:szCs w:val="18"/>
                          </w:rPr>
                          <w:t>/../runtime/</w:t>
                        </w:r>
                        <w:r>
                          <w:rPr>
                            <w:rFonts w:hint="eastAsia"/>
                            <w:color w:val="0000FF"/>
                            <w:sz w:val="18"/>
                            <w:szCs w:val="18"/>
                          </w:rPr>
                          <w:t>xui</w:t>
                        </w:r>
                        <w:r w:rsidRPr="00FA7B2D">
                          <w:rPr>
                            <w:color w:val="0000FF"/>
                            <w:sz w:val="18"/>
                            <w:szCs w:val="18"/>
                          </w:rPr>
                          <w:t>/js/</w:t>
                        </w:r>
                        <w:r>
                          <w:rPr>
                            <w:color w:val="0000FF"/>
                            <w:sz w:val="18"/>
                            <w:szCs w:val="18"/>
                          </w:rPr>
                          <w:t>xui</w:t>
                        </w:r>
                        <w:r w:rsidRPr="00FA7B2D">
                          <w:rPr>
                            <w:color w:val="0000FF"/>
                            <w:sz w:val="18"/>
                            <w:szCs w:val="18"/>
                          </w:rPr>
                          <w:t>-all.js"</w:t>
                        </w:r>
                        <w:r w:rsidRPr="00FA7B2D">
                          <w:rPr>
                            <w:color w:val="840084"/>
                            <w:sz w:val="18"/>
                            <w:szCs w:val="18"/>
                          </w:rPr>
                          <w:t>&gt;&lt;/script&gt;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&lt;script </w:t>
                        </w:r>
                        <w:r w:rsidRPr="00FA7B2D">
                          <w:rPr>
                            <w:color w:val="FF0000"/>
                            <w:sz w:val="18"/>
                            <w:szCs w:val="18"/>
                          </w:rPr>
                          <w:t>type=</w:t>
                        </w:r>
                        <w:r w:rsidRPr="00FA7B2D">
                          <w:rPr>
                            <w:color w:val="0000FF"/>
                            <w:sz w:val="18"/>
                            <w:szCs w:val="18"/>
                          </w:rPr>
                          <w:t>"text/javascript"</w:t>
                        </w:r>
                        <w:r w:rsidRPr="00FA7B2D">
                          <w:rPr>
                            <w:color w:val="840084"/>
                            <w:sz w:val="18"/>
                            <w:szCs w:val="18"/>
                          </w:rPr>
                          <w:t>&gt;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Class(</w:t>
                        </w:r>
                        <w:proofErr w:type="gramEnd"/>
                        <w:r w:rsidRPr="00FA7B2D">
                          <w:rPr>
                            <w:color w:val="FF00FF"/>
                            <w:sz w:val="18"/>
                            <w:szCs w:val="18"/>
                          </w:rPr>
                          <w:t>'App'</w:t>
                        </w:r>
                        <w:r w:rsidRPr="00FA7B2D">
                          <w:rPr>
                            <w:sz w:val="18"/>
                            <w:szCs w:val="18"/>
                          </w:rPr>
                          <w:t xml:space="preserve">, </w:t>
                        </w:r>
                        <w:r w:rsidRPr="00FA7B2D">
                          <w:rPr>
                            <w:color w:val="FF00FF"/>
                            <w:sz w:val="18"/>
                            <w:szCs w:val="18"/>
                          </w:rPr>
                          <w:t>'</w:t>
                        </w:r>
                        <w:r>
                          <w:rPr>
                            <w:color w:val="FF00FF"/>
                            <w:sz w:val="18"/>
                            <w:szCs w:val="18"/>
                          </w:rPr>
                          <w:t>xui</w:t>
                        </w:r>
                        <w:r w:rsidRPr="00FA7B2D">
                          <w:rPr>
                            <w:color w:val="FF00FF"/>
                            <w:sz w:val="18"/>
                            <w:szCs w:val="18"/>
                          </w:rPr>
                          <w:t>.Com'</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Instance:</w:t>
                        </w:r>
                        <w:proofErr w:type="gramEnd"/>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iniComponents:</w:t>
                        </w:r>
                        <w:proofErr w:type="gramEnd"/>
                        <w:r w:rsidRPr="00FA7B2D">
                          <w:rPr>
                            <w:color w:val="0000FF"/>
                            <w:sz w:val="18"/>
                            <w:szCs w:val="18"/>
                          </w:rPr>
                          <w:t>function</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r w:rsidRPr="00FA7B2D">
                          <w:rPr>
                            <w:color w:val="008000"/>
                            <w:sz w:val="18"/>
                            <w:szCs w:val="18"/>
                          </w:rPr>
                          <w:t xml:space="preserve">// [[code created by </w:t>
                        </w:r>
                        <w:r>
                          <w:rPr>
                            <w:color w:val="008000"/>
                            <w:sz w:val="18"/>
                            <w:szCs w:val="18"/>
                          </w:rPr>
                          <w:t xml:space="preserve">CrossUI </w:t>
                        </w:r>
                        <w:r>
                          <w:rPr>
                            <w:rFonts w:hint="eastAsia"/>
                            <w:color w:val="008000"/>
                            <w:sz w:val="18"/>
                            <w:szCs w:val="18"/>
                          </w:rPr>
                          <w:t>RAD Tools</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color w:val="0000FF"/>
                            <w:sz w:val="18"/>
                            <w:szCs w:val="18"/>
                          </w:rPr>
                          <w:t>var</w:t>
                        </w:r>
                        <w:proofErr w:type="gramEnd"/>
                        <w:r w:rsidRPr="00FA7B2D">
                          <w:rPr>
                            <w:sz w:val="18"/>
                            <w:szCs w:val="18"/>
                          </w:rPr>
                          <w:t xml:space="preserve"> host=</w:t>
                        </w:r>
                        <w:r w:rsidRPr="00FA7B2D">
                          <w:rPr>
                            <w:color w:val="0000FF"/>
                            <w:sz w:val="18"/>
                            <w:szCs w:val="18"/>
                          </w:rPr>
                          <w:t>this</w:t>
                        </w:r>
                        <w:r w:rsidRPr="00FA7B2D">
                          <w:rPr>
                            <w:sz w:val="18"/>
                            <w:szCs w:val="18"/>
                          </w:rPr>
                          <w:t>, children=[], append=</w:t>
                        </w:r>
                        <w:r w:rsidRPr="00FA7B2D">
                          <w:rPr>
                            <w:color w:val="0000FF"/>
                            <w:sz w:val="18"/>
                            <w:szCs w:val="18"/>
                          </w:rPr>
                          <w:t>function</w:t>
                        </w:r>
                        <w:r w:rsidRPr="00FA7B2D">
                          <w:rPr>
                            <w:sz w:val="18"/>
                            <w:szCs w:val="18"/>
                          </w:rPr>
                          <w:t>(child){children.push(child.get(</w:t>
                        </w:r>
                        <w:r w:rsidRPr="00FA7B2D">
                          <w:rPr>
                            <w:color w:val="800000"/>
                            <w:sz w:val="18"/>
                            <w:szCs w:val="18"/>
                          </w:rPr>
                          <w:t>0</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append(</w:t>
                        </w:r>
                        <w:proofErr w:type="gramEnd"/>
                        <w:r w:rsidRPr="00FA7B2D">
                          <w:rPr>
                            <w:sz w:val="18"/>
                            <w:szCs w:val="18"/>
                          </w:rPr>
                          <w:t>(</w:t>
                        </w:r>
                        <w:r w:rsidRPr="00FA7B2D">
                          <w:rPr>
                            <w:color w:val="0000FF"/>
                            <w:sz w:val="18"/>
                            <w:szCs w:val="18"/>
                          </w:rPr>
                          <w:t>new</w:t>
                        </w:r>
                        <w:r w:rsidRPr="00FA7B2D">
                          <w:rPr>
                            <w:sz w:val="18"/>
                            <w:szCs w:val="18"/>
                          </w:rPr>
                          <w:t xml:space="preserve"> </w:t>
                        </w:r>
                        <w:r>
                          <w:rPr>
                            <w:sz w:val="18"/>
                            <w:szCs w:val="18"/>
                          </w:rPr>
                          <w:t>xui</w:t>
                        </w:r>
                        <w:r w:rsidRPr="00FA7B2D">
                          <w:rPr>
                            <w:sz w:val="18"/>
                            <w:szCs w:val="18"/>
                          </w:rPr>
                          <w:t>.UI.TreeGrid)</w:t>
                        </w:r>
                      </w:p>
                      <w:p w:rsidR="0023747D" w:rsidRPr="00FA7B2D" w:rsidRDefault="0023747D" w:rsidP="00375F9C">
                        <w:pPr>
                          <w:spacing w:line="240" w:lineRule="exact"/>
                          <w:rPr>
                            <w:sz w:val="18"/>
                            <w:szCs w:val="18"/>
                            <w:lang w:val="sv-SE"/>
                          </w:rPr>
                        </w:pPr>
                        <w:r w:rsidRPr="00FA7B2D">
                          <w:rPr>
                            <w:sz w:val="18"/>
                            <w:szCs w:val="18"/>
                          </w:rPr>
                          <w:t xml:space="preserve">                            </w:t>
                        </w:r>
                        <w:r w:rsidRPr="00FA7B2D">
                          <w:rPr>
                            <w:sz w:val="18"/>
                            <w:szCs w:val="18"/>
                            <w:lang w:val="sv-SE"/>
                          </w:rPr>
                          <w:t>.host(host,</w:t>
                        </w:r>
                        <w:r w:rsidRPr="00FA7B2D">
                          <w:rPr>
                            <w:color w:val="FF00FF"/>
                            <w:sz w:val="18"/>
                            <w:szCs w:val="18"/>
                            <w:lang w:val="sv-SE"/>
                          </w:rPr>
                          <w:t>"treegrid4"</w:t>
                        </w:r>
                        <w:r w:rsidRPr="00FA7B2D">
                          <w:rPr>
                            <w:sz w:val="18"/>
                            <w:szCs w:val="18"/>
                            <w:lang w:val="sv-SE"/>
                          </w:rPr>
                          <w:t>)</w:t>
                        </w:r>
                      </w:p>
                      <w:p w:rsidR="0023747D" w:rsidRPr="00FA7B2D" w:rsidRDefault="0023747D" w:rsidP="00375F9C">
                        <w:pPr>
                          <w:spacing w:line="240" w:lineRule="exact"/>
                          <w:rPr>
                            <w:sz w:val="18"/>
                            <w:szCs w:val="18"/>
                            <w:lang w:val="sv-SE"/>
                          </w:rPr>
                        </w:pPr>
                        <w:r w:rsidRPr="00FA7B2D">
                          <w:rPr>
                            <w:sz w:val="18"/>
                            <w:szCs w:val="18"/>
                            <w:lang w:val="sv-SE"/>
                          </w:rPr>
                          <w:t xml:space="preserve">                            .setDock(</w:t>
                        </w:r>
                        <w:r w:rsidRPr="00FA7B2D">
                          <w:rPr>
                            <w:color w:val="FF00FF"/>
                            <w:sz w:val="18"/>
                            <w:szCs w:val="18"/>
                            <w:lang w:val="sv-SE"/>
                          </w:rPr>
                          <w:t>"none"</w:t>
                        </w:r>
                        <w:r w:rsidRPr="00FA7B2D">
                          <w:rPr>
                            <w:sz w:val="18"/>
                            <w:szCs w:val="18"/>
                            <w:lang w:val="sv-SE"/>
                          </w:rPr>
                          <w:t>)</w:t>
                        </w:r>
                      </w:p>
                      <w:p w:rsidR="0023747D" w:rsidRPr="00FA7B2D" w:rsidRDefault="0023747D" w:rsidP="00375F9C">
                        <w:pPr>
                          <w:spacing w:line="240" w:lineRule="exact"/>
                          <w:rPr>
                            <w:sz w:val="18"/>
                            <w:szCs w:val="18"/>
                          </w:rPr>
                        </w:pPr>
                        <w:r w:rsidRPr="00FA7B2D">
                          <w:rPr>
                            <w:sz w:val="18"/>
                            <w:szCs w:val="18"/>
                            <w:lang w:val="sv-SE"/>
                          </w:rPr>
                          <w:t xml:space="preserve">                            </w:t>
                        </w:r>
                        <w:r w:rsidRPr="00FA7B2D">
                          <w:rPr>
                            <w:sz w:val="18"/>
                            <w:szCs w:val="18"/>
                          </w:rPr>
                          <w:t>.</w:t>
                        </w:r>
                        <w:proofErr w:type="gramStart"/>
                        <w:r w:rsidRPr="00FA7B2D">
                          <w:rPr>
                            <w:sz w:val="18"/>
                            <w:szCs w:val="18"/>
                          </w:rPr>
                          <w:t>setLeft(</w:t>
                        </w:r>
                        <w:proofErr w:type="gramEnd"/>
                        <w:r w:rsidRPr="00FA7B2D">
                          <w:rPr>
                            <w:color w:val="800000"/>
                            <w:sz w:val="18"/>
                            <w:szCs w:val="18"/>
                          </w:rPr>
                          <w:t>60</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setTop(</w:t>
                        </w:r>
                        <w:proofErr w:type="gramEnd"/>
                        <w:r w:rsidRPr="00FA7B2D">
                          <w:rPr>
                            <w:color w:val="800000"/>
                            <w:sz w:val="18"/>
                            <w:szCs w:val="18"/>
                          </w:rPr>
                          <w:t>50</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setRowNumbered(</w:t>
                        </w:r>
                        <w:proofErr w:type="gramEnd"/>
                        <w:r w:rsidRPr="00FA7B2D">
                          <w:rPr>
                            <w:color w:val="0000FF"/>
                            <w:sz w:val="18"/>
                            <w:szCs w:val="18"/>
                          </w:rPr>
                          <w:t>true</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setGridHandlerCaption(</w:t>
                        </w:r>
                        <w:proofErr w:type="gramEnd"/>
                        <w:r w:rsidRPr="00FA7B2D">
                          <w:rPr>
                            <w:color w:val="FF00FF"/>
                            <w:sz w:val="18"/>
                            <w:szCs w:val="18"/>
                          </w:rPr>
                          <w:t>"grid"</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.setHeader([{</w:t>
                        </w:r>
                        <w:r w:rsidRPr="00FA7B2D">
                          <w:rPr>
                            <w:color w:val="FF00FF"/>
                            <w:sz w:val="18"/>
                            <w:szCs w:val="18"/>
                          </w:rPr>
                          <w:t>"id"</w:t>
                        </w:r>
                        <w:r w:rsidRPr="00FA7B2D">
                          <w:rPr>
                            <w:sz w:val="18"/>
                            <w:szCs w:val="18"/>
                          </w:rPr>
                          <w:t>:</w:t>
                        </w:r>
                        <w:r w:rsidRPr="00FA7B2D">
                          <w:rPr>
                            <w:color w:val="FF00FF"/>
                            <w:sz w:val="18"/>
                            <w:szCs w:val="18"/>
                          </w:rPr>
                          <w:t>"col 1"</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1"</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2"</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2"</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3"</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3"</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.setRows([{</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"a1"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"j"</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"b1"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"k"</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"c1"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"l"</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"d1"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"m"</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"e1"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"n"</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"f1"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"o"</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color w:val="0000FF"/>
                            <w:sz w:val="18"/>
                            <w:szCs w:val="18"/>
                          </w:rPr>
                          <w:t>return</w:t>
                        </w:r>
                        <w:proofErr w:type="gramEnd"/>
                        <w:r w:rsidRPr="00FA7B2D">
                          <w:rPr>
                            <w:sz w:val="18"/>
                            <w:szCs w:val="18"/>
                          </w:rPr>
                          <w:t xml:space="preserve"> children;</w:t>
                        </w:r>
                      </w:p>
                      <w:p w:rsidR="0023747D" w:rsidRPr="00FA7B2D" w:rsidRDefault="0023747D" w:rsidP="00375F9C">
                        <w:pPr>
                          <w:spacing w:line="240" w:lineRule="exact"/>
                          <w:rPr>
                            <w:sz w:val="18"/>
                            <w:szCs w:val="18"/>
                          </w:rPr>
                        </w:pPr>
                        <w:r w:rsidRPr="00FA7B2D">
                          <w:rPr>
                            <w:sz w:val="18"/>
                            <w:szCs w:val="18"/>
                          </w:rPr>
                          <w:t xml:space="preserve">                        </w:t>
                        </w:r>
                        <w:r w:rsidRPr="00FA7B2D">
                          <w:rPr>
                            <w:color w:val="008000"/>
                            <w:sz w:val="18"/>
                            <w:szCs w:val="18"/>
                          </w:rPr>
                          <w:t>/</w:t>
                        </w:r>
                        <w:proofErr w:type="gramStart"/>
                        <w:r w:rsidRPr="00FA7B2D">
                          <w:rPr>
                            <w:color w:val="008000"/>
                            <w:sz w:val="18"/>
                            <w:szCs w:val="18"/>
                          </w:rPr>
                          <w:t>/ ]</w:t>
                        </w:r>
                        <w:proofErr w:type="gramEnd"/>
                        <w:r w:rsidRPr="00FA7B2D">
                          <w:rPr>
                            <w:color w:val="008000"/>
                            <w:sz w:val="18"/>
                            <w:szCs w:val="18"/>
                          </w:rPr>
                          <w:t xml:space="preserve">]code created by </w:t>
                        </w:r>
                        <w:r>
                          <w:rPr>
                            <w:color w:val="008000"/>
                            <w:sz w:val="18"/>
                            <w:szCs w:val="18"/>
                          </w:rPr>
                          <w:t>CrossUI</w:t>
                        </w:r>
                        <w:r w:rsidRPr="00FA7B2D">
                          <w:rPr>
                            <w:color w:val="008000"/>
                            <w:sz w:val="18"/>
                            <w:szCs w:val="18"/>
                          </w:rPr>
                          <w:t xml:space="preserve"> </w:t>
                        </w:r>
                        <w:r>
                          <w:rPr>
                            <w:rFonts w:hint="eastAsia"/>
                            <w:color w:val="008000"/>
                            <w:sz w:val="18"/>
                            <w:szCs w:val="18"/>
                          </w:rPr>
                          <w:t>RAD Tools</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roofErr w:type="gramStart"/>
                        <w:r>
                          <w:rPr>
                            <w:sz w:val="18"/>
                            <w:szCs w:val="18"/>
                          </w:rPr>
                          <w:t>xui</w:t>
                        </w:r>
                        <w:r w:rsidRPr="00FA7B2D">
                          <w:rPr>
                            <w:sz w:val="18"/>
                            <w:szCs w:val="18"/>
                          </w:rPr>
                          <w:t>.Com.load(</w:t>
                        </w:r>
                        <w:proofErr w:type="gramEnd"/>
                        <w:r w:rsidRPr="00FA7B2D">
                          <w:rPr>
                            <w:color w:val="FF00FF"/>
                            <w:sz w:val="18"/>
                            <w:szCs w:val="18"/>
                          </w:rPr>
                          <w:t>'App'</w:t>
                        </w:r>
                        <w:r w:rsidRPr="00FA7B2D">
                          <w:rPr>
                            <w:sz w:val="18"/>
                            <w:szCs w:val="18"/>
                          </w:rPr>
                          <w:t xml:space="preserve">, </w:t>
                        </w:r>
                        <w:r w:rsidRPr="00FA7B2D">
                          <w:rPr>
                            <w:color w:val="0000FF"/>
                            <w:sz w:val="18"/>
                            <w:szCs w:val="18"/>
                          </w:rPr>
                          <w:t>function</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Pr>
                            <w:sz w:val="18"/>
                            <w:szCs w:val="18"/>
                          </w:rPr>
                          <w:t>xui</w:t>
                        </w:r>
                        <w:r w:rsidRPr="00FA7B2D">
                          <w:rPr>
                            <w:sz w:val="18"/>
                            <w:szCs w:val="18"/>
                          </w:rPr>
                          <w:t>(</w:t>
                        </w:r>
                        <w:proofErr w:type="gramEnd"/>
                        <w:r w:rsidRPr="00FA7B2D">
                          <w:rPr>
                            <w:color w:val="FF00FF"/>
                            <w:sz w:val="18"/>
                            <w:szCs w:val="18"/>
                          </w:rPr>
                          <w:t>'loading'</w:t>
                        </w:r>
                        <w:r w:rsidRPr="00FA7B2D">
                          <w:rPr>
                            <w:sz w:val="18"/>
                            <w:szCs w:val="18"/>
                          </w:rPr>
                          <w:t>).remove();</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&lt;/script&gt;</w:t>
                        </w:r>
                      </w:p>
                      <w:p w:rsidR="0023747D" w:rsidRPr="00FA7B2D" w:rsidRDefault="0023747D" w:rsidP="00375F9C">
                        <w:pPr>
                          <w:spacing w:line="240" w:lineRule="exact"/>
                          <w:rPr>
                            <w:sz w:val="18"/>
                            <w:szCs w:val="18"/>
                          </w:rPr>
                        </w:pPr>
                        <w:r w:rsidRPr="00FA7B2D">
                          <w:rPr>
                            <w:color w:val="840084"/>
                            <w:sz w:val="18"/>
                            <w:szCs w:val="18"/>
                          </w:rPr>
                          <w:t>&lt;/body&gt;</w:t>
                        </w:r>
                      </w:p>
                      <w:p w:rsidR="0023747D" w:rsidRPr="00C26D11" w:rsidRDefault="0023747D" w:rsidP="00375F9C">
                        <w:pPr>
                          <w:spacing w:line="240" w:lineRule="exact"/>
                          <w:rPr>
                            <w:sz w:val="18"/>
                            <w:szCs w:val="18"/>
                          </w:rPr>
                        </w:pPr>
                        <w:r w:rsidRPr="00FA7B2D">
                          <w:rPr>
                            <w:color w:val="840084"/>
                            <w:sz w:val="18"/>
                            <w:szCs w:val="18"/>
                          </w:rPr>
                          <w:t>&lt;/html&gt;</w:t>
                        </w:r>
                      </w:p>
                    </w:txbxContent>
                  </v:textbox>
                </v:shape>
                <v:shape id="AutoShape 133" o:spid="_x0000_s1073" type="#_x0000_t62" style="position:absolute;left:43437;top:12875;width:12566;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9z7MYA&#10;AADdAAAADwAAAGRycy9kb3ducmV2LnhtbERPS2vCQBC+F/oflil4q5sKBo2uIrWCSg8+CtXbkB2z&#10;odnZkF1N7K/vFgq9zcf3nOm8s5W4UeNLxwpe+gkI4tzpkgsFH8fV8wiED8gaK8ek4E4e5rPHhylm&#10;2rW8p9shFCKGsM9QgQmhzqT0uSGLvu9q4shdXGMxRNgUUjfYxnBbyUGSpNJiybHBYE2vhvKvw9Uq&#10;+LS74fV8Wpq3S7lsx4P3bbr53irVe+oWExCBuvAv/nOvdZyfjFL4/SaeIG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9z7MYAAADdAAAADwAAAAAAAAAAAAAAAACYAgAAZHJz&#10;L2Rvd25yZXYueG1sUEsFBgAAAAAEAAQA9QAAAIsDAAAAAA==&#10;" adj="26009,43130" fillcolor="#ff9">
                  <v:textbox inset="0,0,0,0">
                    <w:txbxContent>
                      <w:p w:rsidR="0023747D" w:rsidRPr="00294445" w:rsidRDefault="0023747D" w:rsidP="00375F9C">
                        <w:pPr>
                          <w:jc w:val="center"/>
                          <w:rPr>
                            <w:sz w:val="18"/>
                            <w:szCs w:val="18"/>
                          </w:rPr>
                        </w:pPr>
                        <w:r>
                          <w:rPr>
                            <w:rFonts w:hint="eastAsia"/>
                            <w:sz w:val="18"/>
                            <w:szCs w:val="18"/>
                          </w:rPr>
                          <w:t xml:space="preserve">Include lib file </w:t>
                        </w:r>
                        <w:r w:rsidRPr="00294445">
                          <w:rPr>
                            <w:rFonts w:hint="eastAsia"/>
                            <w:sz w:val="18"/>
                            <w:szCs w:val="18"/>
                          </w:rPr>
                          <w:t>in body</w:t>
                        </w:r>
                      </w:p>
                    </w:txbxContent>
                  </v:textbox>
                </v:shape>
                <v:shape id="AutoShape 134" o:spid="_x0000_s1074" type="#_x0000_t62" style="position:absolute;left:25147;top:19110;width:27907;height:47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Jwz8QA&#10;AADdAAAADwAAAGRycy9kb3ducmV2LnhtbERPS2sCMRC+C/6HMEIvUrOV+mBrlCJIPSm+qMdhM91d&#10;TSbLJtX13xtB8DYf33Mms8YacaHal44VfPQSEMSZ0yXnCva7xfsYhA/IGo1jUnAjD7NpuzXBVLsr&#10;b+iyDbmIIexTVFCEUKVS+qwgi77nKuLI/bnaYoiwzqWu8RrDrZH9JBlKiyXHhgIrmheUnbf/VsHA&#10;7Purytx+u4Pl4Wc9Onweu6ejUm+d5vsLRKAmvMRP91LH+cl4BI9v4gl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CcM/EAAAA3QAAAA8AAAAAAAAAAAAAAAAAmAIAAGRycy9k&#10;b3ducmV2LnhtbFBLBQYAAAAABAAEAPUAAACJAwAAAAA=&#10;" adj="26356,12087" fillcolor="#ff9">
                  <v:textbox inset="0,0,0,0">
                    <w:txbxContent>
                      <w:p w:rsidR="0023747D" w:rsidRDefault="0023747D" w:rsidP="00375F9C">
                        <w:pPr>
                          <w:rPr>
                            <w:sz w:val="18"/>
                            <w:szCs w:val="18"/>
                          </w:rPr>
                        </w:pPr>
                        <w:r>
                          <w:rPr>
                            <w:rFonts w:hint="eastAsia"/>
                            <w:sz w:val="18"/>
                            <w:szCs w:val="18"/>
                          </w:rPr>
                          <w:t xml:space="preserve">Class created by CrossUI RAD. </w:t>
                        </w:r>
                      </w:p>
                      <w:p w:rsidR="0023747D" w:rsidRPr="00D434DE" w:rsidRDefault="0023747D" w:rsidP="00375F9C">
                        <w:pPr>
                          <w:rPr>
                            <w:sz w:val="18"/>
                            <w:szCs w:val="18"/>
                          </w:rPr>
                        </w:pPr>
                        <w:r>
                          <w:rPr>
                            <w:rFonts w:hint="eastAsia"/>
                            <w:sz w:val="18"/>
                            <w:szCs w:val="18"/>
                          </w:rPr>
                          <w:t xml:space="preserve">You can save this part of code to </w:t>
                        </w:r>
                        <w:r w:rsidRPr="000821CB">
                          <w:rPr>
                            <w:rFonts w:hint="eastAsia"/>
                            <w:b/>
                            <w:sz w:val="18"/>
                            <w:szCs w:val="18"/>
                          </w:rPr>
                          <w:t>App/js/index.js</w:t>
                        </w:r>
                      </w:p>
                    </w:txbxContent>
                  </v:textbox>
                </v:shape>
                <v:shape id="AutoShape 135" o:spid="_x0000_s1075" type="#_x0000_t62" style="position:absolute;left:25336;top:58958;width:32099;height:6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dL5cYA&#10;AADdAAAADwAAAGRycy9kb3ducmV2LnhtbESPQW/CMAyF70j8h8hIu0E6hiromiI2VInDLoNpZ6vx&#10;2mqNU5qMdv8eHybtZus9v/c530+uUzcaQuvZwOMqAUVcedtybeDjUi63oEJEtth5JgO/FGBfzGc5&#10;ZtaP/E63c6yVhHDI0EATY59pHaqGHIaV74lF+/KDwyjrUGs74CjhrtPrJEm1w5alocGeXhuqvs8/&#10;zsAutdc3Vz6tN+Pu1MXy8/iSVkdjHhbT4RlUpCn+m/+uT1bwk63gyjcygi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dL5cYAAADdAAAADwAAAAAAAAAAAAAAAACYAgAAZHJz&#10;L2Rvd25yZXYueG1sUEsFBgAAAAAEAAQA9QAAAIsDAAAAAA==&#10;" adj="22305,8011" fillcolor="#ff9">
                  <v:textbox inset="0,0,0,0">
                    <w:txbxContent>
                      <w:p w:rsidR="0023747D" w:rsidRPr="00781448" w:rsidRDefault="0023747D" w:rsidP="00375F9C">
                        <w:pPr>
                          <w:jc w:val="center"/>
                          <w:rPr>
                            <w:color w:val="FF0000"/>
                            <w:sz w:val="18"/>
                            <w:szCs w:val="18"/>
                          </w:rPr>
                        </w:pPr>
                        <w:r>
                          <w:rPr>
                            <w:rFonts w:hint="eastAsia"/>
                            <w:color w:val="FF0000"/>
                            <w:sz w:val="18"/>
                            <w:szCs w:val="18"/>
                          </w:rPr>
                          <w:t xml:space="preserve">Load UI in </w:t>
                        </w:r>
                        <w:r w:rsidRPr="00294445">
                          <w:rPr>
                            <w:color w:val="FF0000"/>
                            <w:sz w:val="18"/>
                            <w:szCs w:val="18"/>
                          </w:rPr>
                          <w:t>asynchronous</w:t>
                        </w:r>
                        <w:r>
                          <w:rPr>
                            <w:rFonts w:hint="eastAsia"/>
                            <w:color w:val="FF0000"/>
                            <w:sz w:val="18"/>
                            <w:szCs w:val="18"/>
                          </w:rPr>
                          <w:t xml:space="preserve"> mode</w:t>
                        </w:r>
                      </w:p>
                      <w:p w:rsidR="0023747D" w:rsidRPr="00294445" w:rsidRDefault="0023747D" w:rsidP="00375F9C">
                        <w:pPr>
                          <w:jc w:val="center"/>
                          <w:rPr>
                            <w:sz w:val="18"/>
                            <w:szCs w:val="18"/>
                          </w:rPr>
                        </w:pPr>
                        <w:r>
                          <w:rPr>
                            <w:rFonts w:hint="eastAsia"/>
                            <w:sz w:val="18"/>
                            <w:szCs w:val="18"/>
                          </w:rPr>
                          <w:t xml:space="preserve">If no App Class in memory, by default, CrossUI framewok will load the Class from </w:t>
                        </w:r>
                        <w:r w:rsidRPr="000821CB">
                          <w:rPr>
                            <w:rFonts w:hint="eastAsia"/>
                            <w:b/>
                            <w:sz w:val="18"/>
                            <w:szCs w:val="18"/>
                          </w:rPr>
                          <w:t>App/js/index.js</w:t>
                        </w:r>
                        <w:r>
                          <w:rPr>
                            <w:rFonts w:hint="eastAsia"/>
                            <w:b/>
                            <w:sz w:val="18"/>
                            <w:szCs w:val="18"/>
                          </w:rPr>
                          <w:t xml:space="preserve"> </w:t>
                        </w:r>
                        <w:proofErr w:type="gramStart"/>
                        <w:r w:rsidRPr="00294445">
                          <w:rPr>
                            <w:rFonts w:hint="eastAsia"/>
                            <w:sz w:val="18"/>
                            <w:szCs w:val="18"/>
                          </w:rPr>
                          <w:t>file</w:t>
                        </w:r>
                        <w:r>
                          <w:rPr>
                            <w:rFonts w:hint="eastAsia"/>
                            <w:sz w:val="18"/>
                            <w:szCs w:val="18"/>
                          </w:rPr>
                          <w:t xml:space="preserve"> </w:t>
                        </w:r>
                        <w:r w:rsidRPr="00294445">
                          <w:rPr>
                            <w:rFonts w:hint="eastAsia"/>
                            <w:sz w:val="18"/>
                            <w:szCs w:val="18"/>
                          </w:rPr>
                          <w:t>.</w:t>
                        </w:r>
                        <w:proofErr w:type="gramEnd"/>
                      </w:p>
                    </w:txbxContent>
                  </v:textbox>
                </v:shape>
                <v:shape id="AutoShape 136" o:spid="_x0000_s1076" type="#_x0000_t62" style="position:absolute;left:24005;top:11884;width:13716;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nxzMIA&#10;AADdAAAADwAAAGRycy9kb3ducmV2LnhtbERPTYvCMBC9C/6HMII3TRSU2jXKIiiKl7V68TY0s23Z&#10;ZlKaqNVfbxYW9jaP9znLdWdrcafWV441TMYKBHHuTMWFhst5O0pA+IBssHZMGp7kYb3q95aYGvfg&#10;E92zUIgYwj5FDWUITSqlz0uy6MeuIY7ct2sthgjbQpoWHzHc1nKq1FxarDg2lNjQpqT8J7tZDafZ&#10;ZrLPsmNjrufkoF7Sfu22O62Hg+7zA0SgLvyL/9x7E+erZAG/38QT5O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WfHMwgAAAN0AAAAPAAAAAAAAAAAAAAAAAJgCAABkcnMvZG93&#10;bnJldi54bWxQSwUGAAAAAAQABAD1AAAAhwMAAAAA&#10;" adj="10850,32227" fillcolor="#ff9">
                  <v:textbox inset="0,0,0,0">
                    <w:txbxContent>
                      <w:p w:rsidR="0023747D" w:rsidRPr="00D434DE" w:rsidRDefault="0023747D" w:rsidP="00375F9C">
                        <w:pPr>
                          <w:jc w:val="center"/>
                          <w:rPr>
                            <w:sz w:val="18"/>
                            <w:szCs w:val="18"/>
                          </w:rPr>
                        </w:pPr>
                        <w:r>
                          <w:rPr>
                            <w:rFonts w:hint="eastAsia"/>
                            <w:sz w:val="18"/>
                            <w:szCs w:val="18"/>
                          </w:rPr>
                          <w:t>Showing a loading picture</w:t>
                        </w:r>
                      </w:p>
                    </w:txbxContent>
                  </v:textbox>
                </v:shape>
                <w10:anchorlock/>
              </v:group>
            </w:pict>
          </mc:Fallback>
        </mc:AlternateContent>
      </w:r>
    </w:p>
    <w:p w:rsidR="00375F9C" w:rsidRDefault="00375F9C" w:rsidP="00375F9C">
      <w:pPr>
        <w:jc w:val="center"/>
      </w:pPr>
      <w:r w:rsidRPr="008A7D00">
        <w:rPr>
          <w:rFonts w:hint="eastAsia"/>
        </w:rPr>
        <w:t>chapter1/</w:t>
      </w:r>
      <w:r>
        <w:rPr>
          <w:rFonts w:hint="eastAsia"/>
        </w:rPr>
        <w:t>designer.grid</w:t>
      </w:r>
      <w:r w:rsidRPr="008A7D00">
        <w:rPr>
          <w:rFonts w:hint="eastAsia"/>
        </w:rPr>
        <w:t>.html</w:t>
      </w:r>
    </w:p>
    <w:p w:rsidR="00375F9C" w:rsidRDefault="00375F9C" w:rsidP="00E45D25">
      <w:pPr>
        <w:pStyle w:val="2"/>
        <w:numPr>
          <w:ilvl w:val="1"/>
          <w:numId w:val="17"/>
        </w:numPr>
      </w:pPr>
      <w:bookmarkStart w:id="17" w:name="_Toc356466164"/>
      <w:r>
        <w:rPr>
          <w:rFonts w:hint="eastAsia"/>
        </w:rPr>
        <w:t>Application loading process</w:t>
      </w:r>
      <w:bookmarkEnd w:id="17"/>
    </w:p>
    <w:p w:rsidR="00375F9C" w:rsidRPr="003D0A98" w:rsidRDefault="00375F9C" w:rsidP="00375F9C">
      <w:r>
        <w:rPr>
          <w:rFonts w:hint="eastAsia"/>
        </w:rPr>
        <w:t xml:space="preserve">In section 2.3, we put all html and </w:t>
      </w:r>
      <w:r>
        <w:t>JavaScript</w:t>
      </w:r>
      <w:r>
        <w:rPr>
          <w:rFonts w:hint="eastAsia"/>
        </w:rPr>
        <w:t xml:space="preserve"> code in a single file. </w:t>
      </w:r>
      <w:r>
        <w:t>For a</w:t>
      </w:r>
      <w:r>
        <w:rPr>
          <w:rFonts w:hint="eastAsia"/>
        </w:rPr>
        <w:t xml:space="preserve"> bigger application, it</w:t>
      </w:r>
      <w:r>
        <w:t xml:space="preserve">’s not a </w:t>
      </w:r>
      <w:r>
        <w:rPr>
          <w:rFonts w:hint="eastAsia"/>
        </w:rPr>
        <w:t>wise solution. A real application may be include d</w:t>
      </w:r>
      <w:r w:rsidRPr="003D0A98">
        <w:t>ozens</w:t>
      </w:r>
      <w:r>
        <w:rPr>
          <w:rFonts w:hint="eastAsia"/>
        </w:rPr>
        <w:t xml:space="preserve"> of </w:t>
      </w:r>
      <w:r>
        <w:t>classes</w:t>
      </w:r>
      <w:r>
        <w:rPr>
          <w:rFonts w:hint="eastAsia"/>
        </w:rPr>
        <w:t xml:space="preserve">. </w:t>
      </w:r>
      <w:r w:rsidRPr="003D0A98">
        <w:t xml:space="preserve">For a developer, maintaining each class in a separate file is </w:t>
      </w:r>
      <w:r w:rsidRPr="00375F9C">
        <w:t>always</w:t>
      </w:r>
      <w:r w:rsidRPr="003D0A98">
        <w:t xml:space="preserve"> a must.</w:t>
      </w:r>
    </w:p>
    <w:p w:rsidR="00375F9C" w:rsidRDefault="00375F9C" w:rsidP="00375F9C">
      <w:r>
        <w:rPr>
          <w:rFonts w:hint="eastAsia"/>
        </w:rPr>
        <w:lastRenderedPageBreak/>
        <w:t>OK. Let</w:t>
      </w:r>
      <w:r>
        <w:t>’</w:t>
      </w:r>
      <w:r>
        <w:rPr>
          <w:rFonts w:hint="eastAsia"/>
        </w:rPr>
        <w:t xml:space="preserve">s separate </w:t>
      </w:r>
      <w:r>
        <w:t>“</w:t>
      </w:r>
      <w:r>
        <w:rPr>
          <w:rFonts w:hint="eastAsia"/>
        </w:rPr>
        <w:t>designer.grid.html</w:t>
      </w:r>
      <w:r>
        <w:t>”</w:t>
      </w:r>
      <w:r>
        <w:rPr>
          <w:rFonts w:hint="eastAsia"/>
        </w:rPr>
        <w:t xml:space="preserve"> into two </w:t>
      </w:r>
      <w:r>
        <w:t>files</w:t>
      </w:r>
      <w:r>
        <w:rPr>
          <w:rFonts w:hint="eastAsia"/>
        </w:rPr>
        <w:t xml:space="preserve"> </w:t>
      </w:r>
      <w:r>
        <w:sym w:font="Wingdings" w:char="F0E0"/>
      </w:r>
      <w:r>
        <w:rPr>
          <w:rFonts w:hint="eastAsia"/>
        </w:rPr>
        <w:t xml:space="preserve"> </w:t>
      </w:r>
      <w:r w:rsidRPr="00BE2BAF">
        <w:t>designer.grid.</w:t>
      </w:r>
      <w:r>
        <w:rPr>
          <w:rFonts w:hint="eastAsia"/>
        </w:rPr>
        <w:t>standard.</w:t>
      </w:r>
      <w:r w:rsidRPr="00BE2BAF">
        <w:t>html</w:t>
      </w:r>
      <w:r>
        <w:rPr>
          <w:rFonts w:hint="eastAsia"/>
        </w:rPr>
        <w:t xml:space="preserve">, and </w:t>
      </w:r>
      <w:r w:rsidRPr="000821CB">
        <w:rPr>
          <w:rFonts w:hint="eastAsia"/>
          <w:b/>
          <w:sz w:val="18"/>
          <w:szCs w:val="18"/>
        </w:rPr>
        <w:t>App/js/index.js</w:t>
      </w:r>
      <w:r>
        <w:rPr>
          <w:rFonts w:hint="eastAsia"/>
        </w:rPr>
        <w:t>.</w:t>
      </w:r>
    </w:p>
    <w:p w:rsidR="00375F9C" w:rsidRDefault="00375F9C" w:rsidP="00375F9C"/>
    <w:p w:rsidR="00375F9C" w:rsidRDefault="00375F9C" w:rsidP="00375F9C">
      <w:r w:rsidRPr="00BE2BAF">
        <w:t>designer.grid.</w:t>
      </w:r>
      <w:r>
        <w:rPr>
          <w:rFonts w:hint="eastAsia"/>
        </w:rPr>
        <w:t>standard.</w:t>
      </w:r>
      <w:r w:rsidRPr="00BE2BAF">
        <w:t>html</w:t>
      </w:r>
      <w:r>
        <w:rPr>
          <w:rFonts w:hint="eastAsia"/>
        </w:rPr>
        <w:t xml:space="preserve"> is:</w:t>
      </w:r>
    </w:p>
    <w:p w:rsidR="00375F9C" w:rsidRDefault="005C781A" w:rsidP="00375F9C">
      <w:r>
        <w:rPr>
          <w:noProof/>
        </w:rPr>
        <mc:AlternateContent>
          <mc:Choice Requires="wpc">
            <w:drawing>
              <wp:inline distT="0" distB="0" distL="0" distR="0" wp14:anchorId="5870AF9D" wp14:editId="760DEC61">
                <wp:extent cx="5943600" cy="2897505"/>
                <wp:effectExtent l="9525" t="0" r="9525" b="7620"/>
                <wp:docPr id="1084" name="画布 5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81" name="Text Box 580"/>
                        <wps:cNvSpPr txBox="1">
                          <a:spLocks noChangeArrowheads="1"/>
                        </wps:cNvSpPr>
                        <wps:spPr bwMode="auto">
                          <a:xfrm>
                            <a:off x="0" y="48851"/>
                            <a:ext cx="5943600" cy="2848654"/>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26D11" w:rsidRDefault="0023747D" w:rsidP="00375F9C">
                              <w:pPr>
                                <w:spacing w:line="240" w:lineRule="exact"/>
                                <w:rPr>
                                  <w:sz w:val="18"/>
                                  <w:szCs w:val="18"/>
                                </w:rPr>
                              </w:pPr>
                              <w:r w:rsidRPr="00C26D11">
                                <w:rPr>
                                  <w:sz w:val="18"/>
                                  <w:szCs w:val="18"/>
                                </w:rPr>
                                <w:t>&lt;!DOCTYPE html&gt;</w:t>
                              </w:r>
                            </w:p>
                            <w:p w:rsidR="0023747D" w:rsidRPr="00C26D11" w:rsidRDefault="0023747D" w:rsidP="00375F9C">
                              <w:pPr>
                                <w:spacing w:line="240" w:lineRule="exact"/>
                                <w:rPr>
                                  <w:sz w:val="18"/>
                                  <w:szCs w:val="18"/>
                                </w:rPr>
                              </w:pPr>
                              <w:r w:rsidRPr="00C26D11">
                                <w:rPr>
                                  <w:color w:val="840084"/>
                                  <w:sz w:val="18"/>
                                  <w:szCs w:val="18"/>
                                </w:rPr>
                                <w:t>&lt;html&gt;</w:t>
                              </w:r>
                            </w:p>
                            <w:p w:rsidR="0023747D" w:rsidRPr="00C26D11" w:rsidRDefault="0023747D" w:rsidP="00375F9C">
                              <w:pPr>
                                <w:spacing w:line="240" w:lineRule="exact"/>
                                <w:rPr>
                                  <w:sz w:val="18"/>
                                  <w:szCs w:val="18"/>
                                </w:rPr>
                              </w:pPr>
                              <w:r w:rsidRPr="00C26D11">
                                <w:rPr>
                                  <w:color w:val="840084"/>
                                  <w:sz w:val="18"/>
                                  <w:szCs w:val="18"/>
                                </w:rPr>
                                <w:t>&lt;head&gt;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&lt;meta </w:t>
                              </w:r>
                              <w:r w:rsidRPr="00C26D11">
                                <w:rPr>
                                  <w:color w:val="FF0000"/>
                                  <w:sz w:val="18"/>
                                  <w:szCs w:val="18"/>
                                </w:rPr>
                                <w:t>http-equiv=</w:t>
                              </w:r>
                              <w:r w:rsidRPr="00C26D11">
                                <w:rPr>
                                  <w:color w:val="0000FF"/>
                                  <w:sz w:val="18"/>
                                  <w:szCs w:val="18"/>
                                </w:rPr>
                                <w:t>"content-type"</w:t>
                              </w:r>
                              <w:r w:rsidRPr="00C26D11">
                                <w:rPr>
                                  <w:color w:val="840084"/>
                                  <w:sz w:val="18"/>
                                  <w:szCs w:val="18"/>
                                </w:rPr>
                                <w:t xml:space="preserve"> </w:t>
                              </w:r>
                              <w:r w:rsidRPr="00C26D11">
                                <w:rPr>
                                  <w:color w:val="FF0000"/>
                                  <w:sz w:val="18"/>
                                  <w:szCs w:val="18"/>
                                </w:rPr>
                                <w:t>content=</w:t>
                              </w:r>
                              <w:r w:rsidRPr="00C26D11">
                                <w:rPr>
                                  <w:color w:val="0000FF"/>
                                  <w:sz w:val="18"/>
                                  <w:szCs w:val="18"/>
                                </w:rPr>
                                <w:t>"text/html; charset=utf-8"</w:t>
                              </w:r>
                              <w:r w:rsidRPr="00C26D11">
                                <w:rPr>
                                  <w:color w:val="840084"/>
                                  <w:sz w:val="18"/>
                                  <w:szCs w:val="18"/>
                                </w:rPr>
                                <w:t xml:space="preserve"> /&gt;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&lt;meta </w:t>
                              </w:r>
                              <w:r w:rsidRPr="00C26D11">
                                <w:rPr>
                                  <w:color w:val="FF0000"/>
                                  <w:sz w:val="18"/>
                                  <w:szCs w:val="18"/>
                                </w:rPr>
                                <w:t>http-equiv=</w:t>
                              </w:r>
                              <w:r w:rsidRPr="00C26D11">
                                <w:rPr>
                                  <w:color w:val="0000FF"/>
                                  <w:sz w:val="18"/>
                                  <w:szCs w:val="18"/>
                                </w:rPr>
                                <w:t>"Content-Style-Type"</w:t>
                              </w:r>
                              <w:r w:rsidRPr="00C26D11">
                                <w:rPr>
                                  <w:color w:val="840084"/>
                                  <w:sz w:val="18"/>
                                  <w:szCs w:val="18"/>
                                </w:rPr>
                                <w:t xml:space="preserve"> </w:t>
                              </w:r>
                              <w:r w:rsidRPr="00C26D11">
                                <w:rPr>
                                  <w:color w:val="FF0000"/>
                                  <w:sz w:val="18"/>
                                  <w:szCs w:val="18"/>
                                </w:rPr>
                                <w:t>content=</w:t>
                              </w:r>
                              <w:r w:rsidRPr="00C26D11">
                                <w:rPr>
                                  <w:color w:val="0000FF"/>
                                  <w:sz w:val="18"/>
                                  <w:szCs w:val="18"/>
                                </w:rPr>
                                <w:t>"text/CSS"</w:t>
                              </w:r>
                              <w:r w:rsidRPr="00C26D11">
                                <w:rPr>
                                  <w:color w:val="840084"/>
                                  <w:sz w:val="18"/>
                                  <w:szCs w:val="18"/>
                                </w:rPr>
                                <w:t xml:space="preserve"> /&gt;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&lt;meta </w:t>
                              </w:r>
                              <w:r w:rsidRPr="00C26D11">
                                <w:rPr>
                                  <w:color w:val="FF0000"/>
                                  <w:sz w:val="18"/>
                                  <w:szCs w:val="18"/>
                                </w:rPr>
                                <w:t>http-equiv=</w:t>
                              </w:r>
                              <w:r w:rsidRPr="00C26D11">
                                <w:rPr>
                                  <w:color w:val="0000FF"/>
                                  <w:sz w:val="18"/>
                                  <w:szCs w:val="18"/>
                                </w:rPr>
                                <w:t>"imagetoolbar"</w:t>
                              </w:r>
                              <w:r w:rsidRPr="00C26D11">
                                <w:rPr>
                                  <w:color w:val="840084"/>
                                  <w:sz w:val="18"/>
                                  <w:szCs w:val="18"/>
                                </w:rPr>
                                <w:t xml:space="preserve"> </w:t>
                              </w:r>
                              <w:r w:rsidRPr="00C26D11">
                                <w:rPr>
                                  <w:color w:val="FF0000"/>
                                  <w:sz w:val="18"/>
                                  <w:szCs w:val="18"/>
                                </w:rPr>
                                <w:t>content=</w:t>
                              </w:r>
                              <w:r w:rsidRPr="00C26D11">
                                <w:rPr>
                                  <w:color w:val="0000FF"/>
                                  <w:sz w:val="18"/>
                                  <w:szCs w:val="18"/>
                                </w:rPr>
                                <w:t>"no"</w:t>
                              </w:r>
                              <w:r w:rsidRPr="00C26D11">
                                <w:rPr>
                                  <w:color w:val="840084"/>
                                  <w:sz w:val="18"/>
                                  <w:szCs w:val="18"/>
                                </w:rPr>
                                <w:t xml:space="preserve"> /&gt;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&lt;title&gt;</w:t>
                              </w:r>
                              <w:r w:rsidRPr="00C26D11">
                                <w:rPr>
                                  <w:sz w:val="18"/>
                                  <w:szCs w:val="18"/>
                                </w:rPr>
                                <w:t xml:space="preserve">Web application powered by </w:t>
                              </w:r>
                              <w:r>
                                <w:rPr>
                                  <w:sz w:val="18"/>
                                  <w:szCs w:val="18"/>
                                </w:rPr>
                                <w:t>XUI</w:t>
                              </w:r>
                              <w:r w:rsidRPr="00C26D11">
                                <w:rPr>
                                  <w:sz w:val="18"/>
                                  <w:szCs w:val="18"/>
                                </w:rPr>
                                <w:t xml:space="preserve"> framework</w:t>
                              </w:r>
                              <w:r w:rsidRPr="00C26D11">
                                <w:rPr>
                                  <w:color w:val="840084"/>
                                  <w:sz w:val="18"/>
                                  <w:szCs w:val="18"/>
                                </w:rPr>
                                <w:t>&lt;/title&gt;</w:t>
                              </w:r>
                            </w:p>
                            <w:p w:rsidR="0023747D" w:rsidRPr="00C26D11" w:rsidRDefault="0023747D" w:rsidP="00375F9C">
                              <w:pPr>
                                <w:spacing w:line="240" w:lineRule="exact"/>
                                <w:rPr>
                                  <w:sz w:val="18"/>
                                  <w:szCs w:val="18"/>
                                </w:rPr>
                              </w:pPr>
                              <w:r w:rsidRPr="00C26D11">
                                <w:rPr>
                                  <w:color w:val="840084"/>
                                  <w:sz w:val="18"/>
                                  <w:szCs w:val="18"/>
                                </w:rPr>
                                <w:t>&lt;/head&gt;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&lt;body&gt;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&lt;div </w:t>
                              </w:r>
                              <w:r w:rsidRPr="00C26D11">
                                <w:rPr>
                                  <w:color w:val="FF0000"/>
                                  <w:sz w:val="18"/>
                                  <w:szCs w:val="18"/>
                                </w:rPr>
                                <w:t>id=</w:t>
                              </w:r>
                              <w:r w:rsidRPr="00C26D11">
                                <w:rPr>
                                  <w:color w:val="0000FF"/>
                                  <w:sz w:val="18"/>
                                  <w:szCs w:val="18"/>
                                </w:rPr>
                                <w:t>'loading'</w:t>
                              </w:r>
                              <w:r w:rsidRPr="00C26D11">
                                <w:rPr>
                                  <w:color w:val="840084"/>
                                  <w:sz w:val="18"/>
                                  <w:szCs w:val="18"/>
                                </w:rPr>
                                <w:t xml:space="preserve">&gt;&lt;img </w:t>
                              </w:r>
                              <w:r w:rsidRPr="00C26D11">
                                <w:rPr>
                                  <w:color w:val="FF0000"/>
                                  <w:sz w:val="18"/>
                                  <w:szCs w:val="18"/>
                                </w:rPr>
                                <w:t>src=</w:t>
                              </w:r>
                              <w:r w:rsidRPr="00C26D11">
                                <w:rPr>
                                  <w:color w:val="0000FF"/>
                                  <w:sz w:val="18"/>
                                  <w:szCs w:val="18"/>
                                </w:rPr>
                                <w:t>"../runtime/loading.gif"</w:t>
                              </w:r>
                              <w:r w:rsidRPr="00C26D11">
                                <w:rPr>
                                  <w:color w:val="840084"/>
                                  <w:sz w:val="18"/>
                                  <w:szCs w:val="18"/>
                                </w:rPr>
                                <w:t xml:space="preserve"> </w:t>
                              </w:r>
                              <w:r w:rsidRPr="00C26D11">
                                <w:rPr>
                                  <w:color w:val="FF0000"/>
                                  <w:sz w:val="18"/>
                                  <w:szCs w:val="18"/>
                                </w:rPr>
                                <w:t>alt=</w:t>
                              </w:r>
                              <w:r w:rsidRPr="00C26D11">
                                <w:rPr>
                                  <w:color w:val="0000FF"/>
                                  <w:sz w:val="18"/>
                                  <w:szCs w:val="18"/>
                                </w:rPr>
                                <w:t>"Loading..."</w:t>
                              </w:r>
                              <w:r w:rsidRPr="00C26D11">
                                <w:rPr>
                                  <w:color w:val="840084"/>
                                  <w:sz w:val="18"/>
                                  <w:szCs w:val="18"/>
                                </w:rPr>
                                <w:t xml:space="preserve"> /&gt;&lt;/div&gt;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&lt;script </w:t>
                              </w:r>
                              <w:r w:rsidRPr="00C26D11">
                                <w:rPr>
                                  <w:color w:val="FF0000"/>
                                  <w:sz w:val="18"/>
                                  <w:szCs w:val="18"/>
                                </w:rPr>
                                <w:t>type=</w:t>
                              </w:r>
                              <w:r w:rsidRPr="00C26D11">
                                <w:rPr>
                                  <w:color w:val="0000FF"/>
                                  <w:sz w:val="18"/>
                                  <w:szCs w:val="18"/>
                                </w:rPr>
                                <w:t>"text/javascript"</w:t>
                              </w:r>
                              <w:r w:rsidRPr="00C26D11">
                                <w:rPr>
                                  <w:color w:val="840084"/>
                                  <w:sz w:val="18"/>
                                  <w:szCs w:val="18"/>
                                </w:rPr>
                                <w:t xml:space="preserve"> </w:t>
                              </w:r>
                              <w:r w:rsidRPr="00C26D11">
                                <w:rPr>
                                  <w:color w:val="FF0000"/>
                                  <w:sz w:val="18"/>
                                  <w:szCs w:val="18"/>
                                </w:rPr>
                                <w:t>src=</w:t>
                              </w:r>
                              <w:r w:rsidRPr="00C26D11">
                                <w:rPr>
                                  <w:color w:val="0000FF"/>
                                  <w:sz w:val="18"/>
                                  <w:szCs w:val="18"/>
                                </w:rPr>
                                <w:t>"../../runtime/</w:t>
                              </w:r>
                              <w:r>
                                <w:rPr>
                                  <w:rFonts w:hint="eastAsia"/>
                                  <w:color w:val="0000FF"/>
                                  <w:sz w:val="18"/>
                                  <w:szCs w:val="18"/>
                                </w:rPr>
                                <w:t>xui</w:t>
                              </w:r>
                              <w:r w:rsidRPr="00C26D11">
                                <w:rPr>
                                  <w:color w:val="0000FF"/>
                                  <w:sz w:val="18"/>
                                  <w:szCs w:val="18"/>
                                </w:rPr>
                                <w:t>/js/</w:t>
                              </w:r>
                              <w:r>
                                <w:rPr>
                                  <w:color w:val="0000FF"/>
                                  <w:sz w:val="18"/>
                                  <w:szCs w:val="18"/>
                                </w:rPr>
                                <w:t>xui</w:t>
                              </w:r>
                              <w:r w:rsidRPr="00C26D11">
                                <w:rPr>
                                  <w:color w:val="0000FF"/>
                                  <w:sz w:val="18"/>
                                  <w:szCs w:val="18"/>
                                </w:rPr>
                                <w:t>-all.js"</w:t>
                              </w:r>
                              <w:r w:rsidRPr="00C26D11">
                                <w:rPr>
                                  <w:color w:val="840084"/>
                                  <w:sz w:val="18"/>
                                  <w:szCs w:val="18"/>
                                </w:rPr>
                                <w:t>&gt;&lt;/script&gt;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&lt;script </w:t>
                              </w:r>
                              <w:r w:rsidRPr="00C26D11">
                                <w:rPr>
                                  <w:color w:val="FF0000"/>
                                  <w:sz w:val="18"/>
                                  <w:szCs w:val="18"/>
                                </w:rPr>
                                <w:t>type=</w:t>
                              </w:r>
                              <w:r w:rsidRPr="00C26D11">
                                <w:rPr>
                                  <w:color w:val="0000FF"/>
                                  <w:sz w:val="18"/>
                                  <w:szCs w:val="18"/>
                                </w:rPr>
                                <w:t>"text/javascript"</w:t>
                              </w:r>
                              <w:r w:rsidRPr="00C26D11">
                                <w:rPr>
                                  <w:color w:val="840084"/>
                                  <w:sz w:val="18"/>
                                  <w:szCs w:val="18"/>
                                </w:rPr>
                                <w:t>&gt;</w:t>
                              </w:r>
                            </w:p>
                            <w:p w:rsidR="0023747D" w:rsidRPr="00C26D11" w:rsidRDefault="0023747D" w:rsidP="00375F9C">
                              <w:pPr>
                                <w:spacing w:line="240" w:lineRule="exact"/>
                                <w:rPr>
                                  <w:sz w:val="18"/>
                                  <w:szCs w:val="18"/>
                                </w:rPr>
                              </w:pPr>
                              <w:r w:rsidRPr="00C26D11">
                                <w:rPr>
                                  <w:sz w:val="18"/>
                                  <w:szCs w:val="18"/>
                                </w:rPr>
                                <w:t xml:space="preserve">            </w:t>
                              </w:r>
                              <w:r>
                                <w:rPr>
                                  <w:sz w:val="18"/>
                                  <w:szCs w:val="18"/>
                                </w:rPr>
                                <w:t>xui</w:t>
                              </w:r>
                              <w:r w:rsidRPr="00C26D11">
                                <w:rPr>
                                  <w:sz w:val="18"/>
                                  <w:szCs w:val="18"/>
                                </w:rPr>
                                <w:t>.Com.load(</w:t>
                              </w:r>
                              <w:r w:rsidRPr="00C26D11">
                                <w:rPr>
                                  <w:color w:val="FF00FF"/>
                                  <w:sz w:val="18"/>
                                  <w:szCs w:val="18"/>
                                </w:rPr>
                                <w:t>'App'</w:t>
                              </w:r>
                              <w:r w:rsidRPr="00C26D11">
                                <w:rPr>
                                  <w:sz w:val="18"/>
                                  <w:szCs w:val="18"/>
                                </w:rPr>
                                <w:t xml:space="preserve">, </w:t>
                              </w:r>
                              <w:r w:rsidRPr="00C26D11">
                                <w:rPr>
                                  <w:color w:val="0000FF"/>
                                  <w:sz w:val="18"/>
                                  <w:szCs w:val="18"/>
                                </w:rPr>
                                <w:t>function</w:t>
                              </w:r>
                              <w:r w:rsidRPr="00C26D11">
                                <w:rPr>
                                  <w:sz w:val="18"/>
                                  <w:szCs w:val="18"/>
                                </w:rPr>
                                <w:t>(){</w:t>
                              </w:r>
                            </w:p>
                            <w:p w:rsidR="0023747D" w:rsidRPr="00C26D11" w:rsidRDefault="0023747D" w:rsidP="00375F9C">
                              <w:pPr>
                                <w:spacing w:line="240" w:lineRule="exact"/>
                                <w:rPr>
                                  <w:sz w:val="18"/>
                                  <w:szCs w:val="18"/>
                                </w:rPr>
                              </w:pPr>
                              <w:r w:rsidRPr="00C26D11">
                                <w:rPr>
                                  <w:sz w:val="18"/>
                                  <w:szCs w:val="18"/>
                                </w:rPr>
                                <w:t xml:space="preserve">                </w:t>
                              </w:r>
                              <w:r>
                                <w:rPr>
                                  <w:sz w:val="18"/>
                                  <w:szCs w:val="18"/>
                                </w:rPr>
                                <w:t>xui</w:t>
                              </w:r>
                              <w:r w:rsidRPr="00C26D11">
                                <w:rPr>
                                  <w:sz w:val="18"/>
                                  <w:szCs w:val="18"/>
                                </w:rPr>
                                <w:t>(</w:t>
                              </w:r>
                              <w:r w:rsidRPr="00C26D11">
                                <w:rPr>
                                  <w:color w:val="FF00FF"/>
                                  <w:sz w:val="18"/>
                                  <w:szCs w:val="18"/>
                                </w:rPr>
                                <w:t>'loading'</w:t>
                              </w:r>
                              <w:r w:rsidRPr="00C26D11">
                                <w:rPr>
                                  <w:sz w:val="18"/>
                                  <w:szCs w:val="18"/>
                                </w:rPr>
                                <w:t>).remove();</w:t>
                              </w:r>
                            </w:p>
                            <w:p w:rsidR="0023747D" w:rsidRPr="00C26D11" w:rsidRDefault="0023747D" w:rsidP="00375F9C">
                              <w:pPr>
                                <w:spacing w:line="240" w:lineRule="exact"/>
                                <w:rPr>
                                  <w:sz w:val="18"/>
                                  <w:szCs w:val="18"/>
                                </w:rPr>
                              </w:pPr>
                              <w:r w:rsidRPr="00C26D11">
                                <w:rPr>
                                  <w:sz w:val="18"/>
                                  <w:szCs w:val="18"/>
                                </w:rPr>
                                <w:t xml:space="preserve">            });</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&lt;/script&gt;</w:t>
                              </w:r>
                            </w:p>
                            <w:p w:rsidR="0023747D" w:rsidRPr="00C26D11" w:rsidRDefault="0023747D" w:rsidP="00375F9C">
                              <w:pPr>
                                <w:spacing w:line="240" w:lineRule="exact"/>
                                <w:rPr>
                                  <w:sz w:val="18"/>
                                  <w:szCs w:val="18"/>
                                </w:rPr>
                              </w:pPr>
                              <w:r w:rsidRPr="00C26D11">
                                <w:rPr>
                                  <w:color w:val="840084"/>
                                  <w:sz w:val="18"/>
                                  <w:szCs w:val="18"/>
                                </w:rPr>
                                <w:t>&lt;/body&gt;</w:t>
                              </w:r>
                            </w:p>
                            <w:p w:rsidR="0023747D" w:rsidRPr="00C26D11" w:rsidRDefault="0023747D" w:rsidP="00375F9C">
                              <w:pPr>
                                <w:spacing w:line="240" w:lineRule="exact"/>
                                <w:rPr>
                                  <w:sz w:val="18"/>
                                  <w:szCs w:val="18"/>
                                </w:rPr>
                              </w:pPr>
                              <w:r w:rsidRPr="00C26D11">
                                <w:rPr>
                                  <w:color w:val="840084"/>
                                  <w:sz w:val="18"/>
                                  <w:szCs w:val="18"/>
                                </w:rPr>
                                <w:t>&lt;/html&gt;</w:t>
                              </w:r>
                            </w:p>
                          </w:txbxContent>
                        </wps:txbx>
                        <wps:bodyPr rot="0" vert="horz" wrap="square" lIns="54000" tIns="46800" rIns="54000" bIns="45720" anchor="t" anchorCtr="0" upright="1">
                          <a:spAutoFit/>
                        </wps:bodyPr>
                      </wps:wsp>
                      <wps:wsp>
                        <wps:cNvPr id="1082" name="AutoShape 581"/>
                        <wps:cNvSpPr>
                          <a:spLocks noChangeArrowheads="1"/>
                        </wps:cNvSpPr>
                        <wps:spPr bwMode="auto">
                          <a:xfrm flipH="1">
                            <a:off x="2171485" y="2377646"/>
                            <a:ext cx="1943143" cy="197590"/>
                          </a:xfrm>
                          <a:prstGeom prst="wedgeRoundRectCallout">
                            <a:avLst>
                              <a:gd name="adj1" fmla="val 53333"/>
                              <a:gd name="adj2" fmla="val -1448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 xml:space="preserve">At </w:t>
                              </w:r>
                              <w:r>
                                <w:rPr>
                                  <w:sz w:val="18"/>
                                  <w:szCs w:val="18"/>
                                </w:rPr>
                                <w:t>last,</w:t>
                              </w:r>
                              <w:r>
                                <w:rPr>
                                  <w:rFonts w:hint="eastAsia"/>
                                  <w:sz w:val="18"/>
                                  <w:szCs w:val="18"/>
                                </w:rPr>
                                <w:t xml:space="preserve"> remove loading picture</w:t>
                              </w:r>
                            </w:p>
                          </w:txbxContent>
                        </wps:txbx>
                        <wps:bodyPr rot="0" vert="horz" wrap="square" lIns="0" tIns="0" rIns="0" bIns="0" anchor="t" anchorCtr="0" upright="1">
                          <a:noAutofit/>
                        </wps:bodyPr>
                      </wps:wsp>
                      <wps:wsp>
                        <wps:cNvPr id="1083" name="AutoShape 582"/>
                        <wps:cNvSpPr>
                          <a:spLocks noChangeArrowheads="1"/>
                        </wps:cNvSpPr>
                        <wps:spPr bwMode="auto">
                          <a:xfrm flipH="1">
                            <a:off x="3086344" y="1783417"/>
                            <a:ext cx="1599884" cy="495069"/>
                          </a:xfrm>
                          <a:prstGeom prst="wedgeRoundRectCallout">
                            <a:avLst>
                              <a:gd name="adj1" fmla="val 95278"/>
                              <a:gd name="adj2" fmla="val -135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91261" w:rsidRDefault="0023747D" w:rsidP="00375F9C">
                              <w:pPr>
                                <w:jc w:val="center"/>
                                <w:rPr>
                                  <w:sz w:val="18"/>
                                  <w:szCs w:val="18"/>
                                </w:rPr>
                              </w:pPr>
                              <w:r>
                                <w:rPr>
                                  <w:rFonts w:hint="eastAsia"/>
                                  <w:sz w:val="18"/>
                                  <w:szCs w:val="18"/>
                                </w:rPr>
                                <w:t>Load App class from App/js/index.js a</w:t>
                              </w:r>
                              <w:r w:rsidRPr="00991261">
                                <w:rPr>
                                  <w:sz w:val="18"/>
                                  <w:szCs w:val="18"/>
                                </w:rPr>
                                <w:t>synchronous</w:t>
                              </w:r>
                              <w:r>
                                <w:rPr>
                                  <w:rFonts w:hint="eastAsia"/>
                                  <w:sz w:val="18"/>
                                  <w:szCs w:val="18"/>
                                </w:rPr>
                                <w:t>ly</w:t>
                              </w:r>
                            </w:p>
                          </w:txbxContent>
                        </wps:txbx>
                        <wps:bodyPr rot="0" vert="horz" wrap="square" lIns="0" tIns="0" rIns="0" bIns="0" anchor="t" anchorCtr="0" upright="1">
                          <a:noAutofit/>
                        </wps:bodyPr>
                      </wps:wsp>
                    </wpc:wpc>
                  </a:graphicData>
                </a:graphic>
              </wp:inline>
            </w:drawing>
          </mc:Choice>
          <mc:Fallback>
            <w:pict>
              <v:group id="画布 578" o:spid="_x0000_s1077" editas="canvas" style="width:468pt;height:228.15pt;mso-position-horizontal-relative:char;mso-position-vertical-relative:line" coordsize="59436,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">
                <v:shape id="_x0000_s1078" type="#_x0000_t75" style="position:absolute;width:59436;height:28975;visibility:visible;mso-wrap-style:square">
                  <v:fill o:detectmouseclick="t"/>
                  <v:path o:connecttype="none"/>
                </v:shape>
                <v:shape id="Text Box 580" o:spid="_x0000_s1079" type="#_x0000_t202" style="position:absolute;top:488;width:59436;height:2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iP1cIA&#10;AADdAAAADwAAAGRycy9kb3ducmV2LnhtbERPyWrDMBC9F/oPYgq91XJyCK4bxZSG4F4KaZb7YE0t&#10;Y2tkJMVx/r4KFHqbx1tnXc12EBP50DlWsMhyEMSN0x23Ck7H3UsBIkRkjYNjUnCjANXm8WGNpXZX&#10;/qbpEFuRQjiUqMDEOJZShsaQxZC5kThxP85bjAn6VmqP1xRuB7nM85W02HFqMDjSh6GmP1ysgqbf&#10;ztu6Oxs/XWyx16/17WtVK/X8NL+/gYg0x3/xn/tTp/l5sYD7N+kE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I/VwgAAAN0AAAAPAAAAAAAAAAAAAAAAAJgCAABkcnMvZG93&#10;bnJldi54bWxQSwUGAAAAAAQABAD1AAAAhwMAAAAA&#10;" strokeweight="1pt">
                  <v:textbox style="mso-fit-shape-to-text:t" inset="1.5mm,1.3mm,1.5mm">
                    <w:txbxContent>
                      <w:p w:rsidR="0023747D" w:rsidRPr="00C26D11" w:rsidRDefault="0023747D" w:rsidP="00375F9C">
                        <w:pPr>
                          <w:spacing w:line="240" w:lineRule="exact"/>
                          <w:rPr>
                            <w:sz w:val="18"/>
                            <w:szCs w:val="18"/>
                          </w:rPr>
                        </w:pPr>
                        <w:proofErr w:type="gramStart"/>
                        <w:r w:rsidRPr="00C26D11">
                          <w:rPr>
                            <w:sz w:val="18"/>
                            <w:szCs w:val="18"/>
                          </w:rPr>
                          <w:t>&lt;!DOCTYPE</w:t>
                        </w:r>
                        <w:proofErr w:type="gramEnd"/>
                        <w:r w:rsidRPr="00C26D11">
                          <w:rPr>
                            <w:sz w:val="18"/>
                            <w:szCs w:val="18"/>
                          </w:rPr>
                          <w:t xml:space="preserve"> html&gt;</w:t>
                        </w:r>
                      </w:p>
                      <w:p w:rsidR="0023747D" w:rsidRPr="00C26D11" w:rsidRDefault="0023747D" w:rsidP="00375F9C">
                        <w:pPr>
                          <w:spacing w:line="240" w:lineRule="exact"/>
                          <w:rPr>
                            <w:sz w:val="18"/>
                            <w:szCs w:val="18"/>
                          </w:rPr>
                        </w:pPr>
                        <w:r w:rsidRPr="00C26D11">
                          <w:rPr>
                            <w:color w:val="840084"/>
                            <w:sz w:val="18"/>
                            <w:szCs w:val="18"/>
                          </w:rPr>
                          <w:t>&lt;</w:t>
                        </w:r>
                        <w:proofErr w:type="gramStart"/>
                        <w:r w:rsidRPr="00C26D11">
                          <w:rPr>
                            <w:color w:val="840084"/>
                            <w:sz w:val="18"/>
                            <w:szCs w:val="18"/>
                          </w:rPr>
                          <w:t>html</w:t>
                        </w:r>
                        <w:proofErr w:type="gramEnd"/>
                        <w:r w:rsidRPr="00C26D11">
                          <w:rPr>
                            <w:color w:val="840084"/>
                            <w:sz w:val="18"/>
                            <w:szCs w:val="18"/>
                          </w:rPr>
                          <w:t>&gt;</w:t>
                        </w:r>
                      </w:p>
                      <w:p w:rsidR="0023747D" w:rsidRPr="00C26D11" w:rsidRDefault="0023747D" w:rsidP="00375F9C">
                        <w:pPr>
                          <w:spacing w:line="240" w:lineRule="exact"/>
                          <w:rPr>
                            <w:sz w:val="18"/>
                            <w:szCs w:val="18"/>
                          </w:rPr>
                        </w:pPr>
                        <w:r w:rsidRPr="00C26D11">
                          <w:rPr>
                            <w:color w:val="840084"/>
                            <w:sz w:val="18"/>
                            <w:szCs w:val="18"/>
                          </w:rPr>
                          <w:t>&lt;</w:t>
                        </w:r>
                        <w:proofErr w:type="gramStart"/>
                        <w:r w:rsidRPr="00C26D11">
                          <w:rPr>
                            <w:color w:val="840084"/>
                            <w:sz w:val="18"/>
                            <w:szCs w:val="18"/>
                          </w:rPr>
                          <w:t>head</w:t>
                        </w:r>
                        <w:proofErr w:type="gramEnd"/>
                        <w:r w:rsidRPr="00C26D11">
                          <w:rPr>
                            <w:color w:val="840084"/>
                            <w:sz w:val="18"/>
                            <w:szCs w:val="18"/>
                          </w:rPr>
                          <w:t>&gt;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w:t>
                        </w:r>
                        <w:proofErr w:type="gramStart"/>
                        <w:r w:rsidRPr="00C26D11">
                          <w:rPr>
                            <w:color w:val="840084"/>
                            <w:sz w:val="18"/>
                            <w:szCs w:val="18"/>
                          </w:rPr>
                          <w:t>meta</w:t>
                        </w:r>
                        <w:proofErr w:type="gramEnd"/>
                        <w:r w:rsidRPr="00C26D11">
                          <w:rPr>
                            <w:color w:val="840084"/>
                            <w:sz w:val="18"/>
                            <w:szCs w:val="18"/>
                          </w:rPr>
                          <w:t xml:space="preserve"> </w:t>
                        </w:r>
                        <w:r w:rsidRPr="00C26D11">
                          <w:rPr>
                            <w:color w:val="FF0000"/>
                            <w:sz w:val="18"/>
                            <w:szCs w:val="18"/>
                          </w:rPr>
                          <w:t>http-equiv=</w:t>
                        </w:r>
                        <w:r w:rsidRPr="00C26D11">
                          <w:rPr>
                            <w:color w:val="0000FF"/>
                            <w:sz w:val="18"/>
                            <w:szCs w:val="18"/>
                          </w:rPr>
                          <w:t>"content-type"</w:t>
                        </w:r>
                        <w:r w:rsidRPr="00C26D11">
                          <w:rPr>
                            <w:color w:val="840084"/>
                            <w:sz w:val="18"/>
                            <w:szCs w:val="18"/>
                          </w:rPr>
                          <w:t xml:space="preserve"> </w:t>
                        </w:r>
                        <w:r w:rsidRPr="00C26D11">
                          <w:rPr>
                            <w:color w:val="FF0000"/>
                            <w:sz w:val="18"/>
                            <w:szCs w:val="18"/>
                          </w:rPr>
                          <w:t>content=</w:t>
                        </w:r>
                        <w:r w:rsidRPr="00C26D11">
                          <w:rPr>
                            <w:color w:val="0000FF"/>
                            <w:sz w:val="18"/>
                            <w:szCs w:val="18"/>
                          </w:rPr>
                          <w:t>"text/html; charset=utf-8"</w:t>
                        </w:r>
                        <w:r w:rsidRPr="00C26D11">
                          <w:rPr>
                            <w:color w:val="840084"/>
                            <w:sz w:val="18"/>
                            <w:szCs w:val="18"/>
                          </w:rPr>
                          <w:t xml:space="preserve"> /&gt;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w:t>
                        </w:r>
                        <w:proofErr w:type="gramStart"/>
                        <w:r w:rsidRPr="00C26D11">
                          <w:rPr>
                            <w:color w:val="840084"/>
                            <w:sz w:val="18"/>
                            <w:szCs w:val="18"/>
                          </w:rPr>
                          <w:t>meta</w:t>
                        </w:r>
                        <w:proofErr w:type="gramEnd"/>
                        <w:r w:rsidRPr="00C26D11">
                          <w:rPr>
                            <w:color w:val="840084"/>
                            <w:sz w:val="18"/>
                            <w:szCs w:val="18"/>
                          </w:rPr>
                          <w:t xml:space="preserve"> </w:t>
                        </w:r>
                        <w:r w:rsidRPr="00C26D11">
                          <w:rPr>
                            <w:color w:val="FF0000"/>
                            <w:sz w:val="18"/>
                            <w:szCs w:val="18"/>
                          </w:rPr>
                          <w:t>http-equiv=</w:t>
                        </w:r>
                        <w:r w:rsidRPr="00C26D11">
                          <w:rPr>
                            <w:color w:val="0000FF"/>
                            <w:sz w:val="18"/>
                            <w:szCs w:val="18"/>
                          </w:rPr>
                          <w:t>"Content-Style-Type"</w:t>
                        </w:r>
                        <w:r w:rsidRPr="00C26D11">
                          <w:rPr>
                            <w:color w:val="840084"/>
                            <w:sz w:val="18"/>
                            <w:szCs w:val="18"/>
                          </w:rPr>
                          <w:t xml:space="preserve"> </w:t>
                        </w:r>
                        <w:r w:rsidRPr="00C26D11">
                          <w:rPr>
                            <w:color w:val="FF0000"/>
                            <w:sz w:val="18"/>
                            <w:szCs w:val="18"/>
                          </w:rPr>
                          <w:t>content=</w:t>
                        </w:r>
                        <w:r w:rsidRPr="00C26D11">
                          <w:rPr>
                            <w:color w:val="0000FF"/>
                            <w:sz w:val="18"/>
                            <w:szCs w:val="18"/>
                          </w:rPr>
                          <w:t>"text/CSS"</w:t>
                        </w:r>
                        <w:r w:rsidRPr="00C26D11">
                          <w:rPr>
                            <w:color w:val="840084"/>
                            <w:sz w:val="18"/>
                            <w:szCs w:val="18"/>
                          </w:rPr>
                          <w:t xml:space="preserve"> /&gt;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w:t>
                        </w:r>
                        <w:proofErr w:type="gramStart"/>
                        <w:r w:rsidRPr="00C26D11">
                          <w:rPr>
                            <w:color w:val="840084"/>
                            <w:sz w:val="18"/>
                            <w:szCs w:val="18"/>
                          </w:rPr>
                          <w:t>meta</w:t>
                        </w:r>
                        <w:proofErr w:type="gramEnd"/>
                        <w:r w:rsidRPr="00C26D11">
                          <w:rPr>
                            <w:color w:val="840084"/>
                            <w:sz w:val="18"/>
                            <w:szCs w:val="18"/>
                          </w:rPr>
                          <w:t xml:space="preserve"> </w:t>
                        </w:r>
                        <w:r w:rsidRPr="00C26D11">
                          <w:rPr>
                            <w:color w:val="FF0000"/>
                            <w:sz w:val="18"/>
                            <w:szCs w:val="18"/>
                          </w:rPr>
                          <w:t>http-equiv=</w:t>
                        </w:r>
                        <w:r w:rsidRPr="00C26D11">
                          <w:rPr>
                            <w:color w:val="0000FF"/>
                            <w:sz w:val="18"/>
                            <w:szCs w:val="18"/>
                          </w:rPr>
                          <w:t>"imagetoolbar"</w:t>
                        </w:r>
                        <w:r w:rsidRPr="00C26D11">
                          <w:rPr>
                            <w:color w:val="840084"/>
                            <w:sz w:val="18"/>
                            <w:szCs w:val="18"/>
                          </w:rPr>
                          <w:t xml:space="preserve"> </w:t>
                        </w:r>
                        <w:r w:rsidRPr="00C26D11">
                          <w:rPr>
                            <w:color w:val="FF0000"/>
                            <w:sz w:val="18"/>
                            <w:szCs w:val="18"/>
                          </w:rPr>
                          <w:t>content=</w:t>
                        </w:r>
                        <w:r w:rsidRPr="00C26D11">
                          <w:rPr>
                            <w:color w:val="0000FF"/>
                            <w:sz w:val="18"/>
                            <w:szCs w:val="18"/>
                          </w:rPr>
                          <w:t>"no"</w:t>
                        </w:r>
                        <w:r w:rsidRPr="00C26D11">
                          <w:rPr>
                            <w:color w:val="840084"/>
                            <w:sz w:val="18"/>
                            <w:szCs w:val="18"/>
                          </w:rPr>
                          <w:t xml:space="preserve"> /&gt;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w:t>
                        </w:r>
                        <w:proofErr w:type="gramStart"/>
                        <w:r w:rsidRPr="00C26D11">
                          <w:rPr>
                            <w:color w:val="840084"/>
                            <w:sz w:val="18"/>
                            <w:szCs w:val="18"/>
                          </w:rPr>
                          <w:t>title&gt;</w:t>
                        </w:r>
                        <w:proofErr w:type="gramEnd"/>
                        <w:r w:rsidRPr="00C26D11">
                          <w:rPr>
                            <w:sz w:val="18"/>
                            <w:szCs w:val="18"/>
                          </w:rPr>
                          <w:t xml:space="preserve">Web application powered by </w:t>
                        </w:r>
                        <w:r>
                          <w:rPr>
                            <w:sz w:val="18"/>
                            <w:szCs w:val="18"/>
                          </w:rPr>
                          <w:t>XUI</w:t>
                        </w:r>
                        <w:r w:rsidRPr="00C26D11">
                          <w:rPr>
                            <w:sz w:val="18"/>
                            <w:szCs w:val="18"/>
                          </w:rPr>
                          <w:t xml:space="preserve"> framework</w:t>
                        </w:r>
                        <w:r w:rsidRPr="00C26D11">
                          <w:rPr>
                            <w:color w:val="840084"/>
                            <w:sz w:val="18"/>
                            <w:szCs w:val="18"/>
                          </w:rPr>
                          <w:t>&lt;/title&gt;</w:t>
                        </w:r>
                      </w:p>
                      <w:p w:rsidR="0023747D" w:rsidRPr="00C26D11" w:rsidRDefault="0023747D" w:rsidP="00375F9C">
                        <w:pPr>
                          <w:spacing w:line="240" w:lineRule="exact"/>
                          <w:rPr>
                            <w:sz w:val="18"/>
                            <w:szCs w:val="18"/>
                          </w:rPr>
                        </w:pPr>
                        <w:r w:rsidRPr="00C26D11">
                          <w:rPr>
                            <w:color w:val="840084"/>
                            <w:sz w:val="18"/>
                            <w:szCs w:val="18"/>
                          </w:rPr>
                          <w:t>&lt;/head&gt;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w:t>
                        </w:r>
                        <w:proofErr w:type="gramStart"/>
                        <w:r w:rsidRPr="00C26D11">
                          <w:rPr>
                            <w:color w:val="840084"/>
                            <w:sz w:val="18"/>
                            <w:szCs w:val="18"/>
                          </w:rPr>
                          <w:t>body</w:t>
                        </w:r>
                        <w:proofErr w:type="gramEnd"/>
                        <w:r w:rsidRPr="00C26D11">
                          <w:rPr>
                            <w:color w:val="840084"/>
                            <w:sz w:val="18"/>
                            <w:szCs w:val="18"/>
                          </w:rPr>
                          <w:t>&gt;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&lt;div </w:t>
                        </w:r>
                        <w:r w:rsidRPr="00C26D11">
                          <w:rPr>
                            <w:color w:val="FF0000"/>
                            <w:sz w:val="18"/>
                            <w:szCs w:val="18"/>
                          </w:rPr>
                          <w:t>id=</w:t>
                        </w:r>
                        <w:r w:rsidRPr="00C26D11">
                          <w:rPr>
                            <w:color w:val="0000FF"/>
                            <w:sz w:val="18"/>
                            <w:szCs w:val="18"/>
                          </w:rPr>
                          <w:t>'loading'</w:t>
                        </w:r>
                        <w:r w:rsidRPr="00C26D11">
                          <w:rPr>
                            <w:color w:val="840084"/>
                            <w:sz w:val="18"/>
                            <w:szCs w:val="18"/>
                          </w:rPr>
                          <w:t xml:space="preserve">&gt;&lt;img </w:t>
                        </w:r>
                        <w:r w:rsidRPr="00C26D11">
                          <w:rPr>
                            <w:color w:val="FF0000"/>
                            <w:sz w:val="18"/>
                            <w:szCs w:val="18"/>
                          </w:rPr>
                          <w:t>src=</w:t>
                        </w:r>
                        <w:r w:rsidRPr="00C26D11">
                          <w:rPr>
                            <w:color w:val="0000FF"/>
                            <w:sz w:val="18"/>
                            <w:szCs w:val="18"/>
                          </w:rPr>
                          <w:t>"</w:t>
                        </w:r>
                        <w:proofErr w:type="gramStart"/>
                        <w:r w:rsidRPr="00C26D11">
                          <w:rPr>
                            <w:color w:val="0000FF"/>
                            <w:sz w:val="18"/>
                            <w:szCs w:val="18"/>
                          </w:rPr>
                          <w:t>..</w:t>
                        </w:r>
                        <w:proofErr w:type="gramEnd"/>
                        <w:r w:rsidRPr="00C26D11">
                          <w:rPr>
                            <w:color w:val="0000FF"/>
                            <w:sz w:val="18"/>
                            <w:szCs w:val="18"/>
                          </w:rPr>
                          <w:t>/runtime/loading.gif"</w:t>
                        </w:r>
                        <w:r w:rsidRPr="00C26D11">
                          <w:rPr>
                            <w:color w:val="840084"/>
                            <w:sz w:val="18"/>
                            <w:szCs w:val="18"/>
                          </w:rPr>
                          <w:t xml:space="preserve"> </w:t>
                        </w:r>
                        <w:r w:rsidRPr="00C26D11">
                          <w:rPr>
                            <w:color w:val="FF0000"/>
                            <w:sz w:val="18"/>
                            <w:szCs w:val="18"/>
                          </w:rPr>
                          <w:t>alt=</w:t>
                        </w:r>
                        <w:r w:rsidRPr="00C26D11">
                          <w:rPr>
                            <w:color w:val="0000FF"/>
                            <w:sz w:val="18"/>
                            <w:szCs w:val="18"/>
                          </w:rPr>
                          <w:t>"Loading..."</w:t>
                        </w:r>
                        <w:r w:rsidRPr="00C26D11">
                          <w:rPr>
                            <w:color w:val="840084"/>
                            <w:sz w:val="18"/>
                            <w:szCs w:val="18"/>
                          </w:rPr>
                          <w:t xml:space="preserve"> /&gt;&lt;/div&gt;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&lt;script </w:t>
                        </w:r>
                        <w:r w:rsidRPr="00C26D11">
                          <w:rPr>
                            <w:color w:val="FF0000"/>
                            <w:sz w:val="18"/>
                            <w:szCs w:val="18"/>
                          </w:rPr>
                          <w:t>type=</w:t>
                        </w:r>
                        <w:r w:rsidRPr="00C26D11">
                          <w:rPr>
                            <w:color w:val="0000FF"/>
                            <w:sz w:val="18"/>
                            <w:szCs w:val="18"/>
                          </w:rPr>
                          <w:t>"text/javascript"</w:t>
                        </w:r>
                        <w:r w:rsidRPr="00C26D11">
                          <w:rPr>
                            <w:color w:val="840084"/>
                            <w:sz w:val="18"/>
                            <w:szCs w:val="18"/>
                          </w:rPr>
                          <w:t xml:space="preserve"> </w:t>
                        </w:r>
                        <w:r w:rsidRPr="00C26D11">
                          <w:rPr>
                            <w:color w:val="FF0000"/>
                            <w:sz w:val="18"/>
                            <w:szCs w:val="18"/>
                          </w:rPr>
                          <w:t>src=</w:t>
                        </w:r>
                        <w:r w:rsidRPr="00C26D11">
                          <w:rPr>
                            <w:color w:val="0000FF"/>
                            <w:sz w:val="18"/>
                            <w:szCs w:val="18"/>
                          </w:rPr>
                          <w:t>"</w:t>
                        </w:r>
                        <w:proofErr w:type="gramStart"/>
                        <w:r w:rsidRPr="00C26D11">
                          <w:rPr>
                            <w:color w:val="0000FF"/>
                            <w:sz w:val="18"/>
                            <w:szCs w:val="18"/>
                          </w:rPr>
                          <w:t>..</w:t>
                        </w:r>
                        <w:proofErr w:type="gramEnd"/>
                        <w:r w:rsidRPr="00C26D11">
                          <w:rPr>
                            <w:color w:val="0000FF"/>
                            <w:sz w:val="18"/>
                            <w:szCs w:val="18"/>
                          </w:rPr>
                          <w:t>/../runtime/</w:t>
                        </w:r>
                        <w:r>
                          <w:rPr>
                            <w:rFonts w:hint="eastAsia"/>
                            <w:color w:val="0000FF"/>
                            <w:sz w:val="18"/>
                            <w:szCs w:val="18"/>
                          </w:rPr>
                          <w:t>xui</w:t>
                        </w:r>
                        <w:r w:rsidRPr="00C26D11">
                          <w:rPr>
                            <w:color w:val="0000FF"/>
                            <w:sz w:val="18"/>
                            <w:szCs w:val="18"/>
                          </w:rPr>
                          <w:t>/js/</w:t>
                        </w:r>
                        <w:r>
                          <w:rPr>
                            <w:color w:val="0000FF"/>
                            <w:sz w:val="18"/>
                            <w:szCs w:val="18"/>
                          </w:rPr>
                          <w:t>xui</w:t>
                        </w:r>
                        <w:r w:rsidRPr="00C26D11">
                          <w:rPr>
                            <w:color w:val="0000FF"/>
                            <w:sz w:val="18"/>
                            <w:szCs w:val="18"/>
                          </w:rPr>
                          <w:t>-all.js"</w:t>
                        </w:r>
                        <w:r w:rsidRPr="00C26D11">
                          <w:rPr>
                            <w:color w:val="840084"/>
                            <w:sz w:val="18"/>
                            <w:szCs w:val="18"/>
                          </w:rPr>
                          <w:t>&gt;&lt;/script&gt;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&lt;script </w:t>
                        </w:r>
                        <w:r w:rsidRPr="00C26D11">
                          <w:rPr>
                            <w:color w:val="FF0000"/>
                            <w:sz w:val="18"/>
                            <w:szCs w:val="18"/>
                          </w:rPr>
                          <w:t>type=</w:t>
                        </w:r>
                        <w:r w:rsidRPr="00C26D11">
                          <w:rPr>
                            <w:color w:val="0000FF"/>
                            <w:sz w:val="18"/>
                            <w:szCs w:val="18"/>
                          </w:rPr>
                          <w:t>"text/javascript"</w:t>
                        </w:r>
                        <w:r w:rsidRPr="00C26D11">
                          <w:rPr>
                            <w:color w:val="840084"/>
                            <w:sz w:val="18"/>
                            <w:szCs w:val="18"/>
                          </w:rPr>
                          <w:t>&gt;</w:t>
                        </w:r>
                      </w:p>
                      <w:p w:rsidR="0023747D" w:rsidRPr="00C26D11" w:rsidRDefault="0023747D" w:rsidP="00375F9C">
                        <w:pPr>
                          <w:spacing w:line="240" w:lineRule="exact"/>
                          <w:rPr>
                            <w:sz w:val="18"/>
                            <w:szCs w:val="18"/>
                          </w:rPr>
                        </w:pPr>
                        <w:r w:rsidRPr="00C26D11">
                          <w:rPr>
                            <w:sz w:val="18"/>
                            <w:szCs w:val="18"/>
                          </w:rPr>
                          <w:t xml:space="preserve">            </w:t>
                        </w:r>
                        <w:proofErr w:type="gramStart"/>
                        <w:r>
                          <w:rPr>
                            <w:sz w:val="18"/>
                            <w:szCs w:val="18"/>
                          </w:rPr>
                          <w:t>xui</w:t>
                        </w:r>
                        <w:r w:rsidRPr="00C26D11">
                          <w:rPr>
                            <w:sz w:val="18"/>
                            <w:szCs w:val="18"/>
                          </w:rPr>
                          <w:t>.Com.load(</w:t>
                        </w:r>
                        <w:proofErr w:type="gramEnd"/>
                        <w:r w:rsidRPr="00C26D11">
                          <w:rPr>
                            <w:color w:val="FF00FF"/>
                            <w:sz w:val="18"/>
                            <w:szCs w:val="18"/>
                          </w:rPr>
                          <w:t>'App'</w:t>
                        </w:r>
                        <w:r w:rsidRPr="00C26D11">
                          <w:rPr>
                            <w:sz w:val="18"/>
                            <w:szCs w:val="18"/>
                          </w:rPr>
                          <w:t xml:space="preserve">, </w:t>
                        </w:r>
                        <w:r w:rsidRPr="00C26D11">
                          <w:rPr>
                            <w:color w:val="0000FF"/>
                            <w:sz w:val="18"/>
                            <w:szCs w:val="18"/>
                          </w:rPr>
                          <w:t>function</w:t>
                        </w:r>
                        <w:r w:rsidRPr="00C26D11">
                          <w:rPr>
                            <w:sz w:val="18"/>
                            <w:szCs w:val="18"/>
                          </w:rPr>
                          <w:t>(){</w:t>
                        </w:r>
                      </w:p>
                      <w:p w:rsidR="0023747D" w:rsidRPr="00C26D11" w:rsidRDefault="0023747D" w:rsidP="00375F9C">
                        <w:pPr>
                          <w:spacing w:line="240" w:lineRule="exact"/>
                          <w:rPr>
                            <w:sz w:val="18"/>
                            <w:szCs w:val="18"/>
                          </w:rPr>
                        </w:pPr>
                        <w:r w:rsidRPr="00C26D11">
                          <w:rPr>
                            <w:sz w:val="18"/>
                            <w:szCs w:val="18"/>
                          </w:rPr>
                          <w:t xml:space="preserve">                </w:t>
                        </w:r>
                        <w:proofErr w:type="gramStart"/>
                        <w:r>
                          <w:rPr>
                            <w:sz w:val="18"/>
                            <w:szCs w:val="18"/>
                          </w:rPr>
                          <w:t>xui</w:t>
                        </w:r>
                        <w:r w:rsidRPr="00C26D11">
                          <w:rPr>
                            <w:sz w:val="18"/>
                            <w:szCs w:val="18"/>
                          </w:rPr>
                          <w:t>(</w:t>
                        </w:r>
                        <w:proofErr w:type="gramEnd"/>
                        <w:r w:rsidRPr="00C26D11">
                          <w:rPr>
                            <w:color w:val="FF00FF"/>
                            <w:sz w:val="18"/>
                            <w:szCs w:val="18"/>
                          </w:rPr>
                          <w:t>'loading'</w:t>
                        </w:r>
                        <w:r w:rsidRPr="00C26D11">
                          <w:rPr>
                            <w:sz w:val="18"/>
                            <w:szCs w:val="18"/>
                          </w:rPr>
                          <w:t>).remove();</w:t>
                        </w:r>
                      </w:p>
                      <w:p w:rsidR="0023747D" w:rsidRPr="00C26D11" w:rsidRDefault="0023747D" w:rsidP="00375F9C">
                        <w:pPr>
                          <w:spacing w:line="240" w:lineRule="exact"/>
                          <w:rPr>
                            <w:sz w:val="18"/>
                            <w:szCs w:val="18"/>
                          </w:rPr>
                        </w:pPr>
                        <w:r w:rsidRPr="00C26D11">
                          <w:rPr>
                            <w:sz w:val="18"/>
                            <w:szCs w:val="18"/>
                          </w:rPr>
                          <w:t xml:space="preserve">            });</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&lt;/script&gt;</w:t>
                        </w:r>
                      </w:p>
                      <w:p w:rsidR="0023747D" w:rsidRPr="00C26D11" w:rsidRDefault="0023747D" w:rsidP="00375F9C">
                        <w:pPr>
                          <w:spacing w:line="240" w:lineRule="exact"/>
                          <w:rPr>
                            <w:sz w:val="18"/>
                            <w:szCs w:val="18"/>
                          </w:rPr>
                        </w:pPr>
                        <w:r w:rsidRPr="00C26D11">
                          <w:rPr>
                            <w:color w:val="840084"/>
                            <w:sz w:val="18"/>
                            <w:szCs w:val="18"/>
                          </w:rPr>
                          <w:t>&lt;/body&gt;</w:t>
                        </w:r>
                      </w:p>
                      <w:p w:rsidR="0023747D" w:rsidRPr="00C26D11" w:rsidRDefault="0023747D" w:rsidP="00375F9C">
                        <w:pPr>
                          <w:spacing w:line="240" w:lineRule="exact"/>
                          <w:rPr>
                            <w:sz w:val="18"/>
                            <w:szCs w:val="18"/>
                          </w:rPr>
                        </w:pPr>
                        <w:r w:rsidRPr="00C26D11">
                          <w:rPr>
                            <w:color w:val="840084"/>
                            <w:sz w:val="18"/>
                            <w:szCs w:val="18"/>
                          </w:rPr>
                          <w:t>&lt;/html&gt;</w:t>
                        </w:r>
                      </w:p>
                    </w:txbxContent>
                  </v:textbox>
                </v:shape>
                <v:shape id="AutoShape 581" o:spid="_x0000_s1080" type="#_x0000_t62" style="position:absolute;left:21714;top:23776;width:19432;height:197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UQjMEA&#10;AADdAAAADwAAAGRycy9kb3ducmV2LnhtbERPS4vCMBC+C/6HMMLeNKmwxe0aRZZ9eBN19z40Y1Ns&#10;JqVJtf77jSB4m4/vOcv14BpxoS7UnjVkMwWCuPSm5krD7/FrugARIrLBxjNpuFGA9Wo8WmJh/JX3&#10;dDnESqQQDgVqsDG2hZShtOQwzHxLnLiT7xzGBLtKmg6vKdw1cq5ULh3WnBostvRhqTwfeqfh/Pqp&#10;dn39d/q5ZZn9ftvkvu1zrV8mw+YdRKQhPsUP99ak+Woxh/s36QS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FEIzBAAAA3QAAAA8AAAAAAAAAAAAAAAAAmAIAAGRycy9kb3du&#10;cmV2LnhtbFBLBQYAAAAABAAEAPUAAACGAwAAAAA=&#10;" adj="22320,-20493" fillcolor="#ff9">
                  <v:textbox inset="0,0,0,0">
                    <w:txbxContent>
                      <w:p w:rsidR="0023747D" w:rsidRPr="00D434DE" w:rsidRDefault="0023747D" w:rsidP="00375F9C">
                        <w:pPr>
                          <w:jc w:val="center"/>
                          <w:rPr>
                            <w:sz w:val="18"/>
                            <w:szCs w:val="18"/>
                          </w:rPr>
                        </w:pPr>
                        <w:r>
                          <w:rPr>
                            <w:rFonts w:hint="eastAsia"/>
                            <w:sz w:val="18"/>
                            <w:szCs w:val="18"/>
                          </w:rPr>
                          <w:t xml:space="preserve">At </w:t>
                        </w:r>
                        <w:r>
                          <w:rPr>
                            <w:sz w:val="18"/>
                            <w:szCs w:val="18"/>
                          </w:rPr>
                          <w:t>last,</w:t>
                        </w:r>
                        <w:r>
                          <w:rPr>
                            <w:rFonts w:hint="eastAsia"/>
                            <w:sz w:val="18"/>
                            <w:szCs w:val="18"/>
                          </w:rPr>
                          <w:t xml:space="preserve"> remove loading picture</w:t>
                        </w:r>
                      </w:p>
                    </w:txbxContent>
                  </v:textbox>
                </v:shape>
                <v:shape id="AutoShape 582" o:spid="_x0000_s1081" type="#_x0000_t62" style="position:absolute;left:30863;top:17834;width:15999;height:495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tQcIA&#10;AADdAAAADwAAAGRycy9kb3ducmV2LnhtbERPTWvCQBC9F/wPywi91V0rtBJdRRShQi+J4nmSHZNo&#10;djZktyb+e7dQ6G0e73OW68E24k6drx1rmE4UCOLCmZpLDafj/m0Owgdkg41j0vAgD+vV6GWJiXE9&#10;p3TPQiliCPsENVQhtImUvqjIop+4ljhyF9dZDBF2pTQd9jHcNvJdqQ9psebYUGFL24qKW/ZjNRDN&#10;dmmK5898f1DX3H1nLu8fWr+Oh80CRKAh/Iv/3F8mzlfzGfx+E0+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ki1BwgAAAN0AAAAPAAAAAAAAAAAAAAAAAJgCAABkcnMvZG93&#10;bnJldi54bWxQSwUGAAAAAAQABAD1AAAAhwMAAAAA&#10;" adj="31380,10508" fillcolor="#ff9">
                  <v:textbox inset="0,0,0,0">
                    <w:txbxContent>
                      <w:p w:rsidR="0023747D" w:rsidRPr="00991261" w:rsidRDefault="0023747D" w:rsidP="00375F9C">
                        <w:pPr>
                          <w:jc w:val="center"/>
                          <w:rPr>
                            <w:sz w:val="18"/>
                            <w:szCs w:val="18"/>
                          </w:rPr>
                        </w:pPr>
                        <w:r>
                          <w:rPr>
                            <w:rFonts w:hint="eastAsia"/>
                            <w:sz w:val="18"/>
                            <w:szCs w:val="18"/>
                          </w:rPr>
                          <w:t>Load App class from App/js/index.js a</w:t>
                        </w:r>
                        <w:r w:rsidRPr="00991261">
                          <w:rPr>
                            <w:sz w:val="18"/>
                            <w:szCs w:val="18"/>
                          </w:rPr>
                          <w:t>synchronous</w:t>
                        </w:r>
                        <w:r>
                          <w:rPr>
                            <w:rFonts w:hint="eastAsia"/>
                            <w:sz w:val="18"/>
                            <w:szCs w:val="18"/>
                          </w:rPr>
                          <w:t>ly</w:t>
                        </w:r>
                      </w:p>
                    </w:txbxContent>
                  </v:textbox>
                </v:shape>
                <w10:anchorlock/>
              </v:group>
            </w:pict>
          </mc:Fallback>
        </mc:AlternateContent>
      </w:r>
    </w:p>
    <w:p w:rsidR="00375F9C" w:rsidRDefault="00FB05F9" w:rsidP="00375F9C">
      <w:pPr>
        <w:jc w:val="center"/>
        <w:rPr>
          <w:b/>
        </w:rPr>
      </w:pPr>
      <w:r>
        <w:rPr>
          <w:rFonts w:hint="eastAsia"/>
          <w:b/>
          <w:color w:val="0000FF"/>
        </w:rPr>
        <w:t>chapter</w:t>
      </w:r>
      <w:r w:rsidR="00375F9C" w:rsidRPr="008A7D00">
        <w:rPr>
          <w:rFonts w:hint="eastAsia"/>
          <w:b/>
          <w:color w:val="0000FF"/>
        </w:rPr>
        <w:t>1/</w:t>
      </w:r>
      <w:r w:rsidR="00375F9C">
        <w:rPr>
          <w:rFonts w:hint="eastAsia"/>
          <w:b/>
          <w:color w:val="0000FF"/>
        </w:rPr>
        <w:t>designer.grid</w:t>
      </w:r>
      <w:r w:rsidR="00375F9C" w:rsidRPr="008A7D00">
        <w:rPr>
          <w:rFonts w:hint="eastAsia"/>
          <w:b/>
          <w:color w:val="0000FF"/>
        </w:rPr>
        <w:t>.</w:t>
      </w:r>
      <w:r w:rsidR="00375F9C">
        <w:rPr>
          <w:rFonts w:hint="eastAsia"/>
          <w:b/>
          <w:color w:val="0000FF"/>
        </w:rPr>
        <w:t>standard.</w:t>
      </w:r>
      <w:r w:rsidR="00375F9C" w:rsidRPr="008A7D00">
        <w:rPr>
          <w:rFonts w:hint="eastAsia"/>
          <w:b/>
          <w:color w:val="0000FF"/>
        </w:rPr>
        <w:t>html</w:t>
      </w:r>
    </w:p>
    <w:p w:rsidR="00375F9C" w:rsidRDefault="00375F9C" w:rsidP="00375F9C">
      <w:r>
        <w:rPr>
          <w:rFonts w:hint="eastAsia"/>
        </w:rPr>
        <w:t>App/js/index.js is:</w:t>
      </w:r>
    </w:p>
    <w:p w:rsidR="00375F9C" w:rsidRDefault="005C781A" w:rsidP="00375F9C">
      <w:r>
        <w:rPr>
          <w:noProof/>
        </w:rPr>
        <mc:AlternateContent>
          <mc:Choice Requires="wpc">
            <w:drawing>
              <wp:inline distT="0" distB="0" distL="0" distR="0" wp14:anchorId="79BAB38A" wp14:editId="0A86A0CF">
                <wp:extent cx="5943600" cy="3863340"/>
                <wp:effectExtent l="9525" t="0" r="9525" b="3810"/>
                <wp:docPr id="1080" name="画布 5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79" name="Text Box 599"/>
                        <wps:cNvSpPr txBox="1">
                          <a:spLocks noChangeArrowheads="1"/>
                        </wps:cNvSpPr>
                        <wps:spPr bwMode="auto">
                          <a:xfrm>
                            <a:off x="0" y="48857"/>
                            <a:ext cx="5943600" cy="3763439"/>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A7B2D" w:rsidRDefault="0023747D" w:rsidP="00375F9C">
                              <w:pPr>
                                <w:spacing w:line="240" w:lineRule="exact"/>
                                <w:rPr>
                                  <w:sz w:val="18"/>
                                  <w:szCs w:val="18"/>
                                </w:rPr>
                              </w:pPr>
                              <w:r w:rsidRPr="00FA7B2D">
                                <w:rPr>
                                  <w:sz w:val="18"/>
                                  <w:szCs w:val="18"/>
                                </w:rPr>
                                <w:t>Class(</w:t>
                              </w:r>
                              <w:r w:rsidRPr="00FA7B2D">
                                <w:rPr>
                                  <w:color w:val="FF00FF"/>
                                  <w:sz w:val="18"/>
                                  <w:szCs w:val="18"/>
                                </w:rPr>
                                <w:t>'App'</w:t>
                              </w:r>
                              <w:r w:rsidRPr="00FA7B2D">
                                <w:rPr>
                                  <w:sz w:val="18"/>
                                  <w:szCs w:val="18"/>
                                </w:rPr>
                                <w:t xml:space="preserve">, </w:t>
                              </w:r>
                              <w:r w:rsidRPr="00FA7B2D">
                                <w:rPr>
                                  <w:color w:val="FF00FF"/>
                                  <w:sz w:val="18"/>
                                  <w:szCs w:val="18"/>
                                </w:rPr>
                                <w:t>'</w:t>
                              </w:r>
                              <w:r>
                                <w:rPr>
                                  <w:color w:val="FF00FF"/>
                                  <w:sz w:val="18"/>
                                  <w:szCs w:val="18"/>
                                </w:rPr>
                                <w:t>xui</w:t>
                              </w:r>
                              <w:r w:rsidRPr="00FA7B2D">
                                <w:rPr>
                                  <w:color w:val="FF00FF"/>
                                  <w:sz w:val="18"/>
                                  <w:szCs w:val="18"/>
                                </w:rPr>
                                <w:t>.Com'</w:t>
                              </w:r>
                              <w:r w:rsidRPr="00FA7B2D">
                                <w:rPr>
                                  <w:sz w:val="18"/>
                                  <w:szCs w:val="18"/>
                                </w:rPr>
                                <w:t>,{</w:t>
                              </w:r>
                            </w:p>
                            <w:p w:rsidR="0023747D" w:rsidRPr="00FA7B2D" w:rsidRDefault="0023747D" w:rsidP="00375F9C">
                              <w:pPr>
                                <w:spacing w:line="240" w:lineRule="exact"/>
                                <w:ind w:firstLineChars="200" w:firstLine="360"/>
                                <w:rPr>
                                  <w:sz w:val="18"/>
                                  <w:szCs w:val="18"/>
                                </w:rPr>
                              </w:pPr>
                              <w:r w:rsidRPr="00FA7B2D">
                                <w:rPr>
                                  <w:sz w:val="18"/>
                                  <w:szCs w:val="18"/>
                                </w:rPr>
                                <w:t>Instance:{</w:t>
                              </w:r>
                            </w:p>
                            <w:p w:rsidR="0023747D" w:rsidRPr="00FA7B2D" w:rsidRDefault="0023747D" w:rsidP="00375F9C">
                              <w:pPr>
                                <w:spacing w:line="240" w:lineRule="exact"/>
                                <w:ind w:firstLineChars="400" w:firstLine="720"/>
                                <w:rPr>
                                  <w:sz w:val="18"/>
                                  <w:szCs w:val="18"/>
                                </w:rPr>
                              </w:pPr>
                              <w:r w:rsidRPr="00FA7B2D">
                                <w:rPr>
                                  <w:sz w:val="18"/>
                                  <w:szCs w:val="18"/>
                                </w:rPr>
                                <w:t>iniComponents:</w:t>
                              </w:r>
                              <w:r w:rsidRPr="00FA7B2D">
                                <w:rPr>
                                  <w:color w:val="0000FF"/>
                                  <w:sz w:val="18"/>
                                  <w:szCs w:val="18"/>
                                </w:rPr>
                                <w:t>function</w:t>
                              </w:r>
                              <w:r w:rsidRPr="00FA7B2D">
                                <w:rPr>
                                  <w:sz w:val="18"/>
                                  <w:szCs w:val="18"/>
                                </w:rPr>
                                <w:t>(){</w:t>
                              </w:r>
                            </w:p>
                            <w:p w:rsidR="0023747D" w:rsidRDefault="0023747D" w:rsidP="00375F9C">
                              <w:pPr>
                                <w:spacing w:line="240" w:lineRule="exact"/>
                                <w:ind w:firstLineChars="600" w:firstLine="1080"/>
                                <w:rPr>
                                  <w:color w:val="008000"/>
                                  <w:sz w:val="18"/>
                                  <w:szCs w:val="18"/>
                                </w:rPr>
                              </w:pPr>
                              <w:r w:rsidRPr="00FA7B2D">
                                <w:rPr>
                                  <w:color w:val="008000"/>
                                  <w:sz w:val="18"/>
                                  <w:szCs w:val="18"/>
                                </w:rPr>
                                <w:t xml:space="preserve">// [[code created by </w:t>
                              </w:r>
                              <w:r>
                                <w:rPr>
                                  <w:color w:val="008000"/>
                                  <w:sz w:val="18"/>
                                  <w:szCs w:val="18"/>
                                </w:rPr>
                                <w:t xml:space="preserve">CrossUI </w:t>
                              </w:r>
                              <w:r>
                                <w:rPr>
                                  <w:rFonts w:hint="eastAsia"/>
                                  <w:color w:val="008000"/>
                                  <w:sz w:val="18"/>
                                  <w:szCs w:val="18"/>
                                </w:rPr>
                                <w:t>RAD Tools</w:t>
                              </w:r>
                            </w:p>
                            <w:p w:rsidR="0023747D" w:rsidRDefault="0023747D" w:rsidP="00375F9C">
                              <w:pPr>
                                <w:spacing w:line="240" w:lineRule="exact"/>
                                <w:ind w:firstLineChars="600" w:firstLine="1080"/>
                                <w:rPr>
                                  <w:sz w:val="18"/>
                                  <w:szCs w:val="18"/>
                                </w:rPr>
                              </w:pPr>
                              <w:r w:rsidRPr="00FA7B2D">
                                <w:rPr>
                                  <w:color w:val="0000FF"/>
                                  <w:sz w:val="18"/>
                                  <w:szCs w:val="18"/>
                                </w:rPr>
                                <w:t>var</w:t>
                              </w:r>
                              <w:r w:rsidRPr="00FA7B2D">
                                <w:rPr>
                                  <w:sz w:val="18"/>
                                  <w:szCs w:val="18"/>
                                </w:rPr>
                                <w:t xml:space="preserve"> host=</w:t>
                              </w:r>
                              <w:r w:rsidRPr="00FA7B2D">
                                <w:rPr>
                                  <w:color w:val="0000FF"/>
                                  <w:sz w:val="18"/>
                                  <w:szCs w:val="18"/>
                                </w:rPr>
                                <w:t>this</w:t>
                              </w:r>
                              <w:r w:rsidRPr="00FA7B2D">
                                <w:rPr>
                                  <w:sz w:val="18"/>
                                  <w:szCs w:val="18"/>
                                </w:rPr>
                                <w:t>, children=[], append=</w:t>
                              </w:r>
                              <w:r w:rsidRPr="00FA7B2D">
                                <w:rPr>
                                  <w:color w:val="0000FF"/>
                                  <w:sz w:val="18"/>
                                  <w:szCs w:val="18"/>
                                </w:rPr>
                                <w:t>function</w:t>
                              </w:r>
                              <w:r w:rsidRPr="00FA7B2D">
                                <w:rPr>
                                  <w:sz w:val="18"/>
                                  <w:szCs w:val="18"/>
                                </w:rPr>
                                <w:t>(child){children.push(child.get(</w:t>
                              </w:r>
                              <w:r w:rsidRPr="00FA7B2D">
                                <w:rPr>
                                  <w:color w:val="800000"/>
                                  <w:sz w:val="18"/>
                                  <w:szCs w:val="18"/>
                                </w:rPr>
                                <w:t>0</w:t>
                              </w:r>
                              <w:r w:rsidRPr="00FA7B2D">
                                <w:rPr>
                                  <w:sz w:val="18"/>
                                  <w:szCs w:val="18"/>
                                </w:rPr>
                                <w:t>))};</w:t>
                              </w:r>
                            </w:p>
                            <w:p w:rsidR="0023747D" w:rsidRDefault="0023747D" w:rsidP="00375F9C">
                              <w:pPr>
                                <w:spacing w:line="240" w:lineRule="exact"/>
                                <w:ind w:firstLineChars="600" w:firstLine="1080"/>
                                <w:rPr>
                                  <w:sz w:val="18"/>
                                  <w:szCs w:val="18"/>
                                </w:rPr>
                              </w:pPr>
                              <w:r w:rsidRPr="00FA7B2D">
                                <w:rPr>
                                  <w:sz w:val="18"/>
                                  <w:szCs w:val="18"/>
                                </w:rPr>
                                <w:t>append((</w:t>
                              </w:r>
                              <w:r w:rsidRPr="00FA7B2D">
                                <w:rPr>
                                  <w:color w:val="0000FF"/>
                                  <w:sz w:val="18"/>
                                  <w:szCs w:val="18"/>
                                </w:rPr>
                                <w:t>new</w:t>
                              </w:r>
                              <w:r w:rsidRPr="00FA7B2D">
                                <w:rPr>
                                  <w:sz w:val="18"/>
                                  <w:szCs w:val="18"/>
                                </w:rPr>
                                <w:t xml:space="preserve"> </w:t>
                              </w:r>
                              <w:r>
                                <w:rPr>
                                  <w:sz w:val="18"/>
                                  <w:szCs w:val="18"/>
                                </w:rPr>
                                <w:t>xui</w:t>
                              </w:r>
                              <w:r w:rsidRPr="00FA7B2D">
                                <w:rPr>
                                  <w:sz w:val="18"/>
                                  <w:szCs w:val="18"/>
                                </w:rPr>
                                <w:t>.UI.TreeGrid)</w:t>
                              </w:r>
                            </w:p>
                            <w:p w:rsidR="0023747D" w:rsidRDefault="0023747D" w:rsidP="00375F9C">
                              <w:pPr>
                                <w:spacing w:line="240" w:lineRule="exact"/>
                                <w:ind w:firstLineChars="800" w:firstLine="1440"/>
                                <w:rPr>
                                  <w:sz w:val="18"/>
                                  <w:szCs w:val="18"/>
                                  <w:lang w:val="sv-SE"/>
                                </w:rPr>
                              </w:pPr>
                              <w:r w:rsidRPr="00FA7B2D">
                                <w:rPr>
                                  <w:sz w:val="18"/>
                                  <w:szCs w:val="18"/>
                                  <w:lang w:val="sv-SE"/>
                                </w:rPr>
                                <w:t>.host(host,</w:t>
                              </w:r>
                              <w:r w:rsidRPr="00FA7B2D">
                                <w:rPr>
                                  <w:color w:val="FF00FF"/>
                                  <w:sz w:val="18"/>
                                  <w:szCs w:val="18"/>
                                  <w:lang w:val="sv-SE"/>
                                </w:rPr>
                                <w:t>"treegrid4"</w:t>
                              </w:r>
                              <w:r w:rsidRPr="00FA7B2D">
                                <w:rPr>
                                  <w:sz w:val="18"/>
                                  <w:szCs w:val="18"/>
                                  <w:lang w:val="sv-SE"/>
                                </w:rPr>
                                <w:t>)</w:t>
                              </w:r>
                            </w:p>
                            <w:p w:rsidR="0023747D" w:rsidRDefault="0023747D" w:rsidP="00375F9C">
                              <w:pPr>
                                <w:spacing w:line="240" w:lineRule="exact"/>
                                <w:ind w:firstLineChars="800" w:firstLine="1440"/>
                                <w:rPr>
                                  <w:sz w:val="18"/>
                                  <w:szCs w:val="18"/>
                                  <w:lang w:val="sv-SE"/>
                                </w:rPr>
                              </w:pPr>
                              <w:r w:rsidRPr="00FA7B2D">
                                <w:rPr>
                                  <w:sz w:val="18"/>
                                  <w:szCs w:val="18"/>
                                  <w:lang w:val="sv-SE"/>
                                </w:rPr>
                                <w:t>.setDock(</w:t>
                              </w:r>
                              <w:r w:rsidRPr="00FA7B2D">
                                <w:rPr>
                                  <w:color w:val="FF00FF"/>
                                  <w:sz w:val="18"/>
                                  <w:szCs w:val="18"/>
                                  <w:lang w:val="sv-SE"/>
                                </w:rPr>
                                <w:t>"none"</w:t>
                              </w:r>
                              <w:r w:rsidRPr="00FA7B2D">
                                <w:rPr>
                                  <w:sz w:val="18"/>
                                  <w:szCs w:val="18"/>
                                  <w:lang w:val="sv-SE"/>
                                </w:rPr>
                                <w:t>)</w:t>
                              </w:r>
                            </w:p>
                            <w:p w:rsidR="0023747D" w:rsidRDefault="0023747D" w:rsidP="00375F9C">
                              <w:pPr>
                                <w:spacing w:line="240" w:lineRule="exact"/>
                                <w:ind w:firstLineChars="800" w:firstLine="1440"/>
                                <w:rPr>
                                  <w:sz w:val="18"/>
                                  <w:szCs w:val="18"/>
                                </w:rPr>
                              </w:pPr>
                              <w:r w:rsidRPr="00FA7B2D">
                                <w:rPr>
                                  <w:sz w:val="18"/>
                                  <w:szCs w:val="18"/>
                                </w:rPr>
                                <w:t>.setLeft(</w:t>
                              </w:r>
                              <w:r w:rsidRPr="00FA7B2D">
                                <w:rPr>
                                  <w:color w:val="800000"/>
                                  <w:sz w:val="18"/>
                                  <w:szCs w:val="18"/>
                                </w:rPr>
                                <w:t>60</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.setTop(</w:t>
                              </w:r>
                              <w:r w:rsidRPr="00FA7B2D">
                                <w:rPr>
                                  <w:color w:val="800000"/>
                                  <w:sz w:val="18"/>
                                  <w:szCs w:val="18"/>
                                </w:rPr>
                                <w:t>50</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.setRowNumbered(</w:t>
                              </w:r>
                              <w:r w:rsidRPr="00FA7B2D">
                                <w:rPr>
                                  <w:color w:val="0000FF"/>
                                  <w:sz w:val="18"/>
                                  <w:szCs w:val="18"/>
                                </w:rPr>
                                <w:t>true</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.setGridHandlerCaption(</w:t>
                              </w:r>
                              <w:r w:rsidRPr="00FA7B2D">
                                <w:rPr>
                                  <w:color w:val="FF00FF"/>
                                  <w:sz w:val="18"/>
                                  <w:szCs w:val="18"/>
                                </w:rPr>
                                <w:t>"grid"</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.setHeader([{</w:t>
                              </w:r>
                              <w:r w:rsidRPr="00FA7B2D">
                                <w:rPr>
                                  <w:color w:val="FF00FF"/>
                                  <w:sz w:val="18"/>
                                  <w:szCs w:val="18"/>
                                </w:rPr>
                                <w:t>"id"</w:t>
                              </w:r>
                              <w:r w:rsidRPr="00FA7B2D">
                                <w:rPr>
                                  <w:sz w:val="18"/>
                                  <w:szCs w:val="18"/>
                                </w:rPr>
                                <w:t>:</w:t>
                              </w:r>
                              <w:r w:rsidRPr="00FA7B2D">
                                <w:rPr>
                                  <w:color w:val="FF00FF"/>
                                  <w:sz w:val="18"/>
                                  <w:szCs w:val="18"/>
                                </w:rPr>
                                <w:t>"col 1"</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1"</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2"</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2"</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3"</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3"</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.setRows([{</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"a1"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"j"</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"b1"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"k"</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"c1"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"l"</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"d1"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"m"</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"e1"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"n"</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"f1"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"o"</w:t>
                              </w:r>
                              <w:r>
                                <w:rPr>
                                  <w:sz w:val="18"/>
                                  <w:szCs w:val="18"/>
                                </w:rPr>
                                <w:t>}])</w:t>
                              </w:r>
                            </w:p>
                            <w:p w:rsidR="0023747D" w:rsidRPr="00FA7B2D" w:rsidRDefault="0023747D" w:rsidP="00375F9C">
                              <w:pPr>
                                <w:spacing w:line="240" w:lineRule="exact"/>
                                <w:ind w:firstLineChars="800" w:firstLine="1440"/>
                                <w:rPr>
                                  <w:sz w:val="18"/>
                                  <w:szCs w:val="18"/>
                                </w:rPr>
                              </w:pPr>
                              <w:r w:rsidRPr="00FA7B2D">
                                <w:rPr>
                                  <w:sz w:val="18"/>
                                  <w:szCs w:val="18"/>
                                </w:rPr>
                                <w:t>);</w:t>
                              </w:r>
                            </w:p>
                            <w:p w:rsidR="0023747D" w:rsidRPr="00FA7B2D" w:rsidRDefault="0023747D" w:rsidP="00375F9C">
                              <w:pPr>
                                <w:spacing w:line="240" w:lineRule="exact"/>
                                <w:ind w:firstLineChars="650" w:firstLine="1170"/>
                                <w:rPr>
                                  <w:sz w:val="18"/>
                                  <w:szCs w:val="18"/>
                                </w:rPr>
                              </w:pPr>
                              <w:r w:rsidRPr="00FA7B2D">
                                <w:rPr>
                                  <w:color w:val="0000FF"/>
                                  <w:sz w:val="18"/>
                                  <w:szCs w:val="18"/>
                                </w:rPr>
                                <w:t>return</w:t>
                              </w:r>
                              <w:r w:rsidRPr="00FA7B2D">
                                <w:rPr>
                                  <w:sz w:val="18"/>
                                  <w:szCs w:val="18"/>
                                </w:rPr>
                                <w:t xml:space="preserve"> children;</w:t>
                              </w:r>
                            </w:p>
                            <w:p w:rsidR="0023747D" w:rsidRPr="00D9208C" w:rsidRDefault="0023747D" w:rsidP="00375F9C">
                              <w:pPr>
                                <w:spacing w:line="240" w:lineRule="exact"/>
                                <w:ind w:firstLineChars="650" w:firstLine="1170"/>
                                <w:rPr>
                                  <w:color w:val="008000"/>
                                  <w:sz w:val="18"/>
                                  <w:szCs w:val="18"/>
                                </w:rPr>
                              </w:pPr>
                              <w:r w:rsidRPr="00FA7B2D">
                                <w:rPr>
                                  <w:color w:val="008000"/>
                                  <w:sz w:val="18"/>
                                  <w:szCs w:val="18"/>
                                </w:rPr>
                                <w:t xml:space="preserve">// ]]code created by </w:t>
                              </w:r>
                              <w:r>
                                <w:rPr>
                                  <w:color w:val="008000"/>
                                  <w:sz w:val="18"/>
                                  <w:szCs w:val="18"/>
                                </w:rPr>
                                <w:t>CrossUI</w:t>
                              </w:r>
                              <w:r w:rsidRPr="00FA7B2D">
                                <w:rPr>
                                  <w:color w:val="008000"/>
                                  <w:sz w:val="18"/>
                                  <w:szCs w:val="18"/>
                                </w:rPr>
                                <w:t xml:space="preserve"> </w:t>
                              </w:r>
                              <w:r>
                                <w:rPr>
                                  <w:rFonts w:hint="eastAsia"/>
                                  <w:color w:val="008000"/>
                                  <w:sz w:val="18"/>
                                  <w:szCs w:val="18"/>
                                </w:rPr>
                                <w:t>RAD Tools</w:t>
                              </w:r>
                            </w:p>
                            <w:p w:rsidR="0023747D" w:rsidRPr="00FA7B2D" w:rsidRDefault="0023747D" w:rsidP="00375F9C">
                              <w:pPr>
                                <w:spacing w:line="240" w:lineRule="exact"/>
                                <w:ind w:firstLineChars="350" w:firstLine="630"/>
                                <w:rPr>
                                  <w:sz w:val="18"/>
                                  <w:szCs w:val="18"/>
                                </w:rPr>
                              </w:pPr>
                              <w:r w:rsidRPr="00FA7B2D">
                                <w:rPr>
                                  <w:sz w:val="18"/>
                                  <w:szCs w:val="18"/>
                                </w:rPr>
                                <w:t>}</w:t>
                              </w:r>
                            </w:p>
                            <w:p w:rsidR="0023747D" w:rsidRPr="00FA7B2D" w:rsidRDefault="0023747D" w:rsidP="00375F9C">
                              <w:pPr>
                                <w:spacing w:line="240" w:lineRule="exact"/>
                                <w:ind w:firstLineChars="200" w:firstLine="360"/>
                                <w:rPr>
                                  <w:sz w:val="18"/>
                                  <w:szCs w:val="18"/>
                                </w:rPr>
                              </w:pPr>
                              <w:r w:rsidRPr="00FA7B2D">
                                <w:rPr>
                                  <w:sz w:val="18"/>
                                  <w:szCs w:val="18"/>
                                </w:rPr>
                                <w:t>}</w:t>
                              </w:r>
                            </w:p>
                            <w:p w:rsidR="0023747D" w:rsidRPr="002376A0" w:rsidRDefault="0023747D" w:rsidP="00375F9C">
                              <w:pPr>
                                <w:spacing w:line="240" w:lineRule="exact"/>
                                <w:rPr>
                                  <w:sz w:val="18"/>
                                  <w:szCs w:val="18"/>
                                </w:rPr>
                              </w:pPr>
                              <w:r w:rsidRPr="00FA7B2D">
                                <w:rPr>
                                  <w:sz w:val="18"/>
                                  <w:szCs w:val="18"/>
                                </w:rPr>
                                <w:t>})</w:t>
                              </w:r>
                              <w:r>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597" o:spid="_x0000_s1082" editas="canvas" style="width:468pt;height:304.2pt;mso-position-horizontal-relative:char;mso-position-vertical-relative:line" coordsize="59436,38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">
                <v:shape id="_x0000_s1083" type="#_x0000_t75" style="position:absolute;width:59436;height:38633;visibility:visible;mso-wrap-style:square">
                  <v:fill o:detectmouseclick="t"/>
                  <v:path o:connecttype="none"/>
                </v:shape>
                <v:shape id="Text Box 599" o:spid="_x0000_s1084" type="#_x0000_t202" style="position:absolute;top:488;width:59436;height:37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vz9MIA&#10;AADdAAAADwAAAGRycy9kb3ducmV2LnhtbERPS4vCMBC+C/sfwgjeNHUPPrpGkZWlXoTV3b0PzdgU&#10;m0lJYq3/3ggL3ubje85q09tGdORD7VjBdJKBIC6drrlS8PvzNV6ACBFZY+OYFNwpwGb9Nlhhrt2N&#10;j9SdYiVSCIccFZgY21zKUBqyGCauJU7c2XmLMUFfSe3xlsJtI9+zbCYt1pwaDLb0aai8nK5WQXnZ&#10;9bui/jO+u9rFt14W98OsUGo07LcfICL18SX+d+91mp/Nl/D8Jp0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6/P0wgAAAN0AAAAPAAAAAAAAAAAAAAAAAJgCAABkcnMvZG93&#10;bnJldi54bWxQSwUGAAAAAAQABAD1AAAAhwMAAAAA&#10;" strokeweight="1pt">
                  <v:textbox style="mso-fit-shape-to-text:t" inset="1.5mm,1.3mm,1.5mm">
                    <w:txbxContent>
                      <w:p w:rsidR="0023747D" w:rsidRPr="00FA7B2D" w:rsidRDefault="0023747D" w:rsidP="00375F9C">
                        <w:pPr>
                          <w:spacing w:line="240" w:lineRule="exact"/>
                          <w:rPr>
                            <w:sz w:val="18"/>
                            <w:szCs w:val="18"/>
                          </w:rPr>
                        </w:pPr>
                        <w:proofErr w:type="gramStart"/>
                        <w:r w:rsidRPr="00FA7B2D">
                          <w:rPr>
                            <w:sz w:val="18"/>
                            <w:szCs w:val="18"/>
                          </w:rPr>
                          <w:t>Class(</w:t>
                        </w:r>
                        <w:proofErr w:type="gramEnd"/>
                        <w:r w:rsidRPr="00FA7B2D">
                          <w:rPr>
                            <w:color w:val="FF00FF"/>
                            <w:sz w:val="18"/>
                            <w:szCs w:val="18"/>
                          </w:rPr>
                          <w:t>'App'</w:t>
                        </w:r>
                        <w:r w:rsidRPr="00FA7B2D">
                          <w:rPr>
                            <w:sz w:val="18"/>
                            <w:szCs w:val="18"/>
                          </w:rPr>
                          <w:t xml:space="preserve">, </w:t>
                        </w:r>
                        <w:r w:rsidRPr="00FA7B2D">
                          <w:rPr>
                            <w:color w:val="FF00FF"/>
                            <w:sz w:val="18"/>
                            <w:szCs w:val="18"/>
                          </w:rPr>
                          <w:t>'</w:t>
                        </w:r>
                        <w:r>
                          <w:rPr>
                            <w:color w:val="FF00FF"/>
                            <w:sz w:val="18"/>
                            <w:szCs w:val="18"/>
                          </w:rPr>
                          <w:t>xui</w:t>
                        </w:r>
                        <w:r w:rsidRPr="00FA7B2D">
                          <w:rPr>
                            <w:color w:val="FF00FF"/>
                            <w:sz w:val="18"/>
                            <w:szCs w:val="18"/>
                          </w:rPr>
                          <w:t>.Com'</w:t>
                        </w:r>
                        <w:r w:rsidRPr="00FA7B2D">
                          <w:rPr>
                            <w:sz w:val="18"/>
                            <w:szCs w:val="18"/>
                          </w:rPr>
                          <w:t>,{</w:t>
                        </w:r>
                      </w:p>
                      <w:p w:rsidR="0023747D" w:rsidRPr="00FA7B2D" w:rsidRDefault="0023747D" w:rsidP="00375F9C">
                        <w:pPr>
                          <w:spacing w:line="240" w:lineRule="exact"/>
                          <w:ind w:firstLineChars="200" w:firstLine="360"/>
                          <w:rPr>
                            <w:sz w:val="18"/>
                            <w:szCs w:val="18"/>
                          </w:rPr>
                        </w:pPr>
                        <w:proofErr w:type="gramStart"/>
                        <w:r w:rsidRPr="00FA7B2D">
                          <w:rPr>
                            <w:sz w:val="18"/>
                            <w:szCs w:val="18"/>
                          </w:rPr>
                          <w:t>Instance:</w:t>
                        </w:r>
                        <w:proofErr w:type="gramEnd"/>
                        <w:r w:rsidRPr="00FA7B2D">
                          <w:rPr>
                            <w:sz w:val="18"/>
                            <w:szCs w:val="18"/>
                          </w:rPr>
                          <w:t>{</w:t>
                        </w:r>
                      </w:p>
                      <w:p w:rsidR="0023747D" w:rsidRPr="00FA7B2D" w:rsidRDefault="0023747D" w:rsidP="00375F9C">
                        <w:pPr>
                          <w:spacing w:line="240" w:lineRule="exact"/>
                          <w:ind w:firstLineChars="400" w:firstLine="720"/>
                          <w:rPr>
                            <w:sz w:val="18"/>
                            <w:szCs w:val="18"/>
                          </w:rPr>
                        </w:pPr>
                        <w:proofErr w:type="gramStart"/>
                        <w:r w:rsidRPr="00FA7B2D">
                          <w:rPr>
                            <w:sz w:val="18"/>
                            <w:szCs w:val="18"/>
                          </w:rPr>
                          <w:t>iniComponents:</w:t>
                        </w:r>
                        <w:proofErr w:type="gramEnd"/>
                        <w:r w:rsidRPr="00FA7B2D">
                          <w:rPr>
                            <w:color w:val="0000FF"/>
                            <w:sz w:val="18"/>
                            <w:szCs w:val="18"/>
                          </w:rPr>
                          <w:t>function</w:t>
                        </w:r>
                        <w:r w:rsidRPr="00FA7B2D">
                          <w:rPr>
                            <w:sz w:val="18"/>
                            <w:szCs w:val="18"/>
                          </w:rPr>
                          <w:t>(){</w:t>
                        </w:r>
                      </w:p>
                      <w:p w:rsidR="0023747D" w:rsidRDefault="0023747D" w:rsidP="00375F9C">
                        <w:pPr>
                          <w:spacing w:line="240" w:lineRule="exact"/>
                          <w:ind w:firstLineChars="600" w:firstLine="1080"/>
                          <w:rPr>
                            <w:color w:val="008000"/>
                            <w:sz w:val="18"/>
                            <w:szCs w:val="18"/>
                          </w:rPr>
                        </w:pPr>
                        <w:r w:rsidRPr="00FA7B2D">
                          <w:rPr>
                            <w:color w:val="008000"/>
                            <w:sz w:val="18"/>
                            <w:szCs w:val="18"/>
                          </w:rPr>
                          <w:t xml:space="preserve">// [[code created by </w:t>
                        </w:r>
                        <w:r>
                          <w:rPr>
                            <w:color w:val="008000"/>
                            <w:sz w:val="18"/>
                            <w:szCs w:val="18"/>
                          </w:rPr>
                          <w:t xml:space="preserve">CrossUI </w:t>
                        </w:r>
                        <w:r>
                          <w:rPr>
                            <w:rFonts w:hint="eastAsia"/>
                            <w:color w:val="008000"/>
                            <w:sz w:val="18"/>
                            <w:szCs w:val="18"/>
                          </w:rPr>
                          <w:t>RAD Tools</w:t>
                        </w:r>
                      </w:p>
                      <w:p w:rsidR="0023747D" w:rsidRDefault="0023747D" w:rsidP="00375F9C">
                        <w:pPr>
                          <w:spacing w:line="240" w:lineRule="exact"/>
                          <w:ind w:firstLineChars="600" w:firstLine="1080"/>
                          <w:rPr>
                            <w:sz w:val="18"/>
                            <w:szCs w:val="18"/>
                          </w:rPr>
                        </w:pPr>
                        <w:proofErr w:type="gramStart"/>
                        <w:r w:rsidRPr="00FA7B2D">
                          <w:rPr>
                            <w:color w:val="0000FF"/>
                            <w:sz w:val="18"/>
                            <w:szCs w:val="18"/>
                          </w:rPr>
                          <w:t>var</w:t>
                        </w:r>
                        <w:proofErr w:type="gramEnd"/>
                        <w:r w:rsidRPr="00FA7B2D">
                          <w:rPr>
                            <w:sz w:val="18"/>
                            <w:szCs w:val="18"/>
                          </w:rPr>
                          <w:t xml:space="preserve"> host=</w:t>
                        </w:r>
                        <w:r w:rsidRPr="00FA7B2D">
                          <w:rPr>
                            <w:color w:val="0000FF"/>
                            <w:sz w:val="18"/>
                            <w:szCs w:val="18"/>
                          </w:rPr>
                          <w:t>this</w:t>
                        </w:r>
                        <w:r w:rsidRPr="00FA7B2D">
                          <w:rPr>
                            <w:sz w:val="18"/>
                            <w:szCs w:val="18"/>
                          </w:rPr>
                          <w:t>, children=[], append=</w:t>
                        </w:r>
                        <w:r w:rsidRPr="00FA7B2D">
                          <w:rPr>
                            <w:color w:val="0000FF"/>
                            <w:sz w:val="18"/>
                            <w:szCs w:val="18"/>
                          </w:rPr>
                          <w:t>function</w:t>
                        </w:r>
                        <w:r w:rsidRPr="00FA7B2D">
                          <w:rPr>
                            <w:sz w:val="18"/>
                            <w:szCs w:val="18"/>
                          </w:rPr>
                          <w:t>(child){children.push(child.get(</w:t>
                        </w:r>
                        <w:r w:rsidRPr="00FA7B2D">
                          <w:rPr>
                            <w:color w:val="800000"/>
                            <w:sz w:val="18"/>
                            <w:szCs w:val="18"/>
                          </w:rPr>
                          <w:t>0</w:t>
                        </w:r>
                        <w:r w:rsidRPr="00FA7B2D">
                          <w:rPr>
                            <w:sz w:val="18"/>
                            <w:szCs w:val="18"/>
                          </w:rPr>
                          <w:t>))};</w:t>
                        </w:r>
                      </w:p>
                      <w:p w:rsidR="0023747D" w:rsidRDefault="0023747D" w:rsidP="00375F9C">
                        <w:pPr>
                          <w:spacing w:line="240" w:lineRule="exact"/>
                          <w:ind w:firstLineChars="600" w:firstLine="1080"/>
                          <w:rPr>
                            <w:sz w:val="18"/>
                            <w:szCs w:val="18"/>
                          </w:rPr>
                        </w:pPr>
                        <w:proofErr w:type="gramStart"/>
                        <w:r w:rsidRPr="00FA7B2D">
                          <w:rPr>
                            <w:sz w:val="18"/>
                            <w:szCs w:val="18"/>
                          </w:rPr>
                          <w:t>append(</w:t>
                        </w:r>
                        <w:proofErr w:type="gramEnd"/>
                        <w:r w:rsidRPr="00FA7B2D">
                          <w:rPr>
                            <w:sz w:val="18"/>
                            <w:szCs w:val="18"/>
                          </w:rPr>
                          <w:t>(</w:t>
                        </w:r>
                        <w:r w:rsidRPr="00FA7B2D">
                          <w:rPr>
                            <w:color w:val="0000FF"/>
                            <w:sz w:val="18"/>
                            <w:szCs w:val="18"/>
                          </w:rPr>
                          <w:t>new</w:t>
                        </w:r>
                        <w:r w:rsidRPr="00FA7B2D">
                          <w:rPr>
                            <w:sz w:val="18"/>
                            <w:szCs w:val="18"/>
                          </w:rPr>
                          <w:t xml:space="preserve"> </w:t>
                        </w:r>
                        <w:r>
                          <w:rPr>
                            <w:sz w:val="18"/>
                            <w:szCs w:val="18"/>
                          </w:rPr>
                          <w:t>xui</w:t>
                        </w:r>
                        <w:r w:rsidRPr="00FA7B2D">
                          <w:rPr>
                            <w:sz w:val="18"/>
                            <w:szCs w:val="18"/>
                          </w:rPr>
                          <w:t>.UI.TreeGrid)</w:t>
                        </w:r>
                      </w:p>
                      <w:p w:rsidR="0023747D" w:rsidRDefault="0023747D" w:rsidP="00375F9C">
                        <w:pPr>
                          <w:spacing w:line="240" w:lineRule="exact"/>
                          <w:ind w:firstLineChars="800" w:firstLine="1440"/>
                          <w:rPr>
                            <w:sz w:val="18"/>
                            <w:szCs w:val="18"/>
                            <w:lang w:val="sv-SE"/>
                          </w:rPr>
                        </w:pPr>
                        <w:r w:rsidRPr="00FA7B2D">
                          <w:rPr>
                            <w:sz w:val="18"/>
                            <w:szCs w:val="18"/>
                            <w:lang w:val="sv-SE"/>
                          </w:rPr>
                          <w:t>.host(host,</w:t>
                        </w:r>
                        <w:r w:rsidRPr="00FA7B2D">
                          <w:rPr>
                            <w:color w:val="FF00FF"/>
                            <w:sz w:val="18"/>
                            <w:szCs w:val="18"/>
                            <w:lang w:val="sv-SE"/>
                          </w:rPr>
                          <w:t>"treegrid4"</w:t>
                        </w:r>
                        <w:r w:rsidRPr="00FA7B2D">
                          <w:rPr>
                            <w:sz w:val="18"/>
                            <w:szCs w:val="18"/>
                            <w:lang w:val="sv-SE"/>
                          </w:rPr>
                          <w:t>)</w:t>
                        </w:r>
                      </w:p>
                      <w:p w:rsidR="0023747D" w:rsidRDefault="0023747D" w:rsidP="00375F9C">
                        <w:pPr>
                          <w:spacing w:line="240" w:lineRule="exact"/>
                          <w:ind w:firstLineChars="800" w:firstLine="1440"/>
                          <w:rPr>
                            <w:sz w:val="18"/>
                            <w:szCs w:val="18"/>
                            <w:lang w:val="sv-SE"/>
                          </w:rPr>
                        </w:pPr>
                        <w:r w:rsidRPr="00FA7B2D">
                          <w:rPr>
                            <w:sz w:val="18"/>
                            <w:szCs w:val="18"/>
                            <w:lang w:val="sv-SE"/>
                          </w:rPr>
                          <w:t>.setDock(</w:t>
                        </w:r>
                        <w:r w:rsidRPr="00FA7B2D">
                          <w:rPr>
                            <w:color w:val="FF00FF"/>
                            <w:sz w:val="18"/>
                            <w:szCs w:val="18"/>
                            <w:lang w:val="sv-SE"/>
                          </w:rPr>
                          <w:t>"none"</w:t>
                        </w:r>
                        <w:r w:rsidRPr="00FA7B2D">
                          <w:rPr>
                            <w:sz w:val="18"/>
                            <w:szCs w:val="18"/>
                            <w:lang w:val="sv-SE"/>
                          </w:rPr>
                          <w:t>)</w:t>
                        </w:r>
                      </w:p>
                      <w:p w:rsidR="0023747D" w:rsidRDefault="0023747D" w:rsidP="00375F9C">
                        <w:pPr>
                          <w:spacing w:line="240" w:lineRule="exact"/>
                          <w:ind w:firstLineChars="800" w:firstLine="1440"/>
                          <w:rPr>
                            <w:sz w:val="18"/>
                            <w:szCs w:val="18"/>
                          </w:rPr>
                        </w:pPr>
                        <w:r w:rsidRPr="00FA7B2D">
                          <w:rPr>
                            <w:sz w:val="18"/>
                            <w:szCs w:val="18"/>
                          </w:rPr>
                          <w:t>.</w:t>
                        </w:r>
                        <w:proofErr w:type="gramStart"/>
                        <w:r w:rsidRPr="00FA7B2D">
                          <w:rPr>
                            <w:sz w:val="18"/>
                            <w:szCs w:val="18"/>
                          </w:rPr>
                          <w:t>setLeft(</w:t>
                        </w:r>
                        <w:proofErr w:type="gramEnd"/>
                        <w:r w:rsidRPr="00FA7B2D">
                          <w:rPr>
                            <w:color w:val="800000"/>
                            <w:sz w:val="18"/>
                            <w:szCs w:val="18"/>
                          </w:rPr>
                          <w:t>60</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w:t>
                        </w:r>
                        <w:proofErr w:type="gramStart"/>
                        <w:r w:rsidRPr="00FA7B2D">
                          <w:rPr>
                            <w:sz w:val="18"/>
                            <w:szCs w:val="18"/>
                          </w:rPr>
                          <w:t>setTop(</w:t>
                        </w:r>
                        <w:proofErr w:type="gramEnd"/>
                        <w:r w:rsidRPr="00FA7B2D">
                          <w:rPr>
                            <w:color w:val="800000"/>
                            <w:sz w:val="18"/>
                            <w:szCs w:val="18"/>
                          </w:rPr>
                          <w:t>50</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w:t>
                        </w:r>
                        <w:proofErr w:type="gramStart"/>
                        <w:r w:rsidRPr="00FA7B2D">
                          <w:rPr>
                            <w:sz w:val="18"/>
                            <w:szCs w:val="18"/>
                          </w:rPr>
                          <w:t>setRowNumbered(</w:t>
                        </w:r>
                        <w:proofErr w:type="gramEnd"/>
                        <w:r w:rsidRPr="00FA7B2D">
                          <w:rPr>
                            <w:color w:val="0000FF"/>
                            <w:sz w:val="18"/>
                            <w:szCs w:val="18"/>
                          </w:rPr>
                          <w:t>true</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w:t>
                        </w:r>
                        <w:proofErr w:type="gramStart"/>
                        <w:r w:rsidRPr="00FA7B2D">
                          <w:rPr>
                            <w:sz w:val="18"/>
                            <w:szCs w:val="18"/>
                          </w:rPr>
                          <w:t>setGridHandlerCaption(</w:t>
                        </w:r>
                        <w:proofErr w:type="gramEnd"/>
                        <w:r w:rsidRPr="00FA7B2D">
                          <w:rPr>
                            <w:color w:val="FF00FF"/>
                            <w:sz w:val="18"/>
                            <w:szCs w:val="18"/>
                          </w:rPr>
                          <w:t>"grid"</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.setHeader([{</w:t>
                        </w:r>
                        <w:r w:rsidRPr="00FA7B2D">
                          <w:rPr>
                            <w:color w:val="FF00FF"/>
                            <w:sz w:val="18"/>
                            <w:szCs w:val="18"/>
                          </w:rPr>
                          <w:t>"id"</w:t>
                        </w:r>
                        <w:r w:rsidRPr="00FA7B2D">
                          <w:rPr>
                            <w:sz w:val="18"/>
                            <w:szCs w:val="18"/>
                          </w:rPr>
                          <w:t>:</w:t>
                        </w:r>
                        <w:r w:rsidRPr="00FA7B2D">
                          <w:rPr>
                            <w:color w:val="FF00FF"/>
                            <w:sz w:val="18"/>
                            <w:szCs w:val="18"/>
                          </w:rPr>
                          <w:t>"col 1"</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1"</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2"</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2"</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3"</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3"</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.setRows([{</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"a1"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"j"</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"b1"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"k"</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"c1"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"l"</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"d1"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"m"</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"e1"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"n"</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"f1"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"o"</w:t>
                        </w:r>
                        <w:r>
                          <w:rPr>
                            <w:sz w:val="18"/>
                            <w:szCs w:val="18"/>
                          </w:rPr>
                          <w:t>}])</w:t>
                        </w:r>
                      </w:p>
                      <w:p w:rsidR="0023747D" w:rsidRPr="00FA7B2D" w:rsidRDefault="0023747D" w:rsidP="00375F9C">
                        <w:pPr>
                          <w:spacing w:line="240" w:lineRule="exact"/>
                          <w:ind w:firstLineChars="800" w:firstLine="1440"/>
                          <w:rPr>
                            <w:sz w:val="18"/>
                            <w:szCs w:val="18"/>
                          </w:rPr>
                        </w:pPr>
                        <w:r w:rsidRPr="00FA7B2D">
                          <w:rPr>
                            <w:sz w:val="18"/>
                            <w:szCs w:val="18"/>
                          </w:rPr>
                          <w:t>);</w:t>
                        </w:r>
                      </w:p>
                      <w:p w:rsidR="0023747D" w:rsidRPr="00FA7B2D" w:rsidRDefault="0023747D" w:rsidP="00375F9C">
                        <w:pPr>
                          <w:spacing w:line="240" w:lineRule="exact"/>
                          <w:ind w:firstLineChars="650" w:firstLine="1170"/>
                          <w:rPr>
                            <w:sz w:val="18"/>
                            <w:szCs w:val="18"/>
                          </w:rPr>
                        </w:pPr>
                        <w:proofErr w:type="gramStart"/>
                        <w:r w:rsidRPr="00FA7B2D">
                          <w:rPr>
                            <w:color w:val="0000FF"/>
                            <w:sz w:val="18"/>
                            <w:szCs w:val="18"/>
                          </w:rPr>
                          <w:t>return</w:t>
                        </w:r>
                        <w:proofErr w:type="gramEnd"/>
                        <w:r w:rsidRPr="00FA7B2D">
                          <w:rPr>
                            <w:sz w:val="18"/>
                            <w:szCs w:val="18"/>
                          </w:rPr>
                          <w:t xml:space="preserve"> children;</w:t>
                        </w:r>
                      </w:p>
                      <w:p w:rsidR="0023747D" w:rsidRPr="00D9208C" w:rsidRDefault="0023747D" w:rsidP="00375F9C">
                        <w:pPr>
                          <w:spacing w:line="240" w:lineRule="exact"/>
                          <w:ind w:firstLineChars="650" w:firstLine="1170"/>
                          <w:rPr>
                            <w:color w:val="008000"/>
                            <w:sz w:val="18"/>
                            <w:szCs w:val="18"/>
                          </w:rPr>
                        </w:pPr>
                        <w:r w:rsidRPr="00FA7B2D">
                          <w:rPr>
                            <w:color w:val="008000"/>
                            <w:sz w:val="18"/>
                            <w:szCs w:val="18"/>
                          </w:rPr>
                          <w:t>/</w:t>
                        </w:r>
                        <w:proofErr w:type="gramStart"/>
                        <w:r w:rsidRPr="00FA7B2D">
                          <w:rPr>
                            <w:color w:val="008000"/>
                            <w:sz w:val="18"/>
                            <w:szCs w:val="18"/>
                          </w:rPr>
                          <w:t>/ ]</w:t>
                        </w:r>
                        <w:proofErr w:type="gramEnd"/>
                        <w:r w:rsidRPr="00FA7B2D">
                          <w:rPr>
                            <w:color w:val="008000"/>
                            <w:sz w:val="18"/>
                            <w:szCs w:val="18"/>
                          </w:rPr>
                          <w:t xml:space="preserve">]code created by </w:t>
                        </w:r>
                        <w:r>
                          <w:rPr>
                            <w:color w:val="008000"/>
                            <w:sz w:val="18"/>
                            <w:szCs w:val="18"/>
                          </w:rPr>
                          <w:t>CrossUI</w:t>
                        </w:r>
                        <w:r w:rsidRPr="00FA7B2D">
                          <w:rPr>
                            <w:color w:val="008000"/>
                            <w:sz w:val="18"/>
                            <w:szCs w:val="18"/>
                          </w:rPr>
                          <w:t xml:space="preserve"> </w:t>
                        </w:r>
                        <w:r>
                          <w:rPr>
                            <w:rFonts w:hint="eastAsia"/>
                            <w:color w:val="008000"/>
                            <w:sz w:val="18"/>
                            <w:szCs w:val="18"/>
                          </w:rPr>
                          <w:t>RAD Tools</w:t>
                        </w:r>
                      </w:p>
                      <w:p w:rsidR="0023747D" w:rsidRPr="00FA7B2D" w:rsidRDefault="0023747D" w:rsidP="00375F9C">
                        <w:pPr>
                          <w:spacing w:line="240" w:lineRule="exact"/>
                          <w:ind w:firstLineChars="350" w:firstLine="630"/>
                          <w:rPr>
                            <w:sz w:val="18"/>
                            <w:szCs w:val="18"/>
                          </w:rPr>
                        </w:pPr>
                        <w:r w:rsidRPr="00FA7B2D">
                          <w:rPr>
                            <w:sz w:val="18"/>
                            <w:szCs w:val="18"/>
                          </w:rPr>
                          <w:t>}</w:t>
                        </w:r>
                      </w:p>
                      <w:p w:rsidR="0023747D" w:rsidRPr="00FA7B2D" w:rsidRDefault="0023747D" w:rsidP="00375F9C">
                        <w:pPr>
                          <w:spacing w:line="240" w:lineRule="exact"/>
                          <w:ind w:firstLineChars="200" w:firstLine="360"/>
                          <w:rPr>
                            <w:sz w:val="18"/>
                            <w:szCs w:val="18"/>
                          </w:rPr>
                        </w:pPr>
                        <w:r w:rsidRPr="00FA7B2D">
                          <w:rPr>
                            <w:sz w:val="18"/>
                            <w:szCs w:val="18"/>
                          </w:rPr>
                          <w:t>}</w:t>
                        </w:r>
                      </w:p>
                      <w:p w:rsidR="0023747D" w:rsidRPr="002376A0" w:rsidRDefault="0023747D" w:rsidP="00375F9C">
                        <w:pPr>
                          <w:spacing w:line="240" w:lineRule="exact"/>
                          <w:rPr>
                            <w:sz w:val="18"/>
                            <w:szCs w:val="18"/>
                          </w:rPr>
                        </w:pPr>
                        <w:r w:rsidRPr="00FA7B2D">
                          <w:rPr>
                            <w:sz w:val="18"/>
                            <w:szCs w:val="18"/>
                          </w:rPr>
                          <w:t>})</w:t>
                        </w:r>
                        <w:r>
                          <w:rPr>
                            <w:sz w:val="18"/>
                            <w:szCs w:val="18"/>
                          </w:rPr>
                          <w:t>;</w:t>
                        </w:r>
                      </w:p>
                    </w:txbxContent>
                  </v:textbox>
                </v:shape>
                <w10:anchorlock/>
              </v:group>
            </w:pict>
          </mc:Fallback>
        </mc:AlternateContent>
      </w:r>
    </w:p>
    <w:p w:rsidR="00375F9C" w:rsidRDefault="00FB05F9" w:rsidP="00375F9C">
      <w:pPr>
        <w:jc w:val="center"/>
        <w:rPr>
          <w:b/>
        </w:rPr>
      </w:pPr>
      <w:r>
        <w:rPr>
          <w:rFonts w:hint="eastAsia"/>
          <w:b/>
          <w:color w:val="0000FF"/>
        </w:rPr>
        <w:t>chapter</w:t>
      </w:r>
      <w:r w:rsidR="00375F9C" w:rsidRPr="008A7D00">
        <w:rPr>
          <w:rFonts w:hint="eastAsia"/>
          <w:b/>
          <w:color w:val="0000FF"/>
        </w:rPr>
        <w:t>1/</w:t>
      </w:r>
      <w:r w:rsidR="00375F9C">
        <w:rPr>
          <w:rFonts w:hint="eastAsia"/>
          <w:b/>
          <w:color w:val="0000FF"/>
        </w:rPr>
        <w:t>App/js/index.js</w:t>
      </w:r>
    </w:p>
    <w:p w:rsidR="00375F9C" w:rsidRDefault="00375F9C" w:rsidP="00375F9C"/>
    <w:p w:rsidR="00375F9C" w:rsidRDefault="00375F9C" w:rsidP="00375F9C">
      <w:r>
        <w:rPr>
          <w:rFonts w:hint="eastAsia"/>
        </w:rPr>
        <w:t xml:space="preserve">When we open </w:t>
      </w:r>
      <w:r w:rsidRPr="0018468C">
        <w:rPr>
          <w:b/>
        </w:rPr>
        <w:t>designer.grid.</w:t>
      </w:r>
      <w:r w:rsidRPr="0018468C">
        <w:rPr>
          <w:rFonts w:hint="eastAsia"/>
          <w:b/>
        </w:rPr>
        <w:t>standard.</w:t>
      </w:r>
      <w:r w:rsidRPr="0018468C">
        <w:rPr>
          <w:b/>
        </w:rPr>
        <w:t>html</w:t>
      </w:r>
      <w:r>
        <w:rPr>
          <w:rFonts w:hint="eastAsia"/>
        </w:rPr>
        <w:t xml:space="preserve"> in Browser, the loading process will be: </w:t>
      </w:r>
    </w:p>
    <w:p w:rsidR="00375F9C" w:rsidRDefault="005C781A" w:rsidP="00375F9C">
      <w:r>
        <w:rPr>
          <w:noProof/>
        </w:rPr>
        <w:lastRenderedPageBreak/>
        <mc:AlternateContent>
          <mc:Choice Requires="wpc">
            <w:drawing>
              <wp:inline distT="0" distB="0" distL="0" distR="0" wp14:anchorId="52C0E919" wp14:editId="4DBB52C0">
                <wp:extent cx="5372100" cy="3467100"/>
                <wp:effectExtent l="0" t="9525" r="9525" b="9525"/>
                <wp:docPr id="1078" name="画布 5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66" name="Rectangle 585"/>
                        <wps:cNvSpPr>
                          <a:spLocks noChangeArrowheads="1"/>
                        </wps:cNvSpPr>
                        <wps:spPr bwMode="auto">
                          <a:xfrm>
                            <a:off x="114300" y="990600"/>
                            <a:ext cx="5143500" cy="989965"/>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 w:rsidR="0023747D" w:rsidRDefault="0023747D" w:rsidP="00375F9C"/>
                            <w:p w:rsidR="0023747D" w:rsidRDefault="0023747D" w:rsidP="00375F9C"/>
                            <w:p w:rsidR="0023747D" w:rsidRDefault="0023747D" w:rsidP="00375F9C">
                              <w:pPr>
                                <w:jc w:val="center"/>
                              </w:pPr>
                              <w:r>
                                <w:rPr>
                                  <w:rFonts w:hint="eastAsia"/>
                                </w:rPr>
                                <w:t xml:space="preserve">After DOM is ready, CrossUI lib will handle UI Class </w:t>
                              </w:r>
                              <w:r>
                                <w:sym w:font="Wingdings" w:char="F0E0"/>
                              </w:r>
                              <w:r>
                                <w:rPr>
                                  <w:rFonts w:hint="eastAsia"/>
                                </w:rPr>
                                <w:t xml:space="preserve"> App</w:t>
                              </w:r>
                            </w:p>
                          </w:txbxContent>
                        </wps:txbx>
                        <wps:bodyPr rot="0" vert="horz" wrap="square" lIns="54000" tIns="46800" rIns="54000" bIns="45720" anchor="t" anchorCtr="0" upright="1">
                          <a:noAutofit/>
                        </wps:bodyPr>
                      </wps:wsp>
                      <wps:wsp>
                        <wps:cNvPr id="1067" name="AutoShape 586"/>
                        <wps:cNvSpPr>
                          <a:spLocks noChangeArrowheads="1"/>
                        </wps:cNvSpPr>
                        <wps:spPr bwMode="auto">
                          <a:xfrm>
                            <a:off x="1257300" y="0"/>
                            <a:ext cx="2858135" cy="297180"/>
                          </a:xfrm>
                          <a:prstGeom prst="flowChartPreparation">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r>
                                <w:rPr>
                                  <w:rFonts w:hint="eastAsia"/>
                                </w:rPr>
                                <w:t>Open html/URL in Browser</w:t>
                              </w:r>
                            </w:p>
                          </w:txbxContent>
                        </wps:txbx>
                        <wps:bodyPr rot="0" vert="horz" wrap="square" lIns="54000" tIns="46800" rIns="54000" bIns="45720" anchor="t" anchorCtr="0" upright="1">
                          <a:noAutofit/>
                        </wps:bodyPr>
                      </wps:wsp>
                      <wps:wsp>
                        <wps:cNvPr id="1068" name="AutoShape 587"/>
                        <wps:cNvSpPr>
                          <a:spLocks noChangeArrowheads="1"/>
                        </wps:cNvSpPr>
                        <wps:spPr bwMode="auto">
                          <a:xfrm>
                            <a:off x="1657350" y="495300"/>
                            <a:ext cx="2058035" cy="29718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jc w:val="center"/>
                              </w:pPr>
                              <w:r>
                                <w:rPr>
                                  <w:rFonts w:hint="eastAsia"/>
                                </w:rPr>
                                <w:t>Browser loading html code (&lt;1k)</w:t>
                              </w:r>
                            </w:p>
                          </w:txbxContent>
                        </wps:txbx>
                        <wps:bodyPr rot="0" vert="horz" wrap="square" lIns="54000" tIns="46800" rIns="54000" bIns="45720" anchor="t" anchorCtr="0" upright="1">
                          <a:noAutofit/>
                        </wps:bodyPr>
                      </wps:wsp>
                      <wps:wsp>
                        <wps:cNvPr id="1069" name="AutoShape 588"/>
                        <wps:cNvSpPr>
                          <a:spLocks noChangeArrowheads="1"/>
                        </wps:cNvSpPr>
                        <wps:spPr bwMode="auto">
                          <a:xfrm>
                            <a:off x="228600" y="1089660"/>
                            <a:ext cx="2743835" cy="49530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D545C" w:rsidRDefault="0023747D" w:rsidP="00375F9C">
                              <w:pPr>
                                <w:jc w:val="center"/>
                                <w:rPr>
                                  <w:b/>
                                  <w:color w:val="FF0000"/>
                                </w:rPr>
                              </w:pPr>
                              <w:r>
                                <w:rPr>
                                  <w:rFonts w:hint="eastAsia"/>
                                  <w:b/>
                                  <w:color w:val="FF0000"/>
                                </w:rPr>
                                <w:t xml:space="preserve">Browser load </w:t>
                              </w:r>
                              <w:r>
                                <w:rPr>
                                  <w:b/>
                                  <w:color w:val="FF0000"/>
                                </w:rPr>
                                <w:t>“</w:t>
                              </w:r>
                              <w:r w:rsidRPr="00AD545C">
                                <w:rPr>
                                  <w:rFonts w:hint="eastAsia"/>
                                  <w:b/>
                                  <w:color w:val="FF0000"/>
                                </w:rPr>
                                <w:t>loading</w:t>
                              </w:r>
                              <w:r>
                                <w:rPr>
                                  <w:rFonts w:hint="eastAsia"/>
                                  <w:b/>
                                  <w:color w:val="FF0000"/>
                                </w:rPr>
                                <w:t>.gif</w:t>
                              </w:r>
                              <w:r>
                                <w:rPr>
                                  <w:b/>
                                  <w:color w:val="FF0000"/>
                                </w:rPr>
                                <w:t>”</w:t>
                              </w:r>
                              <w:r w:rsidRPr="00AD545C">
                                <w:rPr>
                                  <w:rFonts w:hint="eastAsia"/>
                                  <w:b/>
                                  <w:color w:val="FF0000"/>
                                </w:rPr>
                                <w:t>(</w:t>
                              </w:r>
                              <w:r>
                                <w:rPr>
                                  <w:rFonts w:hint="eastAsia"/>
                                  <w:b/>
                                  <w:color w:val="FF0000"/>
                                </w:rPr>
                                <w:t>small</w:t>
                              </w:r>
                              <w:r w:rsidRPr="00AD545C">
                                <w:rPr>
                                  <w:rFonts w:hint="eastAsia"/>
                                  <w:b/>
                                  <w:color w:val="FF0000"/>
                                </w:rPr>
                                <w:t>)</w:t>
                              </w:r>
                              <w:r w:rsidRPr="00AD545C">
                                <w:rPr>
                                  <w:rFonts w:hint="eastAsia"/>
                                  <w:b/>
                                  <w:color w:val="FF0000"/>
                                </w:rPr>
                                <w:t>，</w:t>
                              </w:r>
                              <w:r>
                                <w:rPr>
                                  <w:rFonts w:hint="eastAsia"/>
                                  <w:b/>
                                  <w:color w:val="FF0000"/>
                                </w:rPr>
                                <w:t>and show it (Users will see the loading picture)</w:t>
                              </w:r>
                            </w:p>
                          </w:txbxContent>
                        </wps:txbx>
                        <wps:bodyPr rot="0" vert="horz" wrap="square" lIns="54000" tIns="46800" rIns="54000" bIns="45720" anchor="t" anchorCtr="0" upright="1">
                          <a:noAutofit/>
                        </wps:bodyPr>
                      </wps:wsp>
                      <wps:wsp>
                        <wps:cNvPr id="1070" name="AutoShape 589"/>
                        <wps:cNvSpPr>
                          <a:spLocks noChangeArrowheads="1"/>
                        </wps:cNvSpPr>
                        <wps:spPr bwMode="auto">
                          <a:xfrm>
                            <a:off x="3086100" y="1089660"/>
                            <a:ext cx="2057400" cy="49530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B7599" w:rsidRDefault="0023747D" w:rsidP="00375F9C">
                              <w:pPr>
                                <w:jc w:val="center"/>
                              </w:pPr>
                              <w:r>
                                <w:rPr>
                                  <w:rFonts w:hint="eastAsia"/>
                                </w:rPr>
                                <w:t xml:space="preserve">Browser load xui-all.js </w:t>
                              </w:r>
                              <w:r w:rsidRPr="00EB7599">
                                <w:t>simultaneously</w:t>
                              </w:r>
                            </w:p>
                          </w:txbxContent>
                        </wps:txbx>
                        <wps:bodyPr rot="0" vert="horz" wrap="square" lIns="54000" tIns="46800" rIns="54000" bIns="45720" anchor="t" anchorCtr="0" upright="1">
                          <a:noAutofit/>
                        </wps:bodyPr>
                      </wps:wsp>
                      <wps:wsp>
                        <wps:cNvPr id="1071" name="AutoShape 590"/>
                        <wps:cNvSpPr>
                          <a:spLocks noChangeArrowheads="1"/>
                        </wps:cNvSpPr>
                        <wps:spPr bwMode="auto">
                          <a:xfrm>
                            <a:off x="1485900" y="2179320"/>
                            <a:ext cx="2400300" cy="495935"/>
                          </a:xfrm>
                          <a:prstGeom prst="flowChartProcess">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jc w:val="center"/>
                              </w:pPr>
                              <w:r>
                                <w:rPr>
                                  <w:rFonts w:hint="eastAsia"/>
                                </w:rPr>
                                <w:t xml:space="preserve">[xui.Com.load] load code from App/js/index.js file </w:t>
                              </w:r>
                              <w:r w:rsidRPr="00EB7599">
                                <w:t>asynchronously</w:t>
                              </w:r>
                            </w:p>
                          </w:txbxContent>
                        </wps:txbx>
                        <wps:bodyPr rot="0" vert="horz" wrap="square" lIns="54000" tIns="46800" rIns="54000" bIns="45720" anchor="t" anchorCtr="0" upright="1">
                          <a:noAutofit/>
                        </wps:bodyPr>
                      </wps:wsp>
                      <wps:wsp>
                        <wps:cNvPr id="1072" name="AutoShape 591"/>
                        <wps:cNvSpPr>
                          <a:spLocks noChangeArrowheads="1"/>
                        </wps:cNvSpPr>
                        <wps:spPr bwMode="auto">
                          <a:xfrm>
                            <a:off x="1485900" y="2872105"/>
                            <a:ext cx="2400300" cy="495935"/>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jc w:val="center"/>
                              </w:pPr>
                              <w:r>
                                <w:rPr>
                                  <w:rFonts w:hint="eastAsia"/>
                                </w:rPr>
                                <w:t>[xui.Com.load] new an instance of Class App, and render it into DOM</w:t>
                              </w:r>
                            </w:p>
                          </w:txbxContent>
                        </wps:txbx>
                        <wps:bodyPr rot="0" vert="horz" wrap="square" lIns="54000" tIns="46800" rIns="54000" bIns="45720" anchor="t" anchorCtr="0" upright="1">
                          <a:noAutofit/>
                        </wps:bodyPr>
                      </wps:wsp>
                      <wps:wsp>
                        <wps:cNvPr id="1073" name="AutoShape 592"/>
                        <wps:cNvCnPr>
                          <a:cxnSpLocks noChangeShapeType="1"/>
                          <a:stCxn id="1067" idx="2"/>
                          <a:endCxn id="1068" idx="0"/>
                        </wps:cNvCnPr>
                        <wps:spPr bwMode="auto">
                          <a:xfrm>
                            <a:off x="2686685" y="297180"/>
                            <a:ext cx="635" cy="1981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4" name="AutoShape 593"/>
                        <wps:cNvCnPr>
                          <a:cxnSpLocks noChangeShapeType="1"/>
                          <a:stCxn id="1068" idx="2"/>
                          <a:endCxn id="1066" idx="0"/>
                        </wps:cNvCnPr>
                        <wps:spPr bwMode="auto">
                          <a:xfrm flipH="1">
                            <a:off x="2686050" y="792480"/>
                            <a:ext cx="635" cy="1981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5" name="AutoShape 594"/>
                        <wps:cNvCnPr>
                          <a:cxnSpLocks noChangeShapeType="1"/>
                          <a:stCxn id="1066" idx="2"/>
                          <a:endCxn id="1071" idx="0"/>
                        </wps:cNvCnPr>
                        <wps:spPr bwMode="auto">
                          <a:xfrm>
                            <a:off x="2686050" y="1980565"/>
                            <a:ext cx="635" cy="19875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6" name="AutoShape 595"/>
                        <wps:cNvCnPr>
                          <a:cxnSpLocks noChangeShapeType="1"/>
                          <a:stCxn id="1071" idx="2"/>
                          <a:endCxn id="1072" idx="0"/>
                        </wps:cNvCnPr>
                        <wps:spPr bwMode="auto">
                          <a:xfrm>
                            <a:off x="2686050" y="2675255"/>
                            <a:ext cx="635" cy="1968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7" name="AutoShape 596"/>
                        <wps:cNvSpPr>
                          <a:spLocks noChangeArrowheads="1"/>
                        </wps:cNvSpPr>
                        <wps:spPr bwMode="auto">
                          <a:xfrm>
                            <a:off x="4000500" y="2080260"/>
                            <a:ext cx="1371600" cy="1386840"/>
                          </a:xfrm>
                          <a:prstGeom prst="wedgeRoundRectCallout">
                            <a:avLst>
                              <a:gd name="adj1" fmla="val -58843"/>
                              <a:gd name="adj2" fmla="val -24681"/>
                              <a:gd name="adj3" fmla="val 16667"/>
                            </a:avLst>
                          </a:prstGeom>
                          <a:solidFill>
                            <a:srgbClr val="FFFFFF"/>
                          </a:solidFill>
                          <a:ln w="12700" algn="ctr">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91DBB" w:rsidRDefault="0023747D" w:rsidP="00375F9C">
                              <w:pPr>
                                <w:rPr>
                                  <w:sz w:val="18"/>
                                  <w:szCs w:val="18"/>
                                </w:rPr>
                              </w:pPr>
                              <w:r>
                                <w:rPr>
                                  <w:rFonts w:hint="eastAsia"/>
                                  <w:sz w:val="18"/>
                                  <w:szCs w:val="18"/>
                                </w:rPr>
                                <w:t>If Class code is bigger, it</w:t>
                              </w:r>
                              <w:r>
                                <w:rPr>
                                  <w:sz w:val="18"/>
                                  <w:szCs w:val="18"/>
                                </w:rPr>
                                <w:t>’</w:t>
                              </w:r>
                              <w:r>
                                <w:rPr>
                                  <w:rFonts w:hint="eastAsia"/>
                                  <w:sz w:val="18"/>
                                  <w:szCs w:val="18"/>
                                </w:rPr>
                                <w:t xml:space="preserve">ll take more time. </w:t>
                              </w:r>
                              <w:r w:rsidRPr="00E91DBB">
                                <w:rPr>
                                  <w:sz w:val="18"/>
                                  <w:szCs w:val="18"/>
                                </w:rPr>
                                <w:t>In the meantime, users will see the waiting message</w:t>
                              </w:r>
                              <w:r>
                                <w:rPr>
                                  <w:rFonts w:hint="eastAsia"/>
                                  <w:sz w:val="18"/>
                                  <w:szCs w:val="18"/>
                                </w:rPr>
                                <w:t xml:space="preserve"> </w:t>
                              </w:r>
                              <w:r w:rsidRPr="00E91DBB">
                                <w:rPr>
                                  <w:sz w:val="18"/>
                                  <w:szCs w:val="18"/>
                                </w:rPr>
                                <w:t>(loading.gif</w:t>
                              </w:r>
                              <w:r>
                                <w:rPr>
                                  <w:rFonts w:hint="eastAsia"/>
                                  <w:sz w:val="18"/>
                                  <w:szCs w:val="18"/>
                                </w:rPr>
                                <w:t xml:space="preserve"> picture</w:t>
                              </w:r>
                              <w:r w:rsidRPr="00E91DBB">
                                <w:rPr>
                                  <w:sz w:val="18"/>
                                  <w:szCs w:val="18"/>
                                </w:rPr>
                                <w:t xml:space="preserve"> or other custom showing</w:t>
                              </w:r>
                              <w:r>
                                <w:rPr>
                                  <w:sz w:val="18"/>
                                  <w:szCs w:val="18"/>
                                </w:rPr>
                                <w:t>)</w:t>
                              </w:r>
                            </w:p>
                          </w:txbxContent>
                        </wps:txbx>
                        <wps:bodyPr rot="0" vert="horz" wrap="square" lIns="54000" tIns="46800" rIns="54000" bIns="45720" anchor="t" anchorCtr="0" upright="1">
                          <a:noAutofit/>
                        </wps:bodyPr>
                      </wps:wsp>
                    </wpc:wpc>
                  </a:graphicData>
                </a:graphic>
              </wp:inline>
            </w:drawing>
          </mc:Choice>
          <mc:Fallback>
            <w:pict>
              <v:group id="画布 583" o:spid="_x0000_s1085" editas="canvas" style="width:423pt;height:273pt;mso-position-horizontal-relative:char;mso-position-vertical-relative:line" coordsize="53721,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">
                <v:shape id="_x0000_s1086" type="#_x0000_t75" style="position:absolute;width:53721;height:34671;visibility:visible;mso-wrap-style:square">
                  <v:fill o:detectmouseclick="t"/>
                  <v:path o:connecttype="none"/>
                </v:shape>
                <v:rect id="Rectangle 585" o:spid="_x0000_s1087" style="position:absolute;left:1143;top:9906;width:51435;height:9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aUhsUA&#10;AADdAAAADwAAAGRycy9kb3ducmV2LnhtbERPS2vCQBC+F/oflin0UnRTD0GiqwRBaxFKfR28Ddkx&#10;G8zOhuxq0v76bkHwNh/fc6bz3tbiRq2vHCt4HyYgiAunKy4VHPbLwRiED8gaa8ek4Ic8zGfPT1PM&#10;tOt4S7ddKEUMYZ+hAhNCk0npC0MW/dA1xJE7u9ZiiLAtpW6xi+G2lqMkSaXFimODwYYWhorL7moV&#10;nMzh48uvQv6Wd/vv32ZTbz6vR6VeX/p8AiJQHx7iu3ut4/wkTeH/m3iC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1pSGxQAAAN0AAAAPAAAAAAAAAAAAAAAAAJgCAABkcnMv&#10;ZG93bnJldi54bWxQSwUGAAAAAAQABAD1AAAAigMAAAAA&#10;" filled="f" strokeweight="1pt">
                  <v:textbox inset="1.5mm,1.3mm,1.5mm">
                    <w:txbxContent>
                      <w:p w:rsidR="0023747D" w:rsidRDefault="0023747D" w:rsidP="00375F9C"/>
                      <w:p w:rsidR="0023747D" w:rsidRDefault="0023747D" w:rsidP="00375F9C"/>
                      <w:p w:rsidR="0023747D" w:rsidRDefault="0023747D" w:rsidP="00375F9C"/>
                      <w:p w:rsidR="0023747D" w:rsidRDefault="0023747D" w:rsidP="00375F9C">
                        <w:pPr>
                          <w:jc w:val="center"/>
                        </w:pPr>
                        <w:r>
                          <w:rPr>
                            <w:rFonts w:hint="eastAsia"/>
                          </w:rPr>
                          <w:t xml:space="preserve">After DOM is ready, CrossUI lib will handle UI Class </w:t>
                        </w:r>
                        <w:r>
                          <w:sym w:font="Wingdings" w:char="F0E0"/>
                        </w:r>
                        <w:r>
                          <w:rPr>
                            <w:rFonts w:hint="eastAsia"/>
                          </w:rPr>
                          <w:t xml:space="preserve"> App</w:t>
                        </w:r>
                      </w:p>
                    </w:txbxContent>
                  </v:textbox>
                </v:rect>
                <v:shapetype id="_x0000_t117" coordsize="21600,21600" o:spt="117" path="m4353,l17214,r4386,10800l17214,21600r-12861,l,10800xe">
                  <v:stroke joinstyle="miter"/>
                  <v:path gradientshapeok="t" o:connecttype="rect" textboxrect="4353,0,17214,21600"/>
                </v:shapetype>
                <v:shape id="AutoShape 586" o:spid="_x0000_s1088" type="#_x0000_t117" style="position:absolute;left:12573;width:28581;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Z0CMQA&#10;AADdAAAADwAAAGRycy9kb3ducmV2LnhtbERP22oCMRB9F/oPYQq+aVZBLatRRGupUMHbB4yb6e7S&#10;zSTdRF39+kYQ+jaHc53JrDGVuFDtS8sKet0EBHFmdcm5guNh1XkD4QOyxsoyKbiRh9n0pTXBVNsr&#10;7+iyD7mIIexTVFCE4FIpfVaQQd+1jjhy37Y2GCKsc6lrvMZwU8l+kgylwZJjQ4GOFgVlP/uzUTDY&#10;7O7L03nw7j7WX/li9Lt1FLZKtV+b+RhEoCb8i5/uTx3nJ8MRPL6JJ8j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mdAjEAAAA3QAAAA8AAAAAAAAAAAAAAAAAmAIAAGRycy9k&#10;b3ducmV2LnhtbFBLBQYAAAAABAAEAPUAAACJAwAAAAA=&#10;" strokeweight="1pt">
                  <v:textbox inset="1.5mm,1.3mm,1.5mm">
                    <w:txbxContent>
                      <w:p w:rsidR="0023747D" w:rsidRDefault="0023747D" w:rsidP="00375F9C">
                        <w:r>
                          <w:rPr>
                            <w:rFonts w:hint="eastAsia"/>
                          </w:rPr>
                          <w:t>Open html/URL in Browser</w:t>
                        </w:r>
                      </w:p>
                    </w:txbxContent>
                  </v:textbox>
                </v:shape>
                <v:shapetype id="_x0000_t109" coordsize="21600,21600" o:spt="109" path="m,l,21600r21600,l21600,xe">
                  <v:stroke joinstyle="miter"/>
                  <v:path gradientshapeok="t" o:connecttype="rect"/>
                </v:shapetype>
                <v:shape id="AutoShape 587" o:spid="_x0000_s1089" type="#_x0000_t109" style="position:absolute;left:16573;top:4953;width:20580;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fDU8cA&#10;AADdAAAADwAAAGRycy9kb3ducmV2LnhtbESPQUvDQBCF7wX/wzKCl2I3SmkldlukRenFQ1MJeBuy&#10;Y7IkO5tm1yb+e+cgeJvhvXnvm81u8p260hBdYAMPiwwUcRWs49rAx/n1/glUTMgWu8Bk4Ici7LY3&#10;sw3mNox8omuRaiUhHHM00KTU51rHqiGPcRF6YtG+wuAxyTrU2g44Srjv9GOWrbRHx9LQYE/7hqq2&#10;+PYGPtPpbR3fl5difhjd3l3KQ9uWxtzdTi/PoBJN6d/8d320gp+tBFe+kRH09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33w1PHAAAA3QAAAA8AAAAAAAAAAAAAAAAAmAIAAGRy&#10;cy9kb3ducmV2LnhtbFBLBQYAAAAABAAEAPUAAACMAwAAAAA=&#10;" strokeweight="1pt">
                  <v:textbox inset="1.5mm,1.3mm,1.5mm">
                    <w:txbxContent>
                      <w:p w:rsidR="0023747D" w:rsidRDefault="0023747D" w:rsidP="00375F9C">
                        <w:pPr>
                          <w:jc w:val="center"/>
                        </w:pPr>
                        <w:r>
                          <w:rPr>
                            <w:rFonts w:hint="eastAsia"/>
                          </w:rPr>
                          <w:t>Browser loading html code (&lt;1k)</w:t>
                        </w:r>
                      </w:p>
                    </w:txbxContent>
                  </v:textbox>
                </v:shape>
                <v:shape id="AutoShape 588" o:spid="_x0000_s1090" type="#_x0000_t109" style="position:absolute;left:2286;top:10896;width:27438;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tmyMUA&#10;AADdAAAADwAAAGRycy9kb3ducmV2LnhtbERPS2vCQBC+F/oflin0UnRjKT6iq4jS4qUHowjehuyY&#10;LMnOxuzWpP++KxS8zcf3nMWqt7W4UeuNYwWjYQKCOHfacKHgePgcTEH4gKyxdkwKfsnDavn8tMBU&#10;u473dMtCIWII+xQVlCE0qZQ+L8miH7qGOHIX11oMEbaF1C12MdzW8j1JxtKi4dhQYkObkvIq+7EK&#10;zmH/NfHfH9fsbduZjbmetlV1Uur1pV/PQQTqw0P8797pOD8Zz+D+TTxB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u2bIxQAAAN0AAAAPAAAAAAAAAAAAAAAAAJgCAABkcnMv&#10;ZG93bnJldi54bWxQSwUGAAAAAAQABAD1AAAAigMAAAAA&#10;" strokeweight="1pt">
                  <v:textbox inset="1.5mm,1.3mm,1.5mm">
                    <w:txbxContent>
                      <w:p w:rsidR="0023747D" w:rsidRPr="00AD545C" w:rsidRDefault="0023747D" w:rsidP="00375F9C">
                        <w:pPr>
                          <w:jc w:val="center"/>
                          <w:rPr>
                            <w:b/>
                            <w:color w:val="FF0000"/>
                          </w:rPr>
                        </w:pPr>
                        <w:r>
                          <w:rPr>
                            <w:rFonts w:hint="eastAsia"/>
                            <w:b/>
                            <w:color w:val="FF0000"/>
                          </w:rPr>
                          <w:t xml:space="preserve">Browser load </w:t>
                        </w:r>
                        <w:r>
                          <w:rPr>
                            <w:b/>
                            <w:color w:val="FF0000"/>
                          </w:rPr>
                          <w:t>“</w:t>
                        </w:r>
                        <w:r w:rsidRPr="00AD545C">
                          <w:rPr>
                            <w:rFonts w:hint="eastAsia"/>
                            <w:b/>
                            <w:color w:val="FF0000"/>
                          </w:rPr>
                          <w:t>loading</w:t>
                        </w:r>
                        <w:r>
                          <w:rPr>
                            <w:rFonts w:hint="eastAsia"/>
                            <w:b/>
                            <w:color w:val="FF0000"/>
                          </w:rPr>
                          <w:t>.gif</w:t>
                        </w:r>
                        <w:r>
                          <w:rPr>
                            <w:b/>
                            <w:color w:val="FF0000"/>
                          </w:rPr>
                          <w:t>”</w:t>
                        </w:r>
                        <w:r w:rsidRPr="00AD545C">
                          <w:rPr>
                            <w:rFonts w:hint="eastAsia"/>
                            <w:b/>
                            <w:color w:val="FF0000"/>
                          </w:rPr>
                          <w:t>(</w:t>
                        </w:r>
                        <w:r>
                          <w:rPr>
                            <w:rFonts w:hint="eastAsia"/>
                            <w:b/>
                            <w:color w:val="FF0000"/>
                          </w:rPr>
                          <w:t>small</w:t>
                        </w:r>
                        <w:r w:rsidRPr="00AD545C">
                          <w:rPr>
                            <w:rFonts w:hint="eastAsia"/>
                            <w:b/>
                            <w:color w:val="FF0000"/>
                          </w:rPr>
                          <w:t>)</w:t>
                        </w:r>
                        <w:r w:rsidRPr="00AD545C">
                          <w:rPr>
                            <w:rFonts w:hint="eastAsia"/>
                            <w:b/>
                            <w:color w:val="FF0000"/>
                          </w:rPr>
                          <w:t>，</w:t>
                        </w:r>
                        <w:r>
                          <w:rPr>
                            <w:rFonts w:hint="eastAsia"/>
                            <w:b/>
                            <w:color w:val="FF0000"/>
                          </w:rPr>
                          <w:t>and show it (Users will see the loading picture)</w:t>
                        </w:r>
                      </w:p>
                    </w:txbxContent>
                  </v:textbox>
                </v:shape>
                <v:shape id="AutoShape 589" o:spid="_x0000_s1091" type="#_x0000_t109" style="position:absolute;left:30861;top:10896;width:20574;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hZiMgA&#10;AADdAAAADwAAAGRycy9kb3ducmV2LnhtbESPQWvCQBCF74X+h2WEXkrdtEgt0VWK0uKlB9MieBuy&#10;Y7IkOxuzWxP/vXMo9DbDe/PeN8v16Ft1oT66wAaepxko4jJYx5WBn++PpzdQMSFbbAOTgStFWK/u&#10;75aY2zDwni5FqpSEcMzRQJ1Sl2sdy5o8xmnoiEU7hd5jkrWvtO1xkHDf6pcse9UeHUtDjR1taiqb&#10;4tcbOKb95zx+zc7F43ZwG3c+bJvmYMzDZHxfgEo0pn/z3/XOCn42F375RkbQq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WFmIyAAAAN0AAAAPAAAAAAAAAAAAAAAAAJgCAABk&#10;cnMvZG93bnJldi54bWxQSwUGAAAAAAQABAD1AAAAjQMAAAAA&#10;" strokeweight="1pt">
                  <v:textbox inset="1.5mm,1.3mm,1.5mm">
                    <w:txbxContent>
                      <w:p w:rsidR="0023747D" w:rsidRPr="00EB7599" w:rsidRDefault="0023747D" w:rsidP="00375F9C">
                        <w:pPr>
                          <w:jc w:val="center"/>
                        </w:pPr>
                        <w:r>
                          <w:rPr>
                            <w:rFonts w:hint="eastAsia"/>
                          </w:rPr>
                          <w:t xml:space="preserve">Browser load xui-all.js </w:t>
                        </w:r>
                        <w:r w:rsidRPr="00EB7599">
                          <w:t>simultaneously</w:t>
                        </w:r>
                      </w:p>
                    </w:txbxContent>
                  </v:textbox>
                </v:shape>
                <v:shape id="AutoShape 590" o:spid="_x0000_s1092" type="#_x0000_t109" style="position:absolute;left:14859;top:21793;width:2400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t62sQA&#10;AADdAAAADwAAAGRycy9kb3ducmV2LnhtbERPTUsDMRC9F/wPYQQvxWbrweratEjFIuKlVfQ6JNPN&#10;0s1ku5luV3+9EQre5vE+Z74cQqN66lId2cB0UoAittHVXBn4eH++vgOVBNlhE5kMfFOC5eJiNMfS&#10;xRNvqN9KpXIIpxINeJG21DpZTwHTJLbEmdvFLqBk2FXadXjK4aHRN0VxqwPWnBs8trTyZPfbYzCw&#10;1+5ruB9/Hqz/kafd+vVNemeNubocHh9ACQ3yLz67X1yeX8ym8PdNPkE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betrEAAAA3QAAAA8AAAAAAAAAAAAAAAAAmAIAAGRycy9k&#10;b3ducmV2LnhtbFBLBQYAAAAABAAEAPUAAACJAwAAAAA=&#10;" strokecolor="red" strokeweight="1pt">
                  <v:textbox inset="1.5mm,1.3mm,1.5mm">
                    <w:txbxContent>
                      <w:p w:rsidR="0023747D" w:rsidRDefault="0023747D" w:rsidP="00375F9C">
                        <w:pPr>
                          <w:jc w:val="center"/>
                        </w:pPr>
                        <w:r>
                          <w:rPr>
                            <w:rFonts w:hint="eastAsia"/>
                          </w:rPr>
                          <w:t xml:space="preserve">[xui.Com.load] load </w:t>
                        </w:r>
                        <w:proofErr w:type="gramStart"/>
                        <w:r>
                          <w:rPr>
                            <w:rFonts w:hint="eastAsia"/>
                          </w:rPr>
                          <w:t>code from App/js/index.js file</w:t>
                        </w:r>
                        <w:proofErr w:type="gramEnd"/>
                        <w:r>
                          <w:rPr>
                            <w:rFonts w:hint="eastAsia"/>
                          </w:rPr>
                          <w:t xml:space="preserve"> </w:t>
                        </w:r>
                        <w:r w:rsidRPr="00EB7599">
                          <w:t>asynchronously</w:t>
                        </w:r>
                      </w:p>
                    </w:txbxContent>
                  </v:textbox>
                </v:shape>
                <v:shape id="AutoShape 591" o:spid="_x0000_s1093" type="#_x0000_t109" style="position:absolute;left:14859;top:28721;width:2400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ZiZMQA&#10;AADdAAAADwAAAGRycy9kb3ducmV2LnhtbERPTWvCQBC9F/wPywi9FN0oUiW6iigtXnowFcHbkB2T&#10;JdnZmN2a+O/dQqG3ebzPWW16W4s7td44VjAZJyCIc6cNFwpO3x+jBQgfkDXWjknBgzxs1oOXFaba&#10;dXykexYKEUPYp6igDKFJpfR5SRb92DXEkbu61mKIsC2kbrGL4baW0yR5lxYNx4YSG9qVlFfZj1Vw&#10;CcfPuf+a3bK3fWd25nbeV9VZqddhv12CCNSHf/Gf+6Dj/GQ+hd9v4gl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GYmTEAAAA3QAAAA8AAAAAAAAAAAAAAAAAmAIAAGRycy9k&#10;b3ducmV2LnhtbFBLBQYAAAAABAAEAPUAAACJAwAAAAA=&#10;" strokeweight="1pt">
                  <v:textbox inset="1.5mm,1.3mm,1.5mm">
                    <w:txbxContent>
                      <w:p w:rsidR="0023747D" w:rsidRDefault="0023747D" w:rsidP="00375F9C">
                        <w:pPr>
                          <w:jc w:val="center"/>
                        </w:pPr>
                        <w:r>
                          <w:rPr>
                            <w:rFonts w:hint="eastAsia"/>
                          </w:rPr>
                          <w:t>[xui.Com.load] new an instance of Class App, and render it into DOM</w:t>
                        </w:r>
                      </w:p>
                    </w:txbxContent>
                  </v:textbox>
                </v:shape>
                <v:shapetype id="_x0000_t32" coordsize="21600,21600" o:spt="32" o:oned="t" path="m,l21600,21600e" filled="f">
                  <v:path arrowok="t" fillok="f" o:connecttype="none"/>
                  <o:lock v:ext="edit" shapetype="t"/>
                </v:shapetype>
                <v:shape id="AutoShape 592" o:spid="_x0000_s1094" type="#_x0000_t32" style="position:absolute;left:26866;top:2971;width:7;height:19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Fkz8IAAADdAAAADwAAAGRycy9kb3ducmV2LnhtbERP32vCMBB+H+x/CDfwbaa1MKUzihOc&#10;e50Wn4/m1lSbS9Zktv73y2Dg2318P2+5Hm0nrtSH1rGCfJqBIK6dbrlRUB13zwsQISJr7ByTghsF&#10;WK8eH5ZYajfwJ10PsREphEOJCkyMvpQy1IYshqnzxIn7cr3FmGDfSN3jkMJtJ2dZ9iIttpwaDHra&#10;Gqovhx+rwFeFyzfft/2uPhpfDfnprTi/KzV5GjevICKN8S7+d3/oND+bF/D3TTpB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DFkz8IAAADdAAAADwAAAAAAAAAAAAAA&#10;AAChAgAAZHJzL2Rvd25yZXYueG1sUEsFBgAAAAAEAAQA+QAAAJADAAAAAA==&#10;" strokeweight="1pt">
                  <v:stroke endarrow="block"/>
                </v:shape>
                <v:shape id="AutoShape 593" o:spid="_x0000_s1095" type="#_x0000_t32" style="position:absolute;left:26860;top:7924;width:6;height:19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i9IMUAAADdAAAADwAAAGRycy9kb3ducmV2LnhtbESPT2sCMRDF74V+hzBCbzWrLLWsRpGC&#10;2EIv/jn0OGzGzWoy2Saprt++EQRvM7z3e/NmtuidFWcKsfWsYDQsQBDXXrfcKNjvVq/vIGJC1mg9&#10;k4IrRVjMn59mWGl/4Q2dt6kROYRjhQpMSl0lZawNOYxD3xFn7eCDw5TX0Egd8JLDnZXjoniTDlvO&#10;Fwx29GGoPm3/XK5xPH5bu5bXZlP+/oTxevVVGqvUy6BfTkEk6tPDfKc/deaKSQm3b/IIcv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ii9IMUAAADdAAAADwAAAAAAAAAA&#10;AAAAAAChAgAAZHJzL2Rvd25yZXYueG1sUEsFBgAAAAAEAAQA+QAAAJMDAAAAAA==&#10;" strokeweight="1pt">
                  <v:stroke endarrow="block"/>
                </v:shape>
                <v:shape id="AutoShape 594" o:spid="_x0000_s1096" type="#_x0000_t32" style="position:absolute;left:26860;top:19805;width:6;height:19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RZIMIAAADdAAAADwAAAGRycy9kb3ducmV2LnhtbERPyW7CMBC9V+o/WFOJW3EC6qIUgwAJ&#10;yrUQ9TyKhzg0HruxIeHvcaVK3ObprTNbDLYVF+pC41hBPs5AEFdON1wrKA+b53cQISJrbB2TgisF&#10;WMwfH2ZYaNfzF132sRYphEOBCkyMvpAyVIYshrHzxIk7us5iTLCrpe6wT+G2lZMse5UWG04NBj2t&#10;DVU/+7NV4Mupy5e/189NdTC+7PPv1fS0VWr0NCw/QEQa4l38797pND97e4G/b9IJcn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JRZIMIAAADdAAAADwAAAAAAAAAAAAAA&#10;AAChAgAAZHJzL2Rvd25yZXYueG1sUEsFBgAAAAAEAAQA+QAAAJADAAAAAA==&#10;" strokeweight="1pt">
                  <v:stroke endarrow="block"/>
                </v:shape>
                <v:shape id="AutoShape 595" o:spid="_x0000_s1097" type="#_x0000_t32" style="position:absolute;left:26860;top:26752;width:6;height:19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bHV8IAAADdAAAADwAAAGRycy9kb3ducmV2LnhtbERP32vCMBB+H+x/CDfY20w7wUlnFCe4&#10;+aotez6as6lrLrHJbP3vF0HY2318P2+xGm0nLtSH1rGCfJKBIK6dbrlRUJXblzmIEJE1do5JwZUC&#10;rJaPDwsstBt4T5dDbEQK4VCgAhOjL6QMtSGLYeI8ceKOrrcYE+wbqXscUrjt5GuWzaTFllODQU8b&#10;Q/XP4dcq8NXU5evz9Wtbl8ZXQ/79MT19KvX8NK7fQUQa47/47t7pND97m8Htm3SCX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bHV8IAAADdAAAADwAAAAAAAAAAAAAA&#10;AAChAgAAZHJzL2Rvd25yZXYueG1sUEsFBgAAAAAEAAQA+QAAAJADAAAAAA==&#10;" strokeweight="1pt">
                  <v:stroke endarrow="block"/>
                </v:shape>
                <v:shape id="AutoShape 596" o:spid="_x0000_s1098" type="#_x0000_t62" style="position:absolute;left:40005;top:20802;width:13716;height:13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xgH8IA&#10;AADdAAAADwAAAGRycy9kb3ducmV2LnhtbERPS2sCMRC+F/wPYQQvRbNaUFmNokKhXgpdH+dhM+4u&#10;biZLkrrpvzeFQm/z8T1nvY2mFQ9yvrGsYDrJQBCXVjdcKTif3sdLED4ga2wtk4If8rDdDF7WmGvb&#10;8xc9ilCJFMI+RwV1CF0upS9rMugntiNO3M06gyFBV0ntsE/hppWzLJtLgw2nhho7OtRU3otvo6CN&#10;54Pp38Jx7+aXahnN63VnP5UaDeNuBSJQDP/iP/eHTvOzxQJ+v0kn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jGAfwgAAAN0AAAAPAAAAAAAAAAAAAAAAAJgCAABkcnMvZG93&#10;bnJldi54bWxQSwUGAAAAAAQABAD1AAAAhwMAAAAA&#10;" adj="-1910,5469" strokeweight="1pt">
                  <v:stroke dashstyle="dash"/>
                  <v:textbox inset="1.5mm,1.3mm,1.5mm">
                    <w:txbxContent>
                      <w:p w:rsidR="0023747D" w:rsidRPr="00E91DBB" w:rsidRDefault="0023747D" w:rsidP="00375F9C">
                        <w:pPr>
                          <w:rPr>
                            <w:sz w:val="18"/>
                            <w:szCs w:val="18"/>
                          </w:rPr>
                        </w:pPr>
                        <w:r>
                          <w:rPr>
                            <w:rFonts w:hint="eastAsia"/>
                            <w:sz w:val="18"/>
                            <w:szCs w:val="18"/>
                          </w:rPr>
                          <w:t>If Class code is bigger, it</w:t>
                        </w:r>
                        <w:r>
                          <w:rPr>
                            <w:sz w:val="18"/>
                            <w:szCs w:val="18"/>
                          </w:rPr>
                          <w:t>’</w:t>
                        </w:r>
                        <w:r>
                          <w:rPr>
                            <w:rFonts w:hint="eastAsia"/>
                            <w:sz w:val="18"/>
                            <w:szCs w:val="18"/>
                          </w:rPr>
                          <w:t xml:space="preserve">ll take more time. </w:t>
                        </w:r>
                        <w:r w:rsidRPr="00E91DBB">
                          <w:rPr>
                            <w:sz w:val="18"/>
                            <w:szCs w:val="18"/>
                          </w:rPr>
                          <w:t>In the meantime, users will see the waiting message</w:t>
                        </w:r>
                        <w:r>
                          <w:rPr>
                            <w:rFonts w:hint="eastAsia"/>
                            <w:sz w:val="18"/>
                            <w:szCs w:val="18"/>
                          </w:rPr>
                          <w:t xml:space="preserve"> </w:t>
                        </w:r>
                        <w:r w:rsidRPr="00E91DBB">
                          <w:rPr>
                            <w:sz w:val="18"/>
                            <w:szCs w:val="18"/>
                          </w:rPr>
                          <w:t>(loading.gif</w:t>
                        </w:r>
                        <w:r>
                          <w:rPr>
                            <w:rFonts w:hint="eastAsia"/>
                            <w:sz w:val="18"/>
                            <w:szCs w:val="18"/>
                          </w:rPr>
                          <w:t xml:space="preserve"> picture</w:t>
                        </w:r>
                        <w:r w:rsidRPr="00E91DBB">
                          <w:rPr>
                            <w:sz w:val="18"/>
                            <w:szCs w:val="18"/>
                          </w:rPr>
                          <w:t xml:space="preserve"> or other custom showing</w:t>
                        </w:r>
                        <w:r>
                          <w:rPr>
                            <w:sz w:val="18"/>
                            <w:szCs w:val="18"/>
                          </w:rPr>
                          <w:t>)</w:t>
                        </w:r>
                      </w:p>
                    </w:txbxContent>
                  </v:textbox>
                </v:shape>
                <w10:anchorlock/>
              </v:group>
            </w:pict>
          </mc:Fallback>
        </mc:AlternateContent>
      </w:r>
    </w:p>
    <w:p w:rsidR="00375F9C" w:rsidRDefault="00375F9C" w:rsidP="00E45D25">
      <w:pPr>
        <w:pStyle w:val="2"/>
        <w:numPr>
          <w:ilvl w:val="1"/>
          <w:numId w:val="17"/>
        </w:numPr>
      </w:pPr>
      <w:bookmarkStart w:id="18" w:name="_Toc356466165"/>
      <w:r>
        <w:rPr>
          <w:rFonts w:hint="eastAsia"/>
        </w:rPr>
        <w:t>Code Editor</w:t>
      </w:r>
      <w:bookmarkEnd w:id="18"/>
    </w:p>
    <w:p w:rsidR="00375F9C" w:rsidRDefault="00375F9C" w:rsidP="00375F9C">
      <w:r>
        <w:rPr>
          <w:rFonts w:hint="eastAsia"/>
        </w:rPr>
        <w:t xml:space="preserve">By the way, </w:t>
      </w:r>
      <w:r w:rsidR="00D9208C">
        <w:rPr>
          <w:rFonts w:hint="eastAsia"/>
        </w:rPr>
        <w:t xml:space="preserve">if you use CrossUI RAD online, </w:t>
      </w:r>
      <w:r>
        <w:rPr>
          <w:rFonts w:hint="eastAsia"/>
        </w:rPr>
        <w:t xml:space="preserve">in order to get better performance, </w:t>
      </w:r>
      <w:r w:rsidR="004D6FBC">
        <w:t>Firefox</w:t>
      </w:r>
      <w:r>
        <w:rPr>
          <w:rFonts w:hint="eastAsia"/>
        </w:rPr>
        <w:t xml:space="preserve"> and chrome are recommended here. </w:t>
      </w:r>
    </w:p>
    <w:p w:rsidR="00375F9C" w:rsidRDefault="00375F9C" w:rsidP="00375F9C">
      <w:pPr>
        <w:ind w:firstLine="420"/>
        <w:jc w:val="center"/>
      </w:pPr>
    </w:p>
    <w:p w:rsidR="00375F9C" w:rsidRDefault="00375F9C" w:rsidP="00375F9C">
      <w:r>
        <w:rPr>
          <w:rFonts w:hint="eastAsia"/>
        </w:rPr>
        <w:t xml:space="preserve">There are two views in Builder: </w:t>
      </w:r>
      <w:r>
        <w:t>“</w:t>
      </w:r>
      <w:r>
        <w:rPr>
          <w:rFonts w:hint="eastAsia"/>
        </w:rPr>
        <w:t>Design view</w:t>
      </w:r>
      <w:r>
        <w:t>”</w:t>
      </w:r>
      <w:r>
        <w:rPr>
          <w:rFonts w:hint="eastAsia"/>
        </w:rPr>
        <w:t xml:space="preserve"> and </w:t>
      </w:r>
      <w:r>
        <w:t>“</w:t>
      </w:r>
      <w:r>
        <w:rPr>
          <w:rFonts w:hint="eastAsia"/>
        </w:rPr>
        <w:t>Code</w:t>
      </w:r>
      <w:r>
        <w:t>”</w:t>
      </w:r>
      <w:r>
        <w:rPr>
          <w:rFonts w:hint="eastAsia"/>
        </w:rPr>
        <w:t xml:space="preserve"> view. </w:t>
      </w:r>
      <w:r w:rsidR="00D9208C">
        <w:rPr>
          <w:rFonts w:hint="eastAsia"/>
        </w:rPr>
        <w:t>In the online version, t</w:t>
      </w:r>
      <w:r>
        <w:rPr>
          <w:rFonts w:hint="eastAsia"/>
        </w:rPr>
        <w:t xml:space="preserve">he default view is </w:t>
      </w:r>
      <w:r>
        <w:t>“</w:t>
      </w:r>
      <w:r>
        <w:rPr>
          <w:rFonts w:hint="eastAsia"/>
        </w:rPr>
        <w:t>Design view</w:t>
      </w:r>
      <w:r>
        <w:t>”</w:t>
      </w:r>
      <w:r>
        <w:rPr>
          <w:rFonts w:hint="eastAsia"/>
        </w:rPr>
        <w:t xml:space="preserve">. Click </w:t>
      </w:r>
      <w:r>
        <w:t>“</w:t>
      </w:r>
      <w:r>
        <w:rPr>
          <w:rFonts w:hint="eastAsia"/>
        </w:rPr>
        <w:t>Code</w:t>
      </w:r>
      <w:r>
        <w:t>”</w:t>
      </w:r>
      <w:r>
        <w:rPr>
          <w:rFonts w:hint="eastAsia"/>
        </w:rPr>
        <w:t xml:space="preserve"> tab to switch to </w:t>
      </w:r>
      <w:r>
        <w:t>“</w:t>
      </w:r>
      <w:r>
        <w:rPr>
          <w:rFonts w:hint="eastAsia"/>
        </w:rPr>
        <w:t>Code</w:t>
      </w:r>
      <w:r>
        <w:t>”</w:t>
      </w:r>
      <w:r>
        <w:rPr>
          <w:rFonts w:hint="eastAsia"/>
        </w:rPr>
        <w:t xml:space="preserve"> view. </w:t>
      </w:r>
    </w:p>
    <w:p w:rsidR="00D9208C" w:rsidRDefault="00D9208C" w:rsidP="00375F9C"/>
    <w:p w:rsidR="00D9208C" w:rsidRDefault="00D9208C" w:rsidP="00375F9C">
      <w:r>
        <w:rPr>
          <w:rFonts w:hint="eastAsia"/>
          <w:noProof/>
        </w:rPr>
        <mc:AlternateContent>
          <mc:Choice Requires="wps">
            <w:drawing>
              <wp:anchor distT="0" distB="0" distL="114300" distR="114300" simplePos="0" relativeHeight="251674624" behindDoc="0" locked="0" layoutInCell="1" allowOverlap="1" wp14:anchorId="26627475" wp14:editId="2A1A64C7">
                <wp:simplePos x="0" y="0"/>
                <wp:positionH relativeFrom="column">
                  <wp:posOffset>100965</wp:posOffset>
                </wp:positionH>
                <wp:positionV relativeFrom="line">
                  <wp:posOffset>2138680</wp:posOffset>
                </wp:positionV>
                <wp:extent cx="1143000" cy="198120"/>
                <wp:effectExtent l="0" t="209550" r="19050" b="11430"/>
                <wp:wrapNone/>
                <wp:docPr id="1063" name="AutoShape 5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7611"/>
                            <a:gd name="adj2" fmla="val -14647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D9208C">
                            <w:pPr>
                              <w:jc w:val="center"/>
                              <w:rPr>
                                <w:sz w:val="18"/>
                                <w:szCs w:val="18"/>
                              </w:rPr>
                            </w:pPr>
                            <w:r>
                              <w:rPr>
                                <w:rFonts w:hint="eastAsia"/>
                                <w:sz w:val="18"/>
                                <w:szCs w:val="18"/>
                              </w:rPr>
                              <w:t>Class outline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7" o:spid="_x0000_s1099" type="#_x0000_t62" style="position:absolute;left:0;text-align:left;margin-left:7.95pt;margin-top:168.4pt;width:90pt;height:15.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" adj="12444,-20838" fillcolor="#ff9">
                <v:textbox inset="0,0,0,0">
                  <w:txbxContent>
                    <w:p w:rsidR="0023747D" w:rsidRPr="00D434DE" w:rsidRDefault="0023747D" w:rsidP="00D9208C">
                      <w:pPr>
                        <w:jc w:val="center"/>
                        <w:rPr>
                          <w:sz w:val="18"/>
                          <w:szCs w:val="18"/>
                        </w:rPr>
                      </w:pPr>
                      <w:r>
                        <w:rPr>
                          <w:rFonts w:hint="eastAsia"/>
                          <w:sz w:val="18"/>
                          <w:szCs w:val="18"/>
                        </w:rPr>
                        <w:t>Class outline</w:t>
                      </w:r>
                    </w:p>
                  </w:txbxContent>
                </v:textbox>
                <w10:wrap anchory="line"/>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5198E994" wp14:editId="7245B0F3">
                <wp:simplePos x="0" y="0"/>
                <wp:positionH relativeFrom="column">
                  <wp:posOffset>2853690</wp:posOffset>
                </wp:positionH>
                <wp:positionV relativeFrom="line">
                  <wp:posOffset>138430</wp:posOffset>
                </wp:positionV>
                <wp:extent cx="1143000" cy="198120"/>
                <wp:effectExtent l="0" t="0" r="19050" b="259080"/>
                <wp:wrapNone/>
                <wp:docPr id="1065" name="AutoShape 5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39278"/>
                            <a:gd name="adj2" fmla="val 1724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D9208C">
                            <w:pPr>
                              <w:jc w:val="center"/>
                              <w:rPr>
                                <w:sz w:val="18"/>
                                <w:szCs w:val="18"/>
                              </w:rPr>
                            </w:pPr>
                            <w:r>
                              <w:rPr>
                                <w:rFonts w:hint="eastAsia"/>
                                <w:sz w:val="18"/>
                                <w:szCs w:val="18"/>
                              </w:rPr>
                              <w:t>Commands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9" o:spid="_x0000_s1100" type="#_x0000_t62" style="position:absolute;left:0;text-align:left;margin-left:224.7pt;margin-top:10.9pt;width:90pt;height:15.6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" adj="19284,48046" fillcolor="#ff9">
                <v:textbox inset="0,0,0,0">
                  <w:txbxContent>
                    <w:p w:rsidR="0023747D" w:rsidRPr="00D434DE" w:rsidRDefault="0023747D" w:rsidP="00D9208C">
                      <w:pPr>
                        <w:jc w:val="center"/>
                        <w:rPr>
                          <w:sz w:val="18"/>
                          <w:szCs w:val="18"/>
                        </w:rPr>
                      </w:pPr>
                      <w:r>
                        <w:rPr>
                          <w:rFonts w:hint="eastAsia"/>
                          <w:sz w:val="18"/>
                          <w:szCs w:val="18"/>
                        </w:rPr>
                        <w:t>Commands</w:t>
                      </w:r>
                    </w:p>
                  </w:txbxContent>
                </v:textbox>
                <w10:wrap anchory="line"/>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76A2407A" wp14:editId="49907F3B">
                <wp:simplePos x="0" y="0"/>
                <wp:positionH relativeFrom="column">
                  <wp:posOffset>3716020</wp:posOffset>
                </wp:positionH>
                <wp:positionV relativeFrom="line">
                  <wp:posOffset>1336675</wp:posOffset>
                </wp:positionV>
                <wp:extent cx="1143000" cy="198120"/>
                <wp:effectExtent l="0" t="0" r="19050" b="144780"/>
                <wp:wrapNone/>
                <wp:docPr id="1064" name="AutoShape 5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39278"/>
                            <a:gd name="adj2" fmla="val 10705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D9208C">
                            <w:pPr>
                              <w:jc w:val="center"/>
                              <w:rPr>
                                <w:sz w:val="18"/>
                                <w:szCs w:val="18"/>
                              </w:rPr>
                            </w:pPr>
                            <w:r>
                              <w:rPr>
                                <w:sz w:val="18"/>
                                <w:szCs w:val="18"/>
                              </w:rPr>
                              <w:t>E</w:t>
                            </w:r>
                            <w:r>
                              <w:rPr>
                                <w:rFonts w:hint="eastAsia"/>
                                <w:sz w:val="18"/>
                                <w:szCs w:val="18"/>
                              </w:rPr>
                              <w:t>ditor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8" o:spid="_x0000_s1101" type="#_x0000_t62" style="position:absolute;left:0;text-align:left;margin-left:292.6pt;margin-top:105.25pt;width:90pt;height:15.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" adj="19284,33923" fillcolor="#ff9">
                <v:textbox inset="0,0,0,0">
                  <w:txbxContent>
                    <w:p w:rsidR="0023747D" w:rsidRPr="00D434DE" w:rsidRDefault="0023747D" w:rsidP="00D9208C">
                      <w:pPr>
                        <w:jc w:val="center"/>
                        <w:rPr>
                          <w:sz w:val="18"/>
                          <w:szCs w:val="18"/>
                        </w:rPr>
                      </w:pPr>
                      <w:r>
                        <w:rPr>
                          <w:sz w:val="18"/>
                          <w:szCs w:val="18"/>
                        </w:rPr>
                        <w:t>E</w:t>
                      </w:r>
                      <w:r>
                        <w:rPr>
                          <w:rFonts w:hint="eastAsia"/>
                          <w:sz w:val="18"/>
                          <w:szCs w:val="18"/>
                        </w:rPr>
                        <w:t>ditor window</w:t>
                      </w:r>
                    </w:p>
                  </w:txbxContent>
                </v:textbox>
                <w10:wrap anchory="line"/>
              </v:shape>
            </w:pict>
          </mc:Fallback>
        </mc:AlternateContent>
      </w:r>
      <w:r>
        <w:rPr>
          <w:noProof/>
        </w:rPr>
        <w:drawing>
          <wp:inline distT="0" distB="0" distL="0" distR="0" wp14:anchorId="476DDE76" wp14:editId="5CFC4183">
            <wp:extent cx="5400675" cy="2581275"/>
            <wp:effectExtent l="0" t="0" r="9525" b="9525"/>
            <wp:docPr id="1149" name="图片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2581275"/>
                    </a:xfrm>
                    <a:prstGeom prst="rect">
                      <a:avLst/>
                    </a:prstGeom>
                    <a:noFill/>
                    <a:ln>
                      <a:noFill/>
                    </a:ln>
                  </pic:spPr>
                </pic:pic>
              </a:graphicData>
            </a:graphic>
          </wp:inline>
        </w:drawing>
      </w:r>
    </w:p>
    <w:p w:rsidR="00375F9C" w:rsidRDefault="00375F9C" w:rsidP="00375F9C">
      <w:pPr>
        <w:jc w:val="center"/>
      </w:pPr>
    </w:p>
    <w:p w:rsidR="00375F9C" w:rsidRDefault="00375F9C" w:rsidP="00E45D25">
      <w:pPr>
        <w:pStyle w:val="3"/>
        <w:numPr>
          <w:ilvl w:val="2"/>
          <w:numId w:val="17"/>
        </w:numPr>
      </w:pPr>
      <w:bookmarkStart w:id="19" w:name="_Toc356466166"/>
      <w:r>
        <w:rPr>
          <w:rFonts w:hint="eastAsia"/>
        </w:rPr>
        <w:lastRenderedPageBreak/>
        <w:t>Highlight code from Outline window</w:t>
      </w:r>
      <w:bookmarkEnd w:id="19"/>
    </w:p>
    <w:p w:rsidR="00375F9C" w:rsidRPr="00C335BE" w:rsidRDefault="00375F9C" w:rsidP="00375F9C">
      <w:r>
        <w:t>“</w:t>
      </w:r>
      <w:r w:rsidRPr="00C335BE">
        <w:t>Class Outline</w:t>
      </w:r>
      <w:r>
        <w:t>”</w:t>
      </w:r>
      <w:r w:rsidRPr="00C335BE">
        <w:t xml:space="preserve"> is located in the left side of </w:t>
      </w:r>
      <w:r>
        <w:t>“</w:t>
      </w:r>
      <w:r w:rsidRPr="00C335BE">
        <w:t>Code</w:t>
      </w:r>
      <w:r>
        <w:t>”</w:t>
      </w:r>
      <w:r w:rsidRPr="00C335BE">
        <w:t xml:space="preserve"> view. By clicking any member or method name in </w:t>
      </w:r>
      <w:r>
        <w:t>“</w:t>
      </w:r>
      <w:r w:rsidRPr="00C335BE">
        <w:t>Class Outline</w:t>
      </w:r>
      <w:r>
        <w:t>”</w:t>
      </w:r>
      <w:r w:rsidRPr="00C335BE">
        <w:t xml:space="preserve">, </w:t>
      </w:r>
      <w:r w:rsidR="00470499">
        <w:rPr>
          <w:rFonts w:hint="eastAsia"/>
        </w:rPr>
        <w:t>RAD Tools</w:t>
      </w:r>
      <w:r w:rsidRPr="00C335BE">
        <w:t xml:space="preserve"> will </w:t>
      </w:r>
      <w:r>
        <w:rPr>
          <w:rFonts w:hint="eastAsia"/>
        </w:rPr>
        <w:t>highlight</w:t>
      </w:r>
      <w:r w:rsidRPr="00C335BE">
        <w:t xml:space="preserve"> its code in </w:t>
      </w:r>
      <w:r>
        <w:t>“</w:t>
      </w:r>
      <w:r w:rsidRPr="00C335BE">
        <w:t>Editor window</w:t>
      </w:r>
      <w:r>
        <w:t>”</w:t>
      </w:r>
      <w:r w:rsidRPr="00C335BE">
        <w:t xml:space="preserve">, and scroll </w:t>
      </w:r>
      <w:r>
        <w:t>“</w:t>
      </w:r>
      <w:r w:rsidRPr="00C335BE">
        <w:t>Editor window</w:t>
      </w:r>
      <w:r>
        <w:t>”</w:t>
      </w:r>
      <w:r w:rsidRPr="00C335BE">
        <w:t xml:space="preserve"> to show the code.</w:t>
      </w:r>
    </w:p>
    <w:p w:rsidR="00375F9C" w:rsidRDefault="00955C1D" w:rsidP="00375F9C">
      <w:pPr>
        <w:ind w:firstLine="420"/>
      </w:pPr>
      <w:r w:rsidRPr="00955C1D">
        <w:rPr>
          <w:noProof/>
        </w:rPr>
        <w:t xml:space="preserve"> </w:t>
      </w:r>
      <w:r>
        <w:rPr>
          <w:noProof/>
        </w:rPr>
        <mc:AlternateContent>
          <mc:Choice Requires="wps">
            <w:drawing>
              <wp:anchor distT="0" distB="0" distL="114300" distR="114300" simplePos="0" relativeHeight="251678720" behindDoc="0" locked="0" layoutInCell="1" allowOverlap="1" wp14:anchorId="546A26F7" wp14:editId="0765AC8C">
                <wp:simplePos x="0" y="0"/>
                <wp:positionH relativeFrom="column">
                  <wp:posOffset>481965</wp:posOffset>
                </wp:positionH>
                <wp:positionV relativeFrom="line">
                  <wp:posOffset>1475105</wp:posOffset>
                </wp:positionV>
                <wp:extent cx="1333500" cy="198120"/>
                <wp:effectExtent l="0" t="323850" r="19050" b="11430"/>
                <wp:wrapNone/>
                <wp:docPr id="1154" name="AutoShape 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33500" cy="198120"/>
                        </a:xfrm>
                        <a:prstGeom prst="wedgeRoundRectCallout">
                          <a:avLst>
                            <a:gd name="adj1" fmla="val 19246"/>
                            <a:gd name="adj2" fmla="val -20641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A5068">
                            <w:pPr>
                              <w:rPr>
                                <w:sz w:val="18"/>
                                <w:szCs w:val="18"/>
                              </w:rPr>
                            </w:pPr>
                            <w:r>
                              <w:rPr>
                                <w:rFonts w:hint="eastAsia"/>
                                <w:sz w:val="18"/>
                                <w:szCs w:val="18"/>
                              </w:rPr>
                              <w:t>Click to show this function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0" o:spid="_x0000_s1102" type="#_x0000_t62" style="position:absolute;left:0;text-align:left;margin-left:37.95pt;margin-top:116.15pt;width:105pt;height:15.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" adj="14957,-33785" fillcolor="#ff9">
                <v:textbox inset="0,0,0,0">
                  <w:txbxContent>
                    <w:p w:rsidR="0023747D" w:rsidRPr="00D434DE" w:rsidRDefault="0023747D" w:rsidP="00EA5068">
                      <w:pPr>
                        <w:rPr>
                          <w:sz w:val="18"/>
                          <w:szCs w:val="18"/>
                        </w:rPr>
                      </w:pPr>
                      <w:r>
                        <w:rPr>
                          <w:rFonts w:hint="eastAsia"/>
                          <w:sz w:val="18"/>
                          <w:szCs w:val="18"/>
                        </w:rPr>
                        <w:t>Click to show this function</w:t>
                      </w:r>
                    </w:p>
                  </w:txbxContent>
                </v:textbox>
                <w10:wrap anchory="line"/>
              </v:shape>
            </w:pict>
          </mc:Fallback>
        </mc:AlternateContent>
      </w:r>
      <w:r>
        <w:rPr>
          <w:noProof/>
        </w:rPr>
        <w:drawing>
          <wp:inline distT="0" distB="0" distL="0" distR="0" wp14:anchorId="62993007" wp14:editId="29D46D16">
            <wp:extent cx="5400040" cy="3750653"/>
            <wp:effectExtent l="0" t="0" r="0" b="2540"/>
            <wp:docPr id="1174" name="图片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3750653"/>
                    </a:xfrm>
                    <a:prstGeom prst="rect">
                      <a:avLst/>
                    </a:prstGeom>
                  </pic:spPr>
                </pic:pic>
              </a:graphicData>
            </a:graphic>
          </wp:inline>
        </w:drawing>
      </w:r>
    </w:p>
    <w:p w:rsidR="00375F9C" w:rsidRDefault="00375F9C" w:rsidP="00E45D25">
      <w:pPr>
        <w:pStyle w:val="3"/>
        <w:numPr>
          <w:ilvl w:val="2"/>
          <w:numId w:val="17"/>
        </w:numPr>
      </w:pPr>
      <w:bookmarkStart w:id="20" w:name="_Toc356466167"/>
      <w:r>
        <w:rPr>
          <w:rFonts w:hint="eastAsia"/>
        </w:rPr>
        <w:t>Code Folding</w:t>
      </w:r>
      <w:bookmarkEnd w:id="20"/>
    </w:p>
    <w:p w:rsidR="00375F9C" w:rsidRDefault="00375F9C" w:rsidP="00375F9C">
      <w:r w:rsidRPr="00C335BE">
        <w:t xml:space="preserve">To make your code view more clear to read and understand, </w:t>
      </w:r>
      <w:r w:rsidR="007E23B3">
        <w:t>CrossUI</w:t>
      </w:r>
      <w:r w:rsidRPr="00C335BE">
        <w:t xml:space="preserve"> </w:t>
      </w:r>
      <w:r w:rsidR="005C19C5">
        <w:rPr>
          <w:rFonts w:hint="eastAsia"/>
        </w:rPr>
        <w:t>RAD</w:t>
      </w:r>
      <w:r w:rsidRPr="00C335BE">
        <w:t xml:space="preserve"> lets you fold certain parts of it.</w:t>
      </w:r>
      <w:r>
        <w:rPr>
          <w:rFonts w:hint="eastAsia"/>
        </w:rPr>
        <w:t xml:space="preserve"> Click the left side </w:t>
      </w:r>
      <w:r>
        <w:t>“</w:t>
      </w:r>
      <w:r>
        <w:rPr>
          <w:rFonts w:hint="eastAsia"/>
        </w:rPr>
        <w:t>plus</w:t>
      </w:r>
      <w:r>
        <w:t>”</w:t>
      </w:r>
      <w:r>
        <w:rPr>
          <w:rFonts w:hint="eastAsia"/>
        </w:rPr>
        <w:t xml:space="preserve"> or </w:t>
      </w:r>
      <w:r>
        <w:t>“</w:t>
      </w:r>
      <w:r w:rsidRPr="00375F9C">
        <w:t>minus”</w:t>
      </w:r>
      <w:r>
        <w:rPr>
          <w:rFonts w:hint="eastAsia"/>
        </w:rPr>
        <w:t xml:space="preserve"> will fold or expand the block code. </w:t>
      </w:r>
    </w:p>
    <w:p w:rsidR="00375F9C" w:rsidRDefault="00375F9C" w:rsidP="00375F9C">
      <w:pPr>
        <w:ind w:firstLine="420"/>
      </w:pPr>
      <w:r w:rsidRPr="00C335BE">
        <w:rPr>
          <w:rFonts w:hint="eastAsia"/>
        </w:rPr>
        <w:t xml:space="preserve"> </w:t>
      </w:r>
      <w:r w:rsidR="005C19C5">
        <w:rPr>
          <w:noProof/>
        </w:rPr>
        <mc:AlternateContent>
          <mc:Choice Requires="wps">
            <w:drawing>
              <wp:anchor distT="0" distB="0" distL="114300" distR="114300" simplePos="0" relativeHeight="251601408" behindDoc="0" locked="0" layoutInCell="1" allowOverlap="1" wp14:anchorId="5569B816" wp14:editId="53C80EB0">
                <wp:simplePos x="0" y="0"/>
                <wp:positionH relativeFrom="column">
                  <wp:posOffset>558165</wp:posOffset>
                </wp:positionH>
                <wp:positionV relativeFrom="line">
                  <wp:posOffset>462915</wp:posOffset>
                </wp:positionV>
                <wp:extent cx="1485900" cy="198120"/>
                <wp:effectExtent l="304800" t="0" r="19050" b="144780"/>
                <wp:wrapNone/>
                <wp:docPr id="1062" name="AutoShape 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85900" cy="198120"/>
                        </a:xfrm>
                        <a:prstGeom prst="wedgeRoundRectCallout">
                          <a:avLst>
                            <a:gd name="adj1" fmla="val 67176"/>
                            <a:gd name="adj2" fmla="val 10608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rPr>
                                <w:sz w:val="18"/>
                                <w:szCs w:val="18"/>
                              </w:rPr>
                            </w:pPr>
                            <w:r>
                              <w:rPr>
                                <w:rFonts w:hint="eastAsia"/>
                                <w:sz w:val="18"/>
                                <w:szCs w:val="18"/>
                              </w:rPr>
                              <w:t>To fold initialize function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03" type="#_x0000_t62" style="position:absolute;left:0;text-align:left;margin-left:43.95pt;margin-top:36.45pt;width:117pt;height:15.6pt;flip:x;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" adj="25310,33715" fillcolor="#ff9">
                <v:textbox inset="0,0,0,0">
                  <w:txbxContent>
                    <w:p w:rsidR="0023747D" w:rsidRPr="00D434DE" w:rsidRDefault="0023747D" w:rsidP="00375F9C">
                      <w:pPr>
                        <w:rPr>
                          <w:sz w:val="18"/>
                          <w:szCs w:val="18"/>
                        </w:rPr>
                      </w:pPr>
                      <w:r>
                        <w:rPr>
                          <w:rFonts w:hint="eastAsia"/>
                          <w:sz w:val="18"/>
                          <w:szCs w:val="18"/>
                        </w:rPr>
                        <w:t>To fold initialize function</w:t>
                      </w:r>
                    </w:p>
                  </w:txbxContent>
                </v:textbox>
                <w10:wrap anchory="line"/>
              </v:shape>
            </w:pict>
          </mc:Fallback>
        </mc:AlternateContent>
      </w:r>
      <w:r w:rsidR="005C19C5">
        <w:rPr>
          <w:rFonts w:hint="eastAsia"/>
          <w:noProof/>
        </w:rPr>
        <mc:AlternateContent>
          <mc:Choice Requires="wps">
            <w:drawing>
              <wp:anchor distT="0" distB="0" distL="114300" distR="114300" simplePos="0" relativeHeight="251602432" behindDoc="0" locked="0" layoutInCell="1" allowOverlap="1" wp14:anchorId="3CE868F4" wp14:editId="3B0F2B83">
                <wp:simplePos x="0" y="0"/>
                <wp:positionH relativeFrom="column">
                  <wp:posOffset>561975</wp:posOffset>
                </wp:positionH>
                <wp:positionV relativeFrom="line">
                  <wp:posOffset>1324610</wp:posOffset>
                </wp:positionV>
                <wp:extent cx="1828800" cy="198120"/>
                <wp:effectExtent l="285750" t="0" r="19050" b="297180"/>
                <wp:wrapNone/>
                <wp:docPr id="1061" name="AutoShape 5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28800" cy="198120"/>
                        </a:xfrm>
                        <a:prstGeom prst="wedgeRoundRectCallout">
                          <a:avLst>
                            <a:gd name="adj1" fmla="val 62917"/>
                            <a:gd name="adj2" fmla="val 18172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To expand iniComponents function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1" o:spid="_x0000_s1104" type="#_x0000_t62" style="position:absolute;left:0;text-align:left;margin-left:44.25pt;margin-top:104.3pt;width:2in;height:15.6pt;flip:x;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" adj="24390,50053" fillcolor="#ff9">
                <v:textbox inset="0,0,0,0">
                  <w:txbxContent>
                    <w:p w:rsidR="0023747D" w:rsidRPr="00D434DE" w:rsidRDefault="0023747D" w:rsidP="00375F9C">
                      <w:pPr>
                        <w:jc w:val="center"/>
                        <w:rPr>
                          <w:sz w:val="18"/>
                          <w:szCs w:val="18"/>
                        </w:rPr>
                      </w:pPr>
                      <w:r>
                        <w:rPr>
                          <w:rFonts w:hint="eastAsia"/>
                          <w:sz w:val="18"/>
                          <w:szCs w:val="18"/>
                        </w:rPr>
                        <w:t>To expand iniComponents function</w:t>
                      </w:r>
                    </w:p>
                  </w:txbxContent>
                </v:textbox>
                <w10:wrap anchory="line"/>
              </v:shape>
            </w:pict>
          </mc:Fallback>
        </mc:AlternateContent>
      </w:r>
      <w:r w:rsidR="005C19C5">
        <w:rPr>
          <w:rFonts w:hint="eastAsia"/>
          <w:noProof/>
        </w:rPr>
        <w:drawing>
          <wp:inline distT="0" distB="0" distL="0" distR="0" wp14:anchorId="50051662" wp14:editId="6E38869D">
            <wp:extent cx="5124450" cy="2000250"/>
            <wp:effectExtent l="0" t="0" r="0" b="0"/>
            <wp:docPr id="1156" name="图片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5124450" cy="2000250"/>
                    </a:xfrm>
                    <a:prstGeom prst="rect">
                      <a:avLst/>
                    </a:prstGeom>
                    <a:noFill/>
                    <a:ln>
                      <a:noFill/>
                    </a:ln>
                    <a:extLst>
                      <a:ext uri="{53640926-AAD7-44D8-BBD7-CCE9431645EC}">
                        <a14:shadowObscured xmlns:a14="http://schemas.microsoft.com/office/drawing/2010/main"/>
                      </a:ext>
                    </a:extLst>
                  </pic:spPr>
                </pic:pic>
              </a:graphicData>
            </a:graphic>
          </wp:inline>
        </w:drawing>
      </w:r>
    </w:p>
    <w:p w:rsidR="00375F9C" w:rsidRPr="00C41420" w:rsidRDefault="00375F9C" w:rsidP="00375F9C">
      <w:r w:rsidRPr="00C41420">
        <w:t xml:space="preserve">Note: Due to </w:t>
      </w:r>
      <w:r w:rsidR="005C19C5">
        <w:rPr>
          <w:rFonts w:hint="eastAsia"/>
        </w:rPr>
        <w:t>some</w:t>
      </w:r>
      <w:r w:rsidRPr="00C41420">
        <w:t xml:space="preserve"> browser</w:t>
      </w:r>
      <w:r>
        <w:t>’</w:t>
      </w:r>
      <w:r w:rsidR="005C19C5">
        <w:t>s poor performance</w:t>
      </w:r>
      <w:r w:rsidRPr="00C41420">
        <w:t xml:space="preserve">, please try not to frequent collapse or expand the </w:t>
      </w:r>
      <w:r w:rsidRPr="00C41420">
        <w:lastRenderedPageBreak/>
        <w:t xml:space="preserve">large body function or object. </w:t>
      </w:r>
    </w:p>
    <w:p w:rsidR="00375F9C" w:rsidRDefault="00375F9C" w:rsidP="00E45D25">
      <w:pPr>
        <w:pStyle w:val="3"/>
        <w:numPr>
          <w:ilvl w:val="2"/>
          <w:numId w:val="17"/>
        </w:numPr>
      </w:pPr>
      <w:bookmarkStart w:id="21" w:name="_Toc356466168"/>
      <w:r w:rsidRPr="00C41420">
        <w:t>Code Intellisense</w:t>
      </w:r>
      <w:bookmarkEnd w:id="21"/>
      <w:r>
        <w:rPr>
          <w:rFonts w:hint="eastAsia"/>
        </w:rPr>
        <w:t xml:space="preserve"> </w:t>
      </w:r>
    </w:p>
    <w:p w:rsidR="00375F9C" w:rsidRDefault="00375F9C" w:rsidP="00375F9C">
      <w:r>
        <w:rPr>
          <w:rFonts w:hint="eastAsia"/>
        </w:rPr>
        <w:t>Three types Code Intellisense are supported.</w:t>
      </w:r>
    </w:p>
    <w:p w:rsidR="00375F9C" w:rsidRDefault="00375F9C" w:rsidP="00E45D25">
      <w:pPr>
        <w:numPr>
          <w:ilvl w:val="0"/>
          <w:numId w:val="14"/>
        </w:numPr>
      </w:pPr>
      <w:r w:rsidRPr="00C41420">
        <w:t>When context does not recognize the input string</w:t>
      </w:r>
      <w:r>
        <w:rPr>
          <w:rFonts w:hint="eastAsia"/>
        </w:rPr>
        <w:t>;</w:t>
      </w:r>
    </w:p>
    <w:p w:rsidR="00375F9C" w:rsidRDefault="00375F9C" w:rsidP="00E45D25">
      <w:pPr>
        <w:numPr>
          <w:ilvl w:val="0"/>
          <w:numId w:val="14"/>
        </w:numPr>
      </w:pPr>
      <w:r>
        <w:rPr>
          <w:rFonts w:hint="eastAsia"/>
        </w:rPr>
        <w:t xml:space="preserve">Type dot after a </w:t>
      </w:r>
      <w:r w:rsidRPr="00F36860">
        <w:t>recognizable variable</w:t>
      </w:r>
    </w:p>
    <w:p w:rsidR="00375F9C" w:rsidRDefault="00375F9C" w:rsidP="00E45D25">
      <w:pPr>
        <w:numPr>
          <w:ilvl w:val="0"/>
          <w:numId w:val="14"/>
        </w:numPr>
      </w:pPr>
      <w:r>
        <w:rPr>
          <w:rFonts w:hint="eastAsia"/>
        </w:rPr>
        <w:t xml:space="preserve">When dbclick a </w:t>
      </w:r>
      <w:r w:rsidRPr="00F36860">
        <w:t>recognizable variable</w:t>
      </w:r>
    </w:p>
    <w:p w:rsidR="00375F9C" w:rsidRDefault="00BE0DF4" w:rsidP="00375F9C">
      <w:pPr>
        <w:ind w:firstLine="420"/>
      </w:pPr>
      <w:r>
        <w:rPr>
          <w:noProof/>
        </w:rPr>
        <w:drawing>
          <wp:inline distT="0" distB="0" distL="0" distR="0" wp14:anchorId="09912D26" wp14:editId="217DC4E0">
            <wp:extent cx="2867025" cy="1724025"/>
            <wp:effectExtent l="0" t="0" r="9525" b="9525"/>
            <wp:docPr id="1159" name="图片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7025" cy="1724025"/>
                    </a:xfrm>
                    <a:prstGeom prst="rect">
                      <a:avLst/>
                    </a:prstGeom>
                    <a:noFill/>
                    <a:ln>
                      <a:noFill/>
                    </a:ln>
                  </pic:spPr>
                </pic:pic>
              </a:graphicData>
            </a:graphic>
          </wp:inline>
        </w:drawing>
      </w:r>
    </w:p>
    <w:p w:rsidR="00375F9C" w:rsidRDefault="00375F9C" w:rsidP="00375F9C">
      <w:pPr>
        <w:ind w:firstLine="420"/>
      </w:pPr>
    </w:p>
    <w:p w:rsidR="00375F9C" w:rsidRPr="00007996" w:rsidRDefault="00375F9C" w:rsidP="00375F9C">
      <w:r w:rsidRPr="00007996">
        <w:t>Keyboard</w:t>
      </w:r>
      <w:r>
        <w:rPr>
          <w:rFonts w:hint="eastAsia"/>
        </w:rPr>
        <w:t xml:space="preserve"> actions for Code Intellisense pop Window:</w:t>
      </w:r>
    </w:p>
    <w:p w:rsidR="00375F9C" w:rsidRDefault="00375F9C" w:rsidP="00E45D25">
      <w:pPr>
        <w:numPr>
          <w:ilvl w:val="1"/>
          <w:numId w:val="3"/>
        </w:numPr>
      </w:pPr>
      <w:r>
        <w:t>“</w:t>
      </w:r>
      <w:r>
        <w:rPr>
          <w:rFonts w:hint="eastAsia"/>
        </w:rPr>
        <w:t>up</w:t>
      </w:r>
      <w:r>
        <w:t>”</w:t>
      </w:r>
      <w:r>
        <w:rPr>
          <w:rFonts w:hint="eastAsia"/>
        </w:rPr>
        <w:t xml:space="preserve">: Focus to next item in code list </w:t>
      </w:r>
    </w:p>
    <w:p w:rsidR="00375F9C" w:rsidRDefault="00375F9C" w:rsidP="00E45D25">
      <w:pPr>
        <w:numPr>
          <w:ilvl w:val="1"/>
          <w:numId w:val="3"/>
        </w:numPr>
      </w:pPr>
      <w:r>
        <w:t>“</w:t>
      </w:r>
      <w:r>
        <w:rPr>
          <w:rFonts w:hint="eastAsia"/>
        </w:rPr>
        <w:t>down</w:t>
      </w:r>
      <w:r>
        <w:t>”</w:t>
      </w:r>
      <w:r>
        <w:rPr>
          <w:rFonts w:hint="eastAsia"/>
        </w:rPr>
        <w:t>: Focus to previous item in code list</w:t>
      </w:r>
    </w:p>
    <w:p w:rsidR="00375F9C" w:rsidRDefault="00375F9C" w:rsidP="00E45D25">
      <w:pPr>
        <w:numPr>
          <w:ilvl w:val="1"/>
          <w:numId w:val="3"/>
        </w:numPr>
      </w:pPr>
      <w:r>
        <w:t>“</w:t>
      </w:r>
      <w:r>
        <w:rPr>
          <w:rFonts w:hint="eastAsia"/>
        </w:rPr>
        <w:t>enter</w:t>
      </w:r>
      <w:r>
        <w:t>”</w:t>
      </w:r>
      <w:r>
        <w:rPr>
          <w:rFonts w:hint="eastAsia"/>
        </w:rPr>
        <w:t>: Select the current focused item, and input to editor window</w:t>
      </w:r>
    </w:p>
    <w:p w:rsidR="00375F9C" w:rsidRDefault="00375F9C" w:rsidP="00E45D25">
      <w:pPr>
        <w:numPr>
          <w:ilvl w:val="1"/>
          <w:numId w:val="3"/>
        </w:numPr>
      </w:pPr>
      <w:r>
        <w:t>“</w:t>
      </w:r>
      <w:r>
        <w:rPr>
          <w:rFonts w:hint="eastAsia"/>
        </w:rPr>
        <w:t>esc</w:t>
      </w:r>
      <w:r>
        <w:t>”</w:t>
      </w:r>
      <w:r>
        <w:rPr>
          <w:rFonts w:hint="eastAsia"/>
        </w:rPr>
        <w:t xml:space="preserve">: Close the pop window </w:t>
      </w:r>
    </w:p>
    <w:p w:rsidR="00375F9C" w:rsidRPr="00524A38" w:rsidRDefault="00375F9C" w:rsidP="00E45D25">
      <w:pPr>
        <w:numPr>
          <w:ilvl w:val="1"/>
          <w:numId w:val="3"/>
        </w:numPr>
      </w:pPr>
      <w:r>
        <w:t>O</w:t>
      </w:r>
      <w:r>
        <w:rPr>
          <w:rFonts w:hint="eastAsia"/>
        </w:rPr>
        <w:t>ther visible chars: Find and focus the first matched item</w:t>
      </w:r>
      <w:r w:rsidRPr="00524A38">
        <w:rPr>
          <w:rFonts w:hint="eastAsia"/>
        </w:rPr>
        <w:t xml:space="preserve"> </w:t>
      </w:r>
    </w:p>
    <w:p w:rsidR="00375F9C" w:rsidRDefault="00375F9C" w:rsidP="00E45D25">
      <w:pPr>
        <w:pStyle w:val="4"/>
        <w:numPr>
          <w:ilvl w:val="3"/>
          <w:numId w:val="17"/>
        </w:numPr>
      </w:pPr>
      <w:bookmarkStart w:id="22" w:name="_Toc356466169"/>
      <w:r w:rsidRPr="00C41420">
        <w:t>When context does</w:t>
      </w:r>
      <w:r>
        <w:t>n’</w:t>
      </w:r>
      <w:r w:rsidRPr="00C41420">
        <w:t>t recognize the input string</w:t>
      </w:r>
      <w:bookmarkEnd w:id="22"/>
      <w:r>
        <w:rPr>
          <w:rFonts w:hint="eastAsia"/>
        </w:rPr>
        <w:t xml:space="preserve"> </w:t>
      </w:r>
    </w:p>
    <w:p w:rsidR="00375F9C" w:rsidRPr="00EB547A" w:rsidRDefault="00375F9C" w:rsidP="00375F9C">
      <w:r w:rsidRPr="00EB547A">
        <w:t>When you input a string, if editor doesn</w:t>
      </w:r>
      <w:r>
        <w:t>’</w:t>
      </w:r>
      <w:r w:rsidRPr="00EB547A">
        <w:t xml:space="preserve">t recognize this string, it will pop a list window including local variables, global variables, global functions and JavaScript reserved keywords. In the below picture, </w:t>
      </w:r>
      <w:r>
        <w:rPr>
          <w:rFonts w:hint="eastAsia"/>
        </w:rPr>
        <w:t xml:space="preserve">type </w:t>
      </w:r>
      <w:r>
        <w:t>‘</w:t>
      </w:r>
      <w:r w:rsidRPr="00EB547A">
        <w:t>t</w:t>
      </w:r>
      <w:r>
        <w:t>’</w:t>
      </w:r>
      <w:r w:rsidRPr="00EB547A">
        <w:t xml:space="preserve"> will trigger editor to pop a list window, </w:t>
      </w:r>
      <w:r>
        <w:t>“</w:t>
      </w:r>
      <w:r w:rsidRPr="00EB547A">
        <w:t>this</w:t>
      </w:r>
      <w:r>
        <w:t>”</w:t>
      </w:r>
      <w:r w:rsidRPr="00EB547A">
        <w:t xml:space="preserve"> is the default focused item.</w:t>
      </w:r>
    </w:p>
    <w:p w:rsidR="00375F9C" w:rsidRDefault="00C23F7B" w:rsidP="00375F9C">
      <w:pPr>
        <w:jc w:val="center"/>
      </w:pPr>
      <w:r>
        <w:rPr>
          <w:noProof/>
        </w:rPr>
        <w:lastRenderedPageBreak/>
        <w:drawing>
          <wp:inline distT="0" distB="0" distL="0" distR="0" wp14:anchorId="70F69672" wp14:editId="3EF681C9">
            <wp:extent cx="5019675" cy="3448050"/>
            <wp:effectExtent l="0" t="0" r="9525" b="0"/>
            <wp:docPr id="1160" name="图片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9675" cy="3448050"/>
                    </a:xfrm>
                    <a:prstGeom prst="rect">
                      <a:avLst/>
                    </a:prstGeom>
                    <a:noFill/>
                    <a:ln>
                      <a:noFill/>
                    </a:ln>
                  </pic:spPr>
                </pic:pic>
              </a:graphicData>
            </a:graphic>
          </wp:inline>
        </w:drawing>
      </w:r>
    </w:p>
    <w:p w:rsidR="00375F9C" w:rsidRDefault="00375F9C" w:rsidP="00375F9C">
      <w:pPr>
        <w:ind w:firstLine="420"/>
      </w:pPr>
      <w:r>
        <w:rPr>
          <w:rFonts w:hint="eastAsia"/>
        </w:rPr>
        <w:tab/>
      </w:r>
    </w:p>
    <w:p w:rsidR="00375F9C" w:rsidRDefault="00375F9C" w:rsidP="00375F9C">
      <w:r>
        <w:rPr>
          <w:rFonts w:hint="eastAsia"/>
        </w:rPr>
        <w:t xml:space="preserve">If the input string is </w:t>
      </w:r>
      <w:r>
        <w:t>“</w:t>
      </w:r>
      <w:r>
        <w:rPr>
          <w:rFonts w:hint="eastAsia"/>
        </w:rPr>
        <w:t>fo</w:t>
      </w:r>
      <w:r>
        <w:t>”</w:t>
      </w:r>
      <w:r>
        <w:rPr>
          <w:rFonts w:hint="eastAsia"/>
        </w:rPr>
        <w:t xml:space="preserve">, the </w:t>
      </w:r>
      <w:r>
        <w:t>“</w:t>
      </w:r>
      <w:r>
        <w:rPr>
          <w:rFonts w:hint="eastAsia"/>
        </w:rPr>
        <w:t>for loop statement</w:t>
      </w:r>
      <w:r>
        <w:t>”</w:t>
      </w:r>
      <w:r>
        <w:rPr>
          <w:rFonts w:hint="eastAsia"/>
        </w:rPr>
        <w:t xml:space="preserve"> will be the default focused item.</w:t>
      </w:r>
    </w:p>
    <w:p w:rsidR="00375F9C" w:rsidRDefault="005C781A" w:rsidP="00375F9C">
      <w:pPr>
        <w:ind w:right="420"/>
        <w:jc w:val="center"/>
      </w:pPr>
      <w:r>
        <w:rPr>
          <w:rFonts w:hint="eastAsia"/>
          <w:noProof/>
        </w:rPr>
        <mc:AlternateContent>
          <mc:Choice Requires="wps">
            <w:drawing>
              <wp:anchor distT="0" distB="0" distL="114300" distR="114300" simplePos="0" relativeHeight="251603456" behindDoc="0" locked="0" layoutInCell="1" allowOverlap="1" wp14:anchorId="11DDC4EE" wp14:editId="03D887D3">
                <wp:simplePos x="0" y="0"/>
                <wp:positionH relativeFrom="column">
                  <wp:posOffset>2924175</wp:posOffset>
                </wp:positionH>
                <wp:positionV relativeFrom="line">
                  <wp:posOffset>2135505</wp:posOffset>
                </wp:positionV>
                <wp:extent cx="1028700" cy="198120"/>
                <wp:effectExtent l="419100" t="419100" r="19050" b="11430"/>
                <wp:wrapNone/>
                <wp:docPr id="1060" name="AutoShape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198120"/>
                        </a:xfrm>
                        <a:prstGeom prst="wedgeRoundRectCallout">
                          <a:avLst>
                            <a:gd name="adj1" fmla="val 85921"/>
                            <a:gd name="adj2" fmla="val -2448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 xml:space="preserve">After press </w:t>
                            </w:r>
                            <w:r w:rsidRPr="007F5DAA">
                              <w:rPr>
                                <w:sz w:val="18"/>
                                <w:szCs w:val="18"/>
                              </w:rPr>
                              <w:t>"Enter"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2" o:spid="_x0000_s1105" type="#_x0000_t62" style="position:absolute;left:0;text-align:left;margin-left:230.25pt;margin-top:168.15pt;width:81pt;height:15.6pt;flip:x;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" adj="29359,-42093" fillcolor="#ff9">
                <v:textbox inset="0,0,0,0">
                  <w:txbxContent>
                    <w:p w:rsidR="0023747D" w:rsidRPr="00D434DE" w:rsidRDefault="0023747D" w:rsidP="00375F9C">
                      <w:pPr>
                        <w:jc w:val="center"/>
                        <w:rPr>
                          <w:sz w:val="18"/>
                          <w:szCs w:val="18"/>
                        </w:rPr>
                      </w:pPr>
                      <w:r>
                        <w:rPr>
                          <w:rFonts w:hint="eastAsia"/>
                          <w:sz w:val="18"/>
                          <w:szCs w:val="18"/>
                        </w:rPr>
                        <w:t xml:space="preserve">After press </w:t>
                      </w:r>
                      <w:r w:rsidRPr="007F5DAA">
                        <w:rPr>
                          <w:sz w:val="18"/>
                          <w:szCs w:val="18"/>
                        </w:rPr>
                        <w:t>"Enter"</w:t>
                      </w:r>
                    </w:p>
                  </w:txbxContent>
                </v:textbox>
                <w10:wrap anchory="line"/>
              </v:shape>
            </w:pict>
          </mc:Fallback>
        </mc:AlternateContent>
      </w:r>
      <w:r w:rsidR="00BF18E0">
        <w:rPr>
          <w:noProof/>
        </w:rPr>
        <w:drawing>
          <wp:inline distT="0" distB="0" distL="0" distR="0" wp14:anchorId="24DF6752" wp14:editId="298B7B13">
            <wp:extent cx="5010150" cy="3457575"/>
            <wp:effectExtent l="0" t="0" r="0" b="9525"/>
            <wp:docPr id="1165" name="图片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10150" cy="3457575"/>
                    </a:xfrm>
                    <a:prstGeom prst="rect">
                      <a:avLst/>
                    </a:prstGeom>
                  </pic:spPr>
                </pic:pic>
              </a:graphicData>
            </a:graphic>
          </wp:inline>
        </w:drawing>
      </w:r>
    </w:p>
    <w:p w:rsidR="00034906" w:rsidRDefault="00034906" w:rsidP="00375F9C">
      <w:pPr>
        <w:ind w:right="105"/>
        <w:rPr>
          <w:rStyle w:val="longtext"/>
        </w:rPr>
      </w:pPr>
    </w:p>
    <w:p w:rsidR="00375F9C" w:rsidRDefault="00375F9C" w:rsidP="00375F9C">
      <w:pPr>
        <w:ind w:right="105"/>
      </w:pPr>
      <w:r>
        <w:rPr>
          <w:rStyle w:val="longtext"/>
          <w:rFonts w:hint="eastAsia"/>
        </w:rPr>
        <w:t xml:space="preserve">In this case, </w:t>
      </w:r>
      <w:r>
        <w:rPr>
          <w:rStyle w:val="longtext"/>
        </w:rPr>
        <w:t>"Enter"</w:t>
      </w:r>
      <w:r>
        <w:rPr>
          <w:rStyle w:val="longtext"/>
          <w:rFonts w:hint="eastAsia"/>
        </w:rPr>
        <w:t xml:space="preserve"> keypress </w:t>
      </w:r>
      <w:r>
        <w:rPr>
          <w:rStyle w:val="longtext"/>
        </w:rPr>
        <w:t xml:space="preserve">will </w:t>
      </w:r>
      <w:r>
        <w:rPr>
          <w:rStyle w:val="longtext"/>
          <w:rFonts w:hint="eastAsia"/>
        </w:rPr>
        <w:t xml:space="preserve">cause </w:t>
      </w:r>
      <w:r>
        <w:rPr>
          <w:rStyle w:val="longtext"/>
        </w:rPr>
        <w:t>“</w:t>
      </w:r>
      <w:r>
        <w:rPr>
          <w:rStyle w:val="longtext"/>
          <w:rFonts w:hint="eastAsia"/>
        </w:rPr>
        <w:t>for loop statement</w:t>
      </w:r>
      <w:r>
        <w:rPr>
          <w:rStyle w:val="longtext"/>
        </w:rPr>
        <w:t>”</w:t>
      </w:r>
      <w:r>
        <w:rPr>
          <w:rStyle w:val="longtext"/>
          <w:rFonts w:hint="eastAsia"/>
        </w:rPr>
        <w:t xml:space="preserve"> code to be </w:t>
      </w:r>
      <w:r>
        <w:rPr>
          <w:rStyle w:val="longtext"/>
        </w:rPr>
        <w:t>insert</w:t>
      </w:r>
      <w:r>
        <w:rPr>
          <w:rStyle w:val="longtext"/>
          <w:rFonts w:hint="eastAsia"/>
        </w:rPr>
        <w:t>ed</w:t>
      </w:r>
      <w:r>
        <w:rPr>
          <w:rStyle w:val="longtext"/>
        </w:rPr>
        <w:t xml:space="preserve"> in</w:t>
      </w:r>
      <w:r>
        <w:rPr>
          <w:rStyle w:val="longtext"/>
          <w:rFonts w:hint="eastAsia"/>
        </w:rPr>
        <w:t>to</w:t>
      </w:r>
      <w:r>
        <w:rPr>
          <w:rStyle w:val="longtext"/>
        </w:rPr>
        <w:t xml:space="preserve"> the </w:t>
      </w:r>
      <w:r>
        <w:rPr>
          <w:rStyle w:val="longtext"/>
          <w:rFonts w:hint="eastAsia"/>
        </w:rPr>
        <w:t xml:space="preserve">editor </w:t>
      </w:r>
      <w:r>
        <w:rPr>
          <w:rStyle w:val="longtext"/>
        </w:rPr>
        <w:t>automatically.</w:t>
      </w:r>
    </w:p>
    <w:p w:rsidR="00375F9C" w:rsidRDefault="00375F9C" w:rsidP="00E45D25">
      <w:pPr>
        <w:pStyle w:val="4"/>
        <w:numPr>
          <w:ilvl w:val="3"/>
          <w:numId w:val="17"/>
        </w:numPr>
      </w:pPr>
      <w:bookmarkStart w:id="23" w:name="_Toc356466170"/>
      <w:r>
        <w:rPr>
          <w:rFonts w:hint="eastAsia"/>
        </w:rPr>
        <w:lastRenderedPageBreak/>
        <w:t xml:space="preserve">Type dot after a </w:t>
      </w:r>
      <w:r w:rsidRPr="00F36860">
        <w:t>recognizable variable</w:t>
      </w:r>
      <w:bookmarkEnd w:id="23"/>
      <w:r>
        <w:rPr>
          <w:rFonts w:hint="eastAsia"/>
        </w:rPr>
        <w:t xml:space="preserve"> </w:t>
      </w:r>
    </w:p>
    <w:p w:rsidR="00375F9C" w:rsidRDefault="00375F9C" w:rsidP="00375F9C">
      <w:r>
        <w:rPr>
          <w:rFonts w:hint="eastAsia"/>
        </w:rPr>
        <w:t xml:space="preserve">After an editor recognizable </w:t>
      </w:r>
      <w:r>
        <w:t>variable</w:t>
      </w:r>
      <w:r>
        <w:rPr>
          <w:rFonts w:hint="eastAsia"/>
        </w:rPr>
        <w:t xml:space="preserve">, if you type char </w:t>
      </w:r>
      <w:r>
        <w:t>“</w:t>
      </w:r>
      <w:r>
        <w:rPr>
          <w:rFonts w:hint="eastAsia"/>
        </w:rPr>
        <w:t>.</w:t>
      </w:r>
      <w:r>
        <w:t>”</w:t>
      </w:r>
      <w:r>
        <w:rPr>
          <w:rFonts w:hint="eastAsia"/>
        </w:rPr>
        <w:t xml:space="preserve">, editor will pop an available </w:t>
      </w:r>
      <w:r>
        <w:t>member</w:t>
      </w:r>
      <w:r>
        <w:rPr>
          <w:rFonts w:hint="eastAsia"/>
        </w:rPr>
        <w:t xml:space="preserve">s and </w:t>
      </w:r>
      <w:r>
        <w:t>functions</w:t>
      </w:r>
      <w:r>
        <w:rPr>
          <w:rFonts w:hint="eastAsia"/>
        </w:rPr>
        <w:t xml:space="preserve"> list for the variable. </w:t>
      </w:r>
    </w:p>
    <w:p w:rsidR="00375F9C" w:rsidRDefault="00892136" w:rsidP="00375F9C">
      <w:pPr>
        <w:ind w:firstLine="420"/>
      </w:pPr>
      <w:r>
        <w:rPr>
          <w:noProof/>
        </w:rPr>
        <w:drawing>
          <wp:inline distT="0" distB="0" distL="0" distR="0" wp14:anchorId="66FD49EA" wp14:editId="1E0970D3">
            <wp:extent cx="5400675" cy="1952625"/>
            <wp:effectExtent l="0" t="0" r="9525" b="9525"/>
            <wp:docPr id="1167" name="图片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1952625"/>
                    </a:xfrm>
                    <a:prstGeom prst="rect">
                      <a:avLst/>
                    </a:prstGeom>
                    <a:noFill/>
                    <a:ln>
                      <a:noFill/>
                    </a:ln>
                  </pic:spPr>
                </pic:pic>
              </a:graphicData>
            </a:graphic>
          </wp:inline>
        </w:drawing>
      </w:r>
    </w:p>
    <w:p w:rsidR="00892136" w:rsidRDefault="00892136" w:rsidP="00375F9C">
      <w:pPr>
        <w:ind w:left="420"/>
      </w:pPr>
    </w:p>
    <w:p w:rsidR="00375F9C" w:rsidRDefault="00375F9C" w:rsidP="00375F9C">
      <w:pPr>
        <w:ind w:left="420"/>
      </w:pPr>
      <w:r w:rsidRPr="00153D54">
        <w:t>Chainable methods can show Code Intellisense window too.</w:t>
      </w:r>
    </w:p>
    <w:p w:rsidR="00375F9C" w:rsidRDefault="00375F9C" w:rsidP="00375F9C">
      <w:pPr>
        <w:ind w:left="420" w:firstLine="420"/>
      </w:pPr>
      <w:r w:rsidRPr="00153D54">
        <w:rPr>
          <w:rFonts w:hint="eastAsia"/>
        </w:rPr>
        <w:t xml:space="preserve">  </w:t>
      </w:r>
      <w:r w:rsidR="00AE0641">
        <w:rPr>
          <w:rFonts w:hint="eastAsia"/>
          <w:noProof/>
        </w:rPr>
        <mc:AlternateContent>
          <mc:Choice Requires="wps">
            <w:drawing>
              <wp:anchor distT="0" distB="0" distL="114300" distR="114300" simplePos="0" relativeHeight="251605504" behindDoc="0" locked="0" layoutInCell="1" allowOverlap="1" wp14:anchorId="6B3A07D2" wp14:editId="2C4AF3D5">
                <wp:simplePos x="0" y="0"/>
                <wp:positionH relativeFrom="column">
                  <wp:posOffset>4063365</wp:posOffset>
                </wp:positionH>
                <wp:positionV relativeFrom="line">
                  <wp:posOffset>1619250</wp:posOffset>
                </wp:positionV>
                <wp:extent cx="1371600" cy="198120"/>
                <wp:effectExtent l="0" t="209550" r="19050" b="11430"/>
                <wp:wrapNone/>
                <wp:docPr id="1058" name="AutoShap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198120"/>
                        </a:xfrm>
                        <a:prstGeom prst="wedgeRoundRectCallout">
                          <a:avLst>
                            <a:gd name="adj1" fmla="val 12314"/>
                            <a:gd name="adj2" fmla="val -1480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API document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4" o:spid="_x0000_s1106" type="#_x0000_t62" style="position:absolute;left:0;text-align:left;margin-left:319.95pt;margin-top:127.5pt;width:108pt;height:15.6pt;flip:x;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" adj="13460,-21185" fillcolor="#ff9">
                <v:textbox inset="0,0,0,0">
                  <w:txbxContent>
                    <w:p w:rsidR="0023747D" w:rsidRPr="00D434DE" w:rsidRDefault="0023747D" w:rsidP="00375F9C">
                      <w:pPr>
                        <w:jc w:val="center"/>
                        <w:rPr>
                          <w:sz w:val="18"/>
                          <w:szCs w:val="18"/>
                        </w:rPr>
                      </w:pPr>
                      <w:r>
                        <w:rPr>
                          <w:rFonts w:hint="eastAsia"/>
                          <w:sz w:val="18"/>
                          <w:szCs w:val="18"/>
                        </w:rPr>
                        <w:t>API document</w:t>
                      </w:r>
                    </w:p>
                  </w:txbxContent>
                </v:textbox>
                <w10:wrap anchory="line"/>
              </v:shape>
            </w:pict>
          </mc:Fallback>
        </mc:AlternateContent>
      </w:r>
      <w:r w:rsidR="00892136">
        <w:rPr>
          <w:rFonts w:hint="eastAsia"/>
          <w:noProof/>
        </w:rPr>
        <mc:AlternateContent>
          <mc:Choice Requires="wps">
            <w:drawing>
              <wp:anchor distT="0" distB="0" distL="114300" distR="114300" simplePos="0" relativeHeight="251680768" behindDoc="0" locked="0" layoutInCell="1" allowOverlap="1" wp14:anchorId="527905A0" wp14:editId="07D99D66">
                <wp:simplePos x="0" y="0"/>
                <wp:positionH relativeFrom="column">
                  <wp:posOffset>1958340</wp:posOffset>
                </wp:positionH>
                <wp:positionV relativeFrom="line">
                  <wp:posOffset>1676400</wp:posOffset>
                </wp:positionV>
                <wp:extent cx="1485900" cy="198120"/>
                <wp:effectExtent l="228600" t="209550" r="19050" b="11430"/>
                <wp:wrapNone/>
                <wp:docPr id="1059" name="AutoShape 5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85900" cy="198120"/>
                        </a:xfrm>
                        <a:prstGeom prst="wedgeRoundRectCallout">
                          <a:avLst>
                            <a:gd name="adj1" fmla="val 62646"/>
                            <a:gd name="adj2" fmla="val -14199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892136">
                            <w:pPr>
                              <w:jc w:val="center"/>
                              <w:rPr>
                                <w:sz w:val="18"/>
                                <w:szCs w:val="18"/>
                              </w:rPr>
                            </w:pPr>
                            <w:r>
                              <w:rPr>
                                <w:rFonts w:hint="eastAsia"/>
                                <w:sz w:val="18"/>
                                <w:szCs w:val="18"/>
                              </w:rPr>
                              <w:t>Chainable methods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3" o:spid="_x0000_s1107" type="#_x0000_t62" style="position:absolute;left:0;text-align:left;margin-left:154.2pt;margin-top:132pt;width:117pt;height:15.6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" adj="24332,-19870" fillcolor="#ff9">
                <v:textbox inset="0,0,0,0">
                  <w:txbxContent>
                    <w:p w:rsidR="0023747D" w:rsidRPr="00D434DE" w:rsidRDefault="0023747D" w:rsidP="00892136">
                      <w:pPr>
                        <w:jc w:val="center"/>
                        <w:rPr>
                          <w:sz w:val="18"/>
                          <w:szCs w:val="18"/>
                        </w:rPr>
                      </w:pPr>
                      <w:r>
                        <w:rPr>
                          <w:rFonts w:hint="eastAsia"/>
                          <w:sz w:val="18"/>
                          <w:szCs w:val="18"/>
                        </w:rPr>
                        <w:t>Chainable methods</w:t>
                      </w:r>
                    </w:p>
                  </w:txbxContent>
                </v:textbox>
                <w10:wrap anchory="line"/>
              </v:shape>
            </w:pict>
          </mc:Fallback>
        </mc:AlternateContent>
      </w:r>
      <w:r w:rsidR="00AE0641">
        <w:rPr>
          <w:rFonts w:hint="eastAsia"/>
          <w:noProof/>
        </w:rPr>
        <w:drawing>
          <wp:inline distT="0" distB="0" distL="0" distR="0" wp14:anchorId="42781677" wp14:editId="1402A6DA">
            <wp:extent cx="5400675" cy="2152650"/>
            <wp:effectExtent l="0" t="0" r="9525" b="0"/>
            <wp:docPr id="1168" name="图片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2152650"/>
                    </a:xfrm>
                    <a:prstGeom prst="rect">
                      <a:avLst/>
                    </a:prstGeom>
                    <a:noFill/>
                    <a:ln>
                      <a:noFill/>
                    </a:ln>
                  </pic:spPr>
                </pic:pic>
              </a:graphicData>
            </a:graphic>
          </wp:inline>
        </w:drawing>
      </w:r>
    </w:p>
    <w:p w:rsidR="00375F9C" w:rsidRDefault="00375F9C" w:rsidP="00E45D25">
      <w:pPr>
        <w:pStyle w:val="4"/>
        <w:numPr>
          <w:ilvl w:val="3"/>
          <w:numId w:val="17"/>
        </w:numPr>
      </w:pPr>
      <w:bookmarkStart w:id="24" w:name="_Toc356466171"/>
      <w:r>
        <w:rPr>
          <w:rFonts w:hint="eastAsia"/>
        </w:rPr>
        <w:t>When use dbclick</w:t>
      </w:r>
      <w:bookmarkEnd w:id="24"/>
    </w:p>
    <w:p w:rsidR="00375F9C" w:rsidRDefault="00375F9C" w:rsidP="00375F9C">
      <w:r>
        <w:rPr>
          <w:rFonts w:hint="eastAsia"/>
        </w:rPr>
        <w:t xml:space="preserve">Double click </w:t>
      </w:r>
      <w:r w:rsidR="00B17450">
        <w:rPr>
          <w:rFonts w:hint="eastAsia"/>
        </w:rPr>
        <w:t>one</w:t>
      </w:r>
      <w:r>
        <w:rPr>
          <w:rFonts w:hint="eastAsia"/>
        </w:rPr>
        <w:t xml:space="preserve"> variable string will </w:t>
      </w:r>
      <w:r w:rsidR="00B17450">
        <w:rPr>
          <w:rFonts w:hint="eastAsia"/>
        </w:rPr>
        <w:t>trigger editor to pop the Code Intellisense window.</w:t>
      </w:r>
      <w:r>
        <w:rPr>
          <w:rFonts w:hint="eastAsia"/>
        </w:rPr>
        <w:t xml:space="preserve"> </w:t>
      </w:r>
    </w:p>
    <w:p w:rsidR="00375F9C" w:rsidRDefault="00375F9C" w:rsidP="00375F9C">
      <w:pPr>
        <w:ind w:left="420" w:firstLine="420"/>
      </w:pPr>
      <w:r w:rsidRPr="00A05E31">
        <w:rPr>
          <w:rFonts w:hint="eastAsia"/>
        </w:rPr>
        <w:t xml:space="preserve"> </w:t>
      </w:r>
      <w:r w:rsidR="005C781A">
        <w:rPr>
          <w:rFonts w:hint="eastAsia"/>
          <w:noProof/>
        </w:rPr>
        <mc:AlternateContent>
          <mc:Choice Requires="wps">
            <w:drawing>
              <wp:anchor distT="0" distB="0" distL="114300" distR="114300" simplePos="0" relativeHeight="251606528" behindDoc="0" locked="0" layoutInCell="1" allowOverlap="1" wp14:anchorId="44C7C7F2" wp14:editId="3F4E6515">
                <wp:simplePos x="0" y="0"/>
                <wp:positionH relativeFrom="column">
                  <wp:posOffset>2644140</wp:posOffset>
                </wp:positionH>
                <wp:positionV relativeFrom="line">
                  <wp:posOffset>800100</wp:posOffset>
                </wp:positionV>
                <wp:extent cx="876300" cy="198120"/>
                <wp:effectExtent l="609600" t="0" r="19050" b="430530"/>
                <wp:wrapNone/>
                <wp:docPr id="1057" name="AutoShap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6300" cy="198120"/>
                        </a:xfrm>
                        <a:prstGeom prst="wedgeRoundRectCallout">
                          <a:avLst>
                            <a:gd name="adj1" fmla="val 113931"/>
                            <a:gd name="adj2" fmla="val 25416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 xml:space="preserve">Double click </w:t>
                            </w:r>
                            <w:r>
                              <w:rPr>
                                <w:sz w:val="18"/>
                                <w:szCs w:val="18"/>
                              </w:rPr>
                              <w:t>“</w:t>
                            </w:r>
                            <w:r>
                              <w:rPr>
                                <w:rFonts w:hint="eastAsia"/>
                                <w:sz w:val="18"/>
                                <w:szCs w:val="18"/>
                              </w:rPr>
                              <w:t>setCaption</w:t>
                            </w:r>
                            <w:r>
                              <w:rPr>
                                <w:sz w:val="18"/>
                                <w:szCs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5" o:spid="_x0000_s1108" type="#_x0000_t62" style="position:absolute;left:0;text-align:left;margin-left:208.2pt;margin-top:63pt;width:69pt;height:15.6pt;flip:x;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" adj="35409,65699" fillcolor="#ff9">
                <v:textbox inset="0,0,0,0">
                  <w:txbxContent>
                    <w:p w:rsidR="0023747D" w:rsidRPr="00D434DE" w:rsidRDefault="0023747D" w:rsidP="00375F9C">
                      <w:pPr>
                        <w:jc w:val="center"/>
                        <w:rPr>
                          <w:sz w:val="18"/>
                          <w:szCs w:val="18"/>
                        </w:rPr>
                      </w:pPr>
                      <w:r>
                        <w:rPr>
                          <w:rFonts w:hint="eastAsia"/>
                          <w:sz w:val="18"/>
                          <w:szCs w:val="18"/>
                        </w:rPr>
                        <w:t xml:space="preserve">Double click </w:t>
                      </w:r>
                      <w:r>
                        <w:rPr>
                          <w:sz w:val="18"/>
                          <w:szCs w:val="18"/>
                        </w:rPr>
                        <w:t>“</w:t>
                      </w:r>
                      <w:r>
                        <w:rPr>
                          <w:rFonts w:hint="eastAsia"/>
                          <w:sz w:val="18"/>
                          <w:szCs w:val="18"/>
                        </w:rPr>
                        <w:t>setCaption</w:t>
                      </w:r>
                      <w:r>
                        <w:rPr>
                          <w:sz w:val="18"/>
                          <w:szCs w:val="18"/>
                        </w:rPr>
                        <w:t>”</w:t>
                      </w:r>
                    </w:p>
                  </w:txbxContent>
                </v:textbox>
                <w10:wrap anchory="line"/>
              </v:shape>
            </w:pict>
          </mc:Fallback>
        </mc:AlternateContent>
      </w:r>
      <w:r w:rsidR="00B17450">
        <w:rPr>
          <w:rFonts w:hint="eastAsia"/>
          <w:noProof/>
        </w:rPr>
        <w:drawing>
          <wp:inline distT="0" distB="0" distL="0" distR="0" wp14:anchorId="3D88AC1F" wp14:editId="3F4004C4">
            <wp:extent cx="5400675" cy="1771650"/>
            <wp:effectExtent l="0" t="0" r="9525" b="0"/>
            <wp:docPr id="1169" name="图片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1771650"/>
                    </a:xfrm>
                    <a:prstGeom prst="rect">
                      <a:avLst/>
                    </a:prstGeom>
                    <a:noFill/>
                    <a:ln>
                      <a:noFill/>
                    </a:ln>
                  </pic:spPr>
                </pic:pic>
              </a:graphicData>
            </a:graphic>
          </wp:inline>
        </w:drawing>
      </w:r>
    </w:p>
    <w:p w:rsidR="00375F9C" w:rsidRDefault="00375F9C" w:rsidP="00E45D25">
      <w:pPr>
        <w:pStyle w:val="3"/>
        <w:numPr>
          <w:ilvl w:val="2"/>
          <w:numId w:val="17"/>
        </w:numPr>
      </w:pPr>
      <w:bookmarkStart w:id="25" w:name="_Toc356466172"/>
      <w:r>
        <w:rPr>
          <w:rFonts w:hint="eastAsia"/>
        </w:rPr>
        <w:lastRenderedPageBreak/>
        <w:t>Find</w:t>
      </w:r>
      <w:r w:rsidRPr="00A05E31">
        <w:t xml:space="preserve"> the object definition code</w:t>
      </w:r>
      <w:bookmarkEnd w:id="25"/>
    </w:p>
    <w:p w:rsidR="00375F9C" w:rsidRDefault="00375F9C" w:rsidP="00375F9C">
      <w:r>
        <w:rPr>
          <w:rFonts w:hint="eastAsia"/>
        </w:rPr>
        <w:t xml:space="preserve">In </w:t>
      </w:r>
      <w:r>
        <w:t>“</w:t>
      </w:r>
      <w:r>
        <w:rPr>
          <w:rFonts w:hint="eastAsia"/>
        </w:rPr>
        <w:t>Design View</w:t>
      </w:r>
      <w:r>
        <w:t>”</w:t>
      </w:r>
      <w:r>
        <w:rPr>
          <w:rFonts w:hint="eastAsia"/>
        </w:rPr>
        <w:t>, double click a control will cause:</w:t>
      </w:r>
    </w:p>
    <w:p w:rsidR="00375F9C" w:rsidRDefault="00375F9C" w:rsidP="00E45D25">
      <w:pPr>
        <w:numPr>
          <w:ilvl w:val="0"/>
          <w:numId w:val="15"/>
        </w:numPr>
      </w:pPr>
      <w:r>
        <w:rPr>
          <w:rFonts w:hint="eastAsia"/>
        </w:rPr>
        <w:t xml:space="preserve">Switch to </w:t>
      </w:r>
      <w:r>
        <w:t>“</w:t>
      </w:r>
      <w:r>
        <w:rPr>
          <w:rFonts w:hint="eastAsia"/>
        </w:rPr>
        <w:t>Code</w:t>
      </w:r>
      <w:r>
        <w:t>”</w:t>
      </w:r>
      <w:r>
        <w:rPr>
          <w:rFonts w:hint="eastAsia"/>
        </w:rPr>
        <w:t xml:space="preserve"> view;</w:t>
      </w:r>
    </w:p>
    <w:p w:rsidR="00375F9C" w:rsidRDefault="00375F9C" w:rsidP="00E45D25">
      <w:pPr>
        <w:numPr>
          <w:ilvl w:val="0"/>
          <w:numId w:val="15"/>
        </w:numPr>
      </w:pPr>
      <w:r>
        <w:rPr>
          <w:rFonts w:hint="eastAsia"/>
        </w:rPr>
        <w:t>Highlight the control</w:t>
      </w:r>
      <w:r>
        <w:t>’</w:t>
      </w:r>
      <w:r>
        <w:rPr>
          <w:rFonts w:hint="eastAsia"/>
        </w:rPr>
        <w:t>s definition code;</w:t>
      </w:r>
    </w:p>
    <w:p w:rsidR="00375F9C" w:rsidRDefault="00375F9C" w:rsidP="00E45D25">
      <w:pPr>
        <w:numPr>
          <w:ilvl w:val="0"/>
          <w:numId w:val="15"/>
        </w:numPr>
      </w:pPr>
      <w:r>
        <w:rPr>
          <w:rFonts w:hint="eastAsia"/>
        </w:rPr>
        <w:t xml:space="preserve">Scroll </w:t>
      </w:r>
      <w:r>
        <w:t>the</w:t>
      </w:r>
      <w:r>
        <w:rPr>
          <w:rFonts w:hint="eastAsia"/>
        </w:rPr>
        <w:t xml:space="preserve"> definition code to view. </w:t>
      </w:r>
    </w:p>
    <w:p w:rsidR="00B17450" w:rsidRDefault="00B17450" w:rsidP="00375F9C">
      <w:r>
        <w:rPr>
          <w:rFonts w:hint="eastAsia"/>
          <w:noProof/>
        </w:rPr>
        <mc:AlternateContent>
          <mc:Choice Requires="wps">
            <w:drawing>
              <wp:anchor distT="0" distB="0" distL="114300" distR="114300" simplePos="0" relativeHeight="251682816" behindDoc="0" locked="0" layoutInCell="1" allowOverlap="1" wp14:anchorId="1603B570" wp14:editId="2754422F">
                <wp:simplePos x="0" y="0"/>
                <wp:positionH relativeFrom="column">
                  <wp:posOffset>2139315</wp:posOffset>
                </wp:positionH>
                <wp:positionV relativeFrom="line">
                  <wp:posOffset>755650</wp:posOffset>
                </wp:positionV>
                <wp:extent cx="914400" cy="198120"/>
                <wp:effectExtent l="0" t="0" r="19050" b="259080"/>
                <wp:wrapNone/>
                <wp:docPr id="1055" name="AutoShape 5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198120"/>
                        </a:xfrm>
                        <a:prstGeom prst="wedgeRoundRectCallout">
                          <a:avLst>
                            <a:gd name="adj1" fmla="val -41944"/>
                            <a:gd name="adj2" fmla="val 1708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B17450">
                            <w:pPr>
                              <w:jc w:val="center"/>
                              <w:rPr>
                                <w:sz w:val="18"/>
                                <w:szCs w:val="18"/>
                              </w:rPr>
                            </w:pPr>
                            <w:r>
                              <w:rPr>
                                <w:rFonts w:hint="eastAsia"/>
                                <w:sz w:val="18"/>
                                <w:szCs w:val="18"/>
                              </w:rPr>
                              <w:t>dblclick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6" o:spid="_x0000_s1109" type="#_x0000_t62" style="position:absolute;left:0;text-align:left;margin-left:168.45pt;margin-top:59.5pt;width:1in;height:15.6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" adj="1740,47699" fillcolor="#ff9">
                <v:textbox inset="0,0,0,0">
                  <w:txbxContent>
                    <w:p w:rsidR="0023747D" w:rsidRPr="00D434DE" w:rsidRDefault="0023747D" w:rsidP="00B17450">
                      <w:pPr>
                        <w:jc w:val="center"/>
                        <w:rPr>
                          <w:sz w:val="18"/>
                          <w:szCs w:val="18"/>
                        </w:rPr>
                      </w:pPr>
                      <w:proofErr w:type="gramStart"/>
                      <w:r>
                        <w:rPr>
                          <w:rFonts w:hint="eastAsia"/>
                          <w:sz w:val="18"/>
                          <w:szCs w:val="18"/>
                        </w:rPr>
                        <w:t>dblclick</w:t>
                      </w:r>
                      <w:proofErr w:type="gramEnd"/>
                    </w:p>
                  </w:txbxContent>
                </v:textbox>
                <w10:wrap anchory="line"/>
              </v:shape>
            </w:pict>
          </mc:Fallback>
        </mc:AlternateContent>
      </w:r>
      <w:r>
        <w:rPr>
          <w:rFonts w:hint="eastAsia"/>
          <w:noProof/>
        </w:rPr>
        <w:t xml:space="preserve"> </w:t>
      </w:r>
      <w:r w:rsidR="00955C1D">
        <w:rPr>
          <w:noProof/>
        </w:rPr>
        <w:drawing>
          <wp:inline distT="0" distB="0" distL="0" distR="0" wp14:anchorId="667BDD43" wp14:editId="38E44B87">
            <wp:extent cx="3742857" cy="1495238"/>
            <wp:effectExtent l="0" t="0" r="0" b="0"/>
            <wp:docPr id="1173" name="图片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42857" cy="1495238"/>
                    </a:xfrm>
                    <a:prstGeom prst="rect">
                      <a:avLst/>
                    </a:prstGeom>
                  </pic:spPr>
                </pic:pic>
              </a:graphicData>
            </a:graphic>
          </wp:inline>
        </w:drawing>
      </w:r>
    </w:p>
    <w:p w:rsidR="00375F9C" w:rsidRPr="004D3371" w:rsidRDefault="005C781A" w:rsidP="00375F9C">
      <w:r>
        <w:rPr>
          <w:rFonts w:hint="eastAsia"/>
          <w:noProof/>
        </w:rPr>
        <mc:AlternateContent>
          <mc:Choice Requires="wps">
            <w:drawing>
              <wp:anchor distT="0" distB="0" distL="114300" distR="114300" simplePos="0" relativeHeight="251608576" behindDoc="0" locked="0" layoutInCell="1" allowOverlap="1" wp14:anchorId="29323B02" wp14:editId="070E81B7">
                <wp:simplePos x="0" y="0"/>
                <wp:positionH relativeFrom="column">
                  <wp:posOffset>4391025</wp:posOffset>
                </wp:positionH>
                <wp:positionV relativeFrom="line">
                  <wp:posOffset>1562100</wp:posOffset>
                </wp:positionV>
                <wp:extent cx="914400" cy="198120"/>
                <wp:effectExtent l="38100" t="0" r="19050" b="240030"/>
                <wp:wrapNone/>
                <wp:docPr id="1056" name="AutoShape 5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198120"/>
                        </a:xfrm>
                        <a:prstGeom prst="wedgeRoundRectCallout">
                          <a:avLst>
                            <a:gd name="adj1" fmla="val 49722"/>
                            <a:gd name="adj2" fmla="val 15640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sz w:val="18"/>
                                <w:szCs w:val="18"/>
                              </w:rPr>
                              <w:t>D</w:t>
                            </w:r>
                            <w:r>
                              <w:rPr>
                                <w:rFonts w:hint="eastAsia"/>
                                <w:sz w:val="18"/>
                                <w:szCs w:val="18"/>
                              </w:rPr>
                              <w:t>efinition code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7" o:spid="_x0000_s1110" type="#_x0000_t62" style="position:absolute;left:0;text-align:left;margin-left:345.75pt;margin-top:123pt;width:1in;height:15.6pt;flip:x;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" adj="21540,44584" fillcolor="#ff9">
                <v:textbox inset="0,0,0,0">
                  <w:txbxContent>
                    <w:p w:rsidR="0023747D" w:rsidRPr="00D434DE" w:rsidRDefault="0023747D" w:rsidP="00375F9C">
                      <w:pPr>
                        <w:jc w:val="center"/>
                        <w:rPr>
                          <w:sz w:val="18"/>
                          <w:szCs w:val="18"/>
                        </w:rPr>
                      </w:pPr>
                      <w:r>
                        <w:rPr>
                          <w:sz w:val="18"/>
                          <w:szCs w:val="18"/>
                        </w:rPr>
                        <w:t>D</w:t>
                      </w:r>
                      <w:r>
                        <w:rPr>
                          <w:rFonts w:hint="eastAsia"/>
                          <w:sz w:val="18"/>
                          <w:szCs w:val="18"/>
                        </w:rPr>
                        <w:t>efinition code</w:t>
                      </w:r>
                    </w:p>
                  </w:txbxContent>
                </v:textbox>
                <w10:wrap anchory="line"/>
              </v:shape>
            </w:pict>
          </mc:Fallback>
        </mc:AlternateContent>
      </w:r>
      <w:r w:rsidR="00B17450">
        <w:rPr>
          <w:noProof/>
        </w:rPr>
        <w:drawing>
          <wp:inline distT="0" distB="0" distL="0" distR="0" wp14:anchorId="5292EF9E" wp14:editId="69FF6BB2">
            <wp:extent cx="5400675" cy="2847975"/>
            <wp:effectExtent l="0" t="0" r="9525" b="9525"/>
            <wp:docPr id="1171" name="图片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2847975"/>
                    </a:xfrm>
                    <a:prstGeom prst="rect">
                      <a:avLst/>
                    </a:prstGeom>
                    <a:noFill/>
                    <a:ln>
                      <a:noFill/>
                    </a:ln>
                  </pic:spPr>
                </pic:pic>
              </a:graphicData>
            </a:graphic>
          </wp:inline>
        </w:drawing>
      </w:r>
    </w:p>
    <w:p w:rsidR="00375F9C" w:rsidRDefault="00375F9C" w:rsidP="00E45D25">
      <w:pPr>
        <w:pStyle w:val="3"/>
        <w:numPr>
          <w:ilvl w:val="2"/>
          <w:numId w:val="17"/>
        </w:numPr>
      </w:pPr>
      <w:bookmarkStart w:id="26" w:name="_Toc356466173"/>
      <w:r>
        <w:rPr>
          <w:rFonts w:hint="eastAsia"/>
        </w:rPr>
        <w:t>G</w:t>
      </w:r>
      <w:r w:rsidRPr="00AA452D">
        <w:t>enerate</w:t>
      </w:r>
      <w:r>
        <w:rPr>
          <w:rFonts w:hint="eastAsia"/>
        </w:rPr>
        <w:t xml:space="preserve"> event code a</w:t>
      </w:r>
      <w:r w:rsidRPr="00AA452D">
        <w:t>utomatically</w:t>
      </w:r>
      <w:bookmarkEnd w:id="26"/>
    </w:p>
    <w:p w:rsidR="00375F9C" w:rsidRDefault="00375F9C" w:rsidP="00375F9C">
      <w:pPr>
        <w:ind w:left="105" w:hangingChars="50" w:hanging="105"/>
      </w:pPr>
      <w:r>
        <w:rPr>
          <w:rFonts w:hint="eastAsia"/>
        </w:rPr>
        <w:t xml:space="preserve">In the </w:t>
      </w:r>
      <w:r>
        <w:t>“</w:t>
      </w:r>
      <w:r>
        <w:rPr>
          <w:rFonts w:hint="eastAsia"/>
        </w:rPr>
        <w:t>Design View</w:t>
      </w:r>
      <w:r>
        <w:t>”</w:t>
      </w:r>
      <w:r>
        <w:rPr>
          <w:rFonts w:hint="eastAsia"/>
        </w:rPr>
        <w:t xml:space="preserve">, select a </w:t>
      </w:r>
      <w:r>
        <w:t>control;</w:t>
      </w:r>
      <w:r>
        <w:rPr>
          <w:rFonts w:hint="eastAsia"/>
        </w:rPr>
        <w:t xml:space="preserve"> the right side </w:t>
      </w:r>
      <w:r>
        <w:t>“</w:t>
      </w:r>
      <w:r>
        <w:rPr>
          <w:rFonts w:hint="eastAsia"/>
        </w:rPr>
        <w:t>Component config</w:t>
      </w:r>
      <w:r>
        <w:t>”</w:t>
      </w:r>
      <w:r>
        <w:rPr>
          <w:rFonts w:hint="eastAsia"/>
        </w:rPr>
        <w:t xml:space="preserve"> window will be refreshed. Find an event (e.g. onClick event), click its event button will cause:</w:t>
      </w:r>
    </w:p>
    <w:p w:rsidR="00375F9C" w:rsidRDefault="00375F9C" w:rsidP="00E45D25">
      <w:pPr>
        <w:numPr>
          <w:ilvl w:val="0"/>
          <w:numId w:val="16"/>
        </w:numPr>
      </w:pPr>
      <w:r>
        <w:rPr>
          <w:rFonts w:hint="eastAsia"/>
        </w:rPr>
        <w:t xml:space="preserve">Switch to </w:t>
      </w:r>
      <w:r>
        <w:t>“</w:t>
      </w:r>
      <w:r>
        <w:rPr>
          <w:rFonts w:hint="eastAsia"/>
        </w:rPr>
        <w:t>Code</w:t>
      </w:r>
      <w:r>
        <w:t>”</w:t>
      </w:r>
      <w:r>
        <w:rPr>
          <w:rFonts w:hint="eastAsia"/>
        </w:rPr>
        <w:t xml:space="preserve"> view;</w:t>
      </w:r>
    </w:p>
    <w:p w:rsidR="00375F9C" w:rsidRDefault="00375F9C" w:rsidP="00E45D25">
      <w:pPr>
        <w:numPr>
          <w:ilvl w:val="0"/>
          <w:numId w:val="16"/>
        </w:numPr>
      </w:pPr>
      <w:r>
        <w:rPr>
          <w:rFonts w:hint="eastAsia"/>
        </w:rPr>
        <w:t>Create event code, and insert into the editor;</w:t>
      </w:r>
    </w:p>
    <w:p w:rsidR="00375F9C" w:rsidRDefault="00375F9C" w:rsidP="00E45D25">
      <w:pPr>
        <w:numPr>
          <w:ilvl w:val="0"/>
          <w:numId w:val="16"/>
        </w:numPr>
      </w:pPr>
      <w:r>
        <w:rPr>
          <w:rFonts w:hint="eastAsia"/>
        </w:rPr>
        <w:t xml:space="preserve">Scroll </w:t>
      </w:r>
      <w:r>
        <w:t>the</w:t>
      </w:r>
      <w:r>
        <w:rPr>
          <w:rFonts w:hint="eastAsia"/>
        </w:rPr>
        <w:t xml:space="preserve"> event code to view. </w:t>
      </w:r>
    </w:p>
    <w:p w:rsidR="00375F9C" w:rsidRPr="00473F41" w:rsidRDefault="00375F9C" w:rsidP="00375F9C">
      <w:pPr>
        <w:ind w:left="105" w:hangingChars="50" w:hanging="105"/>
      </w:pPr>
    </w:p>
    <w:p w:rsidR="00375F9C" w:rsidRDefault="00955C1D" w:rsidP="00375F9C">
      <w:pPr>
        <w:ind w:left="105" w:hangingChars="50" w:hanging="105"/>
        <w:jc w:val="center"/>
      </w:pPr>
      <w:r w:rsidRPr="00955C1D">
        <w:rPr>
          <w:noProof/>
        </w:rPr>
        <w:t xml:space="preserve"> </w:t>
      </w:r>
      <w:r>
        <w:rPr>
          <w:rFonts w:hint="eastAsia"/>
          <w:noProof/>
        </w:rPr>
        <w:lastRenderedPageBreak/>
        <mc:AlternateContent>
          <mc:Choice Requires="wps">
            <w:drawing>
              <wp:anchor distT="0" distB="0" distL="114300" distR="114300" simplePos="0" relativeHeight="251617792" behindDoc="0" locked="0" layoutInCell="1" allowOverlap="1" wp14:anchorId="06D369B4" wp14:editId="778AD04A">
                <wp:simplePos x="0" y="0"/>
                <wp:positionH relativeFrom="column">
                  <wp:posOffset>3857625</wp:posOffset>
                </wp:positionH>
                <wp:positionV relativeFrom="line">
                  <wp:posOffset>1287780</wp:posOffset>
                </wp:positionV>
                <wp:extent cx="914400" cy="198120"/>
                <wp:effectExtent l="0" t="0" r="438150" b="125730"/>
                <wp:wrapNone/>
                <wp:docPr id="1054" name="AutoShape 5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198120"/>
                        </a:xfrm>
                        <a:prstGeom prst="wedgeRoundRectCallout">
                          <a:avLst>
                            <a:gd name="adj1" fmla="val -90903"/>
                            <a:gd name="adj2" fmla="val 1009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Click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77" o:spid="_x0000_s1111" type="#_x0000_t62" style="position:absolute;left:0;text-align:left;margin-left:303.75pt;margin-top:101.4pt;width:1in;height:15.6pt;flip:x;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" adj="-8835,32607" fillcolor="#ff9">
                <v:textbox inset="0,0,0,0">
                  <w:txbxContent>
                    <w:p w:rsidR="0023747D" w:rsidRPr="00D434DE" w:rsidRDefault="0023747D" w:rsidP="00375F9C">
                      <w:pPr>
                        <w:jc w:val="center"/>
                        <w:rPr>
                          <w:sz w:val="18"/>
                          <w:szCs w:val="18"/>
                        </w:rPr>
                      </w:pPr>
                      <w:r>
                        <w:rPr>
                          <w:rFonts w:hint="eastAsia"/>
                          <w:sz w:val="18"/>
                          <w:szCs w:val="18"/>
                        </w:rPr>
                        <w:t>Click</w:t>
                      </w:r>
                    </w:p>
                  </w:txbxContent>
                </v:textbox>
                <w10:wrap anchory="line"/>
              </v:shape>
            </w:pict>
          </mc:Fallback>
        </mc:AlternateContent>
      </w:r>
      <w:r>
        <w:rPr>
          <w:noProof/>
        </w:rPr>
        <w:drawing>
          <wp:inline distT="0" distB="0" distL="0" distR="0" wp14:anchorId="2365A60A" wp14:editId="0D9F8A8E">
            <wp:extent cx="5400040" cy="1922514"/>
            <wp:effectExtent l="0" t="0" r="0" b="1905"/>
            <wp:docPr id="1172" name="图片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00040" cy="1922514"/>
                    </a:xfrm>
                    <a:prstGeom prst="rect">
                      <a:avLst/>
                    </a:prstGeom>
                  </pic:spPr>
                </pic:pic>
              </a:graphicData>
            </a:graphic>
          </wp:inline>
        </w:drawing>
      </w:r>
    </w:p>
    <w:p w:rsidR="00375F9C" w:rsidRDefault="00375F9C" w:rsidP="00375F9C"/>
    <w:p w:rsidR="00375F9C" w:rsidRPr="00735DFB" w:rsidRDefault="00375F9C" w:rsidP="00375F9C">
      <w:r w:rsidRPr="00AA452D">
        <w:rPr>
          <w:rFonts w:hint="eastAsia"/>
        </w:rPr>
        <w:t xml:space="preserve"> </w:t>
      </w:r>
      <w:r w:rsidR="005C781A">
        <w:rPr>
          <w:rFonts w:hint="eastAsia"/>
          <w:noProof/>
        </w:rPr>
        <mc:AlternateContent>
          <mc:Choice Requires="wps">
            <w:drawing>
              <wp:anchor distT="0" distB="0" distL="114300" distR="114300" simplePos="0" relativeHeight="251609600" behindDoc="0" locked="0" layoutInCell="1" allowOverlap="1" wp14:anchorId="3C93108D" wp14:editId="70EEB614">
                <wp:simplePos x="0" y="0"/>
                <wp:positionH relativeFrom="column">
                  <wp:posOffset>3886200</wp:posOffset>
                </wp:positionH>
                <wp:positionV relativeFrom="line">
                  <wp:posOffset>1783080</wp:posOffset>
                </wp:positionV>
                <wp:extent cx="1143000" cy="198120"/>
                <wp:effectExtent l="247650" t="211455" r="9525" b="9525"/>
                <wp:wrapNone/>
                <wp:docPr id="1053" name="AutoShape 5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66444"/>
                            <a:gd name="adj2" fmla="val -14359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sz w:val="18"/>
                                <w:szCs w:val="18"/>
                              </w:rPr>
                              <w:t>E</w:t>
                            </w:r>
                            <w:r>
                              <w:rPr>
                                <w:rFonts w:hint="eastAsia"/>
                                <w:sz w:val="18"/>
                                <w:szCs w:val="18"/>
                              </w:rPr>
                              <w:t>vent code created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9" o:spid="_x0000_s1112" type="#_x0000_t62" style="position:absolute;left:0;text-align:left;margin-left:306pt;margin-top:140.4pt;width:90pt;height:15.6pt;flip:x;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" adj="25152,-20216" fillcolor="#ff9">
                <v:textbox inset="0,0,0,0">
                  <w:txbxContent>
                    <w:p w:rsidR="0023747D" w:rsidRPr="00D434DE" w:rsidRDefault="0023747D" w:rsidP="00375F9C">
                      <w:pPr>
                        <w:jc w:val="center"/>
                        <w:rPr>
                          <w:sz w:val="18"/>
                          <w:szCs w:val="18"/>
                        </w:rPr>
                      </w:pPr>
                      <w:r>
                        <w:rPr>
                          <w:sz w:val="18"/>
                          <w:szCs w:val="18"/>
                        </w:rPr>
                        <w:t>E</w:t>
                      </w:r>
                      <w:r>
                        <w:rPr>
                          <w:rFonts w:hint="eastAsia"/>
                          <w:sz w:val="18"/>
                          <w:szCs w:val="18"/>
                        </w:rPr>
                        <w:t>vent code created</w:t>
                      </w:r>
                    </w:p>
                  </w:txbxContent>
                </v:textbox>
                <w10:wrap anchory="line"/>
              </v:shape>
            </w:pict>
          </mc:Fallback>
        </mc:AlternateContent>
      </w:r>
      <w:r w:rsidRPr="00AA452D">
        <w:rPr>
          <w:rFonts w:hint="eastAsia"/>
        </w:rPr>
        <w:t xml:space="preserve"> </w:t>
      </w:r>
      <w:r w:rsidR="005C781A">
        <w:rPr>
          <w:rFonts w:hint="eastAsia"/>
          <w:noProof/>
        </w:rPr>
        <w:drawing>
          <wp:inline distT="0" distB="0" distL="0" distR="0" wp14:anchorId="10CC1AB3" wp14:editId="0128FB34">
            <wp:extent cx="5000625" cy="22955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00625" cy="2295525"/>
                    </a:xfrm>
                    <a:prstGeom prst="rect">
                      <a:avLst/>
                    </a:prstGeom>
                    <a:noFill/>
                    <a:ln>
                      <a:noFill/>
                    </a:ln>
                  </pic:spPr>
                </pic:pic>
              </a:graphicData>
            </a:graphic>
          </wp:inline>
        </w:drawing>
      </w:r>
    </w:p>
    <w:p w:rsidR="00375F9C" w:rsidRDefault="00375F9C" w:rsidP="00E45D25">
      <w:pPr>
        <w:pStyle w:val="1"/>
        <w:numPr>
          <w:ilvl w:val="0"/>
          <w:numId w:val="17"/>
        </w:numPr>
      </w:pPr>
      <w:bookmarkStart w:id="27" w:name="_Toc356466174"/>
      <w:r>
        <w:rPr>
          <w:rFonts w:hint="eastAsia"/>
        </w:rPr>
        <w:t>Controls Facebook</w:t>
      </w:r>
      <w:bookmarkEnd w:id="27"/>
    </w:p>
    <w:p w:rsidR="00375F9C" w:rsidRDefault="00375F9C" w:rsidP="00375F9C">
      <w:r w:rsidRPr="001338EA">
        <w:t>Many beginners are particularly interested in UI controls. In this chapter we</w:t>
      </w:r>
      <w:r>
        <w:t>’</w:t>
      </w:r>
      <w:r w:rsidRPr="001338EA">
        <w:t>ll give a rough look at the basic controls.</w:t>
      </w:r>
      <w:r>
        <w:rPr>
          <w:rFonts w:hint="eastAsia"/>
        </w:rPr>
        <w:t xml:space="preserve"> </w:t>
      </w:r>
      <w:r w:rsidRPr="001338EA">
        <w:t>Since each control has a lot of functions, here is a brief introduction, it is impossible to explain all the functions. You can browse API to understand the specific function of each control in detail!</w:t>
      </w:r>
    </w:p>
    <w:p w:rsidR="00375F9C" w:rsidRDefault="00375F9C" w:rsidP="00E45D25">
      <w:pPr>
        <w:pStyle w:val="2"/>
        <w:numPr>
          <w:ilvl w:val="1"/>
          <w:numId w:val="17"/>
        </w:numPr>
      </w:pPr>
      <w:bookmarkStart w:id="28" w:name="_Toc356466175"/>
      <w:r>
        <w:rPr>
          <w:rFonts w:hint="eastAsia"/>
        </w:rPr>
        <w:t>S</w:t>
      </w:r>
      <w:r w:rsidRPr="00991AE1">
        <w:t>cript testing environment</w:t>
      </w:r>
      <w:bookmarkEnd w:id="28"/>
    </w:p>
    <w:p w:rsidR="00375F9C" w:rsidRDefault="00375F9C" w:rsidP="00375F9C">
      <w:r w:rsidRPr="00991AE1">
        <w:t>At first, we have to build a testing environment for executing example codes. About Browsers</w:t>
      </w:r>
      <w:r w:rsidR="00863040">
        <w:t xml:space="preserve">,  </w:t>
      </w:r>
      <w:r w:rsidR="004D6FBC">
        <w:t>Firefox</w:t>
      </w:r>
      <w:r w:rsidR="00863040">
        <w:t xml:space="preserve"> is recommended, </w:t>
      </w:r>
      <w:r w:rsidR="00CC090A" w:rsidRPr="00CC090A">
        <w:t xml:space="preserve">if </w:t>
      </w:r>
      <w:r w:rsidR="004D6FBC" w:rsidRPr="00CC090A">
        <w:t>Firefox</w:t>
      </w:r>
      <w:r w:rsidR="00CC090A" w:rsidRPr="00CC090A">
        <w:t xml:space="preserve"> is not preferred, ie8 or chrome is ok too.</w:t>
      </w:r>
      <w:r>
        <w:rPr>
          <w:rFonts w:hint="eastAsia"/>
        </w:rPr>
        <w:t xml:space="preserve"> </w:t>
      </w:r>
    </w:p>
    <w:p w:rsidR="00375F9C" w:rsidRPr="00991AE1" w:rsidRDefault="00375F9C" w:rsidP="00375F9C">
      <w:pPr>
        <w:ind w:firstLine="420"/>
      </w:pPr>
    </w:p>
    <w:p w:rsidR="00375F9C" w:rsidRPr="002C425D" w:rsidRDefault="00375F9C" w:rsidP="00375F9C">
      <w:pPr>
        <w:ind w:firstLine="420"/>
        <w:rPr>
          <w:b/>
        </w:rPr>
      </w:pPr>
      <w:r>
        <w:rPr>
          <w:rFonts w:hint="eastAsia"/>
          <w:b/>
        </w:rPr>
        <w:t xml:space="preserve">For </w:t>
      </w:r>
      <w:r w:rsidR="004D6FBC" w:rsidRPr="002C425D">
        <w:rPr>
          <w:b/>
        </w:rPr>
        <w:t>Firefox</w:t>
      </w:r>
      <w:r>
        <w:rPr>
          <w:rFonts w:hint="eastAsia"/>
          <w:b/>
        </w:rPr>
        <w:t xml:space="preserve">: </w:t>
      </w:r>
    </w:p>
    <w:p w:rsidR="00375F9C" w:rsidRDefault="00375F9C" w:rsidP="00E45D25">
      <w:pPr>
        <w:numPr>
          <w:ilvl w:val="0"/>
          <w:numId w:val="2"/>
        </w:numPr>
      </w:pPr>
      <w:r>
        <w:rPr>
          <w:rFonts w:hint="eastAsia"/>
        </w:rPr>
        <w:t xml:space="preserve">You need </w:t>
      </w:r>
      <w:r w:rsidR="004D6FBC">
        <w:t>Firefox</w:t>
      </w:r>
      <w:r>
        <w:rPr>
          <w:rFonts w:hint="eastAsia"/>
        </w:rPr>
        <w:t xml:space="preserve"> and firebug;</w:t>
      </w:r>
    </w:p>
    <w:p w:rsidR="009C6F51" w:rsidRDefault="00083A2E" w:rsidP="00E45D25">
      <w:pPr>
        <w:numPr>
          <w:ilvl w:val="0"/>
          <w:numId w:val="2"/>
        </w:numPr>
      </w:pPr>
      <w:r>
        <w:rPr>
          <w:rFonts w:hint="eastAsia"/>
        </w:rPr>
        <w:t xml:space="preserve">Ensure </w:t>
      </w:r>
      <w:r w:rsidR="009C6F51">
        <w:rPr>
          <w:rFonts w:hint="eastAsia"/>
        </w:rPr>
        <w:t xml:space="preserve">all </w:t>
      </w:r>
      <w:r>
        <w:rPr>
          <w:rFonts w:hint="eastAsia"/>
        </w:rPr>
        <w:t xml:space="preserve">files and </w:t>
      </w:r>
      <w:r w:rsidR="009C6F51">
        <w:rPr>
          <w:rFonts w:hint="eastAsia"/>
        </w:rPr>
        <w:t xml:space="preserve">folders in </w:t>
      </w:r>
      <w:r>
        <w:rPr>
          <w:rFonts w:hint="eastAsia"/>
        </w:rPr>
        <w:t xml:space="preserve">cookbook package including </w:t>
      </w:r>
      <w:r>
        <w:t>“</w:t>
      </w:r>
      <w:r w:rsidRPr="009C6F51">
        <w:rPr>
          <w:rFonts w:hint="eastAsia"/>
          <w:b/>
        </w:rPr>
        <w:t>env.html</w:t>
      </w:r>
      <w:r>
        <w:t>”</w:t>
      </w:r>
      <w:r>
        <w:rPr>
          <w:rFonts w:hint="eastAsia"/>
        </w:rPr>
        <w:t xml:space="preserve"> are in</w:t>
      </w:r>
      <w:r>
        <w:rPr>
          <w:rFonts w:hint="eastAsia"/>
          <w:b/>
          <w:color w:val="0000FF"/>
        </w:rPr>
        <w:t xml:space="preserve"> </w:t>
      </w:r>
      <w:r w:rsidR="00551D47">
        <w:rPr>
          <w:rFonts w:hint="eastAsia"/>
          <w:b/>
          <w:color w:val="0000FF"/>
        </w:rPr>
        <w:t>cookbook</w:t>
      </w:r>
      <w:r w:rsidR="009C6F51">
        <w:rPr>
          <w:rFonts w:hint="eastAsia"/>
        </w:rPr>
        <w:t xml:space="preserve"> dir;</w:t>
      </w:r>
    </w:p>
    <w:p w:rsidR="00375F9C" w:rsidRDefault="00375F9C" w:rsidP="00E45D25">
      <w:pPr>
        <w:numPr>
          <w:ilvl w:val="0"/>
          <w:numId w:val="2"/>
        </w:numPr>
      </w:pPr>
      <w:r>
        <w:rPr>
          <w:rFonts w:hint="eastAsia"/>
        </w:rPr>
        <w:t xml:space="preserve">Open URL </w:t>
      </w:r>
      <w:r w:rsidR="00551D47">
        <w:rPr>
          <w:rFonts w:hint="eastAsia"/>
          <w:b/>
          <w:color w:val="0000FF"/>
        </w:rPr>
        <w:t>cookbook</w:t>
      </w:r>
      <w:r>
        <w:rPr>
          <w:rFonts w:hint="eastAsia"/>
        </w:rPr>
        <w:t>/</w:t>
      </w:r>
      <w:r w:rsidRPr="00343BB0">
        <w:rPr>
          <w:b/>
        </w:rPr>
        <w:t>env.html</w:t>
      </w:r>
      <w:r w:rsidRPr="00991AE1">
        <w:rPr>
          <w:rFonts w:hint="eastAsia"/>
        </w:rPr>
        <w:t xml:space="preserve"> in </w:t>
      </w:r>
      <w:r w:rsidR="004D6FBC" w:rsidRPr="00991AE1">
        <w:t>Fir</w:t>
      </w:r>
      <w:r w:rsidR="004D6FBC">
        <w:t>efox</w:t>
      </w:r>
      <w:r>
        <w:rPr>
          <w:rFonts w:hint="eastAsia"/>
        </w:rPr>
        <w:t>;</w:t>
      </w:r>
    </w:p>
    <w:p w:rsidR="00375F9C" w:rsidRDefault="00375F9C" w:rsidP="00E45D25">
      <w:pPr>
        <w:numPr>
          <w:ilvl w:val="0"/>
          <w:numId w:val="2"/>
        </w:numPr>
      </w:pPr>
      <w:r>
        <w:rPr>
          <w:rFonts w:hint="eastAsia"/>
        </w:rPr>
        <w:t>Open firebug console, s</w:t>
      </w:r>
      <w:r w:rsidRPr="00991AE1">
        <w:t xml:space="preserve">witch to the multi-line </w:t>
      </w:r>
      <w:r>
        <w:rPr>
          <w:rFonts w:hint="eastAsia"/>
        </w:rPr>
        <w:t>mode</w:t>
      </w:r>
    </w:p>
    <w:p w:rsidR="00375F9C" w:rsidRDefault="005C781A" w:rsidP="00375F9C">
      <w:r>
        <w:rPr>
          <w:rFonts w:hint="eastAsia"/>
          <w:noProof/>
        </w:rPr>
        <w:lastRenderedPageBreak/>
        <mc:AlternateContent>
          <mc:Choice Requires="wps">
            <w:drawing>
              <wp:anchor distT="0" distB="0" distL="114300" distR="114300" simplePos="0" relativeHeight="251618816" behindDoc="0" locked="0" layoutInCell="1" allowOverlap="1" wp14:anchorId="1C39B9E2" wp14:editId="6D9CCB39">
                <wp:simplePos x="0" y="0"/>
                <wp:positionH relativeFrom="column">
                  <wp:posOffset>2286000</wp:posOffset>
                </wp:positionH>
                <wp:positionV relativeFrom="line">
                  <wp:posOffset>748665</wp:posOffset>
                </wp:positionV>
                <wp:extent cx="1143000" cy="220345"/>
                <wp:effectExtent l="9525" t="5715" r="9525" b="88265"/>
                <wp:wrapNone/>
                <wp:docPr id="1052" name="AutoShape 6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220345"/>
                        </a:xfrm>
                        <a:prstGeom prst="wedgeRoundRectCallout">
                          <a:avLst>
                            <a:gd name="adj1" fmla="val -27667"/>
                            <a:gd name="adj2" fmla="val 8688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Style w:val="shorttext"/>
                                <w:rFonts w:hint="eastAsia"/>
                              </w:rPr>
                              <w:t xml:space="preserve">Then, click </w:t>
                            </w:r>
                            <w:r>
                              <w:rPr>
                                <w:rStyle w:val="shorttext"/>
                              </w:rPr>
                              <w:t>“</w:t>
                            </w:r>
                            <w:r>
                              <w:rPr>
                                <w:rStyle w:val="shorttext"/>
                                <w:rFonts w:hint="eastAsia"/>
                              </w:rPr>
                              <w:t>run</w:t>
                            </w:r>
                            <w:r>
                              <w:rPr>
                                <w:rStyle w:val="shorttext"/>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2" o:spid="_x0000_s1113" type="#_x0000_t62" style="position:absolute;left:0;text-align:left;margin-left:180pt;margin-top:58.95pt;width:90pt;height:17.35pt;flip:x;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" adj="4824,29567" fillcolor="#ff9">
                <v:textbox inset="0,0,0,0">
                  <w:txbxContent>
                    <w:p w:rsidR="0023747D" w:rsidRPr="000E23E9" w:rsidRDefault="0023747D" w:rsidP="00375F9C">
                      <w:pPr>
                        <w:rPr>
                          <w:szCs w:val="18"/>
                        </w:rPr>
                      </w:pPr>
                      <w:r>
                        <w:rPr>
                          <w:rStyle w:val="shorttext"/>
                          <w:rFonts w:hint="eastAsia"/>
                        </w:rPr>
                        <w:t xml:space="preserve">Then, click </w:t>
                      </w:r>
                      <w:r>
                        <w:rPr>
                          <w:rStyle w:val="shorttext"/>
                        </w:rPr>
                        <w:t>“</w:t>
                      </w:r>
                      <w:r>
                        <w:rPr>
                          <w:rStyle w:val="shorttext"/>
                          <w:rFonts w:hint="eastAsia"/>
                        </w:rPr>
                        <w:t>run</w:t>
                      </w:r>
                      <w:r>
                        <w:rPr>
                          <w:rStyle w:val="shorttext"/>
                        </w:rPr>
                        <w:t>”</w:t>
                      </w:r>
                    </w:p>
                  </w:txbxContent>
                </v:textbox>
                <w10:wrap anchory="line"/>
              </v:shape>
            </w:pict>
          </mc:Fallback>
        </mc:AlternateContent>
      </w:r>
      <w:r>
        <w:rPr>
          <w:rFonts w:hint="eastAsia"/>
          <w:noProof/>
        </w:rPr>
        <mc:AlternateContent>
          <mc:Choice Requires="wps">
            <w:drawing>
              <wp:anchor distT="0" distB="0" distL="114300" distR="114300" simplePos="0" relativeHeight="251508224" behindDoc="0" locked="0" layoutInCell="1" allowOverlap="1" wp14:anchorId="332D30EC" wp14:editId="67BA9C7B">
                <wp:simplePos x="0" y="0"/>
                <wp:positionH relativeFrom="column">
                  <wp:posOffset>3886200</wp:posOffset>
                </wp:positionH>
                <wp:positionV relativeFrom="line">
                  <wp:posOffset>451485</wp:posOffset>
                </wp:positionV>
                <wp:extent cx="1485900" cy="220345"/>
                <wp:effectExtent l="447675" t="118110" r="9525" b="13970"/>
                <wp:wrapNone/>
                <wp:docPr id="1051" name="AutoShap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85900" cy="220345"/>
                        </a:xfrm>
                        <a:prstGeom prst="wedgeRoundRectCallout">
                          <a:avLst>
                            <a:gd name="adj1" fmla="val 79356"/>
                            <a:gd name="adj2" fmla="val -9121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Style w:val="shorttext"/>
                                <w:rFonts w:hint="eastAsia"/>
                              </w:rPr>
                              <w:t>E</w:t>
                            </w:r>
                            <w:r>
                              <w:rPr>
                                <w:rStyle w:val="shorttext"/>
                              </w:rPr>
                              <w:t>nter the test code here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7" o:spid="_x0000_s1114" type="#_x0000_t62" style="position:absolute;left:0;text-align:left;margin-left:306pt;margin-top:35.55pt;width:117pt;height:17.35pt;flip:x;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" adj="27941,-8902" fillcolor="#ff9">
                <v:textbox inset="0,0,0,0">
                  <w:txbxContent>
                    <w:p w:rsidR="0023747D" w:rsidRPr="000E23E9" w:rsidRDefault="0023747D" w:rsidP="00375F9C">
                      <w:pPr>
                        <w:rPr>
                          <w:szCs w:val="18"/>
                        </w:rPr>
                      </w:pPr>
                      <w:r>
                        <w:rPr>
                          <w:rStyle w:val="shorttext"/>
                          <w:rFonts w:hint="eastAsia"/>
                        </w:rPr>
                        <w:t>E</w:t>
                      </w:r>
                      <w:r>
                        <w:rPr>
                          <w:rStyle w:val="shorttext"/>
                        </w:rPr>
                        <w:t>nter the test code here</w:t>
                      </w:r>
                    </w:p>
                  </w:txbxContent>
                </v:textbox>
                <w10:wrap anchory="line"/>
              </v:shape>
            </w:pict>
          </mc:Fallback>
        </mc:AlternateContent>
      </w:r>
      <w:r>
        <w:rPr>
          <w:rFonts w:hint="eastAsia"/>
          <w:noProof/>
        </w:rPr>
        <w:drawing>
          <wp:inline distT="0" distB="0" distL="0" distR="0" wp14:anchorId="7D121736" wp14:editId="3A116E79">
            <wp:extent cx="5391150" cy="12763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1276350"/>
                    </a:xfrm>
                    <a:prstGeom prst="rect">
                      <a:avLst/>
                    </a:prstGeom>
                    <a:noFill/>
                    <a:ln>
                      <a:noFill/>
                    </a:ln>
                  </pic:spPr>
                </pic:pic>
              </a:graphicData>
            </a:graphic>
          </wp:inline>
        </w:drawing>
      </w:r>
    </w:p>
    <w:p w:rsidR="00375F9C" w:rsidRDefault="00375F9C" w:rsidP="00375F9C"/>
    <w:p w:rsidR="00375F9C" w:rsidRDefault="00375F9C" w:rsidP="00375F9C">
      <w:pPr>
        <w:rPr>
          <w:b/>
        </w:rPr>
      </w:pPr>
      <w:r w:rsidRPr="0010041C">
        <w:rPr>
          <w:rFonts w:hint="eastAsia"/>
          <w:b/>
        </w:rPr>
        <w:tab/>
      </w:r>
      <w:r>
        <w:rPr>
          <w:rFonts w:hint="eastAsia"/>
          <w:b/>
        </w:rPr>
        <w:t>For IE8</w:t>
      </w:r>
      <w:r w:rsidR="00083A2E">
        <w:rPr>
          <w:rFonts w:hint="eastAsia"/>
          <w:b/>
        </w:rPr>
        <w:t>+</w:t>
      </w:r>
      <w:r>
        <w:rPr>
          <w:rFonts w:hint="eastAsia"/>
          <w:b/>
        </w:rPr>
        <w:t xml:space="preserve">: </w:t>
      </w:r>
    </w:p>
    <w:p w:rsidR="00375F9C" w:rsidRDefault="00375F9C" w:rsidP="00E45D25">
      <w:pPr>
        <w:numPr>
          <w:ilvl w:val="0"/>
          <w:numId w:val="18"/>
        </w:numPr>
      </w:pPr>
      <w:r>
        <w:rPr>
          <w:rFonts w:hint="eastAsia"/>
        </w:rPr>
        <w:t>You need IE8;</w:t>
      </w:r>
    </w:p>
    <w:p w:rsidR="00375F9C" w:rsidRDefault="00375F9C" w:rsidP="00E45D25">
      <w:pPr>
        <w:numPr>
          <w:ilvl w:val="0"/>
          <w:numId w:val="18"/>
        </w:numPr>
      </w:pPr>
      <w:r>
        <w:rPr>
          <w:rFonts w:hint="eastAsia"/>
        </w:rPr>
        <w:t xml:space="preserve">Open URL </w:t>
      </w:r>
      <w:r w:rsidR="00551D47">
        <w:rPr>
          <w:rFonts w:hint="eastAsia"/>
          <w:b/>
          <w:color w:val="0000FF"/>
        </w:rPr>
        <w:t>cookbook</w:t>
      </w:r>
      <w:r>
        <w:rPr>
          <w:rFonts w:hint="eastAsia"/>
        </w:rPr>
        <w:t>/</w:t>
      </w:r>
      <w:r w:rsidRPr="00343BB0">
        <w:rPr>
          <w:b/>
        </w:rPr>
        <w:t>env.html</w:t>
      </w:r>
      <w:r>
        <w:rPr>
          <w:rFonts w:hint="eastAsia"/>
        </w:rPr>
        <w:t xml:space="preserve"> ;</w:t>
      </w:r>
    </w:p>
    <w:p w:rsidR="00375F9C" w:rsidRDefault="00375F9C" w:rsidP="00E45D25">
      <w:pPr>
        <w:numPr>
          <w:ilvl w:val="0"/>
          <w:numId w:val="18"/>
        </w:numPr>
      </w:pPr>
      <w:r>
        <w:rPr>
          <w:rFonts w:hint="eastAsia"/>
        </w:rPr>
        <w:t>Open developer tools, s</w:t>
      </w:r>
      <w:r w:rsidRPr="00991AE1">
        <w:t xml:space="preserve">witch to the multi-line </w:t>
      </w:r>
      <w:r>
        <w:rPr>
          <w:rFonts w:hint="eastAsia"/>
        </w:rPr>
        <w:t>mode</w:t>
      </w:r>
    </w:p>
    <w:p w:rsidR="00375F9C" w:rsidRPr="003A205A" w:rsidRDefault="00375F9C" w:rsidP="00375F9C">
      <w:pPr>
        <w:rPr>
          <w:b/>
        </w:rPr>
      </w:pPr>
    </w:p>
    <w:p w:rsidR="00375F9C" w:rsidRDefault="005C781A" w:rsidP="00375F9C">
      <w:r>
        <w:rPr>
          <w:rFonts w:hint="eastAsia"/>
          <w:noProof/>
        </w:rPr>
        <mc:AlternateContent>
          <mc:Choice Requires="wps">
            <w:drawing>
              <wp:anchor distT="0" distB="0" distL="114300" distR="114300" simplePos="0" relativeHeight="251621888" behindDoc="0" locked="0" layoutInCell="1" allowOverlap="1" wp14:anchorId="49C7FB89" wp14:editId="18099FF9">
                <wp:simplePos x="0" y="0"/>
                <wp:positionH relativeFrom="column">
                  <wp:posOffset>3429000</wp:posOffset>
                </wp:positionH>
                <wp:positionV relativeFrom="line">
                  <wp:posOffset>1584960</wp:posOffset>
                </wp:positionV>
                <wp:extent cx="1485900" cy="220345"/>
                <wp:effectExtent l="9525" t="13335" r="9525" b="347345"/>
                <wp:wrapNone/>
                <wp:docPr id="1050" name="AutoShape 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85900" cy="220345"/>
                        </a:xfrm>
                        <a:prstGeom prst="wedgeRoundRectCallout">
                          <a:avLst>
                            <a:gd name="adj1" fmla="val 28718"/>
                            <a:gd name="adj2" fmla="val 19783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Style w:val="shorttext"/>
                                <w:rFonts w:hint="eastAsia"/>
                              </w:rPr>
                              <w:t>multi line mode is better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5" o:spid="_x0000_s1115" type="#_x0000_t62" style="position:absolute;left:0;text-align:left;margin-left:270pt;margin-top:124.8pt;width:117pt;height:17.35pt;flip:x;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" adj="17003,53533" fillcolor="#ff9">
                <v:textbox inset="0,0,0,0">
                  <w:txbxContent>
                    <w:p w:rsidR="0023747D" w:rsidRPr="000E23E9" w:rsidRDefault="0023747D" w:rsidP="00375F9C">
                      <w:pPr>
                        <w:rPr>
                          <w:szCs w:val="18"/>
                        </w:rPr>
                      </w:pPr>
                      <w:proofErr w:type="gramStart"/>
                      <w:r>
                        <w:rPr>
                          <w:rStyle w:val="shorttext"/>
                          <w:rFonts w:hint="eastAsia"/>
                        </w:rPr>
                        <w:t>multi</w:t>
                      </w:r>
                      <w:proofErr w:type="gramEnd"/>
                      <w:r>
                        <w:rPr>
                          <w:rStyle w:val="shorttext"/>
                          <w:rFonts w:hint="eastAsia"/>
                        </w:rPr>
                        <w:t xml:space="preserve"> line mode is better</w:t>
                      </w:r>
                    </w:p>
                  </w:txbxContent>
                </v:textbox>
                <w10:wrap anchory="line"/>
              </v:shape>
            </w:pict>
          </mc:Fallback>
        </mc:AlternateContent>
      </w:r>
      <w:r>
        <w:rPr>
          <w:rFonts w:hint="eastAsia"/>
          <w:noProof/>
        </w:rPr>
        <mc:AlternateContent>
          <mc:Choice Requires="wps">
            <w:drawing>
              <wp:anchor distT="0" distB="0" distL="114300" distR="114300" simplePos="0" relativeHeight="251619840" behindDoc="0" locked="0" layoutInCell="1" allowOverlap="1" wp14:anchorId="444AC7D5" wp14:editId="03E10EF3">
                <wp:simplePos x="0" y="0"/>
                <wp:positionH relativeFrom="column">
                  <wp:posOffset>2743200</wp:posOffset>
                </wp:positionH>
                <wp:positionV relativeFrom="line">
                  <wp:posOffset>1188720</wp:posOffset>
                </wp:positionV>
                <wp:extent cx="1485900" cy="220345"/>
                <wp:effectExtent l="9525" t="7620" r="9525" b="638810"/>
                <wp:wrapNone/>
                <wp:docPr id="1049" name="AutoShape 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85900" cy="220345"/>
                        </a:xfrm>
                        <a:prstGeom prst="wedgeRoundRectCallout">
                          <a:avLst>
                            <a:gd name="adj1" fmla="val 46023"/>
                            <a:gd name="adj2" fmla="val 32636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Style w:val="shorttext"/>
                                <w:rFonts w:hint="eastAsia"/>
                              </w:rPr>
                              <w:t>E</w:t>
                            </w:r>
                            <w:r>
                              <w:rPr>
                                <w:rStyle w:val="shorttext"/>
                              </w:rPr>
                              <w:t>nter the test code here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3" o:spid="_x0000_s1116" type="#_x0000_t62" style="position:absolute;left:0;text-align:left;margin-left:3in;margin-top:93.6pt;width:117pt;height:17.35pt;flip:x;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" adj="20741,81295" fillcolor="#ff9">
                <v:textbox inset="0,0,0,0">
                  <w:txbxContent>
                    <w:p w:rsidR="0023747D" w:rsidRPr="000E23E9" w:rsidRDefault="0023747D" w:rsidP="00375F9C">
                      <w:pPr>
                        <w:rPr>
                          <w:szCs w:val="18"/>
                        </w:rPr>
                      </w:pPr>
                      <w:r>
                        <w:rPr>
                          <w:rStyle w:val="shorttext"/>
                          <w:rFonts w:hint="eastAsia"/>
                        </w:rPr>
                        <w:t>E</w:t>
                      </w:r>
                      <w:r>
                        <w:rPr>
                          <w:rStyle w:val="shorttext"/>
                        </w:rPr>
                        <w:t>nter the test code here</w:t>
                      </w:r>
                    </w:p>
                  </w:txbxContent>
                </v:textbox>
                <w10:wrap anchory="line"/>
              </v:shape>
            </w:pict>
          </mc:Fallback>
        </mc:AlternateContent>
      </w:r>
      <w:r>
        <w:rPr>
          <w:rFonts w:hint="eastAsia"/>
          <w:noProof/>
        </w:rPr>
        <mc:AlternateContent>
          <mc:Choice Requires="wps">
            <w:drawing>
              <wp:anchor distT="0" distB="0" distL="114300" distR="114300" simplePos="0" relativeHeight="251620864" behindDoc="0" locked="0" layoutInCell="1" allowOverlap="1" wp14:anchorId="6C072836" wp14:editId="699E98B3">
                <wp:simplePos x="0" y="0"/>
                <wp:positionH relativeFrom="column">
                  <wp:posOffset>1257300</wp:posOffset>
                </wp:positionH>
                <wp:positionV relativeFrom="line">
                  <wp:posOffset>1584960</wp:posOffset>
                </wp:positionV>
                <wp:extent cx="1143000" cy="220345"/>
                <wp:effectExtent l="9525" t="13335" r="495300" b="337820"/>
                <wp:wrapNone/>
                <wp:docPr id="1048" name="AutoShape 6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220345"/>
                        </a:xfrm>
                        <a:prstGeom prst="wedgeRoundRectCallout">
                          <a:avLst>
                            <a:gd name="adj1" fmla="val -86833"/>
                            <a:gd name="adj2" fmla="val 18775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Style w:val="shorttext"/>
                                <w:rFonts w:hint="eastAsia"/>
                              </w:rPr>
                              <w:t xml:space="preserve">Then, click </w:t>
                            </w:r>
                            <w:r>
                              <w:rPr>
                                <w:rStyle w:val="shorttext"/>
                              </w:rPr>
                              <w:t>“</w:t>
                            </w:r>
                            <w:r>
                              <w:rPr>
                                <w:rStyle w:val="shorttext"/>
                                <w:rFonts w:hint="eastAsia"/>
                              </w:rPr>
                              <w:t>run</w:t>
                            </w:r>
                            <w:r>
                              <w:rPr>
                                <w:rStyle w:val="shorttext"/>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4" o:spid="_x0000_s1117" type="#_x0000_t62" style="position:absolute;left:0;text-align:left;margin-left:99pt;margin-top:124.8pt;width:90pt;height:17.35pt;flip:x;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" adj="-7956,51354" fillcolor="#ff9">
                <v:textbox inset="0,0,0,0">
                  <w:txbxContent>
                    <w:p w:rsidR="0023747D" w:rsidRPr="000E23E9" w:rsidRDefault="0023747D" w:rsidP="00375F9C">
                      <w:pPr>
                        <w:rPr>
                          <w:szCs w:val="18"/>
                        </w:rPr>
                      </w:pPr>
                      <w:r>
                        <w:rPr>
                          <w:rStyle w:val="shorttext"/>
                          <w:rFonts w:hint="eastAsia"/>
                        </w:rPr>
                        <w:t xml:space="preserve">Then, click </w:t>
                      </w:r>
                      <w:r>
                        <w:rPr>
                          <w:rStyle w:val="shorttext"/>
                        </w:rPr>
                        <w:t>“</w:t>
                      </w:r>
                      <w:r>
                        <w:rPr>
                          <w:rStyle w:val="shorttext"/>
                          <w:rFonts w:hint="eastAsia"/>
                        </w:rPr>
                        <w:t>run</w:t>
                      </w:r>
                      <w:r>
                        <w:rPr>
                          <w:rStyle w:val="shorttext"/>
                        </w:rPr>
                        <w:t>”</w:t>
                      </w:r>
                    </w:p>
                  </w:txbxContent>
                </v:textbox>
                <w10:wrap anchory="line"/>
              </v:shape>
            </w:pict>
          </mc:Fallback>
        </mc:AlternateContent>
      </w:r>
      <w:r>
        <w:rPr>
          <w:rFonts w:hint="eastAsia"/>
          <w:noProof/>
        </w:rPr>
        <w:drawing>
          <wp:inline distT="0" distB="0" distL="0" distR="0" wp14:anchorId="0454F940" wp14:editId="4AEAC725">
            <wp:extent cx="5391150" cy="23145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1150" cy="2314575"/>
                    </a:xfrm>
                    <a:prstGeom prst="rect">
                      <a:avLst/>
                    </a:prstGeom>
                    <a:noFill/>
                    <a:ln>
                      <a:noFill/>
                    </a:ln>
                  </pic:spPr>
                </pic:pic>
              </a:graphicData>
            </a:graphic>
          </wp:inline>
        </w:drawing>
      </w:r>
    </w:p>
    <w:p w:rsidR="00375F9C" w:rsidRDefault="00375F9C" w:rsidP="00375F9C"/>
    <w:p w:rsidR="00375F9C" w:rsidRDefault="00375F9C" w:rsidP="00375F9C">
      <w:pPr>
        <w:rPr>
          <w:b/>
        </w:rPr>
      </w:pPr>
      <w:r w:rsidRPr="0010041C">
        <w:rPr>
          <w:rFonts w:hint="eastAsia"/>
          <w:b/>
        </w:rPr>
        <w:tab/>
      </w:r>
      <w:r>
        <w:rPr>
          <w:rFonts w:hint="eastAsia"/>
          <w:b/>
        </w:rPr>
        <w:t xml:space="preserve">For </w:t>
      </w:r>
      <w:r w:rsidR="00EF727C">
        <w:rPr>
          <w:rFonts w:hint="eastAsia"/>
          <w:b/>
        </w:rPr>
        <w:t>Chrome</w:t>
      </w:r>
      <w:r>
        <w:rPr>
          <w:rFonts w:hint="eastAsia"/>
          <w:b/>
        </w:rPr>
        <w:t xml:space="preserve">: </w:t>
      </w:r>
    </w:p>
    <w:p w:rsidR="00375F9C" w:rsidRDefault="00375F9C" w:rsidP="00E45D25">
      <w:pPr>
        <w:numPr>
          <w:ilvl w:val="0"/>
          <w:numId w:val="26"/>
        </w:numPr>
      </w:pPr>
      <w:r>
        <w:rPr>
          <w:rFonts w:hint="eastAsia"/>
        </w:rPr>
        <w:t>You need the latest Chrome;</w:t>
      </w:r>
    </w:p>
    <w:p w:rsidR="00375F9C" w:rsidRDefault="00375F9C" w:rsidP="00E45D25">
      <w:pPr>
        <w:numPr>
          <w:ilvl w:val="0"/>
          <w:numId w:val="26"/>
        </w:numPr>
      </w:pPr>
      <w:r>
        <w:rPr>
          <w:rFonts w:hint="eastAsia"/>
        </w:rPr>
        <w:t xml:space="preserve">Open URL </w:t>
      </w:r>
      <w:r w:rsidR="00551D47">
        <w:rPr>
          <w:rFonts w:hint="eastAsia"/>
          <w:b/>
          <w:color w:val="0000FF"/>
        </w:rPr>
        <w:t>cookbook</w:t>
      </w:r>
      <w:r>
        <w:rPr>
          <w:rFonts w:hint="eastAsia"/>
        </w:rPr>
        <w:t>/</w:t>
      </w:r>
      <w:r w:rsidRPr="00343BB0">
        <w:rPr>
          <w:b/>
        </w:rPr>
        <w:t>env.html</w:t>
      </w:r>
      <w:r>
        <w:rPr>
          <w:rFonts w:hint="eastAsia"/>
        </w:rPr>
        <w:t xml:space="preserve"> ;</w:t>
      </w:r>
    </w:p>
    <w:p w:rsidR="00375F9C" w:rsidRDefault="00375F9C" w:rsidP="00E45D25">
      <w:pPr>
        <w:numPr>
          <w:ilvl w:val="0"/>
          <w:numId w:val="26"/>
        </w:numPr>
      </w:pPr>
      <w:r>
        <w:rPr>
          <w:rFonts w:hint="eastAsia"/>
        </w:rPr>
        <w:t>Open developer tools</w:t>
      </w:r>
    </w:p>
    <w:p w:rsidR="00375F9C" w:rsidRPr="003A205A" w:rsidRDefault="005C781A" w:rsidP="00375F9C">
      <w:r>
        <w:rPr>
          <w:rFonts w:hint="eastAsia"/>
          <w:noProof/>
        </w:rPr>
        <mc:AlternateContent>
          <mc:Choice Requires="wps">
            <w:drawing>
              <wp:anchor distT="0" distB="0" distL="114300" distR="114300" simplePos="0" relativeHeight="251622912" behindDoc="0" locked="0" layoutInCell="1" allowOverlap="1" wp14:anchorId="2BE6A771" wp14:editId="4AB25B17">
                <wp:simplePos x="0" y="0"/>
                <wp:positionH relativeFrom="column">
                  <wp:posOffset>685800</wp:posOffset>
                </wp:positionH>
                <wp:positionV relativeFrom="line">
                  <wp:posOffset>1089660</wp:posOffset>
                </wp:positionV>
                <wp:extent cx="2628900" cy="220345"/>
                <wp:effectExtent l="276225" t="184785" r="9525" b="13970"/>
                <wp:wrapNone/>
                <wp:docPr id="1047" name="AutoShape 6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28900" cy="220345"/>
                        </a:xfrm>
                        <a:prstGeom prst="wedgeRoundRectCallout">
                          <a:avLst>
                            <a:gd name="adj1" fmla="val 60069"/>
                            <a:gd name="adj2" fmla="val -1240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Style w:val="shorttext"/>
                                <w:rFonts w:hint="eastAsia"/>
                              </w:rPr>
                              <w:t>E</w:t>
                            </w:r>
                            <w:r>
                              <w:rPr>
                                <w:rStyle w:val="shorttext"/>
                              </w:rPr>
                              <w:t>nter the test code here</w:t>
                            </w:r>
                            <w:r>
                              <w:rPr>
                                <w:rStyle w:val="shorttext"/>
                                <w:rFonts w:hint="eastAsia"/>
                              </w:rPr>
                              <w:t xml:space="preserve">, press </w:t>
                            </w:r>
                            <w:r>
                              <w:rPr>
                                <w:rStyle w:val="shorttext"/>
                              </w:rPr>
                              <w:t>‘</w:t>
                            </w:r>
                            <w:r>
                              <w:rPr>
                                <w:rStyle w:val="shorttext"/>
                                <w:rFonts w:hint="eastAsia"/>
                              </w:rPr>
                              <w:t>enter</w:t>
                            </w:r>
                            <w:r>
                              <w:rPr>
                                <w:rStyle w:val="shorttext"/>
                              </w:rPr>
                              <w:t>’</w:t>
                            </w:r>
                            <w:r>
                              <w:rPr>
                                <w:rStyle w:val="shorttext"/>
                                <w:rFonts w:hint="eastAsia"/>
                              </w:rPr>
                              <w:t xml:space="preserve"> to run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6" o:spid="_x0000_s1118" type="#_x0000_t62" style="position:absolute;left:0;text-align:left;margin-left:54pt;margin-top:85.8pt;width:207pt;height:17.35pt;flip:x;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" adj="23775,-15998" fillcolor="#ff9">
                <v:textbox inset="0,0,0,0">
                  <w:txbxContent>
                    <w:p w:rsidR="0023747D" w:rsidRPr="000E23E9" w:rsidRDefault="0023747D" w:rsidP="00375F9C">
                      <w:pPr>
                        <w:rPr>
                          <w:szCs w:val="18"/>
                        </w:rPr>
                      </w:pPr>
                      <w:r>
                        <w:rPr>
                          <w:rStyle w:val="shorttext"/>
                          <w:rFonts w:hint="eastAsia"/>
                        </w:rPr>
                        <w:t>E</w:t>
                      </w:r>
                      <w:r>
                        <w:rPr>
                          <w:rStyle w:val="shorttext"/>
                        </w:rPr>
                        <w:t>nter the test code here</w:t>
                      </w:r>
                      <w:r>
                        <w:rPr>
                          <w:rStyle w:val="shorttext"/>
                          <w:rFonts w:hint="eastAsia"/>
                        </w:rPr>
                        <w:t xml:space="preserve">, press </w:t>
                      </w:r>
                      <w:r>
                        <w:rPr>
                          <w:rStyle w:val="shorttext"/>
                        </w:rPr>
                        <w:t>‘</w:t>
                      </w:r>
                      <w:r>
                        <w:rPr>
                          <w:rStyle w:val="shorttext"/>
                          <w:rFonts w:hint="eastAsia"/>
                        </w:rPr>
                        <w:t>enter</w:t>
                      </w:r>
                      <w:r>
                        <w:rPr>
                          <w:rStyle w:val="shorttext"/>
                        </w:rPr>
                        <w:t>’</w:t>
                      </w:r>
                      <w:r>
                        <w:rPr>
                          <w:rStyle w:val="shorttext"/>
                          <w:rFonts w:hint="eastAsia"/>
                        </w:rPr>
                        <w:t xml:space="preserve"> to run</w:t>
                      </w:r>
                    </w:p>
                  </w:txbxContent>
                </v:textbox>
                <w10:wrap anchory="line"/>
              </v:shape>
            </w:pict>
          </mc:Fallback>
        </mc:AlternateContent>
      </w:r>
      <w:r>
        <w:rPr>
          <w:rFonts w:hint="eastAsia"/>
          <w:noProof/>
        </w:rPr>
        <w:drawing>
          <wp:inline distT="0" distB="0" distL="0" distR="0" wp14:anchorId="375D4E4F" wp14:editId="1191F515">
            <wp:extent cx="5400675" cy="14192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1419225"/>
                    </a:xfrm>
                    <a:prstGeom prst="rect">
                      <a:avLst/>
                    </a:prstGeom>
                    <a:noFill/>
                    <a:ln>
                      <a:noFill/>
                    </a:ln>
                  </pic:spPr>
                </pic:pic>
              </a:graphicData>
            </a:graphic>
          </wp:inline>
        </w:drawing>
      </w:r>
    </w:p>
    <w:p w:rsidR="00375F9C" w:rsidRPr="00506409" w:rsidRDefault="00375F9C" w:rsidP="00375F9C">
      <w:r>
        <w:rPr>
          <w:rFonts w:hint="eastAsia"/>
        </w:rPr>
        <w:t>There</w:t>
      </w:r>
      <w:r>
        <w:t>’</w:t>
      </w:r>
      <w:r>
        <w:rPr>
          <w:rFonts w:hint="eastAsia"/>
        </w:rPr>
        <w:t xml:space="preserve">s a </w:t>
      </w:r>
      <w:r>
        <w:t>“</w:t>
      </w:r>
      <w:r>
        <w:rPr>
          <w:rFonts w:hint="eastAsia"/>
        </w:rPr>
        <w:t>Clear</w:t>
      </w:r>
      <w:r>
        <w:t>”</w:t>
      </w:r>
      <w:r>
        <w:rPr>
          <w:rFonts w:hint="eastAsia"/>
        </w:rPr>
        <w:t xml:space="preserve"> button in </w:t>
      </w:r>
      <w:r w:rsidR="00551D47">
        <w:rPr>
          <w:rFonts w:hint="eastAsia"/>
          <w:b/>
          <w:color w:val="0000FF"/>
        </w:rPr>
        <w:t>cookbook</w:t>
      </w:r>
      <w:r>
        <w:rPr>
          <w:rFonts w:hint="eastAsia"/>
        </w:rPr>
        <w:t>/</w:t>
      </w:r>
      <w:r w:rsidRPr="00343BB0">
        <w:rPr>
          <w:b/>
        </w:rPr>
        <w:t>env.html</w:t>
      </w:r>
      <w:r>
        <w:rPr>
          <w:rFonts w:hint="eastAsia"/>
        </w:rPr>
        <w:t>, You can c</w:t>
      </w:r>
      <w:r w:rsidRPr="00506409">
        <w:t>lick this button to clean up the current page</w:t>
      </w:r>
      <w:r>
        <w:t>’</w:t>
      </w:r>
      <w:r w:rsidRPr="00506409">
        <w:t>s DOM</w:t>
      </w:r>
      <w:r>
        <w:rPr>
          <w:rFonts w:hint="eastAsia"/>
        </w:rPr>
        <w:t xml:space="preserve">. In some cases, you want to clean up both DOM and memory, </w:t>
      </w:r>
      <w:r w:rsidRPr="00506409">
        <w:t xml:space="preserve">press </w:t>
      </w:r>
      <w:r>
        <w:t>‘</w:t>
      </w:r>
      <w:r w:rsidRPr="00506409">
        <w:t>F</w:t>
      </w:r>
      <w:smartTag w:uri="urn:schemas-microsoft-com:office:smarttags" w:element="chmetcnv">
        <w:smartTagPr>
          <w:attr w:name="TCSC" w:val="0"/>
          <w:attr w:name="NumberType" w:val="1"/>
          <w:attr w:name="Negative" w:val="False"/>
          <w:attr w:name="HasSpace" w:val="False"/>
          <w:attr w:name="SourceValue" w:val="5"/>
          <w:attr w:name="UnitName" w:val="’"/>
        </w:smartTagPr>
        <w:r w:rsidRPr="00506409">
          <w:t>5</w:t>
        </w:r>
        <w:r>
          <w:t>’</w:t>
        </w:r>
      </w:smartTag>
      <w:r w:rsidRPr="00506409">
        <w:t xml:space="preserve"> to refresh your browser.</w:t>
      </w:r>
    </w:p>
    <w:p w:rsidR="00375F9C" w:rsidRDefault="005C781A" w:rsidP="00375F9C">
      <w:pPr>
        <w:jc w:val="center"/>
      </w:pPr>
      <w:r>
        <w:rPr>
          <w:rFonts w:hint="eastAsia"/>
          <w:noProof/>
        </w:rPr>
        <w:drawing>
          <wp:inline distT="0" distB="0" distL="0" distR="0" wp14:anchorId="2773EBF0" wp14:editId="252F30B4">
            <wp:extent cx="552450" cy="3619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450" cy="361950"/>
                    </a:xfrm>
                    <a:prstGeom prst="rect">
                      <a:avLst/>
                    </a:prstGeom>
                    <a:noFill/>
                    <a:ln>
                      <a:noFill/>
                    </a:ln>
                  </pic:spPr>
                </pic:pic>
              </a:graphicData>
            </a:graphic>
          </wp:inline>
        </w:drawing>
      </w:r>
    </w:p>
    <w:p w:rsidR="00083A2E" w:rsidRPr="00083A2E" w:rsidRDefault="00083A2E" w:rsidP="00083A2E">
      <w:pPr>
        <w:rPr>
          <w:b/>
        </w:rPr>
      </w:pPr>
      <w:r w:rsidRPr="00083A2E">
        <w:rPr>
          <w:rFonts w:hint="eastAsia"/>
          <w:b/>
        </w:rPr>
        <w:t xml:space="preserve">  For CrossUI Desktop version:</w:t>
      </w:r>
    </w:p>
    <w:p w:rsidR="00083A2E" w:rsidRDefault="00083A2E" w:rsidP="00083A2E">
      <w:pPr>
        <w:jc w:val="center"/>
      </w:pPr>
      <w:r>
        <w:rPr>
          <w:rFonts w:hint="eastAsia"/>
          <w:noProof/>
        </w:rPr>
        <w:lastRenderedPageBreak/>
        <mc:AlternateContent>
          <mc:Choice Requires="wps">
            <w:drawing>
              <wp:anchor distT="0" distB="0" distL="114300" distR="114300" simplePos="0" relativeHeight="251684864" behindDoc="0" locked="0" layoutInCell="1" allowOverlap="1" wp14:anchorId="1E6C2D0E" wp14:editId="37092663">
                <wp:simplePos x="0" y="0"/>
                <wp:positionH relativeFrom="column">
                  <wp:posOffset>2406015</wp:posOffset>
                </wp:positionH>
                <wp:positionV relativeFrom="line">
                  <wp:posOffset>19050</wp:posOffset>
                </wp:positionV>
                <wp:extent cx="2628900" cy="220345"/>
                <wp:effectExtent l="285750" t="0" r="19050" b="198755"/>
                <wp:wrapNone/>
                <wp:docPr id="1178" name="AutoShape 6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28900" cy="220345"/>
                        </a:xfrm>
                        <a:prstGeom prst="wedgeRoundRectCallout">
                          <a:avLst>
                            <a:gd name="adj1" fmla="val 59344"/>
                            <a:gd name="adj2" fmla="val 11368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083A2E">
                            <w:pPr>
                              <w:rPr>
                                <w:szCs w:val="18"/>
                              </w:rPr>
                            </w:pPr>
                            <w:r>
                              <w:rPr>
                                <w:rStyle w:val="shorttext"/>
                                <w:rFonts w:hint="eastAsia"/>
                              </w:rPr>
                              <w:t>To show debug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19" type="#_x0000_t62" style="position:absolute;left:0;text-align:left;margin-left:189.45pt;margin-top:1.5pt;width:207pt;height:17.3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" adj="23618,35356" fillcolor="#ff9">
                <v:textbox inset="0,0,0,0">
                  <w:txbxContent>
                    <w:p w:rsidR="0023747D" w:rsidRPr="000E23E9" w:rsidRDefault="0023747D" w:rsidP="00083A2E">
                      <w:pPr>
                        <w:rPr>
                          <w:szCs w:val="18"/>
                        </w:rPr>
                      </w:pPr>
                      <w:r>
                        <w:rPr>
                          <w:rStyle w:val="shorttext"/>
                          <w:rFonts w:hint="eastAsia"/>
                        </w:rPr>
                        <w:t>To show debug window</w:t>
                      </w:r>
                    </w:p>
                  </w:txbxContent>
                </v:textbox>
                <w10:wrap anchory="line"/>
              </v:shape>
            </w:pict>
          </mc:Fallback>
        </mc:AlternateContent>
      </w:r>
      <w:r>
        <w:rPr>
          <w:noProof/>
        </w:rPr>
        <w:drawing>
          <wp:inline distT="0" distB="0" distL="0" distR="0" wp14:anchorId="7512758F" wp14:editId="6034E7BB">
            <wp:extent cx="3333750" cy="542925"/>
            <wp:effectExtent l="0" t="0" r="0" b="9525"/>
            <wp:docPr id="1177" name="图片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33750" cy="542925"/>
                    </a:xfrm>
                    <a:prstGeom prst="rect">
                      <a:avLst/>
                    </a:prstGeom>
                    <a:noFill/>
                    <a:ln>
                      <a:noFill/>
                    </a:ln>
                  </pic:spPr>
                </pic:pic>
              </a:graphicData>
            </a:graphic>
          </wp:inline>
        </w:drawing>
      </w:r>
    </w:p>
    <w:p w:rsidR="00083A2E" w:rsidRDefault="00083A2E" w:rsidP="00083A2E">
      <w:pPr>
        <w:jc w:val="center"/>
      </w:pPr>
    </w:p>
    <w:p w:rsidR="00083A2E" w:rsidRDefault="00083A2E" w:rsidP="00083A2E">
      <w:pPr>
        <w:jc w:val="center"/>
      </w:pPr>
      <w:r>
        <w:rPr>
          <w:rFonts w:hint="eastAsia"/>
          <w:noProof/>
        </w:rPr>
        <mc:AlternateContent>
          <mc:Choice Requires="wps">
            <w:drawing>
              <wp:anchor distT="0" distB="0" distL="114300" distR="114300" simplePos="0" relativeHeight="251686912" behindDoc="0" locked="0" layoutInCell="1" allowOverlap="1" wp14:anchorId="68AAE9A4" wp14:editId="7FD22A51">
                <wp:simplePos x="0" y="0"/>
                <wp:positionH relativeFrom="column">
                  <wp:posOffset>2234565</wp:posOffset>
                </wp:positionH>
                <wp:positionV relativeFrom="line">
                  <wp:posOffset>655320</wp:posOffset>
                </wp:positionV>
                <wp:extent cx="2181225" cy="466725"/>
                <wp:effectExtent l="0" t="171450" r="238125" b="28575"/>
                <wp:wrapNone/>
                <wp:docPr id="1180" name="AutoShape 6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81225" cy="466725"/>
                        </a:xfrm>
                        <a:prstGeom prst="wedgeRoundRectCallout">
                          <a:avLst>
                            <a:gd name="adj1" fmla="val -57652"/>
                            <a:gd name="adj2" fmla="val -8083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083A2E">
                            <w:pPr>
                              <w:rPr>
                                <w:szCs w:val="18"/>
                              </w:rPr>
                            </w:pPr>
                            <w:r>
                              <w:rPr>
                                <w:rStyle w:val="shorttext"/>
                                <w:rFonts w:hint="eastAsia"/>
                              </w:rPr>
                              <w:t>In debug page, click this icon to show Development Tools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20" type="#_x0000_t62" style="position:absolute;left:0;text-align:left;margin-left:175.95pt;margin-top:51.6pt;width:171.75pt;height:36.7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" adj="-1653,-6661" fillcolor="#ff9">
                <v:textbox inset="0,0,0,0">
                  <w:txbxContent>
                    <w:p w:rsidR="0023747D" w:rsidRPr="000E23E9" w:rsidRDefault="0023747D" w:rsidP="00083A2E">
                      <w:pPr>
                        <w:rPr>
                          <w:szCs w:val="18"/>
                        </w:rPr>
                      </w:pPr>
                      <w:r>
                        <w:rPr>
                          <w:rStyle w:val="shorttext"/>
                          <w:rFonts w:hint="eastAsia"/>
                        </w:rPr>
                        <w:t>In debug page, click this icon to show Development Tools window</w:t>
                      </w:r>
                    </w:p>
                  </w:txbxContent>
                </v:textbox>
                <w10:wrap anchory="line"/>
              </v:shape>
            </w:pict>
          </mc:Fallback>
        </mc:AlternateContent>
      </w:r>
      <w:r>
        <w:rPr>
          <w:noProof/>
        </w:rPr>
        <w:drawing>
          <wp:inline distT="0" distB="0" distL="0" distR="0" wp14:anchorId="3CAE5B4A" wp14:editId="07F0F516">
            <wp:extent cx="4629150" cy="1905000"/>
            <wp:effectExtent l="0" t="0" r="0" b="0"/>
            <wp:docPr id="1179" name="图片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29150" cy="1905000"/>
                    </a:xfrm>
                    <a:prstGeom prst="rect">
                      <a:avLst/>
                    </a:prstGeom>
                    <a:noFill/>
                    <a:ln>
                      <a:noFill/>
                    </a:ln>
                  </pic:spPr>
                </pic:pic>
              </a:graphicData>
            </a:graphic>
          </wp:inline>
        </w:drawing>
      </w:r>
    </w:p>
    <w:p w:rsidR="00083A2E" w:rsidRDefault="00083A2E" w:rsidP="00083A2E">
      <w:pPr>
        <w:jc w:val="center"/>
      </w:pPr>
      <w:r>
        <w:rPr>
          <w:rFonts w:hint="eastAsia"/>
          <w:noProof/>
        </w:rPr>
        <mc:AlternateContent>
          <mc:Choice Requires="wps">
            <w:drawing>
              <wp:anchor distT="0" distB="0" distL="114300" distR="114300" simplePos="0" relativeHeight="251688960" behindDoc="0" locked="0" layoutInCell="1" allowOverlap="1" wp14:anchorId="41F7003E" wp14:editId="3BD12DA7">
                <wp:simplePos x="0" y="0"/>
                <wp:positionH relativeFrom="column">
                  <wp:posOffset>1567814</wp:posOffset>
                </wp:positionH>
                <wp:positionV relativeFrom="line">
                  <wp:posOffset>1379220</wp:posOffset>
                </wp:positionV>
                <wp:extent cx="3133725" cy="285750"/>
                <wp:effectExtent l="0" t="285750" r="200025" b="19050"/>
                <wp:wrapNone/>
                <wp:docPr id="1182" name="AutoShape 6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3133725" cy="285750"/>
                        </a:xfrm>
                        <a:prstGeom prst="wedgeRoundRectCallout">
                          <a:avLst>
                            <a:gd name="adj1" fmla="val -53699"/>
                            <a:gd name="adj2" fmla="val -1420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083A2E">
                            <w:pPr>
                              <w:rPr>
                                <w:szCs w:val="18"/>
                              </w:rPr>
                            </w:pPr>
                            <w:r>
                              <w:rPr>
                                <w:rStyle w:val="shorttext"/>
                                <w:rFonts w:hint="eastAsia"/>
                              </w:rPr>
                              <w:t>Desktop version</w:t>
                            </w:r>
                            <w:r>
                              <w:rPr>
                                <w:rStyle w:val="shorttext"/>
                              </w:rPr>
                              <w:t>’</w:t>
                            </w:r>
                            <w:r>
                              <w:rPr>
                                <w:rStyle w:val="shorttext"/>
                                <w:rFonts w:hint="eastAsia"/>
                              </w:rPr>
                              <w:t xml:space="preserve">s </w:t>
                            </w:r>
                            <w:r>
                              <w:rPr>
                                <w:rStyle w:val="shorttext"/>
                              </w:rPr>
                              <w:t>“</w:t>
                            </w:r>
                            <w:r>
                              <w:rPr>
                                <w:rStyle w:val="shorttext"/>
                                <w:rFonts w:hint="eastAsia"/>
                              </w:rPr>
                              <w:t>development tools window</w:t>
                            </w:r>
                            <w:r>
                              <w:rPr>
                                <w:rStyle w:val="shorttext"/>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21" type="#_x0000_t62" style="position:absolute;left:0;text-align:left;margin-left:123.45pt;margin-top:108.6pt;width:246.75pt;height:22.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" adj="-799,-19886" fillcolor="#ff9">
                <v:textbox inset="0,0,0,0">
                  <w:txbxContent>
                    <w:p w:rsidR="0023747D" w:rsidRPr="000E23E9" w:rsidRDefault="0023747D" w:rsidP="00083A2E">
                      <w:pPr>
                        <w:rPr>
                          <w:szCs w:val="18"/>
                        </w:rPr>
                      </w:pPr>
                      <w:r>
                        <w:rPr>
                          <w:rStyle w:val="shorttext"/>
                          <w:rFonts w:hint="eastAsia"/>
                        </w:rPr>
                        <w:t>Desktop version</w:t>
                      </w:r>
                      <w:r>
                        <w:rPr>
                          <w:rStyle w:val="shorttext"/>
                        </w:rPr>
                        <w:t>’</w:t>
                      </w:r>
                      <w:r>
                        <w:rPr>
                          <w:rStyle w:val="shorttext"/>
                          <w:rFonts w:hint="eastAsia"/>
                        </w:rPr>
                        <w:t xml:space="preserve">s </w:t>
                      </w:r>
                      <w:r>
                        <w:rPr>
                          <w:rStyle w:val="shorttext"/>
                        </w:rPr>
                        <w:t>“</w:t>
                      </w:r>
                      <w:r>
                        <w:rPr>
                          <w:rStyle w:val="shorttext"/>
                          <w:rFonts w:hint="eastAsia"/>
                        </w:rPr>
                        <w:t>development tools window</w:t>
                      </w:r>
                      <w:r>
                        <w:rPr>
                          <w:rStyle w:val="shorttext"/>
                        </w:rPr>
                        <w:t>”</w:t>
                      </w:r>
                    </w:p>
                  </w:txbxContent>
                </v:textbox>
                <w10:wrap anchory="line"/>
              </v:shape>
            </w:pict>
          </mc:Fallback>
        </mc:AlternateContent>
      </w:r>
      <w:r>
        <w:rPr>
          <w:noProof/>
        </w:rPr>
        <w:drawing>
          <wp:inline distT="0" distB="0" distL="0" distR="0" wp14:anchorId="62D1456B" wp14:editId="11610D57">
            <wp:extent cx="5391150" cy="3724275"/>
            <wp:effectExtent l="0" t="0" r="0" b="9525"/>
            <wp:docPr id="1181" name="图片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3724275"/>
                    </a:xfrm>
                    <a:prstGeom prst="rect">
                      <a:avLst/>
                    </a:prstGeom>
                    <a:noFill/>
                    <a:ln>
                      <a:noFill/>
                    </a:ln>
                  </pic:spPr>
                </pic:pic>
              </a:graphicData>
            </a:graphic>
          </wp:inline>
        </w:drawing>
      </w:r>
    </w:p>
    <w:p w:rsidR="00375F9C" w:rsidRDefault="00375F9C" w:rsidP="00E45D25">
      <w:pPr>
        <w:pStyle w:val="2"/>
        <w:numPr>
          <w:ilvl w:val="1"/>
          <w:numId w:val="17"/>
        </w:numPr>
      </w:pPr>
      <w:bookmarkStart w:id="29" w:name="_Toc235676261"/>
      <w:r>
        <w:rPr>
          <w:rFonts w:hint="eastAsia"/>
        </w:rPr>
        <w:t xml:space="preserve"> </w:t>
      </w:r>
      <w:bookmarkStart w:id="30" w:name="_Toc356466176"/>
      <w:r>
        <w:t>“</w:t>
      </w:r>
      <w:r>
        <w:rPr>
          <w:rFonts w:hint="eastAsia"/>
        </w:rPr>
        <w:t>H</w:t>
      </w:r>
      <w:r w:rsidRPr="00337969">
        <w:rPr>
          <w:rFonts w:hint="eastAsia"/>
          <w:vanish/>
        </w:rPr>
        <w:t>h</w:t>
      </w:r>
      <w:r>
        <w:rPr>
          <w:rFonts w:hint="eastAsia"/>
        </w:rPr>
        <w:t>ello world</w:t>
      </w:r>
      <w:r>
        <w:t>”</w:t>
      </w:r>
      <w:r>
        <w:rPr>
          <w:rFonts w:hint="eastAsia"/>
        </w:rPr>
        <w:t xml:space="preserve"> in env.html</w:t>
      </w:r>
      <w:bookmarkEnd w:id="30"/>
    </w:p>
    <w:p w:rsidR="00375F9C" w:rsidRPr="00CC256A" w:rsidRDefault="00C1079E" w:rsidP="00375F9C">
      <w:r>
        <w:rPr>
          <w:rFonts w:hint="eastAsia"/>
        </w:rPr>
        <w:t>Input</w:t>
      </w:r>
      <w:r w:rsidR="00375F9C">
        <w:rPr>
          <w:rFonts w:hint="eastAsia"/>
        </w:rPr>
        <w:t xml:space="preserve"> the following code into script window, and run it.</w:t>
      </w:r>
    </w:p>
    <w:p w:rsidR="00375F9C" w:rsidRDefault="005C781A" w:rsidP="00375F9C">
      <w:r>
        <w:rPr>
          <w:noProof/>
        </w:rPr>
        <mc:AlternateContent>
          <mc:Choice Requires="wpc">
            <w:drawing>
              <wp:inline distT="0" distB="0" distL="0" distR="0" wp14:anchorId="5349728F" wp14:editId="43BCBB61">
                <wp:extent cx="5372100" cy="307340"/>
                <wp:effectExtent l="9525" t="0" r="9525" b="6985"/>
                <wp:docPr id="1046" name="画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45" name="Text Box 397"/>
                        <wps:cNvSpPr txBox="1">
                          <a:spLocks noChangeArrowheads="1"/>
                        </wps:cNvSpPr>
                        <wps:spPr bwMode="auto">
                          <a:xfrm>
                            <a:off x="0" y="48912"/>
                            <a:ext cx="5372100" cy="258428"/>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2629" w:rsidRDefault="0023747D" w:rsidP="00375F9C">
                              <w:pPr>
                                <w:spacing w:line="240" w:lineRule="exact"/>
                                <w:rPr>
                                  <w:sz w:val="18"/>
                                  <w:szCs w:val="18"/>
                                </w:rPr>
                              </w:pPr>
                              <w:r>
                                <w:rPr>
                                  <w:rFonts w:hint="eastAsia"/>
                                  <w:color w:val="008000"/>
                                  <w:sz w:val="18"/>
                                  <w:szCs w:val="18"/>
                                </w:rPr>
                                <w:t>xui.alert(</w:t>
                              </w:r>
                              <w:r>
                                <w:rPr>
                                  <w:rFonts w:hint="eastAsia"/>
                                  <w:color w:val="FF00FF"/>
                                  <w:sz w:val="18"/>
                                  <w:szCs w:val="18"/>
                                </w:rPr>
                                <w:t>"Hi</w:t>
                              </w:r>
                              <w:r w:rsidRPr="007E2629">
                                <w:rPr>
                                  <w:rFonts w:hint="eastAsia"/>
                                  <w:color w:val="FF00FF"/>
                                  <w:sz w:val="18"/>
                                  <w:szCs w:val="18"/>
                                </w:rPr>
                                <w:t>"</w:t>
                              </w:r>
                              <w:r>
                                <w:rPr>
                                  <w:rFonts w:hint="eastAsia"/>
                                  <w:color w:val="FF00FF"/>
                                  <w:sz w:val="18"/>
                                  <w:szCs w:val="18"/>
                                </w:rPr>
                                <w:t>, "Hello World!</w:t>
                              </w:r>
                              <w:r w:rsidRPr="007E2629">
                                <w:rPr>
                                  <w:rFonts w:hint="eastAsia"/>
                                  <w:color w:val="FF00FF"/>
                                  <w:sz w:val="18"/>
                                  <w:szCs w:val="18"/>
                                </w:rPr>
                                <w:t>"</w:t>
                              </w:r>
                              <w:r>
                                <w:rPr>
                                  <w:rFonts w:hint="eastAsia"/>
                                  <w:color w:val="FF00FF"/>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395" o:spid="_x0000_s1122" editas="canvas" style="width:423pt;height:24.2pt;mso-position-horizontal-relative:char;mso-position-vertical-relative:line" coordsize="53721,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">
                <v:shape id="_x0000_s1123" type="#_x0000_t75" style="position:absolute;width:53721;height:3073;visibility:visible;mso-wrap-style:square">
                  <v:fill o:detectmouseclick="t"/>
                  <v:path o:connecttype="none"/>
                </v:shape>
                <v:shape id="Text Box 397" o:spid="_x0000_s1124" type="#_x0000_t202" style="position:absolute;top:489;width:5372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ozTMIA&#10;AADdAAAADwAAAGRycy9kb3ducmV2LnhtbERPTWsCMRC9F/wPYQRvNatY0dUoosj2Umit3ofNuFnc&#10;TJYkruu/bwqF3ubxPme97W0jOvKhdqxgMs5AEJdO11wpOH8fXxcgQkTW2DgmBU8KsN0MXtaYa/fg&#10;L+pOsRIphEOOCkyMbS5lKA1ZDGPXEifu6rzFmKCvpPb4SOG2kdMsm0uLNacGgy3tDZW3090qKG+H&#10;/lDUF+O7u1186mXx/JgXSo2G/W4FIlIf/8V/7ned5mezN/j9Jp0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yjNMwgAAAN0AAAAPAAAAAAAAAAAAAAAAAJgCAABkcnMvZG93&#10;bnJldi54bWxQSwUGAAAAAAQABAD1AAAAhwMAAAAA&#10;" strokeweight="1pt">
                  <v:textbox style="mso-fit-shape-to-text:t" inset="1.5mm,1.3mm,1.5mm">
                    <w:txbxContent>
                      <w:p w:rsidR="0023747D" w:rsidRPr="007E2629" w:rsidRDefault="0023747D" w:rsidP="00375F9C">
                        <w:pPr>
                          <w:spacing w:line="240" w:lineRule="exact"/>
                          <w:rPr>
                            <w:sz w:val="18"/>
                            <w:szCs w:val="18"/>
                          </w:rPr>
                        </w:pPr>
                        <w:proofErr w:type="gramStart"/>
                        <w:r>
                          <w:rPr>
                            <w:rFonts w:hint="eastAsia"/>
                            <w:color w:val="008000"/>
                            <w:sz w:val="18"/>
                            <w:szCs w:val="18"/>
                          </w:rPr>
                          <w:t>xui.alert(</w:t>
                        </w:r>
                        <w:proofErr w:type="gramEnd"/>
                        <w:r>
                          <w:rPr>
                            <w:rFonts w:hint="eastAsia"/>
                            <w:color w:val="FF00FF"/>
                            <w:sz w:val="18"/>
                            <w:szCs w:val="18"/>
                          </w:rPr>
                          <w:t>"Hi</w:t>
                        </w:r>
                        <w:r w:rsidRPr="007E2629">
                          <w:rPr>
                            <w:rFonts w:hint="eastAsia"/>
                            <w:color w:val="FF00FF"/>
                            <w:sz w:val="18"/>
                            <w:szCs w:val="18"/>
                          </w:rPr>
                          <w:t>"</w:t>
                        </w:r>
                        <w:r>
                          <w:rPr>
                            <w:rFonts w:hint="eastAsia"/>
                            <w:color w:val="FF00FF"/>
                            <w:sz w:val="18"/>
                            <w:szCs w:val="18"/>
                          </w:rPr>
                          <w:t>, "Hello World!</w:t>
                        </w:r>
                        <w:r w:rsidRPr="007E2629">
                          <w:rPr>
                            <w:rFonts w:hint="eastAsia"/>
                            <w:color w:val="FF00FF"/>
                            <w:sz w:val="18"/>
                            <w:szCs w:val="18"/>
                          </w:rPr>
                          <w:t>"</w:t>
                        </w:r>
                        <w:r>
                          <w:rPr>
                            <w:rFonts w:hint="eastAsia"/>
                            <w:color w:val="FF00FF"/>
                            <w:sz w:val="18"/>
                            <w:szCs w:val="18"/>
                          </w:rPr>
                          <w:t>);</w:t>
                        </w:r>
                      </w:p>
                    </w:txbxContent>
                  </v:textbox>
                </v:shape>
                <w10:anchorlock/>
              </v:group>
            </w:pict>
          </mc:Fallback>
        </mc:AlternateContent>
      </w:r>
    </w:p>
    <w:p w:rsidR="00375F9C" w:rsidRPr="00F95585" w:rsidRDefault="00375F9C" w:rsidP="00375F9C">
      <w:pPr>
        <w:rPr>
          <w:b/>
        </w:rPr>
      </w:pPr>
      <w:r w:rsidRPr="00F95585">
        <w:rPr>
          <w:rFonts w:hint="eastAsia"/>
          <w:b/>
        </w:rPr>
        <w:t>Output:</w:t>
      </w:r>
    </w:p>
    <w:p w:rsidR="00375F9C" w:rsidRDefault="0052227E" w:rsidP="00375F9C">
      <w:r>
        <w:rPr>
          <w:noProof/>
        </w:rPr>
        <w:lastRenderedPageBreak/>
        <w:drawing>
          <wp:inline distT="0" distB="0" distL="0" distR="0" wp14:anchorId="3A6D5380" wp14:editId="0F29387C">
            <wp:extent cx="1933333" cy="1285714"/>
            <wp:effectExtent l="0" t="0" r="0" b="0"/>
            <wp:docPr id="1183" name="图片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933333" cy="1285714"/>
                    </a:xfrm>
                    <a:prstGeom prst="rect">
                      <a:avLst/>
                    </a:prstGeom>
                  </pic:spPr>
                </pic:pic>
              </a:graphicData>
            </a:graphic>
          </wp:inline>
        </w:drawing>
      </w:r>
    </w:p>
    <w:p w:rsidR="00704D04" w:rsidRDefault="00375F9C" w:rsidP="00375F9C">
      <w:r>
        <w:rPr>
          <w:rFonts w:hint="eastAsia"/>
        </w:rPr>
        <w:t xml:space="preserve">Click </w:t>
      </w:r>
      <w:r>
        <w:t>“</w:t>
      </w:r>
      <w:r>
        <w:rPr>
          <w:rFonts w:hint="eastAsia"/>
        </w:rPr>
        <w:t>Clear</w:t>
      </w:r>
      <w:r>
        <w:t>”</w:t>
      </w:r>
      <w:r>
        <w:rPr>
          <w:rFonts w:hint="eastAsia"/>
        </w:rPr>
        <w:t xml:space="preserve"> button to clean the DOM.</w:t>
      </w:r>
      <w:r w:rsidR="00704D04">
        <w:rPr>
          <w:rFonts w:hint="eastAsia"/>
        </w:rPr>
        <w:t xml:space="preserve"> </w:t>
      </w:r>
    </w:p>
    <w:p w:rsidR="00704D04" w:rsidRDefault="00704D04" w:rsidP="00375F9C"/>
    <w:p w:rsidR="00375F9C" w:rsidRDefault="00704D04" w:rsidP="00375F9C">
      <w:r>
        <w:rPr>
          <w:rFonts w:hint="eastAsia"/>
        </w:rPr>
        <w:t>If you are in CrossUI Desktop, execute the following line in console:</w:t>
      </w:r>
    </w:p>
    <w:p w:rsidR="00704D04" w:rsidRDefault="00704D04" w:rsidP="00704D04">
      <w:r>
        <w:rPr>
          <w:noProof/>
        </w:rPr>
        <mc:AlternateContent>
          <mc:Choice Requires="wpc">
            <w:drawing>
              <wp:inline distT="0" distB="0" distL="0" distR="0" wp14:anchorId="3B689E80" wp14:editId="379569D8">
                <wp:extent cx="5372100" cy="307340"/>
                <wp:effectExtent l="9525" t="0" r="9525" b="6985"/>
                <wp:docPr id="1185" name="画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84" name="Text Box 397"/>
                        <wps:cNvSpPr txBox="1">
                          <a:spLocks noChangeArrowheads="1"/>
                        </wps:cNvSpPr>
                        <wps:spPr bwMode="auto">
                          <a:xfrm>
                            <a:off x="0" y="48912"/>
                            <a:ext cx="5372100" cy="258428"/>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2629" w:rsidRDefault="0023747D" w:rsidP="00704D04">
                              <w:pPr>
                                <w:spacing w:line="240" w:lineRule="exact"/>
                                <w:rPr>
                                  <w:sz w:val="18"/>
                                  <w:szCs w:val="18"/>
                                </w:rPr>
                              </w:pPr>
                              <w:r>
                                <w:rPr>
                                  <w:rFonts w:hint="eastAsia"/>
                                  <w:color w:val="008000"/>
                                  <w:sz w:val="18"/>
                                  <w:szCs w:val="18"/>
                                </w:rPr>
                                <w:t>xui (</w:t>
                              </w:r>
                              <w:r>
                                <w:rPr>
                                  <w:rFonts w:hint="eastAsia"/>
                                  <w:color w:val="FF00FF"/>
                                  <w:sz w:val="18"/>
                                  <w:szCs w:val="18"/>
                                </w:rPr>
                                <w:t>"body</w:t>
                              </w:r>
                              <w:r w:rsidRPr="007E2629">
                                <w:rPr>
                                  <w:rFonts w:hint="eastAsia"/>
                                  <w:color w:val="FF00FF"/>
                                  <w:sz w:val="18"/>
                                  <w:szCs w:val="18"/>
                                </w:rPr>
                                <w:t>"</w:t>
                              </w:r>
                              <w:r>
                                <w:rPr>
                                  <w:rFonts w:hint="eastAsia"/>
                                  <w:color w:val="FF00FF"/>
                                  <w:sz w:val="18"/>
                                  <w:szCs w:val="18"/>
                                </w:rPr>
                                <w:t>).</w:t>
                              </w:r>
                              <w:r w:rsidRPr="00704D04">
                                <w:rPr>
                                  <w:rFonts w:hint="eastAsia"/>
                                  <w:color w:val="008000"/>
                                  <w:sz w:val="18"/>
                                  <w:szCs w:val="18"/>
                                </w:rPr>
                                <w:t xml:space="preserve"> </w:t>
                              </w:r>
                              <w:r>
                                <w:rPr>
                                  <w:rFonts w:hint="eastAsia"/>
                                  <w:color w:val="008000"/>
                                  <w:sz w:val="18"/>
                                  <w:szCs w:val="18"/>
                                </w:rPr>
                                <w:t>empty()</w:t>
                              </w:r>
                              <w:r>
                                <w:rPr>
                                  <w:rFonts w:hint="eastAsia"/>
                                  <w:color w:val="FF00FF"/>
                                  <w:sz w:val="18"/>
                                  <w:szCs w:val="18"/>
                                </w:rPr>
                                <w:t>;</w:t>
                              </w:r>
                            </w:p>
                          </w:txbxContent>
                        </wps:txbx>
                        <wps:bodyPr rot="0" vert="horz" wrap="square" lIns="54000" tIns="46800" rIns="54000" bIns="45720" anchor="t" anchorCtr="0" upright="1">
                          <a:spAutoFit/>
                        </wps:bodyPr>
                      </wps:wsp>
                    </wpc:wpc>
                  </a:graphicData>
                </a:graphic>
              </wp:inline>
            </w:drawing>
          </mc:Choice>
          <mc:Fallback>
            <w:pict>
              <v:group id="_x0000_s1125" editas="canvas" style="width:423pt;height:24.2pt;mso-position-horizontal-relative:char;mso-position-vertical-relative:line" coordsize="53721,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">
                <v:shape id="_x0000_s1126" type="#_x0000_t75" style="position:absolute;width:53721;height:3073;visibility:visible;mso-wrap-style:square">
                  <v:fill o:detectmouseclick="t"/>
                  <v:path o:connecttype="none"/>
                </v:shape>
                <v:shape id="Text Box 397" o:spid="_x0000_s1127" type="#_x0000_t202" style="position:absolute;top:489;width:5372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4j0MIA&#10;AADdAAAADwAAAGRycy9kb3ducmV2LnhtbERP32vCMBB+H+x/CCf4NlOHSFeNIpNRXwTntvejOZti&#10;cylJrPW/N4Kwt/v4ft5yPdhW9ORD41jBdJKBIK6cbrhW8Pvz9ZaDCBFZY+uYFNwowHr1+rLEQrsr&#10;f1N/jLVIIRwKVGBi7AopQ2XIYpi4jjhxJ+ctxgR9LbXHawq3rXzPsrm02HBqMNjRp6HqfLxYBdV5&#10;O2zL5s/4/mLzg/4ob/t5qdR4NGwWICIN8V/8dO90mj/NZ/D4Jp0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3iPQwgAAAN0AAAAPAAAAAAAAAAAAAAAAAJgCAABkcnMvZG93&#10;bnJldi54bWxQSwUGAAAAAAQABAD1AAAAhwMAAAAA&#10;" strokeweight="1pt">
                  <v:textbox style="mso-fit-shape-to-text:t" inset="1.5mm,1.3mm,1.5mm">
                    <w:txbxContent>
                      <w:p w:rsidR="0023747D" w:rsidRPr="007E2629" w:rsidRDefault="0023747D" w:rsidP="00704D04">
                        <w:pPr>
                          <w:spacing w:line="240" w:lineRule="exact"/>
                          <w:rPr>
                            <w:sz w:val="18"/>
                            <w:szCs w:val="18"/>
                          </w:rPr>
                        </w:pPr>
                        <w:proofErr w:type="gramStart"/>
                        <w:r>
                          <w:rPr>
                            <w:rFonts w:hint="eastAsia"/>
                            <w:color w:val="008000"/>
                            <w:sz w:val="18"/>
                            <w:szCs w:val="18"/>
                          </w:rPr>
                          <w:t>xui</w:t>
                        </w:r>
                        <w:proofErr w:type="gramEnd"/>
                        <w:r>
                          <w:rPr>
                            <w:rFonts w:hint="eastAsia"/>
                            <w:color w:val="008000"/>
                            <w:sz w:val="18"/>
                            <w:szCs w:val="18"/>
                          </w:rPr>
                          <w:t xml:space="preserve"> (</w:t>
                        </w:r>
                        <w:r>
                          <w:rPr>
                            <w:rFonts w:hint="eastAsia"/>
                            <w:color w:val="FF00FF"/>
                            <w:sz w:val="18"/>
                            <w:szCs w:val="18"/>
                          </w:rPr>
                          <w:t>"body</w:t>
                        </w:r>
                        <w:r w:rsidRPr="007E2629">
                          <w:rPr>
                            <w:rFonts w:hint="eastAsia"/>
                            <w:color w:val="FF00FF"/>
                            <w:sz w:val="18"/>
                            <w:szCs w:val="18"/>
                          </w:rPr>
                          <w:t>"</w:t>
                        </w:r>
                        <w:r>
                          <w:rPr>
                            <w:rFonts w:hint="eastAsia"/>
                            <w:color w:val="FF00FF"/>
                            <w:sz w:val="18"/>
                            <w:szCs w:val="18"/>
                          </w:rPr>
                          <w:t>).</w:t>
                        </w:r>
                        <w:r w:rsidRPr="00704D04">
                          <w:rPr>
                            <w:rFonts w:hint="eastAsia"/>
                            <w:color w:val="008000"/>
                            <w:sz w:val="18"/>
                            <w:szCs w:val="18"/>
                          </w:rPr>
                          <w:t xml:space="preserve"> </w:t>
                        </w:r>
                        <w:proofErr w:type="gramStart"/>
                        <w:r>
                          <w:rPr>
                            <w:rFonts w:hint="eastAsia"/>
                            <w:color w:val="008000"/>
                            <w:sz w:val="18"/>
                            <w:szCs w:val="18"/>
                          </w:rPr>
                          <w:t>empty(</w:t>
                        </w:r>
                        <w:proofErr w:type="gramEnd"/>
                        <w:r>
                          <w:rPr>
                            <w:rFonts w:hint="eastAsia"/>
                            <w:color w:val="008000"/>
                            <w:sz w:val="18"/>
                            <w:szCs w:val="18"/>
                          </w:rPr>
                          <w:t>)</w:t>
                        </w:r>
                        <w:r>
                          <w:rPr>
                            <w:rFonts w:hint="eastAsia"/>
                            <w:color w:val="FF00FF"/>
                            <w:sz w:val="18"/>
                            <w:szCs w:val="18"/>
                          </w:rPr>
                          <w:t>;</w:t>
                        </w:r>
                      </w:p>
                    </w:txbxContent>
                  </v:textbox>
                </v:shape>
                <w10:anchorlock/>
              </v:group>
            </w:pict>
          </mc:Fallback>
        </mc:AlternateContent>
      </w:r>
    </w:p>
    <w:p w:rsidR="00704D04" w:rsidRPr="007E2A36" w:rsidRDefault="00704D04" w:rsidP="00704D04">
      <w:pPr>
        <w:ind w:firstLine="420"/>
      </w:pPr>
    </w:p>
    <w:p w:rsidR="00375F9C" w:rsidRDefault="00375F9C" w:rsidP="00E45D25">
      <w:pPr>
        <w:pStyle w:val="2"/>
        <w:numPr>
          <w:ilvl w:val="1"/>
          <w:numId w:val="17"/>
        </w:numPr>
      </w:pPr>
      <w:bookmarkStart w:id="31" w:name="_Toc356466177"/>
      <w:bookmarkEnd w:id="29"/>
      <w:r>
        <w:rPr>
          <w:rFonts w:hint="eastAsia"/>
        </w:rPr>
        <w:t>C</w:t>
      </w:r>
      <w:r w:rsidRPr="001E0DEA">
        <w:t>ontrol creation and runtime update</w:t>
      </w:r>
      <w:bookmarkEnd w:id="31"/>
    </w:p>
    <w:p w:rsidR="00375F9C" w:rsidRPr="001E0DEA" w:rsidRDefault="00375F9C" w:rsidP="00375F9C">
      <w:pPr>
        <w:ind w:left="420"/>
      </w:pPr>
      <w:r>
        <w:rPr>
          <w:rFonts w:hint="eastAsia"/>
        </w:rPr>
        <w:t xml:space="preserve">There are three </w:t>
      </w:r>
      <w:r>
        <w:t>approaches</w:t>
      </w:r>
      <w:r>
        <w:rPr>
          <w:rFonts w:hint="eastAsia"/>
        </w:rPr>
        <w:t xml:space="preserve"> to create </w:t>
      </w:r>
      <w:r w:rsidR="007E23B3">
        <w:rPr>
          <w:rFonts w:hint="eastAsia"/>
        </w:rPr>
        <w:t>CrossUI</w:t>
      </w:r>
      <w:r>
        <w:rPr>
          <w:rFonts w:hint="eastAsia"/>
        </w:rPr>
        <w:t xml:space="preserve"> control.</w:t>
      </w:r>
    </w:p>
    <w:p w:rsidR="00375F9C" w:rsidRPr="007E2A36" w:rsidRDefault="005C781A" w:rsidP="00375F9C">
      <w:r>
        <w:rPr>
          <w:noProof/>
        </w:rPr>
        <mc:AlternateContent>
          <mc:Choice Requires="wpc">
            <w:drawing>
              <wp:inline distT="0" distB="0" distL="0" distR="0" wp14:anchorId="7A0A5909" wp14:editId="7A0698BD">
                <wp:extent cx="5372100" cy="2745105"/>
                <wp:effectExtent l="9525" t="0" r="9525" b="7620"/>
                <wp:docPr id="1044" name="画布 2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42" name="Text Box 237"/>
                        <wps:cNvSpPr txBox="1">
                          <a:spLocks noChangeArrowheads="1"/>
                        </wps:cNvSpPr>
                        <wps:spPr bwMode="auto">
                          <a:xfrm>
                            <a:off x="0" y="48863"/>
                            <a:ext cx="5372100" cy="2696242"/>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2629" w:rsidRDefault="0023747D" w:rsidP="00375F9C">
                              <w:pPr>
                                <w:spacing w:line="240" w:lineRule="exact"/>
                                <w:rPr>
                                  <w:sz w:val="18"/>
                                  <w:szCs w:val="18"/>
                                </w:rPr>
                              </w:pPr>
                              <w:r w:rsidRPr="007E2629">
                                <w:rPr>
                                  <w:rFonts w:hint="eastAsia"/>
                                  <w:color w:val="008000"/>
                                  <w:sz w:val="18"/>
                                  <w:szCs w:val="18"/>
                                </w:rPr>
                                <w:t>//</w:t>
                              </w:r>
                              <w:r>
                                <w:rPr>
                                  <w:rFonts w:hint="eastAsia"/>
                                  <w:color w:val="008000"/>
                                  <w:sz w:val="18"/>
                                  <w:szCs w:val="18"/>
                                </w:rPr>
                                <w:t xml:space="preserve"> A</w:t>
                              </w:r>
                              <w:r w:rsidRPr="00577F08">
                                <w:rPr>
                                  <w:color w:val="008000"/>
                                  <w:sz w:val="18"/>
                                  <w:szCs w:val="18"/>
                                </w:rPr>
                                <w:t xml:space="preserve">pproach </w:t>
                              </w:r>
                              <w:r>
                                <w:rPr>
                                  <w:rFonts w:hint="eastAsia"/>
                                  <w:color w:val="008000"/>
                                  <w:sz w:val="18"/>
                                  <w:szCs w:val="18"/>
                                </w:rPr>
                                <w:t>1</w:t>
                              </w:r>
                            </w:p>
                            <w:p w:rsidR="0023747D" w:rsidRPr="007E2629" w:rsidRDefault="0023747D" w:rsidP="00375F9C">
                              <w:pPr>
                                <w:spacing w:line="240" w:lineRule="exact"/>
                                <w:rPr>
                                  <w:sz w:val="18"/>
                                  <w:szCs w:val="18"/>
                                </w:rPr>
                              </w:pPr>
                              <w:r>
                                <w:rPr>
                                  <w:rFonts w:hint="eastAsia"/>
                                  <w:sz w:val="18"/>
                                  <w:szCs w:val="18"/>
                                </w:rPr>
                                <w:t>xui</w:t>
                              </w:r>
                              <w:r w:rsidRPr="007E2629">
                                <w:rPr>
                                  <w:rFonts w:hint="eastAsia"/>
                                  <w:sz w:val="18"/>
                                  <w:szCs w:val="18"/>
                                </w:rPr>
                                <w:t>.create(</w:t>
                              </w:r>
                              <w:r w:rsidRPr="007E2629">
                                <w:rPr>
                                  <w:rFonts w:hint="eastAsia"/>
                                  <w:color w:val="FF00FF"/>
                                  <w:sz w:val="18"/>
                                  <w:szCs w:val="18"/>
                                </w:rPr>
                                <w:t>"SButton"</w:t>
                              </w:r>
                              <w:r w:rsidRPr="007E2629">
                                <w:rPr>
                                  <w:rFonts w:hint="eastAsia"/>
                                  <w:sz w:val="18"/>
                                  <w:szCs w:val="18"/>
                                </w:rPr>
                                <w:t>, {</w:t>
                              </w:r>
                            </w:p>
                            <w:p w:rsidR="0023747D" w:rsidRPr="007E2629" w:rsidRDefault="0023747D" w:rsidP="00375F9C">
                              <w:pPr>
                                <w:spacing w:line="240" w:lineRule="exact"/>
                                <w:ind w:firstLineChars="200" w:firstLine="360"/>
                                <w:rPr>
                                  <w:sz w:val="18"/>
                                  <w:szCs w:val="18"/>
                                </w:rPr>
                              </w:pPr>
                              <w:r w:rsidRPr="007E2629">
                                <w:rPr>
                                  <w:rFonts w:hint="eastAsia"/>
                                  <w:sz w:val="18"/>
                                  <w:szCs w:val="18"/>
                                </w:rPr>
                                <w:t xml:space="preserve">caption: </w:t>
                              </w:r>
                              <w:r w:rsidRPr="007E2629">
                                <w:rPr>
                                  <w:rFonts w:hint="eastAsia"/>
                                  <w:color w:val="FF00FF"/>
                                  <w:sz w:val="18"/>
                                  <w:szCs w:val="18"/>
                                </w:rPr>
                                <w:t>"</w:t>
                              </w:r>
                              <w:r>
                                <w:rPr>
                                  <w:rFonts w:hint="eastAsia"/>
                                  <w:color w:val="FF00FF"/>
                                  <w:sz w:val="18"/>
                                  <w:szCs w:val="18"/>
                                </w:rPr>
                                <w:t>Using xui</w:t>
                              </w:r>
                              <w:r w:rsidRPr="007E2629">
                                <w:rPr>
                                  <w:rFonts w:hint="eastAsia"/>
                                  <w:color w:val="FF00FF"/>
                                  <w:sz w:val="18"/>
                                  <w:szCs w:val="18"/>
                                </w:rPr>
                                <w:t>.create</w:t>
                              </w:r>
                              <w:r>
                                <w:rPr>
                                  <w:rFonts w:hint="eastAsia"/>
                                  <w:color w:val="FF00FF"/>
                                  <w:sz w:val="18"/>
                                  <w:szCs w:val="18"/>
                                </w:rPr>
                                <w:t xml:space="preserve"> function</w:t>
                              </w:r>
                              <w:r w:rsidRPr="007E2629">
                                <w:rPr>
                                  <w:rFonts w:hint="eastAsia"/>
                                  <w:color w:val="FF00FF"/>
                                  <w:sz w:val="18"/>
                                  <w:szCs w:val="18"/>
                                </w:rPr>
                                <w:t>"</w:t>
                              </w:r>
                              <w:r w:rsidRPr="007E2629">
                                <w:rPr>
                                  <w:rFonts w:hint="eastAsia"/>
                                  <w:sz w:val="18"/>
                                  <w:szCs w:val="18"/>
                                </w:rPr>
                                <w:t>,</w:t>
                              </w:r>
                            </w:p>
                            <w:p w:rsidR="0023747D" w:rsidRPr="007E2629" w:rsidRDefault="0023747D" w:rsidP="00375F9C">
                              <w:pPr>
                                <w:spacing w:line="240" w:lineRule="exact"/>
                                <w:ind w:firstLineChars="200" w:firstLine="360"/>
                                <w:rPr>
                                  <w:sz w:val="18"/>
                                  <w:szCs w:val="18"/>
                                </w:rPr>
                              </w:pPr>
                              <w:r w:rsidRPr="007E2629">
                                <w:rPr>
                                  <w:rFonts w:hint="eastAsia"/>
                                  <w:sz w:val="18"/>
                                  <w:szCs w:val="18"/>
                                </w:rPr>
                                <w:t xml:space="preserve">position: </w:t>
                              </w:r>
                              <w:r w:rsidRPr="007E2629">
                                <w:rPr>
                                  <w:rFonts w:hint="eastAsia"/>
                                  <w:color w:val="FF00FF"/>
                                  <w:sz w:val="18"/>
                                  <w:szCs w:val="18"/>
                                </w:rPr>
                                <w:t>"relative"</w:t>
                              </w:r>
                              <w:r w:rsidRPr="007E2629">
                                <w:rPr>
                                  <w:rFonts w:hint="eastAsia"/>
                                  <w:sz w:val="18"/>
                                  <w:szCs w:val="18"/>
                                </w:rPr>
                                <w:t>}</w:t>
                              </w:r>
                            </w:p>
                            <w:p w:rsidR="0023747D" w:rsidRPr="007E2629" w:rsidRDefault="0023747D" w:rsidP="00375F9C">
                              <w:pPr>
                                <w:spacing w:line="240" w:lineRule="exact"/>
                                <w:rPr>
                                  <w:sz w:val="18"/>
                                  <w:szCs w:val="18"/>
                                </w:rPr>
                              </w:pPr>
                              <w:r w:rsidRPr="007E2629">
                                <w:rPr>
                                  <w:sz w:val="18"/>
                                  <w:szCs w:val="18"/>
                                </w:rPr>
                                <w:t>)</w:t>
                              </w:r>
                              <w:r w:rsidRPr="007E2629">
                                <w:rPr>
                                  <w:rFonts w:hint="eastAsia"/>
                                  <w:sz w:val="18"/>
                                  <w:szCs w:val="18"/>
                                </w:rPr>
                                <w:t>.show()</w:t>
                              </w:r>
                              <w:r w:rsidRPr="007E2629">
                                <w:rPr>
                                  <w:sz w:val="18"/>
                                  <w:szCs w:val="18"/>
                                </w:rPr>
                                <w:t>;</w:t>
                              </w:r>
                            </w:p>
                            <w:p w:rsidR="0023747D" w:rsidRPr="007E2629" w:rsidRDefault="0023747D" w:rsidP="00375F9C">
                              <w:pPr>
                                <w:spacing w:line="240" w:lineRule="exact"/>
                                <w:rPr>
                                  <w:sz w:val="18"/>
                                  <w:szCs w:val="18"/>
                                </w:rPr>
                              </w:pPr>
                            </w:p>
                            <w:p w:rsidR="0023747D" w:rsidRPr="007E2629" w:rsidRDefault="0023747D" w:rsidP="00375F9C">
                              <w:pPr>
                                <w:spacing w:line="240" w:lineRule="exact"/>
                                <w:rPr>
                                  <w:sz w:val="18"/>
                                  <w:szCs w:val="18"/>
                                </w:rPr>
                              </w:pPr>
                              <w:r w:rsidRPr="007E2629">
                                <w:rPr>
                                  <w:rFonts w:hint="eastAsia"/>
                                  <w:color w:val="008000"/>
                                  <w:sz w:val="18"/>
                                  <w:szCs w:val="18"/>
                                </w:rPr>
                                <w:t>//</w:t>
                              </w:r>
                              <w:r w:rsidRPr="00261686">
                                <w:rPr>
                                  <w:rFonts w:hint="eastAsia"/>
                                  <w:color w:val="008000"/>
                                  <w:sz w:val="18"/>
                                  <w:szCs w:val="18"/>
                                </w:rPr>
                                <w:t xml:space="preserve"> </w:t>
                              </w:r>
                              <w:r>
                                <w:rPr>
                                  <w:rFonts w:hint="eastAsia"/>
                                  <w:color w:val="008000"/>
                                  <w:sz w:val="18"/>
                                  <w:szCs w:val="18"/>
                                </w:rPr>
                                <w:t>A</w:t>
                              </w:r>
                              <w:r w:rsidRPr="00577F08">
                                <w:rPr>
                                  <w:color w:val="008000"/>
                                  <w:sz w:val="18"/>
                                  <w:szCs w:val="18"/>
                                </w:rPr>
                                <w:t xml:space="preserve">pproach </w:t>
                              </w:r>
                              <w:r>
                                <w:rPr>
                                  <w:rFonts w:hint="eastAsia"/>
                                  <w:color w:val="008000"/>
                                  <w:sz w:val="18"/>
                                  <w:szCs w:val="18"/>
                                </w:rPr>
                                <w:t>2</w:t>
                              </w:r>
                            </w:p>
                            <w:p w:rsidR="0023747D" w:rsidRPr="007E2629" w:rsidRDefault="0023747D" w:rsidP="00375F9C">
                              <w:pPr>
                                <w:spacing w:line="240" w:lineRule="exact"/>
                                <w:rPr>
                                  <w:sz w:val="18"/>
                                  <w:szCs w:val="18"/>
                                </w:rPr>
                              </w:pPr>
                              <w:r w:rsidRPr="007E2629">
                                <w:rPr>
                                  <w:rFonts w:hint="eastAsia"/>
                                  <w:sz w:val="18"/>
                                  <w:szCs w:val="18"/>
                                </w:rPr>
                                <w:t>(</w:t>
                              </w:r>
                              <w:r w:rsidRPr="007E2629">
                                <w:rPr>
                                  <w:rFonts w:hint="eastAsia"/>
                                  <w:color w:val="0000FF"/>
                                  <w:sz w:val="18"/>
                                  <w:szCs w:val="18"/>
                                </w:rPr>
                                <w:t>new</w:t>
                              </w:r>
                              <w:r w:rsidRPr="007E2629">
                                <w:rPr>
                                  <w:rFonts w:hint="eastAsia"/>
                                  <w:sz w:val="18"/>
                                  <w:szCs w:val="18"/>
                                </w:rPr>
                                <w:t xml:space="preserve"> </w:t>
                              </w:r>
                              <w:r>
                                <w:rPr>
                                  <w:rFonts w:hint="eastAsia"/>
                                  <w:sz w:val="18"/>
                                  <w:szCs w:val="18"/>
                                </w:rPr>
                                <w:t>xui</w:t>
                              </w:r>
                              <w:r w:rsidRPr="007E2629">
                                <w:rPr>
                                  <w:rFonts w:hint="eastAsia"/>
                                  <w:sz w:val="18"/>
                                  <w:szCs w:val="18"/>
                                </w:rPr>
                                <w:t>.UI.SButton({</w:t>
                              </w:r>
                            </w:p>
                            <w:p w:rsidR="0023747D" w:rsidRPr="007E2629" w:rsidRDefault="0023747D" w:rsidP="00375F9C">
                              <w:pPr>
                                <w:spacing w:line="240" w:lineRule="exact"/>
                                <w:ind w:firstLineChars="200" w:firstLine="360"/>
                                <w:rPr>
                                  <w:sz w:val="18"/>
                                  <w:szCs w:val="18"/>
                                </w:rPr>
                              </w:pPr>
                              <w:r w:rsidRPr="007E2629">
                                <w:rPr>
                                  <w:rFonts w:hint="eastAsia"/>
                                  <w:sz w:val="18"/>
                                  <w:szCs w:val="18"/>
                                </w:rPr>
                                <w:t xml:space="preserve">caption: </w:t>
                              </w:r>
                              <w:r w:rsidRPr="007E2629">
                                <w:rPr>
                                  <w:rFonts w:hint="eastAsia"/>
                                  <w:color w:val="FF00FF"/>
                                  <w:sz w:val="18"/>
                                  <w:szCs w:val="18"/>
                                </w:rPr>
                                <w:t>"</w:t>
                              </w:r>
                              <w:r>
                                <w:rPr>
                                  <w:rFonts w:hint="eastAsia"/>
                                  <w:color w:val="FF00FF"/>
                                  <w:sz w:val="18"/>
                                  <w:szCs w:val="18"/>
                                </w:rPr>
                                <w:t>Using new and key/value pairs</w:t>
                              </w:r>
                              <w:r w:rsidRPr="007E2629">
                                <w:rPr>
                                  <w:rFonts w:hint="eastAsia"/>
                                  <w:color w:val="FF00FF"/>
                                  <w:sz w:val="18"/>
                                  <w:szCs w:val="18"/>
                                </w:rPr>
                                <w:t>"</w:t>
                              </w:r>
                              <w:r w:rsidRPr="007E2629">
                                <w:rPr>
                                  <w:rFonts w:hint="eastAsia"/>
                                  <w:sz w:val="18"/>
                                  <w:szCs w:val="18"/>
                                </w:rPr>
                                <w:t>,</w:t>
                              </w:r>
                            </w:p>
                            <w:p w:rsidR="0023747D" w:rsidRPr="007E2629" w:rsidRDefault="0023747D" w:rsidP="00375F9C">
                              <w:pPr>
                                <w:spacing w:line="240" w:lineRule="exact"/>
                                <w:ind w:firstLineChars="200" w:firstLine="360"/>
                                <w:rPr>
                                  <w:sz w:val="18"/>
                                  <w:szCs w:val="18"/>
                                </w:rPr>
                              </w:pPr>
                              <w:r w:rsidRPr="007E2629">
                                <w:rPr>
                                  <w:rFonts w:hint="eastAsia"/>
                                  <w:sz w:val="18"/>
                                  <w:szCs w:val="18"/>
                                </w:rPr>
                                <w:t xml:space="preserve">position: </w:t>
                              </w:r>
                              <w:r w:rsidRPr="007E2629">
                                <w:rPr>
                                  <w:rFonts w:hint="eastAsia"/>
                                  <w:color w:val="FF00FF"/>
                                  <w:sz w:val="18"/>
                                  <w:szCs w:val="18"/>
                                </w:rPr>
                                <w:t>"relative"</w:t>
                              </w:r>
                            </w:p>
                            <w:p w:rsidR="0023747D" w:rsidRPr="007E2629" w:rsidRDefault="0023747D" w:rsidP="00375F9C">
                              <w:pPr>
                                <w:spacing w:line="240" w:lineRule="exact"/>
                                <w:rPr>
                                  <w:sz w:val="18"/>
                                  <w:szCs w:val="18"/>
                                </w:rPr>
                              </w:pPr>
                              <w:r w:rsidRPr="007E2629">
                                <w:rPr>
                                  <w:rFonts w:hint="eastAsia"/>
                                  <w:sz w:val="18"/>
                                  <w:szCs w:val="18"/>
                                </w:rPr>
                                <w:t>})</w:t>
                              </w:r>
                              <w:r w:rsidRPr="007E2629">
                                <w:rPr>
                                  <w:sz w:val="18"/>
                                  <w:szCs w:val="18"/>
                                </w:rPr>
                                <w:t>)</w:t>
                              </w:r>
                              <w:r w:rsidRPr="007E2629">
                                <w:rPr>
                                  <w:rFonts w:hint="eastAsia"/>
                                  <w:sz w:val="18"/>
                                  <w:szCs w:val="18"/>
                                </w:rPr>
                                <w:t>.show()</w:t>
                              </w:r>
                              <w:r w:rsidRPr="007E2629">
                                <w:rPr>
                                  <w:sz w:val="18"/>
                                  <w:szCs w:val="18"/>
                                </w:rPr>
                                <w:t>;</w:t>
                              </w:r>
                            </w:p>
                            <w:p w:rsidR="0023747D" w:rsidRPr="007E2629" w:rsidRDefault="0023747D" w:rsidP="00375F9C">
                              <w:pPr>
                                <w:spacing w:line="240" w:lineRule="exact"/>
                                <w:rPr>
                                  <w:sz w:val="18"/>
                                  <w:szCs w:val="18"/>
                                </w:rPr>
                              </w:pPr>
                            </w:p>
                            <w:p w:rsidR="0023747D" w:rsidRPr="007E2629" w:rsidRDefault="0023747D" w:rsidP="00375F9C">
                              <w:pPr>
                                <w:spacing w:line="240" w:lineRule="exact"/>
                                <w:rPr>
                                  <w:sz w:val="18"/>
                                  <w:szCs w:val="18"/>
                                </w:rPr>
                              </w:pPr>
                              <w:r w:rsidRPr="007E2629">
                                <w:rPr>
                                  <w:rFonts w:hint="eastAsia"/>
                                  <w:color w:val="008000"/>
                                  <w:sz w:val="18"/>
                                  <w:szCs w:val="18"/>
                                </w:rPr>
                                <w:t>//</w:t>
                              </w:r>
                              <w:r w:rsidRPr="00261686">
                                <w:rPr>
                                  <w:rFonts w:hint="eastAsia"/>
                                  <w:color w:val="008000"/>
                                  <w:sz w:val="18"/>
                                  <w:szCs w:val="18"/>
                                </w:rPr>
                                <w:t xml:space="preserve"> </w:t>
                              </w:r>
                              <w:r>
                                <w:rPr>
                                  <w:rFonts w:hint="eastAsia"/>
                                  <w:color w:val="008000"/>
                                  <w:sz w:val="18"/>
                                  <w:szCs w:val="18"/>
                                </w:rPr>
                                <w:t>A</w:t>
                              </w:r>
                              <w:r w:rsidRPr="00577F08">
                                <w:rPr>
                                  <w:color w:val="008000"/>
                                  <w:sz w:val="18"/>
                                  <w:szCs w:val="18"/>
                                </w:rPr>
                                <w:t xml:space="preserve">pproach </w:t>
                              </w:r>
                              <w:r>
                                <w:rPr>
                                  <w:rFonts w:hint="eastAsia"/>
                                  <w:color w:val="008000"/>
                                  <w:sz w:val="18"/>
                                  <w:szCs w:val="18"/>
                                </w:rPr>
                                <w:t>3</w:t>
                              </w:r>
                            </w:p>
                            <w:p w:rsidR="0023747D" w:rsidRPr="007E2629" w:rsidRDefault="0023747D" w:rsidP="00375F9C">
                              <w:pPr>
                                <w:spacing w:line="240" w:lineRule="exact"/>
                                <w:rPr>
                                  <w:sz w:val="18"/>
                                  <w:szCs w:val="18"/>
                                </w:rPr>
                              </w:pPr>
                              <w:r w:rsidRPr="007E2629">
                                <w:rPr>
                                  <w:rFonts w:hint="eastAsia"/>
                                  <w:sz w:val="18"/>
                                  <w:szCs w:val="18"/>
                                </w:rPr>
                                <w:t>(</w:t>
                              </w:r>
                              <w:r w:rsidRPr="007E2629">
                                <w:rPr>
                                  <w:rFonts w:hint="eastAsia"/>
                                  <w:color w:val="0000FF"/>
                                  <w:sz w:val="18"/>
                                  <w:szCs w:val="18"/>
                                </w:rPr>
                                <w:t>new</w:t>
                              </w:r>
                              <w:r w:rsidRPr="007E2629">
                                <w:rPr>
                                  <w:rFonts w:hint="eastAsia"/>
                                  <w:sz w:val="18"/>
                                  <w:szCs w:val="18"/>
                                </w:rPr>
                                <w:t xml:space="preserve"> </w:t>
                              </w:r>
                              <w:r>
                                <w:rPr>
                                  <w:rFonts w:hint="eastAsia"/>
                                  <w:sz w:val="18"/>
                                  <w:szCs w:val="18"/>
                                </w:rPr>
                                <w:t>xui</w:t>
                              </w:r>
                              <w:r w:rsidRPr="007E2629">
                                <w:rPr>
                                  <w:rFonts w:hint="eastAsia"/>
                                  <w:sz w:val="18"/>
                                  <w:szCs w:val="18"/>
                                </w:rPr>
                                <w:t>.UI.SButton())</w:t>
                              </w:r>
                            </w:p>
                            <w:p w:rsidR="0023747D" w:rsidRPr="007E2629" w:rsidRDefault="0023747D" w:rsidP="00375F9C">
                              <w:pPr>
                                <w:spacing w:line="240" w:lineRule="exact"/>
                                <w:rPr>
                                  <w:sz w:val="18"/>
                                  <w:szCs w:val="18"/>
                                </w:rPr>
                              </w:pPr>
                              <w:r w:rsidRPr="007E2629">
                                <w:rPr>
                                  <w:rFonts w:hint="eastAsia"/>
                                  <w:sz w:val="18"/>
                                  <w:szCs w:val="18"/>
                                </w:rPr>
                                <w:t>.setCaption(</w:t>
                              </w:r>
                              <w:r w:rsidRPr="007E2629">
                                <w:rPr>
                                  <w:rFonts w:hint="eastAsia"/>
                                  <w:color w:val="FF00FF"/>
                                  <w:sz w:val="18"/>
                                  <w:szCs w:val="18"/>
                                </w:rPr>
                                <w:t>"</w:t>
                              </w:r>
                              <w:r>
                                <w:rPr>
                                  <w:rFonts w:hint="eastAsia"/>
                                  <w:color w:val="FF00FF"/>
                                  <w:sz w:val="18"/>
                                  <w:szCs w:val="18"/>
                                </w:rPr>
                                <w:t xml:space="preserve">Using new and </w:t>
                              </w:r>
                              <w:r w:rsidRPr="007E2629">
                                <w:rPr>
                                  <w:rFonts w:hint="eastAsia"/>
                                  <w:color w:val="FF00FF"/>
                                  <w:sz w:val="18"/>
                                  <w:szCs w:val="18"/>
                                </w:rPr>
                                <w:t>get/se</w:t>
                              </w:r>
                              <w:r>
                                <w:rPr>
                                  <w:rFonts w:hint="eastAsia"/>
                                  <w:color w:val="FF00FF"/>
                                  <w:sz w:val="18"/>
                                  <w:szCs w:val="18"/>
                                </w:rPr>
                                <w:t>t</w:t>
                              </w:r>
                              <w:r w:rsidRPr="007E2629">
                                <w:rPr>
                                  <w:rFonts w:hint="eastAsia"/>
                                  <w:color w:val="FF00FF"/>
                                  <w:sz w:val="18"/>
                                  <w:szCs w:val="18"/>
                                </w:rPr>
                                <w:t>"</w:t>
                              </w:r>
                              <w:r w:rsidRPr="007E2629">
                                <w:rPr>
                                  <w:rFonts w:hint="eastAsia"/>
                                  <w:sz w:val="18"/>
                                  <w:szCs w:val="18"/>
                                </w:rPr>
                                <w:t>)</w:t>
                              </w:r>
                            </w:p>
                            <w:p w:rsidR="0023747D" w:rsidRPr="007E2629" w:rsidRDefault="0023747D" w:rsidP="00375F9C">
                              <w:pPr>
                                <w:spacing w:line="240" w:lineRule="exact"/>
                                <w:rPr>
                                  <w:sz w:val="18"/>
                                  <w:szCs w:val="18"/>
                                </w:rPr>
                              </w:pPr>
                              <w:r w:rsidRPr="007E2629">
                                <w:rPr>
                                  <w:rFonts w:hint="eastAsia"/>
                                  <w:sz w:val="18"/>
                                  <w:szCs w:val="18"/>
                                </w:rPr>
                                <w:t>.setPosition(</w:t>
                              </w:r>
                              <w:r w:rsidRPr="007E2629">
                                <w:rPr>
                                  <w:rFonts w:hint="eastAsia"/>
                                  <w:color w:val="FF00FF"/>
                                  <w:sz w:val="18"/>
                                  <w:szCs w:val="18"/>
                                </w:rPr>
                                <w:t>"relative"</w:t>
                              </w:r>
                              <w:r w:rsidRPr="007E2629">
                                <w:rPr>
                                  <w:sz w:val="18"/>
                                  <w:szCs w:val="18"/>
                                </w:rPr>
                                <w:t>)</w:t>
                              </w:r>
                            </w:p>
                            <w:p w:rsidR="0023747D" w:rsidRPr="007E2629" w:rsidRDefault="0023747D" w:rsidP="00375F9C">
                              <w:pPr>
                                <w:spacing w:line="240" w:lineRule="exact"/>
                                <w:rPr>
                                  <w:sz w:val="18"/>
                                  <w:szCs w:val="18"/>
                                </w:rPr>
                              </w:pPr>
                              <w:r w:rsidRPr="007E2629">
                                <w:rPr>
                                  <w:rFonts w:hint="eastAsia"/>
                                  <w:sz w:val="18"/>
                                  <w:szCs w:val="18"/>
                                </w:rPr>
                                <w:t>.show()</w:t>
                              </w:r>
                              <w:r w:rsidRPr="007E2629">
                                <w:rPr>
                                  <w:sz w:val="18"/>
                                  <w:szCs w:val="18"/>
                                </w:rPr>
                                <w:t>;</w:t>
                              </w:r>
                            </w:p>
                          </w:txbxContent>
                        </wps:txbx>
                        <wps:bodyPr rot="0" vert="horz" wrap="square" lIns="54000" tIns="46800" rIns="54000" bIns="45720" anchor="t" anchorCtr="0" upright="1">
                          <a:spAutoFit/>
                        </wps:bodyPr>
                      </wps:wsp>
                      <wps:wsp>
                        <wps:cNvPr id="1043" name="AutoShape 243"/>
                        <wps:cNvSpPr>
                          <a:spLocks noChangeArrowheads="1"/>
                        </wps:cNvSpPr>
                        <wps:spPr bwMode="auto">
                          <a:xfrm flipH="1">
                            <a:off x="2400618" y="2179164"/>
                            <a:ext cx="2400618" cy="198371"/>
                          </a:xfrm>
                          <a:prstGeom prst="wedgeRoundRectCallout">
                            <a:avLst>
                              <a:gd name="adj1" fmla="val 66079"/>
                              <a:gd name="adj2" fmla="val 2179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We use new/setXX mode in </w:t>
                              </w:r>
                              <w:r w:rsidR="00093C49">
                                <w:rPr>
                                  <w:rFonts w:hint="eastAsia"/>
                                  <w:szCs w:val="18"/>
                                </w:rPr>
                                <w:t xml:space="preserve">RAD Tools </w:t>
                              </w:r>
                            </w:p>
                          </w:txbxContent>
                        </wps:txbx>
                        <wps:bodyPr rot="0" vert="horz" wrap="square" lIns="0" tIns="0" rIns="0" bIns="0" anchor="t" anchorCtr="0" upright="1">
                          <a:noAutofit/>
                        </wps:bodyPr>
                      </wps:wsp>
                    </wpc:wpc>
                  </a:graphicData>
                </a:graphic>
              </wp:inline>
            </w:drawing>
          </mc:Choice>
          <mc:Fallback>
            <w:pict>
              <v:group id="画布 235" o:spid="_x0000_s1128" editas="canvas" style="width:423pt;height:216.15pt;mso-position-horizontal-relative:char;mso-position-vertical-relative:line" coordsize="53721,27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">
                <v:shape id="_x0000_s1129" type="#_x0000_t75" style="position:absolute;width:53721;height:27451;visibility:visible;mso-wrap-style:square">
                  <v:fill o:detectmouseclick="t"/>
                  <v:path o:connecttype="none"/>
                </v:shape>
                <v:shape id="Text Box 237" o:spid="_x0000_s1130" type="#_x0000_t202" style="position:absolute;top:488;width:53721;height:26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OrOMEA&#10;AADdAAAADwAAAGRycy9kb3ducmV2LnhtbERPTYvCMBC9L/gfwgje1lQRcatRRJHuZcF19T40Y1Ns&#10;JiWJtf77zYKwt3m8z1ltetuIjnyoHSuYjDMQxKXTNVcKzj+H9wWIEJE1No5JwZMCbNaDtxXm2j34&#10;m7pTrEQK4ZCjAhNjm0sZSkMWw9i1xIm7Om8xJugrqT0+Urht5DTL5tJizanBYEs7Q+XtdLcKytu+&#10;3xf1xfjubhdH/VE8v+aFUqNhv12CiNTHf/HL/anT/Gw2hb9v0gl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jqzjBAAAA3QAAAA8AAAAAAAAAAAAAAAAAmAIAAGRycy9kb3du&#10;cmV2LnhtbFBLBQYAAAAABAAEAPUAAACGAwAAAAA=&#10;" strokeweight="1pt">
                  <v:textbox style="mso-fit-shape-to-text:t" inset="1.5mm,1.3mm,1.5mm">
                    <w:txbxContent>
                      <w:p w:rsidR="0023747D" w:rsidRPr="007E2629" w:rsidRDefault="0023747D" w:rsidP="00375F9C">
                        <w:pPr>
                          <w:spacing w:line="240" w:lineRule="exact"/>
                          <w:rPr>
                            <w:sz w:val="18"/>
                            <w:szCs w:val="18"/>
                          </w:rPr>
                        </w:pPr>
                        <w:r w:rsidRPr="007E2629">
                          <w:rPr>
                            <w:rFonts w:hint="eastAsia"/>
                            <w:color w:val="008000"/>
                            <w:sz w:val="18"/>
                            <w:szCs w:val="18"/>
                          </w:rPr>
                          <w:t>//</w:t>
                        </w:r>
                        <w:r>
                          <w:rPr>
                            <w:rFonts w:hint="eastAsia"/>
                            <w:color w:val="008000"/>
                            <w:sz w:val="18"/>
                            <w:szCs w:val="18"/>
                          </w:rPr>
                          <w:t xml:space="preserve"> A</w:t>
                        </w:r>
                        <w:r w:rsidRPr="00577F08">
                          <w:rPr>
                            <w:color w:val="008000"/>
                            <w:sz w:val="18"/>
                            <w:szCs w:val="18"/>
                          </w:rPr>
                          <w:t xml:space="preserve">pproach </w:t>
                        </w:r>
                        <w:r>
                          <w:rPr>
                            <w:rFonts w:hint="eastAsia"/>
                            <w:color w:val="008000"/>
                            <w:sz w:val="18"/>
                            <w:szCs w:val="18"/>
                          </w:rPr>
                          <w:t>1</w:t>
                        </w:r>
                      </w:p>
                      <w:p w:rsidR="0023747D" w:rsidRPr="007E2629" w:rsidRDefault="0023747D" w:rsidP="00375F9C">
                        <w:pPr>
                          <w:spacing w:line="240" w:lineRule="exact"/>
                          <w:rPr>
                            <w:sz w:val="18"/>
                            <w:szCs w:val="18"/>
                          </w:rPr>
                        </w:pPr>
                        <w:proofErr w:type="gramStart"/>
                        <w:r>
                          <w:rPr>
                            <w:rFonts w:hint="eastAsia"/>
                            <w:sz w:val="18"/>
                            <w:szCs w:val="18"/>
                          </w:rPr>
                          <w:t>xui</w:t>
                        </w:r>
                        <w:r w:rsidRPr="007E2629">
                          <w:rPr>
                            <w:rFonts w:hint="eastAsia"/>
                            <w:sz w:val="18"/>
                            <w:szCs w:val="18"/>
                          </w:rPr>
                          <w:t>.create(</w:t>
                        </w:r>
                        <w:proofErr w:type="gramEnd"/>
                        <w:r w:rsidRPr="007E2629">
                          <w:rPr>
                            <w:rFonts w:hint="eastAsia"/>
                            <w:color w:val="FF00FF"/>
                            <w:sz w:val="18"/>
                            <w:szCs w:val="18"/>
                          </w:rPr>
                          <w:t>"SButton"</w:t>
                        </w:r>
                        <w:r w:rsidRPr="007E2629">
                          <w:rPr>
                            <w:rFonts w:hint="eastAsia"/>
                            <w:sz w:val="18"/>
                            <w:szCs w:val="18"/>
                          </w:rPr>
                          <w:t>, {</w:t>
                        </w:r>
                      </w:p>
                      <w:p w:rsidR="0023747D" w:rsidRPr="007E2629" w:rsidRDefault="0023747D" w:rsidP="00375F9C">
                        <w:pPr>
                          <w:spacing w:line="240" w:lineRule="exact"/>
                          <w:ind w:firstLineChars="200" w:firstLine="360"/>
                          <w:rPr>
                            <w:sz w:val="18"/>
                            <w:szCs w:val="18"/>
                          </w:rPr>
                        </w:pPr>
                        <w:proofErr w:type="gramStart"/>
                        <w:r w:rsidRPr="007E2629">
                          <w:rPr>
                            <w:rFonts w:hint="eastAsia"/>
                            <w:sz w:val="18"/>
                            <w:szCs w:val="18"/>
                          </w:rPr>
                          <w:t>caption</w:t>
                        </w:r>
                        <w:proofErr w:type="gramEnd"/>
                        <w:r w:rsidRPr="007E2629">
                          <w:rPr>
                            <w:rFonts w:hint="eastAsia"/>
                            <w:sz w:val="18"/>
                            <w:szCs w:val="18"/>
                          </w:rPr>
                          <w:t xml:space="preserve">: </w:t>
                        </w:r>
                        <w:r w:rsidRPr="007E2629">
                          <w:rPr>
                            <w:rFonts w:hint="eastAsia"/>
                            <w:color w:val="FF00FF"/>
                            <w:sz w:val="18"/>
                            <w:szCs w:val="18"/>
                          </w:rPr>
                          <w:t>"</w:t>
                        </w:r>
                        <w:r>
                          <w:rPr>
                            <w:rFonts w:hint="eastAsia"/>
                            <w:color w:val="FF00FF"/>
                            <w:sz w:val="18"/>
                            <w:szCs w:val="18"/>
                          </w:rPr>
                          <w:t>Using xui</w:t>
                        </w:r>
                        <w:r w:rsidRPr="007E2629">
                          <w:rPr>
                            <w:rFonts w:hint="eastAsia"/>
                            <w:color w:val="FF00FF"/>
                            <w:sz w:val="18"/>
                            <w:szCs w:val="18"/>
                          </w:rPr>
                          <w:t>.create</w:t>
                        </w:r>
                        <w:r>
                          <w:rPr>
                            <w:rFonts w:hint="eastAsia"/>
                            <w:color w:val="FF00FF"/>
                            <w:sz w:val="18"/>
                            <w:szCs w:val="18"/>
                          </w:rPr>
                          <w:t xml:space="preserve"> function</w:t>
                        </w:r>
                        <w:r w:rsidRPr="007E2629">
                          <w:rPr>
                            <w:rFonts w:hint="eastAsia"/>
                            <w:color w:val="FF00FF"/>
                            <w:sz w:val="18"/>
                            <w:szCs w:val="18"/>
                          </w:rPr>
                          <w:t>"</w:t>
                        </w:r>
                        <w:r w:rsidRPr="007E2629">
                          <w:rPr>
                            <w:rFonts w:hint="eastAsia"/>
                            <w:sz w:val="18"/>
                            <w:szCs w:val="18"/>
                          </w:rPr>
                          <w:t>,</w:t>
                        </w:r>
                      </w:p>
                      <w:p w:rsidR="0023747D" w:rsidRPr="007E2629" w:rsidRDefault="0023747D" w:rsidP="00375F9C">
                        <w:pPr>
                          <w:spacing w:line="240" w:lineRule="exact"/>
                          <w:ind w:firstLineChars="200" w:firstLine="360"/>
                          <w:rPr>
                            <w:sz w:val="18"/>
                            <w:szCs w:val="18"/>
                          </w:rPr>
                        </w:pPr>
                        <w:proofErr w:type="gramStart"/>
                        <w:r w:rsidRPr="007E2629">
                          <w:rPr>
                            <w:rFonts w:hint="eastAsia"/>
                            <w:sz w:val="18"/>
                            <w:szCs w:val="18"/>
                          </w:rPr>
                          <w:t>position</w:t>
                        </w:r>
                        <w:proofErr w:type="gramEnd"/>
                        <w:r w:rsidRPr="007E2629">
                          <w:rPr>
                            <w:rFonts w:hint="eastAsia"/>
                            <w:sz w:val="18"/>
                            <w:szCs w:val="18"/>
                          </w:rPr>
                          <w:t xml:space="preserve">: </w:t>
                        </w:r>
                        <w:r w:rsidRPr="007E2629">
                          <w:rPr>
                            <w:rFonts w:hint="eastAsia"/>
                            <w:color w:val="FF00FF"/>
                            <w:sz w:val="18"/>
                            <w:szCs w:val="18"/>
                          </w:rPr>
                          <w:t>"relative"</w:t>
                        </w:r>
                        <w:r w:rsidRPr="007E2629">
                          <w:rPr>
                            <w:rFonts w:hint="eastAsia"/>
                            <w:sz w:val="18"/>
                            <w:szCs w:val="18"/>
                          </w:rPr>
                          <w:t>}</w:t>
                        </w:r>
                      </w:p>
                      <w:p w:rsidR="0023747D" w:rsidRPr="007E2629" w:rsidRDefault="0023747D" w:rsidP="00375F9C">
                        <w:pPr>
                          <w:spacing w:line="240" w:lineRule="exact"/>
                          <w:rPr>
                            <w:sz w:val="18"/>
                            <w:szCs w:val="18"/>
                          </w:rPr>
                        </w:pPr>
                        <w:r w:rsidRPr="007E2629">
                          <w:rPr>
                            <w:sz w:val="18"/>
                            <w:szCs w:val="18"/>
                          </w:rPr>
                          <w:t>)</w:t>
                        </w:r>
                        <w:r w:rsidRPr="007E2629">
                          <w:rPr>
                            <w:rFonts w:hint="eastAsia"/>
                            <w:sz w:val="18"/>
                            <w:szCs w:val="18"/>
                          </w:rPr>
                          <w:t>.</w:t>
                        </w:r>
                        <w:proofErr w:type="gramStart"/>
                        <w:r w:rsidRPr="007E2629">
                          <w:rPr>
                            <w:rFonts w:hint="eastAsia"/>
                            <w:sz w:val="18"/>
                            <w:szCs w:val="18"/>
                          </w:rPr>
                          <w:t>show(</w:t>
                        </w:r>
                        <w:proofErr w:type="gramEnd"/>
                        <w:r w:rsidRPr="007E2629">
                          <w:rPr>
                            <w:rFonts w:hint="eastAsia"/>
                            <w:sz w:val="18"/>
                            <w:szCs w:val="18"/>
                          </w:rPr>
                          <w:t>)</w:t>
                        </w:r>
                        <w:r w:rsidRPr="007E2629">
                          <w:rPr>
                            <w:sz w:val="18"/>
                            <w:szCs w:val="18"/>
                          </w:rPr>
                          <w:t>;</w:t>
                        </w:r>
                      </w:p>
                      <w:p w:rsidR="0023747D" w:rsidRPr="007E2629" w:rsidRDefault="0023747D" w:rsidP="00375F9C">
                        <w:pPr>
                          <w:spacing w:line="240" w:lineRule="exact"/>
                          <w:rPr>
                            <w:sz w:val="18"/>
                            <w:szCs w:val="18"/>
                          </w:rPr>
                        </w:pPr>
                      </w:p>
                      <w:p w:rsidR="0023747D" w:rsidRPr="007E2629" w:rsidRDefault="0023747D" w:rsidP="00375F9C">
                        <w:pPr>
                          <w:spacing w:line="240" w:lineRule="exact"/>
                          <w:rPr>
                            <w:sz w:val="18"/>
                            <w:szCs w:val="18"/>
                          </w:rPr>
                        </w:pPr>
                        <w:r w:rsidRPr="007E2629">
                          <w:rPr>
                            <w:rFonts w:hint="eastAsia"/>
                            <w:color w:val="008000"/>
                            <w:sz w:val="18"/>
                            <w:szCs w:val="18"/>
                          </w:rPr>
                          <w:t>//</w:t>
                        </w:r>
                        <w:r w:rsidRPr="00261686">
                          <w:rPr>
                            <w:rFonts w:hint="eastAsia"/>
                            <w:color w:val="008000"/>
                            <w:sz w:val="18"/>
                            <w:szCs w:val="18"/>
                          </w:rPr>
                          <w:t xml:space="preserve"> </w:t>
                        </w:r>
                        <w:r>
                          <w:rPr>
                            <w:rFonts w:hint="eastAsia"/>
                            <w:color w:val="008000"/>
                            <w:sz w:val="18"/>
                            <w:szCs w:val="18"/>
                          </w:rPr>
                          <w:t>A</w:t>
                        </w:r>
                        <w:r w:rsidRPr="00577F08">
                          <w:rPr>
                            <w:color w:val="008000"/>
                            <w:sz w:val="18"/>
                            <w:szCs w:val="18"/>
                          </w:rPr>
                          <w:t xml:space="preserve">pproach </w:t>
                        </w:r>
                        <w:r>
                          <w:rPr>
                            <w:rFonts w:hint="eastAsia"/>
                            <w:color w:val="008000"/>
                            <w:sz w:val="18"/>
                            <w:szCs w:val="18"/>
                          </w:rPr>
                          <w:t>2</w:t>
                        </w:r>
                      </w:p>
                      <w:p w:rsidR="0023747D" w:rsidRPr="007E2629" w:rsidRDefault="0023747D" w:rsidP="00375F9C">
                        <w:pPr>
                          <w:spacing w:line="240" w:lineRule="exact"/>
                          <w:rPr>
                            <w:sz w:val="18"/>
                            <w:szCs w:val="18"/>
                          </w:rPr>
                        </w:pPr>
                        <w:r w:rsidRPr="007E2629">
                          <w:rPr>
                            <w:rFonts w:hint="eastAsia"/>
                            <w:sz w:val="18"/>
                            <w:szCs w:val="18"/>
                          </w:rPr>
                          <w:t>(</w:t>
                        </w:r>
                        <w:proofErr w:type="gramStart"/>
                        <w:r w:rsidRPr="007E2629">
                          <w:rPr>
                            <w:rFonts w:hint="eastAsia"/>
                            <w:color w:val="0000FF"/>
                            <w:sz w:val="18"/>
                            <w:szCs w:val="18"/>
                          </w:rPr>
                          <w:t>new</w:t>
                        </w:r>
                        <w:proofErr w:type="gramEnd"/>
                        <w:r w:rsidRPr="007E2629">
                          <w:rPr>
                            <w:rFonts w:hint="eastAsia"/>
                            <w:sz w:val="18"/>
                            <w:szCs w:val="18"/>
                          </w:rPr>
                          <w:t xml:space="preserve"> </w:t>
                        </w:r>
                        <w:r>
                          <w:rPr>
                            <w:rFonts w:hint="eastAsia"/>
                            <w:sz w:val="18"/>
                            <w:szCs w:val="18"/>
                          </w:rPr>
                          <w:t>xui</w:t>
                        </w:r>
                        <w:r w:rsidRPr="007E2629">
                          <w:rPr>
                            <w:rFonts w:hint="eastAsia"/>
                            <w:sz w:val="18"/>
                            <w:szCs w:val="18"/>
                          </w:rPr>
                          <w:t>.UI.SButton({</w:t>
                        </w:r>
                      </w:p>
                      <w:p w:rsidR="0023747D" w:rsidRPr="007E2629" w:rsidRDefault="0023747D" w:rsidP="00375F9C">
                        <w:pPr>
                          <w:spacing w:line="240" w:lineRule="exact"/>
                          <w:ind w:firstLineChars="200" w:firstLine="360"/>
                          <w:rPr>
                            <w:sz w:val="18"/>
                            <w:szCs w:val="18"/>
                          </w:rPr>
                        </w:pPr>
                        <w:proofErr w:type="gramStart"/>
                        <w:r w:rsidRPr="007E2629">
                          <w:rPr>
                            <w:rFonts w:hint="eastAsia"/>
                            <w:sz w:val="18"/>
                            <w:szCs w:val="18"/>
                          </w:rPr>
                          <w:t>caption</w:t>
                        </w:r>
                        <w:proofErr w:type="gramEnd"/>
                        <w:r w:rsidRPr="007E2629">
                          <w:rPr>
                            <w:rFonts w:hint="eastAsia"/>
                            <w:sz w:val="18"/>
                            <w:szCs w:val="18"/>
                          </w:rPr>
                          <w:t xml:space="preserve">: </w:t>
                        </w:r>
                        <w:r w:rsidRPr="007E2629">
                          <w:rPr>
                            <w:rFonts w:hint="eastAsia"/>
                            <w:color w:val="FF00FF"/>
                            <w:sz w:val="18"/>
                            <w:szCs w:val="18"/>
                          </w:rPr>
                          <w:t>"</w:t>
                        </w:r>
                        <w:r>
                          <w:rPr>
                            <w:rFonts w:hint="eastAsia"/>
                            <w:color w:val="FF00FF"/>
                            <w:sz w:val="18"/>
                            <w:szCs w:val="18"/>
                          </w:rPr>
                          <w:t>Using new and key/value pairs</w:t>
                        </w:r>
                        <w:r w:rsidRPr="007E2629">
                          <w:rPr>
                            <w:rFonts w:hint="eastAsia"/>
                            <w:color w:val="FF00FF"/>
                            <w:sz w:val="18"/>
                            <w:szCs w:val="18"/>
                          </w:rPr>
                          <w:t>"</w:t>
                        </w:r>
                        <w:r w:rsidRPr="007E2629">
                          <w:rPr>
                            <w:rFonts w:hint="eastAsia"/>
                            <w:sz w:val="18"/>
                            <w:szCs w:val="18"/>
                          </w:rPr>
                          <w:t>,</w:t>
                        </w:r>
                      </w:p>
                      <w:p w:rsidR="0023747D" w:rsidRPr="007E2629" w:rsidRDefault="0023747D" w:rsidP="00375F9C">
                        <w:pPr>
                          <w:spacing w:line="240" w:lineRule="exact"/>
                          <w:ind w:firstLineChars="200" w:firstLine="360"/>
                          <w:rPr>
                            <w:sz w:val="18"/>
                            <w:szCs w:val="18"/>
                          </w:rPr>
                        </w:pPr>
                        <w:proofErr w:type="gramStart"/>
                        <w:r w:rsidRPr="007E2629">
                          <w:rPr>
                            <w:rFonts w:hint="eastAsia"/>
                            <w:sz w:val="18"/>
                            <w:szCs w:val="18"/>
                          </w:rPr>
                          <w:t>position</w:t>
                        </w:r>
                        <w:proofErr w:type="gramEnd"/>
                        <w:r w:rsidRPr="007E2629">
                          <w:rPr>
                            <w:rFonts w:hint="eastAsia"/>
                            <w:sz w:val="18"/>
                            <w:szCs w:val="18"/>
                          </w:rPr>
                          <w:t xml:space="preserve">: </w:t>
                        </w:r>
                        <w:r w:rsidRPr="007E2629">
                          <w:rPr>
                            <w:rFonts w:hint="eastAsia"/>
                            <w:color w:val="FF00FF"/>
                            <w:sz w:val="18"/>
                            <w:szCs w:val="18"/>
                          </w:rPr>
                          <w:t>"relative"</w:t>
                        </w:r>
                      </w:p>
                      <w:p w:rsidR="0023747D" w:rsidRPr="007E2629" w:rsidRDefault="0023747D" w:rsidP="00375F9C">
                        <w:pPr>
                          <w:spacing w:line="240" w:lineRule="exact"/>
                          <w:rPr>
                            <w:sz w:val="18"/>
                            <w:szCs w:val="18"/>
                          </w:rPr>
                        </w:pPr>
                        <w:r w:rsidRPr="007E2629">
                          <w:rPr>
                            <w:rFonts w:hint="eastAsia"/>
                            <w:sz w:val="18"/>
                            <w:szCs w:val="18"/>
                          </w:rPr>
                          <w:t>})</w:t>
                        </w:r>
                        <w:r w:rsidRPr="007E2629">
                          <w:rPr>
                            <w:sz w:val="18"/>
                            <w:szCs w:val="18"/>
                          </w:rPr>
                          <w:t>)</w:t>
                        </w:r>
                        <w:r w:rsidRPr="007E2629">
                          <w:rPr>
                            <w:rFonts w:hint="eastAsia"/>
                            <w:sz w:val="18"/>
                            <w:szCs w:val="18"/>
                          </w:rPr>
                          <w:t>.</w:t>
                        </w:r>
                        <w:proofErr w:type="gramStart"/>
                        <w:r w:rsidRPr="007E2629">
                          <w:rPr>
                            <w:rFonts w:hint="eastAsia"/>
                            <w:sz w:val="18"/>
                            <w:szCs w:val="18"/>
                          </w:rPr>
                          <w:t>show(</w:t>
                        </w:r>
                        <w:proofErr w:type="gramEnd"/>
                        <w:r w:rsidRPr="007E2629">
                          <w:rPr>
                            <w:rFonts w:hint="eastAsia"/>
                            <w:sz w:val="18"/>
                            <w:szCs w:val="18"/>
                          </w:rPr>
                          <w:t>)</w:t>
                        </w:r>
                        <w:r w:rsidRPr="007E2629">
                          <w:rPr>
                            <w:sz w:val="18"/>
                            <w:szCs w:val="18"/>
                          </w:rPr>
                          <w:t>;</w:t>
                        </w:r>
                      </w:p>
                      <w:p w:rsidR="0023747D" w:rsidRPr="007E2629" w:rsidRDefault="0023747D" w:rsidP="00375F9C">
                        <w:pPr>
                          <w:spacing w:line="240" w:lineRule="exact"/>
                          <w:rPr>
                            <w:sz w:val="18"/>
                            <w:szCs w:val="18"/>
                          </w:rPr>
                        </w:pPr>
                      </w:p>
                      <w:p w:rsidR="0023747D" w:rsidRPr="007E2629" w:rsidRDefault="0023747D" w:rsidP="00375F9C">
                        <w:pPr>
                          <w:spacing w:line="240" w:lineRule="exact"/>
                          <w:rPr>
                            <w:sz w:val="18"/>
                            <w:szCs w:val="18"/>
                          </w:rPr>
                        </w:pPr>
                        <w:r w:rsidRPr="007E2629">
                          <w:rPr>
                            <w:rFonts w:hint="eastAsia"/>
                            <w:color w:val="008000"/>
                            <w:sz w:val="18"/>
                            <w:szCs w:val="18"/>
                          </w:rPr>
                          <w:t>//</w:t>
                        </w:r>
                        <w:r w:rsidRPr="00261686">
                          <w:rPr>
                            <w:rFonts w:hint="eastAsia"/>
                            <w:color w:val="008000"/>
                            <w:sz w:val="18"/>
                            <w:szCs w:val="18"/>
                          </w:rPr>
                          <w:t xml:space="preserve"> </w:t>
                        </w:r>
                        <w:r>
                          <w:rPr>
                            <w:rFonts w:hint="eastAsia"/>
                            <w:color w:val="008000"/>
                            <w:sz w:val="18"/>
                            <w:szCs w:val="18"/>
                          </w:rPr>
                          <w:t>A</w:t>
                        </w:r>
                        <w:r w:rsidRPr="00577F08">
                          <w:rPr>
                            <w:color w:val="008000"/>
                            <w:sz w:val="18"/>
                            <w:szCs w:val="18"/>
                          </w:rPr>
                          <w:t xml:space="preserve">pproach </w:t>
                        </w:r>
                        <w:r>
                          <w:rPr>
                            <w:rFonts w:hint="eastAsia"/>
                            <w:color w:val="008000"/>
                            <w:sz w:val="18"/>
                            <w:szCs w:val="18"/>
                          </w:rPr>
                          <w:t>3</w:t>
                        </w:r>
                      </w:p>
                      <w:p w:rsidR="0023747D" w:rsidRPr="007E2629" w:rsidRDefault="0023747D" w:rsidP="00375F9C">
                        <w:pPr>
                          <w:spacing w:line="240" w:lineRule="exact"/>
                          <w:rPr>
                            <w:sz w:val="18"/>
                            <w:szCs w:val="18"/>
                          </w:rPr>
                        </w:pPr>
                        <w:r w:rsidRPr="007E2629">
                          <w:rPr>
                            <w:rFonts w:hint="eastAsia"/>
                            <w:sz w:val="18"/>
                            <w:szCs w:val="18"/>
                          </w:rPr>
                          <w:t>(</w:t>
                        </w:r>
                        <w:proofErr w:type="gramStart"/>
                        <w:r w:rsidRPr="007E2629">
                          <w:rPr>
                            <w:rFonts w:hint="eastAsia"/>
                            <w:color w:val="0000FF"/>
                            <w:sz w:val="18"/>
                            <w:szCs w:val="18"/>
                          </w:rPr>
                          <w:t>new</w:t>
                        </w:r>
                        <w:proofErr w:type="gramEnd"/>
                        <w:r w:rsidRPr="007E2629">
                          <w:rPr>
                            <w:rFonts w:hint="eastAsia"/>
                            <w:sz w:val="18"/>
                            <w:szCs w:val="18"/>
                          </w:rPr>
                          <w:t xml:space="preserve"> </w:t>
                        </w:r>
                        <w:r>
                          <w:rPr>
                            <w:rFonts w:hint="eastAsia"/>
                            <w:sz w:val="18"/>
                            <w:szCs w:val="18"/>
                          </w:rPr>
                          <w:t>xui</w:t>
                        </w:r>
                        <w:r w:rsidRPr="007E2629">
                          <w:rPr>
                            <w:rFonts w:hint="eastAsia"/>
                            <w:sz w:val="18"/>
                            <w:szCs w:val="18"/>
                          </w:rPr>
                          <w:t>.UI.SButton())</w:t>
                        </w:r>
                      </w:p>
                      <w:p w:rsidR="0023747D" w:rsidRPr="007E2629" w:rsidRDefault="0023747D" w:rsidP="00375F9C">
                        <w:pPr>
                          <w:spacing w:line="240" w:lineRule="exact"/>
                          <w:rPr>
                            <w:sz w:val="18"/>
                            <w:szCs w:val="18"/>
                          </w:rPr>
                        </w:pPr>
                        <w:r w:rsidRPr="007E2629">
                          <w:rPr>
                            <w:rFonts w:hint="eastAsia"/>
                            <w:sz w:val="18"/>
                            <w:szCs w:val="18"/>
                          </w:rPr>
                          <w:t>.</w:t>
                        </w:r>
                        <w:proofErr w:type="gramStart"/>
                        <w:r w:rsidRPr="007E2629">
                          <w:rPr>
                            <w:rFonts w:hint="eastAsia"/>
                            <w:sz w:val="18"/>
                            <w:szCs w:val="18"/>
                          </w:rPr>
                          <w:t>setCaption(</w:t>
                        </w:r>
                        <w:proofErr w:type="gramEnd"/>
                        <w:r w:rsidRPr="007E2629">
                          <w:rPr>
                            <w:rFonts w:hint="eastAsia"/>
                            <w:color w:val="FF00FF"/>
                            <w:sz w:val="18"/>
                            <w:szCs w:val="18"/>
                          </w:rPr>
                          <w:t>"</w:t>
                        </w:r>
                        <w:r>
                          <w:rPr>
                            <w:rFonts w:hint="eastAsia"/>
                            <w:color w:val="FF00FF"/>
                            <w:sz w:val="18"/>
                            <w:szCs w:val="18"/>
                          </w:rPr>
                          <w:t xml:space="preserve">Using new and </w:t>
                        </w:r>
                        <w:r w:rsidRPr="007E2629">
                          <w:rPr>
                            <w:rFonts w:hint="eastAsia"/>
                            <w:color w:val="FF00FF"/>
                            <w:sz w:val="18"/>
                            <w:szCs w:val="18"/>
                          </w:rPr>
                          <w:t>get/se</w:t>
                        </w:r>
                        <w:r>
                          <w:rPr>
                            <w:rFonts w:hint="eastAsia"/>
                            <w:color w:val="FF00FF"/>
                            <w:sz w:val="18"/>
                            <w:szCs w:val="18"/>
                          </w:rPr>
                          <w:t>t</w:t>
                        </w:r>
                        <w:r w:rsidRPr="007E2629">
                          <w:rPr>
                            <w:rFonts w:hint="eastAsia"/>
                            <w:color w:val="FF00FF"/>
                            <w:sz w:val="18"/>
                            <w:szCs w:val="18"/>
                          </w:rPr>
                          <w:t>"</w:t>
                        </w:r>
                        <w:r w:rsidRPr="007E2629">
                          <w:rPr>
                            <w:rFonts w:hint="eastAsia"/>
                            <w:sz w:val="18"/>
                            <w:szCs w:val="18"/>
                          </w:rPr>
                          <w:t>)</w:t>
                        </w:r>
                      </w:p>
                      <w:p w:rsidR="0023747D" w:rsidRPr="007E2629" w:rsidRDefault="0023747D" w:rsidP="00375F9C">
                        <w:pPr>
                          <w:spacing w:line="240" w:lineRule="exact"/>
                          <w:rPr>
                            <w:sz w:val="18"/>
                            <w:szCs w:val="18"/>
                          </w:rPr>
                        </w:pPr>
                        <w:r w:rsidRPr="007E2629">
                          <w:rPr>
                            <w:rFonts w:hint="eastAsia"/>
                            <w:sz w:val="18"/>
                            <w:szCs w:val="18"/>
                          </w:rPr>
                          <w:t>.</w:t>
                        </w:r>
                        <w:proofErr w:type="gramStart"/>
                        <w:r w:rsidRPr="007E2629">
                          <w:rPr>
                            <w:rFonts w:hint="eastAsia"/>
                            <w:sz w:val="18"/>
                            <w:szCs w:val="18"/>
                          </w:rPr>
                          <w:t>setPosition(</w:t>
                        </w:r>
                        <w:proofErr w:type="gramEnd"/>
                        <w:r w:rsidRPr="007E2629">
                          <w:rPr>
                            <w:rFonts w:hint="eastAsia"/>
                            <w:color w:val="FF00FF"/>
                            <w:sz w:val="18"/>
                            <w:szCs w:val="18"/>
                          </w:rPr>
                          <w:t>"relative"</w:t>
                        </w:r>
                        <w:r w:rsidRPr="007E2629">
                          <w:rPr>
                            <w:sz w:val="18"/>
                            <w:szCs w:val="18"/>
                          </w:rPr>
                          <w:t>)</w:t>
                        </w:r>
                      </w:p>
                      <w:p w:rsidR="0023747D" w:rsidRPr="007E2629" w:rsidRDefault="0023747D" w:rsidP="00375F9C">
                        <w:pPr>
                          <w:spacing w:line="240" w:lineRule="exact"/>
                          <w:rPr>
                            <w:sz w:val="18"/>
                            <w:szCs w:val="18"/>
                          </w:rPr>
                        </w:pPr>
                        <w:r w:rsidRPr="007E2629">
                          <w:rPr>
                            <w:rFonts w:hint="eastAsia"/>
                            <w:sz w:val="18"/>
                            <w:szCs w:val="18"/>
                          </w:rPr>
                          <w:t>.</w:t>
                        </w:r>
                        <w:proofErr w:type="gramStart"/>
                        <w:r w:rsidRPr="007E2629">
                          <w:rPr>
                            <w:rFonts w:hint="eastAsia"/>
                            <w:sz w:val="18"/>
                            <w:szCs w:val="18"/>
                          </w:rPr>
                          <w:t>show(</w:t>
                        </w:r>
                        <w:proofErr w:type="gramEnd"/>
                        <w:r w:rsidRPr="007E2629">
                          <w:rPr>
                            <w:rFonts w:hint="eastAsia"/>
                            <w:sz w:val="18"/>
                            <w:szCs w:val="18"/>
                          </w:rPr>
                          <w:t>)</w:t>
                        </w:r>
                        <w:r w:rsidRPr="007E2629">
                          <w:rPr>
                            <w:sz w:val="18"/>
                            <w:szCs w:val="18"/>
                          </w:rPr>
                          <w:t>;</w:t>
                        </w:r>
                      </w:p>
                    </w:txbxContent>
                  </v:textbox>
                </v:shape>
                <v:shape id="AutoShape 243" o:spid="_x0000_s1131" type="#_x0000_t62" style="position:absolute;left:24006;top:21791;width:24006;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mCJsQA&#10;AADdAAAADwAAAGRycy9kb3ducmV2LnhtbERP22oCMRB9L/gPYQTfatZLS90apQiCFKyXCuLbsJlm&#10;124mS5Lq+vemUOjbHM51pvPW1uJCPlSOFQz6GQjiwumKjYLD5/LxBUSIyBprx6TgRgHms87DFHPt&#10;rryjyz4akUI45KigjLHJpQxFSRZD3zXEifty3mJM0BupPV5TuK3lMMuepcWKU0OJDS1KKr73P1bB&#10;9mkz2VU8PG3f/fq4/hizOZuRUr1u+/YKIlIb/8V/7pVO87PxCH6/SS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ZgibEAAAA3QAAAA8AAAAAAAAAAAAAAAAAmAIAAGRycy9k&#10;b3ducmV2LnhtbFBLBQYAAAAABAAEAPUAAACJAwAAAAA=&#10;" adj="25073,15507" fillcolor="#ff9">
                  <v:textbox inset="0,0,0,0">
                    <w:txbxContent>
                      <w:p w:rsidR="0023747D" w:rsidRPr="000E23E9" w:rsidRDefault="0023747D" w:rsidP="00375F9C">
                        <w:pPr>
                          <w:rPr>
                            <w:szCs w:val="18"/>
                          </w:rPr>
                        </w:pPr>
                        <w:r>
                          <w:rPr>
                            <w:rFonts w:hint="eastAsia"/>
                            <w:szCs w:val="18"/>
                          </w:rPr>
                          <w:t xml:space="preserve">We use new/setXX mode in </w:t>
                        </w:r>
                        <w:r w:rsidR="00093C49">
                          <w:rPr>
                            <w:rFonts w:hint="eastAsia"/>
                            <w:szCs w:val="18"/>
                          </w:rPr>
                          <w:t xml:space="preserve">RAD Tools </w:t>
                        </w:r>
                      </w:p>
                    </w:txbxContent>
                  </v:textbox>
                </v:shape>
                <w10:anchorlock/>
              </v:group>
            </w:pict>
          </mc:Fallback>
        </mc:AlternateContent>
      </w:r>
    </w:p>
    <w:p w:rsidR="00375F9C" w:rsidRDefault="00375F9C" w:rsidP="00375F9C"/>
    <w:p w:rsidR="00375F9C" w:rsidRDefault="0080241D" w:rsidP="00375F9C">
      <w:r>
        <w:rPr>
          <w:rFonts w:hint="eastAsia"/>
        </w:rPr>
        <w:t>T</w:t>
      </w:r>
      <w:r w:rsidR="00375F9C" w:rsidRPr="00F13309">
        <w:t xml:space="preserve">he above three approaches will create entirely consistent UI. </w:t>
      </w:r>
    </w:p>
    <w:p w:rsidR="00375F9C" w:rsidRDefault="00375F9C" w:rsidP="00375F9C"/>
    <w:p w:rsidR="00375F9C" w:rsidRDefault="00375F9C" w:rsidP="00375F9C">
      <w:r>
        <w:rPr>
          <w:rFonts w:hint="eastAsia"/>
        </w:rPr>
        <w:t xml:space="preserve">You can use </w:t>
      </w:r>
      <w:r w:rsidRPr="00F13309">
        <w:t xml:space="preserve">setXXX </w:t>
      </w:r>
      <w:r>
        <w:rPr>
          <w:rFonts w:hint="eastAsia"/>
        </w:rPr>
        <w:t>function</w:t>
      </w:r>
      <w:r w:rsidRPr="00F13309">
        <w:t xml:space="preserve"> to update the control after it was rendered into DOM</w:t>
      </w:r>
      <w:r>
        <w:rPr>
          <w:rFonts w:hint="eastAsia"/>
        </w:rPr>
        <w:t xml:space="preserve"> (</w:t>
      </w:r>
      <w:r w:rsidRPr="00F13309">
        <w:t>runtime update</w:t>
      </w:r>
      <w:r>
        <w:rPr>
          <w:rFonts w:hint="eastAsia"/>
        </w:rPr>
        <w:t>).</w:t>
      </w:r>
    </w:p>
    <w:p w:rsidR="00375F9C" w:rsidRDefault="005C781A" w:rsidP="00375F9C">
      <w:r>
        <w:rPr>
          <w:noProof/>
        </w:rPr>
        <w:lastRenderedPageBreak/>
        <mc:AlternateContent>
          <mc:Choice Requires="wpc">
            <w:drawing>
              <wp:inline distT="0" distB="0" distL="0" distR="0" wp14:anchorId="6A1E8F35" wp14:editId="3168CA88">
                <wp:extent cx="5372100" cy="2179320"/>
                <wp:effectExtent l="9525" t="0" r="9525" b="1905"/>
                <wp:docPr id="1041" name="画布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35" name="Text Box 229"/>
                        <wps:cNvSpPr txBox="1">
                          <a:spLocks noChangeArrowheads="1"/>
                        </wps:cNvSpPr>
                        <wps:spPr bwMode="auto">
                          <a:xfrm>
                            <a:off x="0" y="48867"/>
                            <a:ext cx="5372100" cy="2086692"/>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67686" w:rsidRDefault="0023747D" w:rsidP="00375F9C">
                              <w:pPr>
                                <w:spacing w:line="240" w:lineRule="exact"/>
                                <w:rPr>
                                  <w:sz w:val="18"/>
                                  <w:szCs w:val="18"/>
                                </w:rPr>
                              </w:pPr>
                              <w:r w:rsidRPr="00A67686">
                                <w:rPr>
                                  <w:color w:val="0000FF"/>
                                  <w:sz w:val="18"/>
                                  <w:szCs w:val="18"/>
                                </w:rPr>
                                <w:t>var</w:t>
                              </w:r>
                              <w:r w:rsidRPr="00A67686">
                                <w:rPr>
                                  <w:sz w:val="18"/>
                                  <w:szCs w:val="18"/>
                                </w:rPr>
                                <w:t xml:space="preserve"> </w:t>
                              </w:r>
                              <w:r w:rsidRPr="00A67686">
                                <w:rPr>
                                  <w:rFonts w:hint="eastAsia"/>
                                  <w:sz w:val="18"/>
                                  <w:szCs w:val="18"/>
                                </w:rPr>
                                <w:t>dlg</w:t>
                              </w:r>
                              <w:r w:rsidRPr="00A67686">
                                <w:rPr>
                                  <w:sz w:val="18"/>
                                  <w:szCs w:val="18"/>
                                </w:rPr>
                                <w:t>=</w:t>
                              </w:r>
                              <w:r>
                                <w:rPr>
                                  <w:rFonts w:hint="eastAsia"/>
                                  <w:sz w:val="18"/>
                                  <w:szCs w:val="18"/>
                                </w:rPr>
                                <w:t>xui</w:t>
                              </w:r>
                              <w:r w:rsidRPr="00A67686">
                                <w:rPr>
                                  <w:rFonts w:hint="eastAsia"/>
                                  <w:sz w:val="18"/>
                                  <w:szCs w:val="18"/>
                                </w:rPr>
                                <w:t>.create(</w:t>
                              </w:r>
                              <w:r w:rsidRPr="00A67686">
                                <w:rPr>
                                  <w:rFonts w:hint="eastAsia"/>
                                  <w:color w:val="FF00FF"/>
                                  <w:sz w:val="18"/>
                                  <w:szCs w:val="18"/>
                                </w:rPr>
                                <w:t>"Dialog"</w:t>
                              </w:r>
                              <w:r w:rsidRPr="00A67686">
                                <w:rPr>
                                  <w:rFonts w:hint="eastAsia"/>
                                  <w:sz w:val="18"/>
                                  <w:szCs w:val="18"/>
                                </w:rPr>
                                <w:t xml:space="preserve">, {caption: </w:t>
                              </w:r>
                              <w:r w:rsidRPr="00A67686">
                                <w:rPr>
                                  <w:rFonts w:hint="eastAsia"/>
                                  <w:color w:val="FF00FF"/>
                                  <w:sz w:val="18"/>
                                  <w:szCs w:val="18"/>
                                </w:rPr>
                                <w:t>"</w:t>
                              </w:r>
                              <w:r>
                                <w:rPr>
                                  <w:rFonts w:hint="eastAsia"/>
                                  <w:color w:val="FF00FF"/>
                                  <w:sz w:val="18"/>
                                  <w:szCs w:val="18"/>
                                </w:rPr>
                                <w:t>runtime</w:t>
                              </w:r>
                              <w:r w:rsidRPr="00A67686">
                                <w:rPr>
                                  <w:rFonts w:hint="eastAsia"/>
                                  <w:color w:val="FF00FF"/>
                                  <w:sz w:val="18"/>
                                  <w:szCs w:val="18"/>
                                </w:rPr>
                                <w:t xml:space="preserve"> "</w:t>
                              </w:r>
                              <w:r w:rsidRPr="00A67686">
                                <w:rPr>
                                  <w:rFonts w:hint="eastAsia"/>
                                  <w:sz w:val="18"/>
                                  <w:szCs w:val="18"/>
                                </w:rPr>
                                <w:t>}</w:t>
                              </w:r>
                              <w:r w:rsidRPr="00A67686">
                                <w:rPr>
                                  <w:sz w:val="18"/>
                                  <w:szCs w:val="18"/>
                                </w:rPr>
                                <w:t>)</w:t>
                              </w:r>
                              <w:r w:rsidRPr="00A67686">
                                <w:rPr>
                                  <w:rFonts w:hint="eastAsia"/>
                                  <w:sz w:val="18"/>
                                  <w:szCs w:val="18"/>
                                </w:rPr>
                                <w:t>.show()</w:t>
                              </w:r>
                              <w:r w:rsidRPr="00A67686">
                                <w:rPr>
                                  <w:sz w:val="18"/>
                                  <w:szCs w:val="18"/>
                                </w:rPr>
                                <w:t>;</w:t>
                              </w:r>
                            </w:p>
                            <w:p w:rsidR="0023747D" w:rsidRPr="00A67686" w:rsidRDefault="0023747D" w:rsidP="00375F9C">
                              <w:pPr>
                                <w:spacing w:line="240" w:lineRule="exact"/>
                                <w:rPr>
                                  <w:sz w:val="18"/>
                                  <w:szCs w:val="18"/>
                                </w:rPr>
                              </w:pPr>
                              <w:r w:rsidRPr="00A67686">
                                <w:rPr>
                                  <w:rFonts w:hint="eastAsia"/>
                                  <w:sz w:val="18"/>
                                  <w:szCs w:val="18"/>
                                </w:rPr>
                                <w:t>_.asyRun(</w:t>
                              </w:r>
                              <w:r w:rsidRPr="00A67686">
                                <w:rPr>
                                  <w:rFonts w:hint="eastAsia"/>
                                  <w:color w:val="0000FF"/>
                                  <w:sz w:val="18"/>
                                  <w:szCs w:val="18"/>
                                </w:rPr>
                                <w:t>function</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dlg.setCaption(</w:t>
                              </w:r>
                              <w:r w:rsidRPr="00A67686">
                                <w:rPr>
                                  <w:rFonts w:hint="eastAsia"/>
                                  <w:color w:val="FF00FF"/>
                                  <w:sz w:val="18"/>
                                  <w:szCs w:val="18"/>
                                </w:rPr>
                                <w:t>"updated"</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r w:rsidRPr="00A67686">
                                <w:rPr>
                                  <w:rFonts w:hint="eastAsia"/>
                                  <w:color w:val="800000"/>
                                  <w:sz w:val="18"/>
                                  <w:szCs w:val="18"/>
                                </w:rPr>
                                <w:t>500</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_.asyRun(</w:t>
                              </w:r>
                              <w:r w:rsidRPr="00A67686">
                                <w:rPr>
                                  <w:rFonts w:hint="eastAsia"/>
                                  <w:color w:val="0000FF"/>
                                  <w:sz w:val="18"/>
                                  <w:szCs w:val="18"/>
                                </w:rPr>
                                <w:t>function</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dlg.setMaxBtn(</w:t>
                              </w:r>
                              <w:r w:rsidRPr="00A67686">
                                <w:rPr>
                                  <w:rFonts w:hint="eastAsia"/>
                                  <w:color w:val="0000FF"/>
                                  <w:sz w:val="18"/>
                                  <w:szCs w:val="18"/>
                                </w:rPr>
                                <w:t>false</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r w:rsidRPr="00A67686">
                                <w:rPr>
                                  <w:rFonts w:hint="eastAsia"/>
                                  <w:color w:val="800000"/>
                                  <w:sz w:val="18"/>
                                  <w:szCs w:val="18"/>
                                </w:rPr>
                                <w:t>1000</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_.asyRun(</w:t>
                              </w:r>
                              <w:r w:rsidRPr="00A67686">
                                <w:rPr>
                                  <w:rFonts w:hint="eastAsia"/>
                                  <w:color w:val="0000FF"/>
                                  <w:sz w:val="18"/>
                                  <w:szCs w:val="18"/>
                                </w:rPr>
                                <w:t>function</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dlg.setStatus(</w:t>
                              </w:r>
                              <w:r w:rsidRPr="00A67686">
                                <w:rPr>
                                  <w:rFonts w:hint="eastAsia"/>
                                  <w:color w:val="FF00FF"/>
                                  <w:sz w:val="18"/>
                                  <w:szCs w:val="18"/>
                                </w:rPr>
                                <w:t>"max"</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r w:rsidRPr="00A67686">
                                <w:rPr>
                                  <w:rFonts w:hint="eastAsia"/>
                                  <w:color w:val="800000"/>
                                  <w:sz w:val="18"/>
                                  <w:szCs w:val="18"/>
                                </w:rPr>
                                <w:t>1500</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_.asyRun(</w:t>
                              </w:r>
                              <w:r w:rsidRPr="00A67686">
                                <w:rPr>
                                  <w:rFonts w:hint="eastAsia"/>
                                  <w:color w:val="0000FF"/>
                                  <w:sz w:val="18"/>
                                  <w:szCs w:val="18"/>
                                </w:rPr>
                                <w:t>function</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dlg.destroy</w:t>
                              </w:r>
                              <w:r>
                                <w:rPr>
                                  <w:rFonts w:hint="eastAsia"/>
                                  <w:sz w:val="18"/>
                                  <w:szCs w:val="18"/>
                                </w:rPr>
                                <w:t>()</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r w:rsidRPr="00A67686">
                                <w:rPr>
                                  <w:rFonts w:hint="eastAsia"/>
                                  <w:color w:val="800000"/>
                                  <w:sz w:val="18"/>
                                  <w:szCs w:val="18"/>
                                </w:rPr>
                                <w:t>2000</w:t>
                              </w:r>
                              <w:r w:rsidRPr="00A67686">
                                <w:rPr>
                                  <w:rFonts w:hint="eastAsia"/>
                                  <w:sz w:val="18"/>
                                  <w:szCs w:val="18"/>
                                </w:rPr>
                                <w:t>);</w:t>
                              </w:r>
                            </w:p>
                          </w:txbxContent>
                        </wps:txbx>
                        <wps:bodyPr rot="0" vert="horz" wrap="square" lIns="54000" tIns="46800" rIns="54000" bIns="45720" anchor="t" anchorCtr="0" upright="1">
                          <a:spAutoFit/>
                        </wps:bodyPr>
                      </wps:wsp>
                      <wps:wsp>
                        <wps:cNvPr id="1036" name="AutoShape 230"/>
                        <wps:cNvSpPr>
                          <a:spLocks noChangeArrowheads="1"/>
                        </wps:cNvSpPr>
                        <wps:spPr bwMode="auto">
                          <a:xfrm flipH="1">
                            <a:off x="1943179" y="396041"/>
                            <a:ext cx="1257395" cy="198385"/>
                          </a:xfrm>
                          <a:prstGeom prst="wedgeRoundRectCallout">
                            <a:avLst>
                              <a:gd name="adj1" fmla="val 75454"/>
                              <a:gd name="adj2" fmla="val -897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o modify caption</w:t>
                              </w:r>
                            </w:p>
                          </w:txbxContent>
                        </wps:txbx>
                        <wps:bodyPr rot="0" vert="horz" wrap="square" lIns="0" tIns="0" rIns="0" bIns="0" anchor="t" anchorCtr="0" upright="1">
                          <a:noAutofit/>
                        </wps:bodyPr>
                      </wps:wsp>
                      <wps:wsp>
                        <wps:cNvPr id="1037" name="AutoShape 231"/>
                        <wps:cNvSpPr>
                          <a:spLocks noChangeArrowheads="1"/>
                        </wps:cNvSpPr>
                        <wps:spPr bwMode="auto">
                          <a:xfrm flipH="1">
                            <a:off x="3428921" y="99193"/>
                            <a:ext cx="1484995" cy="197656"/>
                          </a:xfrm>
                          <a:prstGeom prst="wedgeRoundRectCallout">
                            <a:avLst>
                              <a:gd name="adj1" fmla="val 82278"/>
                              <a:gd name="adj2" fmla="val -1334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reate a Dialog</w:t>
                              </w:r>
                            </w:p>
                          </w:txbxContent>
                        </wps:txbx>
                        <wps:bodyPr rot="0" vert="horz" wrap="square" lIns="0" tIns="0" rIns="0" bIns="0" anchor="t" anchorCtr="0" upright="1">
                          <a:noAutofit/>
                        </wps:bodyPr>
                      </wps:wsp>
                      <wps:wsp>
                        <wps:cNvPr id="1038" name="AutoShape 232"/>
                        <wps:cNvSpPr>
                          <a:spLocks noChangeArrowheads="1"/>
                        </wps:cNvSpPr>
                        <wps:spPr bwMode="auto">
                          <a:xfrm flipH="1">
                            <a:off x="1714833" y="891275"/>
                            <a:ext cx="1485741" cy="199115"/>
                          </a:xfrm>
                          <a:prstGeom prst="wedgeRoundRectCallout">
                            <a:avLst>
                              <a:gd name="adj1" fmla="val 73287"/>
                              <a:gd name="adj2" fmla="val -107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o hide the max button</w:t>
                              </w:r>
                            </w:p>
                          </w:txbxContent>
                        </wps:txbx>
                        <wps:bodyPr rot="0" vert="horz" wrap="square" lIns="0" tIns="0" rIns="0" bIns="0" anchor="t" anchorCtr="0" upright="1">
                          <a:noAutofit/>
                        </wps:bodyPr>
                      </wps:wsp>
                      <wps:wsp>
                        <wps:cNvPr id="1039" name="AutoShape 233"/>
                        <wps:cNvSpPr>
                          <a:spLocks noChangeArrowheads="1"/>
                        </wps:cNvSpPr>
                        <wps:spPr bwMode="auto">
                          <a:xfrm flipH="1">
                            <a:off x="1714833" y="1288045"/>
                            <a:ext cx="1485741" cy="198385"/>
                          </a:xfrm>
                          <a:prstGeom prst="wedgeRoundRectCallout">
                            <a:avLst>
                              <a:gd name="adj1" fmla="val 75213"/>
                              <a:gd name="adj2" fmla="val 1964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o modify status</w:t>
                              </w:r>
                            </w:p>
                          </w:txbxContent>
                        </wps:txbx>
                        <wps:bodyPr rot="0" vert="horz" wrap="square" lIns="0" tIns="0" rIns="0" bIns="0" anchor="t" anchorCtr="0" upright="1">
                          <a:noAutofit/>
                        </wps:bodyPr>
                      </wps:wsp>
                      <wps:wsp>
                        <wps:cNvPr id="1040" name="AutoShape 234"/>
                        <wps:cNvSpPr>
                          <a:spLocks noChangeArrowheads="1"/>
                        </wps:cNvSpPr>
                        <wps:spPr bwMode="auto">
                          <a:xfrm flipH="1">
                            <a:off x="1029049" y="1882472"/>
                            <a:ext cx="914130" cy="197656"/>
                          </a:xfrm>
                          <a:prstGeom prst="wedgeRoundRectCallout">
                            <a:avLst>
                              <a:gd name="adj1" fmla="val 104514"/>
                              <a:gd name="adj2" fmla="val 3557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 xml:space="preserve">o </w:t>
                              </w:r>
                              <w:r>
                                <w:rPr>
                                  <w:szCs w:val="18"/>
                                </w:rPr>
                                <w:t>destroy</w:t>
                              </w:r>
                              <w:r>
                                <w:rPr>
                                  <w:rFonts w:hint="eastAsia"/>
                                  <w:szCs w:val="18"/>
                                </w:rPr>
                                <w:t xml:space="preserve"> it</w:t>
                              </w:r>
                            </w:p>
                          </w:txbxContent>
                        </wps:txbx>
                        <wps:bodyPr rot="0" vert="horz" wrap="square" lIns="0" tIns="0" rIns="0" bIns="0" anchor="t" anchorCtr="0" upright="1">
                          <a:noAutofit/>
                        </wps:bodyPr>
                      </wps:wsp>
                    </wpc:wpc>
                  </a:graphicData>
                </a:graphic>
              </wp:inline>
            </w:drawing>
          </mc:Choice>
          <mc:Fallback>
            <w:pict>
              <v:group id="画布 227" o:spid="_x0000_s1132" editas="canvas" style="width:423pt;height:171.6pt;mso-position-horizontal-relative:char;mso-position-vertical-relative:line" coordsize="53721,21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">
                <v:shape id="_x0000_s1133" type="#_x0000_t75" style="position:absolute;width:53721;height:21793;visibility:visible;mso-wrap-style:square">
                  <v:fill o:detectmouseclick="t"/>
                  <v:path o:connecttype="none"/>
                </v:shape>
                <v:shape id="Text Box 229" o:spid="_x0000_s1134" type="#_x0000_t202" style="position:absolute;top:488;width:53721;height:20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xAMcIA&#10;AADdAAAADwAAAGRycy9kb3ducmV2LnhtbERPTWsCMRC9F/wPYQRvNatS0dUoosj2Umit3ofNuFnc&#10;TJYkruu/bwqF3ubxPme97W0jOvKhdqxgMs5AEJdO11wpOH8fXxcgQkTW2DgmBU8KsN0MXtaYa/fg&#10;L+pOsRIphEOOCkyMbS5lKA1ZDGPXEifu6rzFmKCvpPb4SOG2kdMsm0uLNacGgy3tDZW3090qKG+H&#10;/lDUF+O7u1186mXx/JgXSo2G/W4FIlIf/8V/7ned5mezN/j9Jp0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zEAxwgAAAN0AAAAPAAAAAAAAAAAAAAAAAJgCAABkcnMvZG93&#10;bnJldi54bWxQSwUGAAAAAAQABAD1AAAAhwMAAAAA&#10;" strokeweight="1pt">
                  <v:textbox style="mso-fit-shape-to-text:t" inset="1.5mm,1.3mm,1.5mm">
                    <w:txbxContent>
                      <w:p w:rsidR="0023747D" w:rsidRPr="00A67686" w:rsidRDefault="0023747D" w:rsidP="00375F9C">
                        <w:pPr>
                          <w:spacing w:line="240" w:lineRule="exact"/>
                          <w:rPr>
                            <w:sz w:val="18"/>
                            <w:szCs w:val="18"/>
                          </w:rPr>
                        </w:pPr>
                        <w:proofErr w:type="gramStart"/>
                        <w:r w:rsidRPr="00A67686">
                          <w:rPr>
                            <w:color w:val="0000FF"/>
                            <w:sz w:val="18"/>
                            <w:szCs w:val="18"/>
                          </w:rPr>
                          <w:t>var</w:t>
                        </w:r>
                        <w:proofErr w:type="gramEnd"/>
                        <w:r w:rsidRPr="00A67686">
                          <w:rPr>
                            <w:sz w:val="18"/>
                            <w:szCs w:val="18"/>
                          </w:rPr>
                          <w:t xml:space="preserve"> </w:t>
                        </w:r>
                        <w:r w:rsidRPr="00A67686">
                          <w:rPr>
                            <w:rFonts w:hint="eastAsia"/>
                            <w:sz w:val="18"/>
                            <w:szCs w:val="18"/>
                          </w:rPr>
                          <w:t>dlg</w:t>
                        </w:r>
                        <w:r w:rsidRPr="00A67686">
                          <w:rPr>
                            <w:sz w:val="18"/>
                            <w:szCs w:val="18"/>
                          </w:rPr>
                          <w:t>=</w:t>
                        </w:r>
                        <w:r>
                          <w:rPr>
                            <w:rFonts w:hint="eastAsia"/>
                            <w:sz w:val="18"/>
                            <w:szCs w:val="18"/>
                          </w:rPr>
                          <w:t>xui</w:t>
                        </w:r>
                        <w:r w:rsidRPr="00A67686">
                          <w:rPr>
                            <w:rFonts w:hint="eastAsia"/>
                            <w:sz w:val="18"/>
                            <w:szCs w:val="18"/>
                          </w:rPr>
                          <w:t>.create(</w:t>
                        </w:r>
                        <w:r w:rsidRPr="00A67686">
                          <w:rPr>
                            <w:rFonts w:hint="eastAsia"/>
                            <w:color w:val="FF00FF"/>
                            <w:sz w:val="18"/>
                            <w:szCs w:val="18"/>
                          </w:rPr>
                          <w:t>"Dialog"</w:t>
                        </w:r>
                        <w:r w:rsidRPr="00A67686">
                          <w:rPr>
                            <w:rFonts w:hint="eastAsia"/>
                            <w:sz w:val="18"/>
                            <w:szCs w:val="18"/>
                          </w:rPr>
                          <w:t xml:space="preserve">, {caption: </w:t>
                        </w:r>
                        <w:r w:rsidRPr="00A67686">
                          <w:rPr>
                            <w:rFonts w:hint="eastAsia"/>
                            <w:color w:val="FF00FF"/>
                            <w:sz w:val="18"/>
                            <w:szCs w:val="18"/>
                          </w:rPr>
                          <w:t>"</w:t>
                        </w:r>
                        <w:r>
                          <w:rPr>
                            <w:rFonts w:hint="eastAsia"/>
                            <w:color w:val="FF00FF"/>
                            <w:sz w:val="18"/>
                            <w:szCs w:val="18"/>
                          </w:rPr>
                          <w:t>runtime</w:t>
                        </w:r>
                        <w:r w:rsidRPr="00A67686">
                          <w:rPr>
                            <w:rFonts w:hint="eastAsia"/>
                            <w:color w:val="FF00FF"/>
                            <w:sz w:val="18"/>
                            <w:szCs w:val="18"/>
                          </w:rPr>
                          <w:t xml:space="preserve"> "</w:t>
                        </w:r>
                        <w:r w:rsidRPr="00A67686">
                          <w:rPr>
                            <w:rFonts w:hint="eastAsia"/>
                            <w:sz w:val="18"/>
                            <w:szCs w:val="18"/>
                          </w:rPr>
                          <w:t>}</w:t>
                        </w:r>
                        <w:r w:rsidRPr="00A67686">
                          <w:rPr>
                            <w:sz w:val="18"/>
                            <w:szCs w:val="18"/>
                          </w:rPr>
                          <w:t>)</w:t>
                        </w:r>
                        <w:r w:rsidRPr="00A67686">
                          <w:rPr>
                            <w:rFonts w:hint="eastAsia"/>
                            <w:sz w:val="18"/>
                            <w:szCs w:val="18"/>
                          </w:rPr>
                          <w:t>.show()</w:t>
                        </w:r>
                        <w:r w:rsidRPr="00A67686">
                          <w:rPr>
                            <w:sz w:val="18"/>
                            <w:szCs w:val="18"/>
                          </w:rPr>
                          <w:t>;</w:t>
                        </w:r>
                      </w:p>
                      <w:p w:rsidR="0023747D" w:rsidRPr="00A67686" w:rsidRDefault="0023747D" w:rsidP="00375F9C">
                        <w:pPr>
                          <w:spacing w:line="240" w:lineRule="exact"/>
                          <w:rPr>
                            <w:sz w:val="18"/>
                            <w:szCs w:val="18"/>
                          </w:rPr>
                        </w:pPr>
                        <w:r w:rsidRPr="00A67686">
                          <w:rPr>
                            <w:rFonts w:hint="eastAsia"/>
                            <w:sz w:val="18"/>
                            <w:szCs w:val="18"/>
                          </w:rPr>
                          <w:t>_.</w:t>
                        </w:r>
                        <w:proofErr w:type="gramStart"/>
                        <w:r w:rsidRPr="00A67686">
                          <w:rPr>
                            <w:rFonts w:hint="eastAsia"/>
                            <w:sz w:val="18"/>
                            <w:szCs w:val="18"/>
                          </w:rPr>
                          <w:t>asyRun(</w:t>
                        </w:r>
                        <w:proofErr w:type="gramEnd"/>
                        <w:r w:rsidRPr="00A67686">
                          <w:rPr>
                            <w:rFonts w:hint="eastAsia"/>
                            <w:color w:val="0000FF"/>
                            <w:sz w:val="18"/>
                            <w:szCs w:val="18"/>
                          </w:rPr>
                          <w:t>function</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w:t>
                        </w:r>
                        <w:proofErr w:type="gramStart"/>
                        <w:r w:rsidRPr="00A67686">
                          <w:rPr>
                            <w:rFonts w:hint="eastAsia"/>
                            <w:sz w:val="18"/>
                            <w:szCs w:val="18"/>
                          </w:rPr>
                          <w:t>dlg.setCaption(</w:t>
                        </w:r>
                        <w:proofErr w:type="gramEnd"/>
                        <w:r w:rsidRPr="00A67686">
                          <w:rPr>
                            <w:rFonts w:hint="eastAsia"/>
                            <w:color w:val="FF00FF"/>
                            <w:sz w:val="18"/>
                            <w:szCs w:val="18"/>
                          </w:rPr>
                          <w:t>"updated"</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proofErr w:type="gramStart"/>
                        <w:r w:rsidRPr="00A67686">
                          <w:rPr>
                            <w:rFonts w:hint="eastAsia"/>
                            <w:sz w:val="18"/>
                            <w:szCs w:val="18"/>
                          </w:rPr>
                          <w:t>,</w:t>
                        </w:r>
                        <w:r w:rsidRPr="00A67686">
                          <w:rPr>
                            <w:rFonts w:hint="eastAsia"/>
                            <w:color w:val="800000"/>
                            <w:sz w:val="18"/>
                            <w:szCs w:val="18"/>
                          </w:rPr>
                          <w:t>500</w:t>
                        </w:r>
                        <w:proofErr w:type="gramEnd"/>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_.</w:t>
                        </w:r>
                        <w:proofErr w:type="gramStart"/>
                        <w:r w:rsidRPr="00A67686">
                          <w:rPr>
                            <w:rFonts w:hint="eastAsia"/>
                            <w:sz w:val="18"/>
                            <w:szCs w:val="18"/>
                          </w:rPr>
                          <w:t>asyRun(</w:t>
                        </w:r>
                        <w:proofErr w:type="gramEnd"/>
                        <w:r w:rsidRPr="00A67686">
                          <w:rPr>
                            <w:rFonts w:hint="eastAsia"/>
                            <w:color w:val="0000FF"/>
                            <w:sz w:val="18"/>
                            <w:szCs w:val="18"/>
                          </w:rPr>
                          <w:t>function</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w:t>
                        </w:r>
                        <w:proofErr w:type="gramStart"/>
                        <w:r w:rsidRPr="00A67686">
                          <w:rPr>
                            <w:rFonts w:hint="eastAsia"/>
                            <w:sz w:val="18"/>
                            <w:szCs w:val="18"/>
                          </w:rPr>
                          <w:t>dlg.setMaxBtn(</w:t>
                        </w:r>
                        <w:proofErr w:type="gramEnd"/>
                        <w:r w:rsidRPr="00A67686">
                          <w:rPr>
                            <w:rFonts w:hint="eastAsia"/>
                            <w:color w:val="0000FF"/>
                            <w:sz w:val="18"/>
                            <w:szCs w:val="18"/>
                          </w:rPr>
                          <w:t>false</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proofErr w:type="gramStart"/>
                        <w:r w:rsidRPr="00A67686">
                          <w:rPr>
                            <w:rFonts w:hint="eastAsia"/>
                            <w:sz w:val="18"/>
                            <w:szCs w:val="18"/>
                          </w:rPr>
                          <w:t>,</w:t>
                        </w:r>
                        <w:r w:rsidRPr="00A67686">
                          <w:rPr>
                            <w:rFonts w:hint="eastAsia"/>
                            <w:color w:val="800000"/>
                            <w:sz w:val="18"/>
                            <w:szCs w:val="18"/>
                          </w:rPr>
                          <w:t>1000</w:t>
                        </w:r>
                        <w:proofErr w:type="gramEnd"/>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_.</w:t>
                        </w:r>
                        <w:proofErr w:type="gramStart"/>
                        <w:r w:rsidRPr="00A67686">
                          <w:rPr>
                            <w:rFonts w:hint="eastAsia"/>
                            <w:sz w:val="18"/>
                            <w:szCs w:val="18"/>
                          </w:rPr>
                          <w:t>asyRun(</w:t>
                        </w:r>
                        <w:proofErr w:type="gramEnd"/>
                        <w:r w:rsidRPr="00A67686">
                          <w:rPr>
                            <w:rFonts w:hint="eastAsia"/>
                            <w:color w:val="0000FF"/>
                            <w:sz w:val="18"/>
                            <w:szCs w:val="18"/>
                          </w:rPr>
                          <w:t>function</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w:t>
                        </w:r>
                        <w:proofErr w:type="gramStart"/>
                        <w:r w:rsidRPr="00A67686">
                          <w:rPr>
                            <w:rFonts w:hint="eastAsia"/>
                            <w:sz w:val="18"/>
                            <w:szCs w:val="18"/>
                          </w:rPr>
                          <w:t>dlg.setStatus(</w:t>
                        </w:r>
                        <w:proofErr w:type="gramEnd"/>
                        <w:r w:rsidRPr="00A67686">
                          <w:rPr>
                            <w:rFonts w:hint="eastAsia"/>
                            <w:color w:val="FF00FF"/>
                            <w:sz w:val="18"/>
                            <w:szCs w:val="18"/>
                          </w:rPr>
                          <w:t>"max"</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proofErr w:type="gramStart"/>
                        <w:r w:rsidRPr="00A67686">
                          <w:rPr>
                            <w:rFonts w:hint="eastAsia"/>
                            <w:sz w:val="18"/>
                            <w:szCs w:val="18"/>
                          </w:rPr>
                          <w:t>,</w:t>
                        </w:r>
                        <w:r w:rsidRPr="00A67686">
                          <w:rPr>
                            <w:rFonts w:hint="eastAsia"/>
                            <w:color w:val="800000"/>
                            <w:sz w:val="18"/>
                            <w:szCs w:val="18"/>
                          </w:rPr>
                          <w:t>1500</w:t>
                        </w:r>
                        <w:proofErr w:type="gramEnd"/>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_.</w:t>
                        </w:r>
                        <w:proofErr w:type="gramStart"/>
                        <w:r w:rsidRPr="00A67686">
                          <w:rPr>
                            <w:rFonts w:hint="eastAsia"/>
                            <w:sz w:val="18"/>
                            <w:szCs w:val="18"/>
                          </w:rPr>
                          <w:t>asyRun(</w:t>
                        </w:r>
                        <w:proofErr w:type="gramEnd"/>
                        <w:r w:rsidRPr="00A67686">
                          <w:rPr>
                            <w:rFonts w:hint="eastAsia"/>
                            <w:color w:val="0000FF"/>
                            <w:sz w:val="18"/>
                            <w:szCs w:val="18"/>
                          </w:rPr>
                          <w:t>function</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w:t>
                        </w:r>
                        <w:proofErr w:type="gramStart"/>
                        <w:r w:rsidRPr="00A67686">
                          <w:rPr>
                            <w:rFonts w:hint="eastAsia"/>
                            <w:sz w:val="18"/>
                            <w:szCs w:val="18"/>
                          </w:rPr>
                          <w:t>dlg.destroy</w:t>
                        </w:r>
                        <w:r>
                          <w:rPr>
                            <w:rFonts w:hint="eastAsia"/>
                            <w:sz w:val="18"/>
                            <w:szCs w:val="18"/>
                          </w:rPr>
                          <w:t>(</w:t>
                        </w:r>
                        <w:proofErr w:type="gramEnd"/>
                        <w:r>
                          <w:rPr>
                            <w:rFonts w:hint="eastAsia"/>
                            <w:sz w:val="18"/>
                            <w:szCs w:val="18"/>
                          </w:rPr>
                          <w:t>)</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proofErr w:type="gramStart"/>
                        <w:r w:rsidRPr="00A67686">
                          <w:rPr>
                            <w:rFonts w:hint="eastAsia"/>
                            <w:sz w:val="18"/>
                            <w:szCs w:val="18"/>
                          </w:rPr>
                          <w:t>,</w:t>
                        </w:r>
                        <w:r w:rsidRPr="00A67686">
                          <w:rPr>
                            <w:rFonts w:hint="eastAsia"/>
                            <w:color w:val="800000"/>
                            <w:sz w:val="18"/>
                            <w:szCs w:val="18"/>
                          </w:rPr>
                          <w:t>2000</w:t>
                        </w:r>
                        <w:proofErr w:type="gramEnd"/>
                        <w:r w:rsidRPr="00A67686">
                          <w:rPr>
                            <w:rFonts w:hint="eastAsia"/>
                            <w:sz w:val="18"/>
                            <w:szCs w:val="18"/>
                          </w:rPr>
                          <w:t>);</w:t>
                        </w:r>
                      </w:p>
                    </w:txbxContent>
                  </v:textbox>
                </v:shape>
                <v:shape id="AutoShape 230" o:spid="_x0000_s1135" type="#_x0000_t62" style="position:absolute;left:19431;top:3960;width:12574;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MfM8QA&#10;AADdAAAADwAAAGRycy9kb3ducmV2LnhtbERPTWvCQBC9C/0Pywi91Y1WUo2u0ipib1rjweOQHZNg&#10;djbNrhr99W6h4G0e73Om89ZU4kKNKy0r6PciEMSZ1SXnCvbp6m0EwnlkjZVlUnAjB/PZS2eKibZX&#10;/qHLzucihLBLUEHhfZ1I6bKCDLqerYkDd7SNQR9gk0vd4DWEm0oOoiiWBksODQXWtCgoO+3ORsFy&#10;cbqvDx+Hr3hz3Fo/aNPh+DdV6rXbfk5AeGr9U/zv/tZhfvQew9834QQ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zHzPEAAAA3QAAAA8AAAAAAAAAAAAAAAAAmAIAAGRycy9k&#10;b3ducmV2LnhtbFBLBQYAAAAABAAEAPUAAACJAwAAAAA=&#10;" adj="27098,8861" fillcolor="#ff9">
                  <v:textbox inset="0,0,0,0">
                    <w:txbxContent>
                      <w:p w:rsidR="0023747D" w:rsidRPr="000E23E9" w:rsidRDefault="0023747D" w:rsidP="00375F9C">
                        <w:pPr>
                          <w:rPr>
                            <w:szCs w:val="18"/>
                          </w:rPr>
                        </w:pPr>
                        <w:r>
                          <w:rPr>
                            <w:szCs w:val="18"/>
                          </w:rPr>
                          <w:t>T</w:t>
                        </w:r>
                        <w:r>
                          <w:rPr>
                            <w:rFonts w:hint="eastAsia"/>
                            <w:szCs w:val="18"/>
                          </w:rPr>
                          <w:t>o modify caption</w:t>
                        </w:r>
                      </w:p>
                    </w:txbxContent>
                  </v:textbox>
                </v:shape>
                <v:shape id="AutoShape 231" o:spid="_x0000_s1136" type="#_x0000_t62" style="position:absolute;left:34289;top:991;width:14850;height:19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E5s8IA&#10;AADdAAAADwAAAGRycy9kb3ducmV2LnhtbERPTWsCMRC9F/ofwhR6q4kWtmU1igjaXnro2ou3YTPu&#10;Bncmyybq1l/fFAq9zeN9zmI1cqcuNEQfxMJ0YkCR1MF5aSx87bdPr6BiQnHYBSEL3xRhtby/W2Dp&#10;wlU+6VKlRuUQiSVaaFPqS61j3RJjnISeJHPHMDCmDIdGuwGvOZw7PTOm0IxeckOLPW1aqk/VmS3w&#10;jfgQduJvfeULxybtircPax8fxvUcVKIx/Yv/3O8uzzfPL/D7TT5B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8TmzwgAAAN0AAAAPAAAAAAAAAAAAAAAAAJgCAABkcnMvZG93&#10;bnJldi54bWxQSwUGAAAAAAQABAD1AAAAhwMAAAAA&#10;" adj="28572,7917" fillcolor="#ff9">
                  <v:textbox inset="0,0,0,0">
                    <w:txbxContent>
                      <w:p w:rsidR="0023747D" w:rsidRPr="000E23E9" w:rsidRDefault="0023747D" w:rsidP="00375F9C">
                        <w:pPr>
                          <w:rPr>
                            <w:szCs w:val="18"/>
                          </w:rPr>
                        </w:pPr>
                        <w:r>
                          <w:rPr>
                            <w:szCs w:val="18"/>
                          </w:rPr>
                          <w:t>C</w:t>
                        </w:r>
                        <w:r>
                          <w:rPr>
                            <w:rFonts w:hint="eastAsia"/>
                            <w:szCs w:val="18"/>
                          </w:rPr>
                          <w:t>reate a Dialog</w:t>
                        </w:r>
                      </w:p>
                    </w:txbxContent>
                  </v:textbox>
                </v:shape>
                <v:shape id="AutoShape 232" o:spid="_x0000_s1137" type="#_x0000_t62" style="position:absolute;left:17148;top:8912;width:14857;height:199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WJg8YA&#10;AADdAAAADwAAAGRycy9kb3ducmV2LnhtbESPQWvCQBCF7wX/wzKCt7qxUinRVaSgCEIltlCP0+w0&#10;CWZnY3aN6b/vHARvM7w3732zWPWuVh21ofJsYDJOQBHn3lZcGPj63Dy/gQoR2WLtmQz8UYDVcvC0&#10;wNT6G2fUHWOhJIRDigbKGJtU65CX5DCMfUMs2q9vHUZZ20LbFm8S7mr9kiQz7bBiaSixofeS8vPx&#10;6gxkfGnyk8Zq+z35eN1vup9ZdtgbMxr26zmoSH18mO/XOyv4yVRw5RsZQ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WJg8YAAADdAAAADwAAAAAAAAAAAAAAAACYAgAAZHJz&#10;L2Rvd25yZXYueG1sUEsFBgAAAAAEAAQA9QAAAIsDAAAAAA==&#10;" adj="26630,8488" fillcolor="#ff9">
                  <v:textbox inset="0,0,0,0">
                    <w:txbxContent>
                      <w:p w:rsidR="0023747D" w:rsidRPr="000E23E9" w:rsidRDefault="0023747D" w:rsidP="00375F9C">
                        <w:pPr>
                          <w:rPr>
                            <w:szCs w:val="18"/>
                          </w:rPr>
                        </w:pPr>
                        <w:r>
                          <w:rPr>
                            <w:szCs w:val="18"/>
                          </w:rPr>
                          <w:t>T</w:t>
                        </w:r>
                        <w:r>
                          <w:rPr>
                            <w:rFonts w:hint="eastAsia"/>
                            <w:szCs w:val="18"/>
                          </w:rPr>
                          <w:t>o hide the max button</w:t>
                        </w:r>
                      </w:p>
                    </w:txbxContent>
                  </v:textbox>
                </v:shape>
                <v:shape id="AutoShape 233" o:spid="_x0000_s1138" type="#_x0000_t62" style="position:absolute;left:17148;top:12880;width:14857;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gRMcEA&#10;AADdAAAADwAAAGRycy9kb3ducmV2LnhtbERPS2sCMRC+C/6HMII3zWpB6moUUQTRk4/ep5txs20y&#10;WZJUt/++KRR6m4/vOct156x4UIiNZwWTcQGCuPK64VrB7bofvYKICVmj9UwKvinCetXvLbHU/sln&#10;elxSLXIIxxIVmJTaUspYGXIYx74lztzdB4cpw1BLHfCZw52V06KYSYcN5waDLW0NVZ+XL6dga3dm&#10;RlfepI/Qno72cKrfzu9KDQfdZgEiUZf+xX/ug87zi5c5/H6TT5Cr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4ETHBAAAA3QAAAA8AAAAAAAAAAAAAAAAAmAIAAGRycy9kb3du&#10;cmV2LnhtbFBLBQYAAAAABAAEAPUAAACGAwAAAAA=&#10;" adj="27046,15044" fillcolor="#ff9">
                  <v:textbox inset="0,0,0,0">
                    <w:txbxContent>
                      <w:p w:rsidR="0023747D" w:rsidRPr="000E23E9" w:rsidRDefault="0023747D" w:rsidP="00375F9C">
                        <w:pPr>
                          <w:rPr>
                            <w:szCs w:val="18"/>
                          </w:rPr>
                        </w:pPr>
                        <w:r>
                          <w:rPr>
                            <w:szCs w:val="18"/>
                          </w:rPr>
                          <w:t>T</w:t>
                        </w:r>
                        <w:r>
                          <w:rPr>
                            <w:rFonts w:hint="eastAsia"/>
                            <w:szCs w:val="18"/>
                          </w:rPr>
                          <w:t>o modify status</w:t>
                        </w:r>
                      </w:p>
                    </w:txbxContent>
                  </v:textbox>
                </v:shape>
                <v:shape id="AutoShape 234" o:spid="_x0000_s1139" type="#_x0000_t62" style="position:absolute;left:10290;top:18824;width:9141;height:19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umsYA&#10;AADdAAAADwAAAGRycy9kb3ducmV2LnhtbESPQWvCQBCF74X+h2UKvdVdq5aSuopUCgW9RP0BQ3aa&#10;BLOzIbsmsb/eOQjeZnhv3vtmuR59o3rqYh3YwnRiQBEXwdVcWjgdf94+QcWE7LAJTBauFGG9en5a&#10;YubCwDn1h1QqCeGYoYUqpTbTOhYVeYyT0BKL9hc6j0nWrtSuw0HCfaPfjfnQHmuWhgpb+q6oOB8u&#10;3sI+bsb5dHHu86HOt/+z3ekaZsba15dx8wUq0Zge5vv1rxN8Mxd++UZG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cumsYAAADdAAAADwAAAAAAAAAAAAAAAACYAgAAZHJz&#10;L2Rvd25yZXYueG1sUEsFBgAAAAAEAAQA9QAAAIsDAAAAAA==&#10;" adj="33375,18484" fillcolor="#ff9">
                  <v:textbox inset="0,0,0,0">
                    <w:txbxContent>
                      <w:p w:rsidR="0023747D" w:rsidRPr="000E23E9" w:rsidRDefault="0023747D" w:rsidP="00375F9C">
                        <w:pPr>
                          <w:rPr>
                            <w:szCs w:val="18"/>
                          </w:rPr>
                        </w:pPr>
                        <w:r>
                          <w:rPr>
                            <w:szCs w:val="18"/>
                          </w:rPr>
                          <w:t>T</w:t>
                        </w:r>
                        <w:r>
                          <w:rPr>
                            <w:rFonts w:hint="eastAsia"/>
                            <w:szCs w:val="18"/>
                          </w:rPr>
                          <w:t xml:space="preserve">o </w:t>
                        </w:r>
                        <w:r>
                          <w:rPr>
                            <w:szCs w:val="18"/>
                          </w:rPr>
                          <w:t>destroy</w:t>
                        </w:r>
                        <w:r>
                          <w:rPr>
                            <w:rFonts w:hint="eastAsia"/>
                            <w:szCs w:val="18"/>
                          </w:rPr>
                          <w:t xml:space="preserve"> it</w:t>
                        </w:r>
                      </w:p>
                    </w:txbxContent>
                  </v:textbox>
                </v:shape>
                <w10:anchorlock/>
              </v:group>
            </w:pict>
          </mc:Fallback>
        </mc:AlternateContent>
      </w:r>
    </w:p>
    <w:p w:rsidR="00375F9C" w:rsidRDefault="00375F9C" w:rsidP="00E45D25">
      <w:pPr>
        <w:pStyle w:val="2"/>
        <w:numPr>
          <w:ilvl w:val="1"/>
          <w:numId w:val="17"/>
        </w:numPr>
      </w:pPr>
      <w:bookmarkStart w:id="32" w:name="_Toc356466178"/>
      <w:r w:rsidRPr="007A0839">
        <w:t>Button related</w:t>
      </w:r>
      <w:bookmarkEnd w:id="32"/>
    </w:p>
    <w:p w:rsidR="00375F9C" w:rsidRDefault="00375F9C" w:rsidP="00375F9C">
      <w:r>
        <w:rPr>
          <w:rStyle w:val="shorttext"/>
          <w:rFonts w:hint="eastAsia"/>
          <w:shd w:val="clear" w:color="auto" w:fill="FFFFFF"/>
        </w:rPr>
        <w:t>T</w:t>
      </w:r>
      <w:r>
        <w:rPr>
          <w:rStyle w:val="shorttext"/>
          <w:shd w:val="clear" w:color="auto" w:fill="FFFFFF"/>
        </w:rPr>
        <w:t>his section relates to the following controls:</w:t>
      </w:r>
      <w:r>
        <w:rPr>
          <w:rStyle w:val="shorttext"/>
          <w:rFonts w:hint="eastAsia"/>
        </w:rPr>
        <w:t xml:space="preserve"> </w:t>
      </w:r>
      <w:r w:rsidR="00704D04">
        <w:rPr>
          <w:rFonts w:hint="eastAsia"/>
        </w:rPr>
        <w:t>xui.</w:t>
      </w:r>
      <w:r>
        <w:rPr>
          <w:rFonts w:hint="eastAsia"/>
        </w:rPr>
        <w:t xml:space="preserve">UI.Link, </w:t>
      </w:r>
      <w:r w:rsidR="00704D04">
        <w:rPr>
          <w:rFonts w:hint="eastAsia"/>
        </w:rPr>
        <w:t>xui.</w:t>
      </w:r>
      <w:r>
        <w:rPr>
          <w:rFonts w:hint="eastAsia"/>
        </w:rPr>
        <w:t xml:space="preserve">UI.SButton, </w:t>
      </w:r>
      <w:r w:rsidR="00704D04">
        <w:rPr>
          <w:rFonts w:hint="eastAsia"/>
        </w:rPr>
        <w:t>xui.</w:t>
      </w:r>
      <w:r>
        <w:rPr>
          <w:rFonts w:hint="eastAsia"/>
        </w:rPr>
        <w:t xml:space="preserve">UI.Button, </w:t>
      </w:r>
      <w:r w:rsidR="00704D04">
        <w:rPr>
          <w:rFonts w:hint="eastAsia"/>
        </w:rPr>
        <w:t>xui.</w:t>
      </w:r>
      <w:r>
        <w:rPr>
          <w:rFonts w:hint="eastAsia"/>
        </w:rPr>
        <w:t xml:space="preserve">UI.SCheckBox and </w:t>
      </w:r>
      <w:r w:rsidR="00704D04">
        <w:rPr>
          <w:rFonts w:hint="eastAsia"/>
        </w:rPr>
        <w:t>xui.</w:t>
      </w:r>
      <w:r>
        <w:rPr>
          <w:rFonts w:hint="eastAsia"/>
        </w:rPr>
        <w:t xml:space="preserve">UI.CheckBox. </w:t>
      </w:r>
    </w:p>
    <w:p w:rsidR="00375F9C" w:rsidRDefault="00375F9C" w:rsidP="00E45D25">
      <w:pPr>
        <w:pStyle w:val="3"/>
        <w:numPr>
          <w:ilvl w:val="2"/>
          <w:numId w:val="17"/>
        </w:numPr>
      </w:pPr>
      <w:bookmarkStart w:id="33" w:name="_Toc235676263"/>
      <w:bookmarkStart w:id="34" w:name="_Toc356466179"/>
      <w:r>
        <w:rPr>
          <w:rFonts w:hint="eastAsia"/>
        </w:rPr>
        <w:t>onClick</w:t>
      </w:r>
      <w:bookmarkEnd w:id="33"/>
      <w:r>
        <w:rPr>
          <w:rFonts w:hint="eastAsia"/>
        </w:rPr>
        <w:t xml:space="preserve"> event</w:t>
      </w:r>
      <w:bookmarkEnd w:id="34"/>
    </w:p>
    <w:p w:rsidR="00375F9C" w:rsidRPr="00F95585" w:rsidRDefault="00375F9C" w:rsidP="00375F9C">
      <w:pPr>
        <w:rPr>
          <w:b/>
        </w:rPr>
      </w:pPr>
      <w:r w:rsidRPr="00F95585">
        <w:rPr>
          <w:rFonts w:hint="eastAsia"/>
          <w:b/>
        </w:rPr>
        <w:t>Input:</w:t>
      </w:r>
    </w:p>
    <w:p w:rsidR="00375F9C" w:rsidRDefault="005C781A" w:rsidP="00375F9C">
      <w:r>
        <w:rPr>
          <w:noProof/>
        </w:rPr>
        <mc:AlternateContent>
          <mc:Choice Requires="wpc">
            <w:drawing>
              <wp:inline distT="0" distB="0" distL="0" distR="0" wp14:anchorId="1C2E9AED" wp14:editId="42FA2F91">
                <wp:extent cx="5372100" cy="1089660"/>
                <wp:effectExtent l="9525" t="0" r="9525" b="0"/>
                <wp:docPr id="1034" name="画布 1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31" name="Text Box 145"/>
                        <wps:cNvSpPr txBox="1">
                          <a:spLocks noChangeArrowheads="1"/>
                        </wps:cNvSpPr>
                        <wps:spPr bwMode="auto">
                          <a:xfrm>
                            <a:off x="0" y="48867"/>
                            <a:ext cx="5372100" cy="1020371"/>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C0797" w:rsidRDefault="0023747D" w:rsidP="00375F9C">
                              <w:pPr>
                                <w:spacing w:line="240" w:lineRule="exact"/>
                                <w:rPr>
                                  <w:sz w:val="18"/>
                                  <w:szCs w:val="18"/>
                                </w:rPr>
                              </w:pPr>
                              <w:r w:rsidRPr="00DC0797">
                                <w:rPr>
                                  <w:color w:val="0000FF"/>
                                  <w:sz w:val="18"/>
                                  <w:szCs w:val="18"/>
                                </w:rPr>
                                <w:t>var</w:t>
                              </w:r>
                              <w:r w:rsidRPr="00DC0797">
                                <w:rPr>
                                  <w:sz w:val="18"/>
                                  <w:szCs w:val="18"/>
                                </w:rPr>
                                <w:t xml:space="preserve"> btn=</w:t>
                              </w:r>
                              <w:r w:rsidRPr="00DC0797">
                                <w:rPr>
                                  <w:color w:val="0000FF"/>
                                  <w:sz w:val="18"/>
                                  <w:szCs w:val="18"/>
                                </w:rPr>
                                <w:t>new</w:t>
                              </w:r>
                              <w:r w:rsidRPr="00DC0797">
                                <w:rPr>
                                  <w:sz w:val="18"/>
                                  <w:szCs w:val="18"/>
                                </w:rPr>
                                <w:t xml:space="preserve"> </w:t>
                              </w:r>
                              <w:r>
                                <w:rPr>
                                  <w:sz w:val="18"/>
                                  <w:szCs w:val="18"/>
                                </w:rPr>
                                <w:t>xui.</w:t>
                              </w:r>
                              <w:r w:rsidRPr="00DC0797">
                                <w:rPr>
                                  <w:sz w:val="18"/>
                                  <w:szCs w:val="18"/>
                                </w:rPr>
                                <w:t>UI.SButton();</w:t>
                              </w:r>
                            </w:p>
                            <w:p w:rsidR="0023747D" w:rsidRPr="00DC0797" w:rsidRDefault="0023747D" w:rsidP="00375F9C">
                              <w:pPr>
                                <w:spacing w:line="240" w:lineRule="exact"/>
                                <w:rPr>
                                  <w:sz w:val="18"/>
                                  <w:szCs w:val="18"/>
                                </w:rPr>
                              </w:pPr>
                              <w:r w:rsidRPr="00DC0797">
                                <w:rPr>
                                  <w:rFonts w:hint="eastAsia"/>
                                  <w:sz w:val="18"/>
                                  <w:szCs w:val="18"/>
                                </w:rPr>
                                <w:t>btn.setCaption(</w:t>
                              </w:r>
                              <w:r w:rsidRPr="00DC0797">
                                <w:rPr>
                                  <w:rFonts w:hint="eastAsia"/>
                                  <w:color w:val="FF00FF"/>
                                  <w:sz w:val="18"/>
                                  <w:szCs w:val="18"/>
                                </w:rPr>
                                <w:t>"</w:t>
                              </w:r>
                              <w:r>
                                <w:rPr>
                                  <w:rFonts w:hint="eastAsia"/>
                                  <w:color w:val="FF00FF"/>
                                  <w:sz w:val="18"/>
                                  <w:szCs w:val="18"/>
                                </w:rPr>
                                <w:t>Click Me</w:t>
                              </w:r>
                              <w:r w:rsidRPr="00DC0797">
                                <w:rPr>
                                  <w:rFonts w:hint="eastAsia"/>
                                  <w:color w:val="FF00FF"/>
                                  <w:sz w:val="18"/>
                                  <w:szCs w:val="18"/>
                                </w:rPr>
                                <w:t>"</w:t>
                              </w:r>
                              <w:r w:rsidRPr="00DC0797">
                                <w:rPr>
                                  <w:rFonts w:hint="eastAsia"/>
                                  <w:sz w:val="18"/>
                                  <w:szCs w:val="18"/>
                                </w:rPr>
                                <w:t>)</w:t>
                              </w:r>
                            </w:p>
                            <w:p w:rsidR="0023747D" w:rsidRPr="00DC0797" w:rsidRDefault="0023747D" w:rsidP="00375F9C">
                              <w:pPr>
                                <w:spacing w:line="240" w:lineRule="exact"/>
                                <w:rPr>
                                  <w:sz w:val="18"/>
                                  <w:szCs w:val="18"/>
                                </w:rPr>
                              </w:pPr>
                              <w:r w:rsidRPr="00DC0797">
                                <w:rPr>
                                  <w:sz w:val="18"/>
                                  <w:szCs w:val="18"/>
                                </w:rPr>
                                <w:t>.onClick(</w:t>
                              </w:r>
                              <w:r w:rsidRPr="00DC0797">
                                <w:rPr>
                                  <w:color w:val="0000FF"/>
                                  <w:sz w:val="18"/>
                                  <w:szCs w:val="18"/>
                                </w:rPr>
                                <w:t>function</w:t>
                              </w:r>
                              <w:r w:rsidRPr="00DC0797">
                                <w:rPr>
                                  <w:sz w:val="18"/>
                                  <w:szCs w:val="18"/>
                                </w:rPr>
                                <w:t>(){</w:t>
                              </w:r>
                            </w:p>
                            <w:p w:rsidR="0023747D" w:rsidRPr="00DC0797" w:rsidRDefault="0023747D" w:rsidP="00375F9C">
                              <w:pPr>
                                <w:spacing w:line="240" w:lineRule="exact"/>
                                <w:rPr>
                                  <w:sz w:val="18"/>
                                  <w:szCs w:val="18"/>
                                </w:rPr>
                              </w:pPr>
                              <w:r w:rsidRPr="00DC0797">
                                <w:rPr>
                                  <w:rFonts w:hint="eastAsia"/>
                                  <w:sz w:val="18"/>
                                  <w:szCs w:val="18"/>
                                </w:rPr>
                                <w:t xml:space="preserve">    </w:t>
                              </w:r>
                              <w:r>
                                <w:rPr>
                                  <w:rFonts w:hint="eastAsia"/>
                                  <w:sz w:val="18"/>
                                  <w:szCs w:val="18"/>
                                </w:rPr>
                                <w:t>xui.</w:t>
                              </w:r>
                              <w:r w:rsidRPr="00DC0797">
                                <w:rPr>
                                  <w:rFonts w:hint="eastAsia"/>
                                  <w:sz w:val="18"/>
                                  <w:szCs w:val="18"/>
                                </w:rPr>
                                <w:t>alert(</w:t>
                              </w:r>
                              <w:r w:rsidRPr="00DC0797">
                                <w:rPr>
                                  <w:rFonts w:hint="eastAsia"/>
                                  <w:color w:val="FF00FF"/>
                                  <w:sz w:val="18"/>
                                  <w:szCs w:val="18"/>
                                </w:rPr>
                                <w:t>"</w:t>
                              </w:r>
                              <w:r>
                                <w:rPr>
                                  <w:rFonts w:hint="eastAsia"/>
                                  <w:color w:val="FF00FF"/>
                                  <w:sz w:val="18"/>
                                  <w:szCs w:val="18"/>
                                </w:rPr>
                                <w:t>Hi</w:t>
                              </w:r>
                              <w:r w:rsidRPr="00DC0797">
                                <w:rPr>
                                  <w:rFonts w:hint="eastAsia"/>
                                  <w:color w:val="FF00FF"/>
                                  <w:sz w:val="18"/>
                                  <w:szCs w:val="18"/>
                                </w:rPr>
                                <w:t>"</w:t>
                              </w:r>
                              <w:r w:rsidRPr="00DC0797">
                                <w:rPr>
                                  <w:rFonts w:hint="eastAsia"/>
                                  <w:sz w:val="18"/>
                                  <w:szCs w:val="18"/>
                                </w:rPr>
                                <w:t>,</w:t>
                              </w:r>
                              <w:r w:rsidRPr="00DC0797">
                                <w:rPr>
                                  <w:rFonts w:hint="eastAsia"/>
                                  <w:color w:val="FF00FF"/>
                                  <w:sz w:val="18"/>
                                  <w:szCs w:val="18"/>
                                </w:rPr>
                                <w:t>"</w:t>
                              </w:r>
                              <w:r>
                                <w:rPr>
                                  <w:rFonts w:hint="eastAsia"/>
                                  <w:color w:val="FF00FF"/>
                                  <w:sz w:val="18"/>
                                  <w:szCs w:val="18"/>
                                </w:rPr>
                                <w:t>You are great!</w:t>
                              </w:r>
                              <w:r w:rsidRPr="00DC0797">
                                <w:rPr>
                                  <w:rFonts w:hint="eastAsia"/>
                                  <w:color w:val="FF00FF"/>
                                  <w:sz w:val="18"/>
                                  <w:szCs w:val="18"/>
                                </w:rPr>
                                <w:t>"</w:t>
                              </w:r>
                              <w:r w:rsidRPr="00DC0797">
                                <w:rPr>
                                  <w:rFonts w:hint="eastAsia"/>
                                  <w:sz w:val="18"/>
                                  <w:szCs w:val="18"/>
                                </w:rPr>
                                <w:t>);</w:t>
                              </w:r>
                            </w:p>
                            <w:p w:rsidR="0023747D" w:rsidRPr="00DC0797" w:rsidRDefault="0023747D" w:rsidP="00375F9C">
                              <w:pPr>
                                <w:spacing w:line="240" w:lineRule="exact"/>
                                <w:rPr>
                                  <w:sz w:val="18"/>
                                  <w:szCs w:val="18"/>
                                </w:rPr>
                              </w:pPr>
                              <w:r w:rsidRPr="00DC0797">
                                <w:rPr>
                                  <w:sz w:val="18"/>
                                  <w:szCs w:val="18"/>
                                </w:rPr>
                                <w:t>});</w:t>
                              </w:r>
                            </w:p>
                            <w:p w:rsidR="0023747D" w:rsidRPr="00DC0797" w:rsidRDefault="0023747D" w:rsidP="00375F9C">
                              <w:pPr>
                                <w:spacing w:line="240" w:lineRule="exact"/>
                                <w:rPr>
                                  <w:sz w:val="18"/>
                                  <w:szCs w:val="18"/>
                                </w:rPr>
                              </w:pPr>
                              <w:r w:rsidRPr="00DC0797">
                                <w:rPr>
                                  <w:sz w:val="18"/>
                                  <w:szCs w:val="18"/>
                                </w:rPr>
                                <w:t>btn.show();</w:t>
                              </w:r>
                            </w:p>
                          </w:txbxContent>
                        </wps:txbx>
                        <wps:bodyPr rot="0" vert="horz" wrap="square" lIns="54000" tIns="46800" rIns="54000" bIns="45720" anchor="t" anchorCtr="0" upright="1">
                          <a:spAutoFit/>
                        </wps:bodyPr>
                      </wps:wsp>
                      <wps:wsp>
                        <wps:cNvPr id="1032" name="AutoShape 146"/>
                        <wps:cNvSpPr>
                          <a:spLocks noChangeArrowheads="1"/>
                        </wps:cNvSpPr>
                        <wps:spPr bwMode="auto">
                          <a:xfrm flipH="1">
                            <a:off x="1943179" y="396041"/>
                            <a:ext cx="1257395" cy="198385"/>
                          </a:xfrm>
                          <a:prstGeom prst="wedgeRoundRectCallout">
                            <a:avLst>
                              <a:gd name="adj1" fmla="val 121667"/>
                              <a:gd name="adj2" fmla="val 9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onClick evnet</w:t>
                              </w:r>
                            </w:p>
                          </w:txbxContent>
                        </wps:txbx>
                        <wps:bodyPr rot="0" vert="horz" wrap="square" lIns="0" tIns="0" rIns="0" bIns="0" anchor="t" anchorCtr="0" upright="1">
                          <a:noAutofit/>
                        </wps:bodyPr>
                      </wps:wsp>
                      <wps:wsp>
                        <wps:cNvPr id="1033" name="AutoShape 150"/>
                        <wps:cNvSpPr>
                          <a:spLocks noChangeArrowheads="1"/>
                        </wps:cNvSpPr>
                        <wps:spPr bwMode="auto">
                          <a:xfrm flipH="1">
                            <a:off x="1829006" y="99193"/>
                            <a:ext cx="914130" cy="197656"/>
                          </a:xfrm>
                          <a:prstGeom prst="wedgeRoundRectCallout">
                            <a:avLst>
                              <a:gd name="adj1" fmla="val 96250"/>
                              <a:gd name="adj2" fmla="val 750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caption</w:t>
                              </w:r>
                            </w:p>
                          </w:txbxContent>
                        </wps:txbx>
                        <wps:bodyPr rot="0" vert="horz" wrap="square" lIns="0" tIns="0" rIns="0" bIns="0" anchor="t" anchorCtr="0" upright="1">
                          <a:noAutofit/>
                        </wps:bodyPr>
                      </wps:wsp>
                    </wpc:wpc>
                  </a:graphicData>
                </a:graphic>
              </wp:inline>
            </w:drawing>
          </mc:Choice>
          <mc:Fallback>
            <w:pict>
              <v:group id="画布 143" o:spid="_x0000_s1140" editas="canvas" style="width:423pt;height:85.8pt;mso-position-horizontal-relative:char;mso-position-vertical-relative:line" coordsize="53721,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">
                <v:shape id="_x0000_s1141" type="#_x0000_t75" style="position:absolute;width:53721;height:10896;visibility:visible;mso-wrap-style:square">
                  <v:fill o:detectmouseclick="t"/>
                  <v:path o:connecttype="none"/>
                </v:shape>
                <v:shape id="Text Box 145" o:spid="_x0000_s1142" type="#_x0000_t202" style="position:absolute;top:488;width:53721;height:10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dGMsIA&#10;AADdAAAADwAAAGRycy9kb3ducmV2LnhtbERP32vCMBB+F/wfwg32pqkbiKumMpTRvQzUbe9Hczal&#10;zaUksdb/fhkIvt3H9/M229F2YiAfGscKFvMMBHHldMO1gp/vj9kKRIjIGjvHpOBGAbbFdLLBXLsr&#10;H2k4xVqkEA45KjAx9rmUoTJkMcxdT5y4s/MWY4K+ltrjNYXbTr5k2VJabDg1GOxpZ6hqTxeroGr3&#10;475sfo0fLnZ10G/l7WtZKvX8NL6vQUQa40N8d3/qND97XcD/N+kEW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90YywgAAAN0AAAAPAAAAAAAAAAAAAAAAAJgCAABkcnMvZG93&#10;bnJldi54bWxQSwUGAAAAAAQABAD1AAAAhwMAAAAA&#10;" strokeweight="1pt">
                  <v:textbox style="mso-fit-shape-to-text:t" inset="1.5mm,1.3mm,1.5mm">
                    <w:txbxContent>
                      <w:p w:rsidR="0023747D" w:rsidRPr="00DC0797" w:rsidRDefault="0023747D" w:rsidP="00375F9C">
                        <w:pPr>
                          <w:spacing w:line="240" w:lineRule="exact"/>
                          <w:rPr>
                            <w:sz w:val="18"/>
                            <w:szCs w:val="18"/>
                          </w:rPr>
                        </w:pPr>
                        <w:proofErr w:type="gramStart"/>
                        <w:r w:rsidRPr="00DC0797">
                          <w:rPr>
                            <w:color w:val="0000FF"/>
                            <w:sz w:val="18"/>
                            <w:szCs w:val="18"/>
                          </w:rPr>
                          <w:t>var</w:t>
                        </w:r>
                        <w:proofErr w:type="gramEnd"/>
                        <w:r w:rsidRPr="00DC0797">
                          <w:rPr>
                            <w:sz w:val="18"/>
                            <w:szCs w:val="18"/>
                          </w:rPr>
                          <w:t xml:space="preserve"> btn=</w:t>
                        </w:r>
                        <w:r w:rsidRPr="00DC0797">
                          <w:rPr>
                            <w:color w:val="0000FF"/>
                            <w:sz w:val="18"/>
                            <w:szCs w:val="18"/>
                          </w:rPr>
                          <w:t>new</w:t>
                        </w:r>
                        <w:r w:rsidRPr="00DC0797">
                          <w:rPr>
                            <w:sz w:val="18"/>
                            <w:szCs w:val="18"/>
                          </w:rPr>
                          <w:t xml:space="preserve"> </w:t>
                        </w:r>
                        <w:r>
                          <w:rPr>
                            <w:sz w:val="18"/>
                            <w:szCs w:val="18"/>
                          </w:rPr>
                          <w:t>xui.</w:t>
                        </w:r>
                        <w:r w:rsidRPr="00DC0797">
                          <w:rPr>
                            <w:sz w:val="18"/>
                            <w:szCs w:val="18"/>
                          </w:rPr>
                          <w:t>UI.SButton();</w:t>
                        </w:r>
                      </w:p>
                      <w:p w:rsidR="0023747D" w:rsidRPr="00DC0797" w:rsidRDefault="0023747D" w:rsidP="00375F9C">
                        <w:pPr>
                          <w:spacing w:line="240" w:lineRule="exact"/>
                          <w:rPr>
                            <w:sz w:val="18"/>
                            <w:szCs w:val="18"/>
                          </w:rPr>
                        </w:pPr>
                        <w:proofErr w:type="gramStart"/>
                        <w:r w:rsidRPr="00DC0797">
                          <w:rPr>
                            <w:rFonts w:hint="eastAsia"/>
                            <w:sz w:val="18"/>
                            <w:szCs w:val="18"/>
                          </w:rPr>
                          <w:t>btn.setCaption(</w:t>
                        </w:r>
                        <w:proofErr w:type="gramEnd"/>
                        <w:r w:rsidRPr="00DC0797">
                          <w:rPr>
                            <w:rFonts w:hint="eastAsia"/>
                            <w:color w:val="FF00FF"/>
                            <w:sz w:val="18"/>
                            <w:szCs w:val="18"/>
                          </w:rPr>
                          <w:t>"</w:t>
                        </w:r>
                        <w:r>
                          <w:rPr>
                            <w:rFonts w:hint="eastAsia"/>
                            <w:color w:val="FF00FF"/>
                            <w:sz w:val="18"/>
                            <w:szCs w:val="18"/>
                          </w:rPr>
                          <w:t>Click Me</w:t>
                        </w:r>
                        <w:r w:rsidRPr="00DC0797">
                          <w:rPr>
                            <w:rFonts w:hint="eastAsia"/>
                            <w:color w:val="FF00FF"/>
                            <w:sz w:val="18"/>
                            <w:szCs w:val="18"/>
                          </w:rPr>
                          <w:t>"</w:t>
                        </w:r>
                        <w:r w:rsidRPr="00DC0797">
                          <w:rPr>
                            <w:rFonts w:hint="eastAsia"/>
                            <w:sz w:val="18"/>
                            <w:szCs w:val="18"/>
                          </w:rPr>
                          <w:t>)</w:t>
                        </w:r>
                      </w:p>
                      <w:p w:rsidR="0023747D" w:rsidRPr="00DC0797" w:rsidRDefault="0023747D" w:rsidP="00375F9C">
                        <w:pPr>
                          <w:spacing w:line="240" w:lineRule="exact"/>
                          <w:rPr>
                            <w:sz w:val="18"/>
                            <w:szCs w:val="18"/>
                          </w:rPr>
                        </w:pPr>
                        <w:r w:rsidRPr="00DC0797">
                          <w:rPr>
                            <w:sz w:val="18"/>
                            <w:szCs w:val="18"/>
                          </w:rPr>
                          <w:t>.</w:t>
                        </w:r>
                        <w:proofErr w:type="gramStart"/>
                        <w:r w:rsidRPr="00DC0797">
                          <w:rPr>
                            <w:sz w:val="18"/>
                            <w:szCs w:val="18"/>
                          </w:rPr>
                          <w:t>onClick(</w:t>
                        </w:r>
                        <w:proofErr w:type="gramEnd"/>
                        <w:r w:rsidRPr="00DC0797">
                          <w:rPr>
                            <w:color w:val="0000FF"/>
                            <w:sz w:val="18"/>
                            <w:szCs w:val="18"/>
                          </w:rPr>
                          <w:t>function</w:t>
                        </w:r>
                        <w:r w:rsidRPr="00DC0797">
                          <w:rPr>
                            <w:sz w:val="18"/>
                            <w:szCs w:val="18"/>
                          </w:rPr>
                          <w:t>(){</w:t>
                        </w:r>
                      </w:p>
                      <w:p w:rsidR="0023747D" w:rsidRPr="00DC0797" w:rsidRDefault="0023747D" w:rsidP="00375F9C">
                        <w:pPr>
                          <w:spacing w:line="240" w:lineRule="exact"/>
                          <w:rPr>
                            <w:sz w:val="18"/>
                            <w:szCs w:val="18"/>
                          </w:rPr>
                        </w:pPr>
                        <w:r w:rsidRPr="00DC0797">
                          <w:rPr>
                            <w:rFonts w:hint="eastAsia"/>
                            <w:sz w:val="18"/>
                            <w:szCs w:val="18"/>
                          </w:rPr>
                          <w:t xml:space="preserve">    </w:t>
                        </w:r>
                        <w:proofErr w:type="gramStart"/>
                        <w:r>
                          <w:rPr>
                            <w:rFonts w:hint="eastAsia"/>
                            <w:sz w:val="18"/>
                            <w:szCs w:val="18"/>
                          </w:rPr>
                          <w:t>xui.</w:t>
                        </w:r>
                        <w:r w:rsidRPr="00DC0797">
                          <w:rPr>
                            <w:rFonts w:hint="eastAsia"/>
                            <w:sz w:val="18"/>
                            <w:szCs w:val="18"/>
                          </w:rPr>
                          <w:t>alert(</w:t>
                        </w:r>
                        <w:proofErr w:type="gramEnd"/>
                        <w:r w:rsidRPr="00DC0797">
                          <w:rPr>
                            <w:rFonts w:hint="eastAsia"/>
                            <w:color w:val="FF00FF"/>
                            <w:sz w:val="18"/>
                            <w:szCs w:val="18"/>
                          </w:rPr>
                          <w:t>"</w:t>
                        </w:r>
                        <w:r>
                          <w:rPr>
                            <w:rFonts w:hint="eastAsia"/>
                            <w:color w:val="FF00FF"/>
                            <w:sz w:val="18"/>
                            <w:szCs w:val="18"/>
                          </w:rPr>
                          <w:t>Hi</w:t>
                        </w:r>
                        <w:r w:rsidRPr="00DC0797">
                          <w:rPr>
                            <w:rFonts w:hint="eastAsia"/>
                            <w:color w:val="FF00FF"/>
                            <w:sz w:val="18"/>
                            <w:szCs w:val="18"/>
                          </w:rPr>
                          <w:t>"</w:t>
                        </w:r>
                        <w:r w:rsidRPr="00DC0797">
                          <w:rPr>
                            <w:rFonts w:hint="eastAsia"/>
                            <w:sz w:val="18"/>
                            <w:szCs w:val="18"/>
                          </w:rPr>
                          <w:t>,</w:t>
                        </w:r>
                        <w:r w:rsidRPr="00DC0797">
                          <w:rPr>
                            <w:rFonts w:hint="eastAsia"/>
                            <w:color w:val="FF00FF"/>
                            <w:sz w:val="18"/>
                            <w:szCs w:val="18"/>
                          </w:rPr>
                          <w:t>"</w:t>
                        </w:r>
                        <w:r>
                          <w:rPr>
                            <w:rFonts w:hint="eastAsia"/>
                            <w:color w:val="FF00FF"/>
                            <w:sz w:val="18"/>
                            <w:szCs w:val="18"/>
                          </w:rPr>
                          <w:t>You are great!</w:t>
                        </w:r>
                        <w:r w:rsidRPr="00DC0797">
                          <w:rPr>
                            <w:rFonts w:hint="eastAsia"/>
                            <w:color w:val="FF00FF"/>
                            <w:sz w:val="18"/>
                            <w:szCs w:val="18"/>
                          </w:rPr>
                          <w:t>"</w:t>
                        </w:r>
                        <w:r w:rsidRPr="00DC0797">
                          <w:rPr>
                            <w:rFonts w:hint="eastAsia"/>
                            <w:sz w:val="18"/>
                            <w:szCs w:val="18"/>
                          </w:rPr>
                          <w:t>);</w:t>
                        </w:r>
                      </w:p>
                      <w:p w:rsidR="0023747D" w:rsidRPr="00DC0797" w:rsidRDefault="0023747D" w:rsidP="00375F9C">
                        <w:pPr>
                          <w:spacing w:line="240" w:lineRule="exact"/>
                          <w:rPr>
                            <w:sz w:val="18"/>
                            <w:szCs w:val="18"/>
                          </w:rPr>
                        </w:pPr>
                        <w:r w:rsidRPr="00DC0797">
                          <w:rPr>
                            <w:sz w:val="18"/>
                            <w:szCs w:val="18"/>
                          </w:rPr>
                          <w:t>});</w:t>
                        </w:r>
                      </w:p>
                      <w:p w:rsidR="0023747D" w:rsidRPr="00DC0797" w:rsidRDefault="0023747D" w:rsidP="00375F9C">
                        <w:pPr>
                          <w:spacing w:line="240" w:lineRule="exact"/>
                          <w:rPr>
                            <w:sz w:val="18"/>
                            <w:szCs w:val="18"/>
                          </w:rPr>
                        </w:pPr>
                        <w:proofErr w:type="gramStart"/>
                        <w:r w:rsidRPr="00DC0797">
                          <w:rPr>
                            <w:sz w:val="18"/>
                            <w:szCs w:val="18"/>
                          </w:rPr>
                          <w:t>btn.show(</w:t>
                        </w:r>
                        <w:proofErr w:type="gramEnd"/>
                        <w:r w:rsidRPr="00DC0797">
                          <w:rPr>
                            <w:sz w:val="18"/>
                            <w:szCs w:val="18"/>
                          </w:rPr>
                          <w:t>);</w:t>
                        </w:r>
                      </w:p>
                    </w:txbxContent>
                  </v:textbox>
                </v:shape>
                <v:shape id="AutoShape 146" o:spid="_x0000_s1143" type="#_x0000_t62" style="position:absolute;left:19431;top:3960;width:12574;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JHEcQA&#10;AADdAAAADwAAAGRycy9kb3ducmV2LnhtbERPS4vCMBC+L/gfwgje1lSFZa1GkVLBx2HxgXgcmrEt&#10;NpPaRK3/fiMs7G0+vudM562pxIMaV1pWMOhHIIgzq0vOFRwPy89vEM4ja6wsk4IXOZjPOh9TjLV9&#10;8o4ee5+LEMIuRgWF93UspcsKMuj6tiYO3MU2Bn2ATS51g88Qbio5jKIvabDk0FBgTUlB2XV/NwqW&#10;yfEnPQ3ur2pt2/P2tko3t/FVqV63XUxAeGr9v/jPvdJhfjQawvubcIK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SRxHEAAAA3QAAAA8AAAAAAAAAAAAAAAAAmAIAAGRycy9k&#10;b3ducmV2LnhtbFBLBQYAAAAABAAEAPUAAACJAwAAAAA=&#10;" adj="37080,11007" fillcolor="#ff9">
                  <v:textbox inset="0,0,0,0">
                    <w:txbxContent>
                      <w:p w:rsidR="0023747D" w:rsidRPr="000E23E9" w:rsidRDefault="0023747D" w:rsidP="00375F9C">
                        <w:pPr>
                          <w:rPr>
                            <w:szCs w:val="18"/>
                          </w:rPr>
                        </w:pPr>
                        <w:r>
                          <w:rPr>
                            <w:rFonts w:hint="eastAsia"/>
                            <w:szCs w:val="18"/>
                          </w:rPr>
                          <w:t>Adds onClick evnet</w:t>
                        </w:r>
                      </w:p>
                    </w:txbxContent>
                  </v:textbox>
                </v:shape>
                <v:shape id="AutoShape 150" o:spid="_x0000_s1144" type="#_x0000_t62" style="position:absolute;left:18290;top:991;width:9141;height:19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ntF8QA&#10;AADdAAAADwAAAGRycy9kb3ducmV2LnhtbERPS2vCQBC+F/wPywje6sZKS4muEguC7UEw9XGdZicP&#10;mp0N2dUk/74rFLzNx/ec5bo3tbhR6yrLCmbTCARxZnXFhYLj9/b5HYTzyBpry6RgIAfr1ehpibG2&#10;HR/olvpChBB2MSoovW9iKV1WkkE3tQ1x4HLbGvQBtoXULXYh3NTyJYrepMGKQ0OJDX2UlP2mV6Ng&#10;06XN8Jr/JF+uO10+z/l+SE57pSbjPlmA8NT7h/jfvdNhfjSfw/2bc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57RfEAAAA3QAAAA8AAAAAAAAAAAAAAAAAmAIAAGRycy9k&#10;b3ducmV2LnhtbFBLBQYAAAAABAAEAPUAAACJAwAAAAA=&#10;" adj="31590,27017" fillcolor="#ff9">
                  <v:textbox inset="0,0,0,0">
                    <w:txbxContent>
                      <w:p w:rsidR="0023747D" w:rsidRPr="000E23E9" w:rsidRDefault="0023747D" w:rsidP="00375F9C">
                        <w:pPr>
                          <w:rPr>
                            <w:szCs w:val="18"/>
                          </w:rPr>
                        </w:pPr>
                        <w:r>
                          <w:rPr>
                            <w:szCs w:val="18"/>
                          </w:rPr>
                          <w:t>S</w:t>
                        </w:r>
                        <w:r>
                          <w:rPr>
                            <w:rFonts w:hint="eastAsia"/>
                            <w:szCs w:val="18"/>
                          </w:rPr>
                          <w:t>ets caption</w:t>
                        </w:r>
                      </w:p>
                    </w:txbxContent>
                  </v:textbox>
                </v:shape>
                <w10:anchorlock/>
              </v:group>
            </w:pict>
          </mc:Fallback>
        </mc:AlternateContent>
      </w:r>
    </w:p>
    <w:p w:rsidR="00375F9C" w:rsidRPr="00F95585" w:rsidRDefault="00375F9C" w:rsidP="00375F9C">
      <w:pPr>
        <w:rPr>
          <w:b/>
        </w:rPr>
      </w:pPr>
      <w:r w:rsidRPr="00F95585">
        <w:rPr>
          <w:rFonts w:hint="eastAsia"/>
          <w:b/>
        </w:rPr>
        <w:t>Output:</w:t>
      </w:r>
    </w:p>
    <w:p w:rsidR="00375F9C" w:rsidRDefault="005C781A" w:rsidP="00375F9C">
      <w:r>
        <w:rPr>
          <w:rFonts w:hint="eastAsia"/>
          <w:noProof/>
        </w:rPr>
        <mc:AlternateContent>
          <mc:Choice Requires="wps">
            <w:drawing>
              <wp:anchor distT="0" distB="0" distL="114300" distR="114300" simplePos="0" relativeHeight="251623936" behindDoc="0" locked="0" layoutInCell="1" allowOverlap="1" wp14:anchorId="12FFB3BB" wp14:editId="769ECF8B">
                <wp:simplePos x="0" y="0"/>
                <wp:positionH relativeFrom="column">
                  <wp:posOffset>1143000</wp:posOffset>
                </wp:positionH>
                <wp:positionV relativeFrom="line">
                  <wp:posOffset>132080</wp:posOffset>
                </wp:positionV>
                <wp:extent cx="685800" cy="198120"/>
                <wp:effectExtent l="504825" t="8255" r="9525" b="12700"/>
                <wp:wrapNone/>
                <wp:docPr id="1030" name="AutoShape 6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85800" cy="198120"/>
                        </a:xfrm>
                        <a:prstGeom prst="wedgeRoundRectCallout">
                          <a:avLst>
                            <a:gd name="adj1" fmla="val 121667"/>
                            <a:gd name="adj2" fmla="val 160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Click 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8" o:spid="_x0000_s1145" type="#_x0000_t62" style="position:absolute;left:0;text-align:left;margin-left:90pt;margin-top:10.4pt;width:54pt;height:15.6pt;flip:x;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" adj="37080,11146" fillcolor="#ff9">
                <v:textbox inset="0,0,0,0">
                  <w:txbxContent>
                    <w:p w:rsidR="0023747D" w:rsidRPr="000E23E9" w:rsidRDefault="0023747D" w:rsidP="00375F9C">
                      <w:pPr>
                        <w:rPr>
                          <w:szCs w:val="18"/>
                        </w:rPr>
                      </w:pPr>
                      <w:r>
                        <w:rPr>
                          <w:rFonts w:hint="eastAsia"/>
                          <w:szCs w:val="18"/>
                        </w:rPr>
                        <w:t>Click it</w:t>
                      </w:r>
                    </w:p>
                  </w:txbxContent>
                </v:textbox>
                <w10:wrap anchory="line"/>
              </v:shape>
            </w:pict>
          </mc:Fallback>
        </mc:AlternateContent>
      </w:r>
      <w:r>
        <w:rPr>
          <w:rFonts w:hint="eastAsia"/>
          <w:noProof/>
        </w:rPr>
        <mc:AlternateContent>
          <mc:Choice Requires="wps">
            <w:drawing>
              <wp:anchor distT="0" distB="0" distL="114300" distR="114300" simplePos="0" relativeHeight="251509248" behindDoc="0" locked="0" layoutInCell="1" allowOverlap="1" wp14:anchorId="458CF3B1" wp14:editId="4B6DB23B">
                <wp:simplePos x="0" y="0"/>
                <wp:positionH relativeFrom="column">
                  <wp:posOffset>457200</wp:posOffset>
                </wp:positionH>
                <wp:positionV relativeFrom="line">
                  <wp:posOffset>396240</wp:posOffset>
                </wp:positionV>
                <wp:extent cx="266700" cy="495300"/>
                <wp:effectExtent l="9525" t="15240" r="38100" b="60960"/>
                <wp:wrapNone/>
                <wp:docPr id="1029" name="Freeform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00" cy="495300"/>
                        </a:xfrm>
                        <a:custGeom>
                          <a:avLst/>
                          <a:gdLst>
                            <a:gd name="T0" fmla="*/ 60 w 420"/>
                            <a:gd name="T1" fmla="*/ 0 h 780"/>
                            <a:gd name="T2" fmla="*/ 60 w 420"/>
                            <a:gd name="T3" fmla="*/ 624 h 780"/>
                            <a:gd name="T4" fmla="*/ 420 w 420"/>
                            <a:gd name="T5" fmla="*/ 780 h 780"/>
                          </a:gdLst>
                          <a:ahLst/>
                          <a:cxnLst>
                            <a:cxn ang="0">
                              <a:pos x="T0" y="T1"/>
                            </a:cxn>
                            <a:cxn ang="0">
                              <a:pos x="T2" y="T3"/>
                            </a:cxn>
                            <a:cxn ang="0">
                              <a:pos x="T4" y="T5"/>
                            </a:cxn>
                          </a:cxnLst>
                          <a:rect l="0" t="0" r="r" b="b"/>
                          <a:pathLst>
                            <a:path w="420" h="780">
                              <a:moveTo>
                                <a:pt x="60" y="0"/>
                              </a:moveTo>
                              <a:cubicBezTo>
                                <a:pt x="30" y="247"/>
                                <a:pt x="0" y="494"/>
                                <a:pt x="60" y="624"/>
                              </a:cubicBezTo>
                              <a:cubicBezTo>
                                <a:pt x="120" y="754"/>
                                <a:pt x="360" y="754"/>
                                <a:pt x="420" y="780"/>
                              </a:cubicBezTo>
                            </a:path>
                          </a:pathLst>
                        </a:custGeom>
                        <a:noFill/>
                        <a:ln w="12700" cap="flat" cmpd="sng">
                          <a:solidFill>
                            <a:srgbClr val="000000"/>
                          </a:solidFill>
                          <a:prstDash val="dash"/>
                          <a:round/>
                          <a:headEnd/>
                          <a:tailEnd type="stealth"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9" o:spid="_x0000_s1026" style="position:absolute;left:0;text-align:left;margin-left:36pt;margin-top:31.2pt;width:21pt;height:39pt;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420,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" path="m60,c30,247,,494,60,624v60,130,300,130,360,156e" filled="f" strokeweight="1pt">
                <v:stroke dashstyle="dash" endarrow="classic"/>
                <v:path arrowok="t" o:connecttype="custom" o:connectlocs="38100,0;38100,396240;266700,495300" o:connectangles="0,0,0"/>
                <w10:wrap anchory="line"/>
              </v:shape>
            </w:pict>
          </mc:Fallback>
        </mc:AlternateContent>
      </w:r>
      <w:r w:rsidR="00375F9C" w:rsidRPr="006A55D7">
        <w:rPr>
          <w:rFonts w:hint="eastAsia"/>
        </w:rPr>
        <w:t xml:space="preserve"> </w:t>
      </w:r>
      <w:r w:rsidR="00CC3FCE">
        <w:rPr>
          <w:noProof/>
        </w:rPr>
        <w:drawing>
          <wp:inline distT="0" distB="0" distL="0" distR="0" wp14:anchorId="4A5B4E9C" wp14:editId="2BE393F6">
            <wp:extent cx="2628572" cy="1647619"/>
            <wp:effectExtent l="0" t="0" r="635" b="0"/>
            <wp:docPr id="1189" name="图片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8572" cy="1647619"/>
                    </a:xfrm>
                    <a:prstGeom prst="rect">
                      <a:avLst/>
                    </a:prstGeom>
                  </pic:spPr>
                </pic:pic>
              </a:graphicData>
            </a:graphic>
          </wp:inline>
        </w:drawing>
      </w:r>
    </w:p>
    <w:p w:rsidR="00375F9C" w:rsidRPr="00F95585" w:rsidRDefault="00375F9C" w:rsidP="00375F9C">
      <w:pPr>
        <w:rPr>
          <w:b/>
        </w:rPr>
      </w:pPr>
      <w:r w:rsidRPr="00F95585">
        <w:rPr>
          <w:rFonts w:hint="eastAsia"/>
          <w:b/>
        </w:rPr>
        <w:t>Input:</w:t>
      </w:r>
    </w:p>
    <w:p w:rsidR="00375F9C" w:rsidRDefault="005C781A" w:rsidP="00375F9C">
      <w:r>
        <w:rPr>
          <w:noProof/>
        </w:rPr>
        <w:lastRenderedPageBreak/>
        <mc:AlternateContent>
          <mc:Choice Requires="wpc">
            <w:drawing>
              <wp:inline distT="0" distB="0" distL="0" distR="0" wp14:anchorId="54AFFD50" wp14:editId="7E95C1B2">
                <wp:extent cx="5486400" cy="1983105"/>
                <wp:effectExtent l="9525" t="0" r="9525" b="7620"/>
                <wp:docPr id="1028" name="画布 1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24" name="Text Box 153"/>
                        <wps:cNvSpPr txBox="1">
                          <a:spLocks noChangeArrowheads="1"/>
                        </wps:cNvSpPr>
                        <wps:spPr bwMode="auto">
                          <a:xfrm>
                            <a:off x="0" y="48867"/>
                            <a:ext cx="5486400" cy="1934238"/>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D68E6" w:rsidRDefault="0023747D" w:rsidP="00375F9C">
                              <w:pPr>
                                <w:spacing w:line="240" w:lineRule="exact"/>
                                <w:rPr>
                                  <w:sz w:val="18"/>
                                  <w:szCs w:val="18"/>
                                </w:rPr>
                              </w:pPr>
                              <w:r w:rsidRPr="002D68E6">
                                <w:rPr>
                                  <w:color w:val="0000FF"/>
                                  <w:sz w:val="18"/>
                                  <w:szCs w:val="18"/>
                                </w:rPr>
                                <w:t>var</w:t>
                              </w:r>
                              <w:r w:rsidRPr="002D68E6">
                                <w:rPr>
                                  <w:sz w:val="18"/>
                                  <w:szCs w:val="18"/>
                                </w:rPr>
                                <w:t xml:space="preserve"> btn=</w:t>
                              </w:r>
                              <w:r w:rsidRPr="002D68E6">
                                <w:rPr>
                                  <w:color w:val="0000FF"/>
                                  <w:sz w:val="18"/>
                                  <w:szCs w:val="18"/>
                                </w:rPr>
                                <w:t>new</w:t>
                              </w:r>
                              <w:r w:rsidRPr="002D68E6">
                                <w:rPr>
                                  <w:sz w:val="18"/>
                                  <w:szCs w:val="18"/>
                                </w:rPr>
                                <w:t xml:space="preserve"> </w:t>
                              </w:r>
                              <w:r>
                                <w:rPr>
                                  <w:sz w:val="18"/>
                                  <w:szCs w:val="18"/>
                                </w:rPr>
                                <w:t>xui.</w:t>
                              </w:r>
                              <w:r w:rsidRPr="002D68E6">
                                <w:rPr>
                                  <w:sz w:val="18"/>
                                  <w:szCs w:val="18"/>
                                </w:rPr>
                                <w:t>UI.Button();</w:t>
                              </w:r>
                            </w:p>
                            <w:p w:rsidR="0023747D" w:rsidRPr="002D68E6" w:rsidRDefault="0023747D" w:rsidP="00375F9C">
                              <w:pPr>
                                <w:spacing w:line="240" w:lineRule="exact"/>
                                <w:rPr>
                                  <w:sz w:val="18"/>
                                  <w:szCs w:val="18"/>
                                </w:rPr>
                              </w:pPr>
                              <w:r w:rsidRPr="002D68E6">
                                <w:rPr>
                                  <w:rFonts w:hint="eastAsia"/>
                                  <w:sz w:val="18"/>
                                  <w:szCs w:val="18"/>
                                </w:rPr>
                                <w:t>btn.setCaption(</w:t>
                              </w:r>
                              <w:r w:rsidRPr="002D68E6">
                                <w:rPr>
                                  <w:rFonts w:hint="eastAsia"/>
                                  <w:color w:val="FF00FF"/>
                                  <w:sz w:val="18"/>
                                  <w:szCs w:val="18"/>
                                </w:rPr>
                                <w:t>"</w:t>
                              </w:r>
                              <w:r>
                                <w:rPr>
                                  <w:rFonts w:hint="eastAsia"/>
                                  <w:color w:val="FF00FF"/>
                                  <w:sz w:val="18"/>
                                  <w:szCs w:val="18"/>
                                </w:rPr>
                                <w:t>Click Me</w:t>
                              </w:r>
                              <w:r w:rsidRPr="002D68E6">
                                <w:rPr>
                                  <w:rFonts w:hint="eastAsia"/>
                                  <w:color w:val="FF00FF"/>
                                  <w:sz w:val="18"/>
                                  <w:szCs w:val="18"/>
                                </w:rPr>
                                <w:t>"</w:t>
                              </w:r>
                              <w:r w:rsidRPr="002D68E6">
                                <w:rPr>
                                  <w:rFonts w:hint="eastAsia"/>
                                  <w:sz w:val="18"/>
                                  <w:szCs w:val="18"/>
                                </w:rPr>
                                <w:t>)</w:t>
                              </w:r>
                            </w:p>
                            <w:p w:rsidR="0023747D" w:rsidRPr="002D68E6" w:rsidRDefault="0023747D" w:rsidP="00375F9C">
                              <w:pPr>
                                <w:spacing w:line="240" w:lineRule="exact"/>
                                <w:rPr>
                                  <w:sz w:val="18"/>
                                  <w:szCs w:val="18"/>
                                </w:rPr>
                              </w:pPr>
                              <w:r w:rsidRPr="002D68E6">
                                <w:rPr>
                                  <w:sz w:val="18"/>
                                  <w:szCs w:val="18"/>
                                </w:rPr>
                                <w:t>.onClick(</w:t>
                              </w:r>
                              <w:r w:rsidRPr="002D68E6">
                                <w:rPr>
                                  <w:color w:val="0000FF"/>
                                  <w:sz w:val="18"/>
                                  <w:szCs w:val="18"/>
                                </w:rPr>
                                <w:t>function</w:t>
                              </w:r>
                              <w:r w:rsidRPr="002D68E6">
                                <w:rPr>
                                  <w:sz w:val="18"/>
                                  <w:szCs w:val="18"/>
                                </w:rPr>
                                <w:t>(){</w:t>
                              </w:r>
                            </w:p>
                            <w:p w:rsidR="0023747D" w:rsidRPr="00DC0797" w:rsidRDefault="0023747D" w:rsidP="00375F9C">
                              <w:pPr>
                                <w:spacing w:line="240" w:lineRule="exact"/>
                                <w:rPr>
                                  <w:sz w:val="18"/>
                                  <w:szCs w:val="18"/>
                                </w:rPr>
                              </w:pPr>
                              <w:r w:rsidRPr="002D68E6">
                                <w:rPr>
                                  <w:rFonts w:hint="eastAsia"/>
                                  <w:sz w:val="18"/>
                                  <w:szCs w:val="18"/>
                                </w:rPr>
                                <w:t xml:space="preserve">    </w:t>
                              </w:r>
                              <w:r>
                                <w:rPr>
                                  <w:rFonts w:hint="eastAsia"/>
                                  <w:sz w:val="18"/>
                                  <w:szCs w:val="18"/>
                                </w:rPr>
                                <w:t>xui.</w:t>
                              </w:r>
                              <w:r w:rsidRPr="00DC0797">
                                <w:rPr>
                                  <w:rFonts w:hint="eastAsia"/>
                                  <w:sz w:val="18"/>
                                  <w:szCs w:val="18"/>
                                </w:rPr>
                                <w:t>alert(</w:t>
                              </w:r>
                              <w:r w:rsidRPr="00DC0797">
                                <w:rPr>
                                  <w:rFonts w:hint="eastAsia"/>
                                  <w:color w:val="FF00FF"/>
                                  <w:sz w:val="18"/>
                                  <w:szCs w:val="18"/>
                                </w:rPr>
                                <w:t>"</w:t>
                              </w:r>
                              <w:r>
                                <w:rPr>
                                  <w:rFonts w:hint="eastAsia"/>
                                  <w:color w:val="FF00FF"/>
                                  <w:sz w:val="18"/>
                                  <w:szCs w:val="18"/>
                                </w:rPr>
                                <w:t>Hi</w:t>
                              </w:r>
                              <w:r w:rsidRPr="00DC0797">
                                <w:rPr>
                                  <w:rFonts w:hint="eastAsia"/>
                                  <w:color w:val="FF00FF"/>
                                  <w:sz w:val="18"/>
                                  <w:szCs w:val="18"/>
                                </w:rPr>
                                <w:t>"</w:t>
                              </w:r>
                              <w:r w:rsidRPr="00DC0797">
                                <w:rPr>
                                  <w:rFonts w:hint="eastAsia"/>
                                  <w:sz w:val="18"/>
                                  <w:szCs w:val="18"/>
                                </w:rPr>
                                <w:t>,</w:t>
                              </w:r>
                              <w:r w:rsidRPr="00DC0797">
                                <w:rPr>
                                  <w:rFonts w:hint="eastAsia"/>
                                  <w:color w:val="FF00FF"/>
                                  <w:sz w:val="18"/>
                                  <w:szCs w:val="18"/>
                                </w:rPr>
                                <w:t>"</w:t>
                              </w:r>
                              <w:r>
                                <w:rPr>
                                  <w:rFonts w:hint="eastAsia"/>
                                  <w:color w:val="FF00FF"/>
                                  <w:sz w:val="18"/>
                                  <w:szCs w:val="18"/>
                                </w:rPr>
                                <w:t>You are great!</w:t>
                              </w:r>
                              <w:r w:rsidRPr="00DC0797">
                                <w:rPr>
                                  <w:rFonts w:hint="eastAsia"/>
                                  <w:color w:val="FF00FF"/>
                                  <w:sz w:val="18"/>
                                  <w:szCs w:val="18"/>
                                </w:rPr>
                                <w:t>"</w:t>
                              </w:r>
                              <w:r w:rsidRPr="00DC0797">
                                <w:rPr>
                                  <w:rFonts w:hint="eastAsia"/>
                                  <w:sz w:val="18"/>
                                  <w:szCs w:val="18"/>
                                </w:rPr>
                                <w:t>);</w:t>
                              </w:r>
                            </w:p>
                            <w:p w:rsidR="0023747D" w:rsidRPr="002D68E6" w:rsidRDefault="0023747D" w:rsidP="00375F9C">
                              <w:pPr>
                                <w:spacing w:line="240" w:lineRule="exact"/>
                                <w:rPr>
                                  <w:sz w:val="18"/>
                                  <w:szCs w:val="18"/>
                                </w:rPr>
                              </w:pPr>
                              <w:r w:rsidRPr="002D68E6">
                                <w:rPr>
                                  <w:sz w:val="18"/>
                                  <w:szCs w:val="18"/>
                                </w:rPr>
                                <w:t>});</w:t>
                              </w:r>
                            </w:p>
                            <w:p w:rsidR="0023747D" w:rsidRPr="002D68E6" w:rsidRDefault="0023747D" w:rsidP="00375F9C">
                              <w:pPr>
                                <w:spacing w:line="240" w:lineRule="exact"/>
                                <w:rPr>
                                  <w:sz w:val="18"/>
                                  <w:szCs w:val="18"/>
                                </w:rPr>
                              </w:pPr>
                              <w:r w:rsidRPr="002D68E6">
                                <w:rPr>
                                  <w:sz w:val="18"/>
                                  <w:szCs w:val="18"/>
                                </w:rPr>
                                <w:t>btn.show();</w:t>
                              </w:r>
                            </w:p>
                            <w:p w:rsidR="0023747D" w:rsidRDefault="0023747D" w:rsidP="00375F9C">
                              <w:pPr>
                                <w:spacing w:line="240" w:lineRule="exact"/>
                                <w:rPr>
                                  <w:color w:val="008000"/>
                                  <w:sz w:val="18"/>
                                  <w:szCs w:val="18"/>
                                </w:rPr>
                              </w:pPr>
                            </w:p>
                            <w:p w:rsidR="0023747D" w:rsidRPr="002D68E6" w:rsidRDefault="0023747D" w:rsidP="00375F9C">
                              <w:pPr>
                                <w:spacing w:line="240" w:lineRule="exact"/>
                                <w:rPr>
                                  <w:sz w:val="18"/>
                                  <w:szCs w:val="18"/>
                                </w:rPr>
                              </w:pPr>
                              <w:r w:rsidRPr="002D68E6">
                                <w:rPr>
                                  <w:rFonts w:hint="eastAsia"/>
                                  <w:sz w:val="18"/>
                                  <w:szCs w:val="18"/>
                                </w:rPr>
                                <w:t>_.asyRun(</w:t>
                              </w:r>
                              <w:r w:rsidRPr="002D68E6">
                                <w:rPr>
                                  <w:rFonts w:hint="eastAsia"/>
                                  <w:color w:val="0000FF"/>
                                  <w:sz w:val="18"/>
                                  <w:szCs w:val="18"/>
                                </w:rPr>
                                <w:t>function</w:t>
                              </w:r>
                              <w:r w:rsidRPr="002D68E6">
                                <w:rPr>
                                  <w:rFonts w:hint="eastAsia"/>
                                  <w:sz w:val="18"/>
                                  <w:szCs w:val="18"/>
                                </w:rPr>
                                <w:t>(){</w:t>
                              </w:r>
                            </w:p>
                            <w:p w:rsidR="0023747D" w:rsidRPr="002D68E6" w:rsidRDefault="0023747D" w:rsidP="00375F9C">
                              <w:pPr>
                                <w:spacing w:line="240" w:lineRule="exact"/>
                                <w:rPr>
                                  <w:sz w:val="18"/>
                                  <w:szCs w:val="18"/>
                                </w:rPr>
                              </w:pPr>
                              <w:r w:rsidRPr="002D68E6">
                                <w:rPr>
                                  <w:rFonts w:hint="eastAsia"/>
                                  <w:sz w:val="18"/>
                                  <w:szCs w:val="18"/>
                                </w:rPr>
                                <w:t>btn.setHeight(</w:t>
                              </w:r>
                              <w:r w:rsidRPr="002D68E6">
                                <w:rPr>
                                  <w:color w:val="800000"/>
                                  <w:sz w:val="18"/>
                                  <w:szCs w:val="18"/>
                                </w:rPr>
                                <w:t>80</w:t>
                              </w:r>
                              <w:r w:rsidRPr="002D68E6">
                                <w:rPr>
                                  <w:rFonts w:hint="eastAsia"/>
                                  <w:sz w:val="18"/>
                                  <w:szCs w:val="18"/>
                                </w:rPr>
                                <w:t>)</w:t>
                              </w:r>
                            </w:p>
                            <w:p w:rsidR="0023747D" w:rsidRPr="002D68E6" w:rsidRDefault="0023747D" w:rsidP="00375F9C">
                              <w:pPr>
                                <w:spacing w:line="240" w:lineRule="exact"/>
                                <w:ind w:firstLineChars="150" w:firstLine="270"/>
                                <w:rPr>
                                  <w:sz w:val="18"/>
                                  <w:szCs w:val="18"/>
                                </w:rPr>
                              </w:pPr>
                              <w:r w:rsidRPr="002D68E6">
                                <w:rPr>
                                  <w:rFonts w:hint="eastAsia"/>
                                  <w:sz w:val="18"/>
                                  <w:szCs w:val="18"/>
                                </w:rPr>
                                <w:t>.setShadow(</w:t>
                              </w:r>
                              <w:r w:rsidRPr="002D68E6">
                                <w:rPr>
                                  <w:rFonts w:hint="eastAsia"/>
                                  <w:color w:val="0000FF"/>
                                  <w:sz w:val="18"/>
                                  <w:szCs w:val="18"/>
                                </w:rPr>
                                <w:t>true</w:t>
                              </w:r>
                              <w:r w:rsidRPr="002D68E6">
                                <w:rPr>
                                  <w:rFonts w:hint="eastAsia"/>
                                  <w:sz w:val="18"/>
                                  <w:szCs w:val="18"/>
                                </w:rPr>
                                <w:t>)</w:t>
                              </w:r>
                            </w:p>
                            <w:p w:rsidR="0023747D" w:rsidRPr="002D68E6" w:rsidRDefault="0023747D" w:rsidP="00375F9C">
                              <w:pPr>
                                <w:spacing w:line="240" w:lineRule="exact"/>
                                <w:ind w:firstLineChars="150" w:firstLine="270"/>
                                <w:rPr>
                                  <w:sz w:val="18"/>
                                  <w:szCs w:val="18"/>
                                </w:rPr>
                              </w:pPr>
                              <w:r w:rsidRPr="002D68E6">
                                <w:rPr>
                                  <w:rFonts w:hint="eastAsia"/>
                                  <w:sz w:val="18"/>
                                  <w:szCs w:val="18"/>
                                </w:rPr>
                                <w:t>.setType(</w:t>
                              </w:r>
                              <w:r w:rsidRPr="002D68E6">
                                <w:rPr>
                                  <w:rFonts w:hint="eastAsia"/>
                                  <w:color w:val="FF00FF"/>
                                  <w:sz w:val="18"/>
                                  <w:szCs w:val="18"/>
                                </w:rPr>
                                <w:t>"drop"</w:t>
                              </w:r>
                              <w:r w:rsidRPr="002D68E6">
                                <w:rPr>
                                  <w:rFonts w:hint="eastAsia"/>
                                  <w:sz w:val="18"/>
                                  <w:szCs w:val="18"/>
                                </w:rPr>
                                <w:t>)</w:t>
                              </w:r>
                            </w:p>
                            <w:p w:rsidR="0023747D" w:rsidRPr="002D68E6" w:rsidRDefault="0023747D" w:rsidP="00375F9C">
                              <w:pPr>
                                <w:spacing w:line="240" w:lineRule="exact"/>
                                <w:rPr>
                                  <w:sz w:val="18"/>
                                  <w:szCs w:val="18"/>
                                </w:rPr>
                              </w:pPr>
                              <w:r w:rsidRPr="002D68E6">
                                <w:rPr>
                                  <w:rFonts w:hint="eastAsia"/>
                                  <w:sz w:val="18"/>
                                  <w:szCs w:val="18"/>
                                </w:rPr>
                                <w:t>}</w:t>
                              </w:r>
                              <w:r>
                                <w:rPr>
                                  <w:rFonts w:hint="eastAsia"/>
                                  <w:sz w:val="18"/>
                                  <w:szCs w:val="18"/>
                                </w:rPr>
                                <w:t>,1000</w:t>
                              </w:r>
                              <w:r w:rsidRPr="002D68E6">
                                <w:rPr>
                                  <w:rFonts w:hint="eastAsia"/>
                                  <w:sz w:val="18"/>
                                  <w:szCs w:val="18"/>
                                </w:rPr>
                                <w:t>);</w:t>
                              </w:r>
                            </w:p>
                          </w:txbxContent>
                        </wps:txbx>
                        <wps:bodyPr rot="0" vert="horz" wrap="square" lIns="54000" tIns="46800" rIns="54000" bIns="45720" anchor="t" anchorCtr="0" upright="1">
                          <a:spAutoFit/>
                        </wps:bodyPr>
                      </wps:wsp>
                      <wps:wsp>
                        <wps:cNvPr id="1025" name="AutoShape 154"/>
                        <wps:cNvSpPr>
                          <a:spLocks noChangeArrowheads="1"/>
                        </wps:cNvSpPr>
                        <wps:spPr bwMode="auto">
                          <a:xfrm flipH="1">
                            <a:off x="2057400" y="396038"/>
                            <a:ext cx="1257424" cy="198383"/>
                          </a:xfrm>
                          <a:prstGeom prst="wedgeRoundRectCallout">
                            <a:avLst>
                              <a:gd name="adj1" fmla="val 130755"/>
                              <a:gd name="adj2" fmla="val 9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onClick event</w:t>
                              </w:r>
                            </w:p>
                          </w:txbxContent>
                        </wps:txbx>
                        <wps:bodyPr rot="0" vert="horz" wrap="square" lIns="0" tIns="0" rIns="0" bIns="0" anchor="t" anchorCtr="0" upright="1">
                          <a:noAutofit/>
                        </wps:bodyPr>
                      </wps:wsp>
                      <wps:wsp>
                        <wps:cNvPr id="1026" name="AutoShape 155"/>
                        <wps:cNvSpPr>
                          <a:spLocks noChangeArrowheads="1"/>
                        </wps:cNvSpPr>
                        <wps:spPr bwMode="auto">
                          <a:xfrm flipH="1">
                            <a:off x="1599951" y="99192"/>
                            <a:ext cx="800722" cy="197654"/>
                          </a:xfrm>
                          <a:prstGeom prst="wedgeRoundRectCallout">
                            <a:avLst>
                              <a:gd name="adj1" fmla="val 107616"/>
                              <a:gd name="adj2" fmla="val 9083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caption</w:t>
                              </w:r>
                            </w:p>
                          </w:txbxContent>
                        </wps:txbx>
                        <wps:bodyPr rot="0" vert="horz" wrap="square" lIns="0" tIns="0" rIns="0" bIns="0" anchor="t" anchorCtr="0" upright="1">
                          <a:noAutofit/>
                        </wps:bodyPr>
                      </wps:wsp>
                      <wps:wsp>
                        <wps:cNvPr id="1027" name="AutoShape 156"/>
                        <wps:cNvSpPr>
                          <a:spLocks noChangeArrowheads="1"/>
                        </wps:cNvSpPr>
                        <wps:spPr bwMode="auto">
                          <a:xfrm flipH="1">
                            <a:off x="1029073" y="1783263"/>
                            <a:ext cx="1714127" cy="197654"/>
                          </a:xfrm>
                          <a:prstGeom prst="wedgeRoundRectCallout">
                            <a:avLst>
                              <a:gd name="adj1" fmla="val 83491"/>
                              <a:gd name="adj2" fmla="val -609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E</w:t>
                              </w:r>
                              <w:r>
                                <w:rPr>
                                  <w:rFonts w:hint="eastAsia"/>
                                  <w:szCs w:val="18"/>
                                </w:rPr>
                                <w:t>xecute code after 1 second</w:t>
                              </w:r>
                            </w:p>
                          </w:txbxContent>
                        </wps:txbx>
                        <wps:bodyPr rot="0" vert="horz" wrap="square" lIns="0" tIns="0" rIns="0" bIns="0" anchor="t" anchorCtr="0" upright="1">
                          <a:noAutofit/>
                        </wps:bodyPr>
                      </wps:wsp>
                    </wpc:wpc>
                  </a:graphicData>
                </a:graphic>
              </wp:inline>
            </w:drawing>
          </mc:Choice>
          <mc:Fallback>
            <w:pict>
              <v:group id="画布 151" o:spid="_x0000_s1146" editas="canvas" style="width:6in;height:156.15pt;mso-position-horizontal-relative:char;mso-position-vertical-relative:line" coordsize="54864,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">
                <v:shape id="_x0000_s1147" type="#_x0000_t75" style="position:absolute;width:54864;height:19831;visibility:visible;mso-wrap-style:square">
                  <v:fill o:detectmouseclick="t"/>
                  <v:path o:connecttype="none"/>
                </v:shape>
                <v:shape id="Text Box 153" o:spid="_x0000_s1148" type="#_x0000_t202" style="position:absolute;top:488;width:54864;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zd8EA&#10;AADdAAAADwAAAGRycy9kb3ducmV2LnhtbERPTYvCMBC9L/gfwgje1lQRcatRRJHuZcF19T40Y1Ns&#10;JiWJtf77zYKwt3m8z1ltetuIjnyoHSuYjDMQxKXTNVcKzj+H9wWIEJE1No5JwZMCbNaDtxXm2j34&#10;m7pTrEQK4ZCjAhNjm0sZSkMWw9i1xIm7Om8xJugrqT0+Urht5DTL5tJizanBYEs7Q+XtdLcKytu+&#10;3xf1xfjubhdH/VE8v+aFUqNhv12CiNTHf/HL/anT/Gw6g79v0gl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Zc3fBAAAA3QAAAA8AAAAAAAAAAAAAAAAAmAIAAGRycy9kb3du&#10;cmV2LnhtbFBLBQYAAAAABAAEAPUAAACGAwAAAAA=&#10;" strokeweight="1pt">
                  <v:textbox style="mso-fit-shape-to-text:t" inset="1.5mm,1.3mm,1.5mm">
                    <w:txbxContent>
                      <w:p w:rsidR="0023747D" w:rsidRPr="002D68E6" w:rsidRDefault="0023747D" w:rsidP="00375F9C">
                        <w:pPr>
                          <w:spacing w:line="240" w:lineRule="exact"/>
                          <w:rPr>
                            <w:sz w:val="18"/>
                            <w:szCs w:val="18"/>
                          </w:rPr>
                        </w:pPr>
                        <w:proofErr w:type="gramStart"/>
                        <w:r w:rsidRPr="002D68E6">
                          <w:rPr>
                            <w:color w:val="0000FF"/>
                            <w:sz w:val="18"/>
                            <w:szCs w:val="18"/>
                          </w:rPr>
                          <w:t>var</w:t>
                        </w:r>
                        <w:proofErr w:type="gramEnd"/>
                        <w:r w:rsidRPr="002D68E6">
                          <w:rPr>
                            <w:sz w:val="18"/>
                            <w:szCs w:val="18"/>
                          </w:rPr>
                          <w:t xml:space="preserve"> btn=</w:t>
                        </w:r>
                        <w:r w:rsidRPr="002D68E6">
                          <w:rPr>
                            <w:color w:val="0000FF"/>
                            <w:sz w:val="18"/>
                            <w:szCs w:val="18"/>
                          </w:rPr>
                          <w:t>new</w:t>
                        </w:r>
                        <w:r w:rsidRPr="002D68E6">
                          <w:rPr>
                            <w:sz w:val="18"/>
                            <w:szCs w:val="18"/>
                          </w:rPr>
                          <w:t xml:space="preserve"> </w:t>
                        </w:r>
                        <w:r>
                          <w:rPr>
                            <w:sz w:val="18"/>
                            <w:szCs w:val="18"/>
                          </w:rPr>
                          <w:t>xui.</w:t>
                        </w:r>
                        <w:r w:rsidRPr="002D68E6">
                          <w:rPr>
                            <w:sz w:val="18"/>
                            <w:szCs w:val="18"/>
                          </w:rPr>
                          <w:t>UI.Button();</w:t>
                        </w:r>
                      </w:p>
                      <w:p w:rsidR="0023747D" w:rsidRPr="002D68E6" w:rsidRDefault="0023747D" w:rsidP="00375F9C">
                        <w:pPr>
                          <w:spacing w:line="240" w:lineRule="exact"/>
                          <w:rPr>
                            <w:sz w:val="18"/>
                            <w:szCs w:val="18"/>
                          </w:rPr>
                        </w:pPr>
                        <w:proofErr w:type="gramStart"/>
                        <w:r w:rsidRPr="002D68E6">
                          <w:rPr>
                            <w:rFonts w:hint="eastAsia"/>
                            <w:sz w:val="18"/>
                            <w:szCs w:val="18"/>
                          </w:rPr>
                          <w:t>btn.setCaption(</w:t>
                        </w:r>
                        <w:proofErr w:type="gramEnd"/>
                        <w:r w:rsidRPr="002D68E6">
                          <w:rPr>
                            <w:rFonts w:hint="eastAsia"/>
                            <w:color w:val="FF00FF"/>
                            <w:sz w:val="18"/>
                            <w:szCs w:val="18"/>
                          </w:rPr>
                          <w:t>"</w:t>
                        </w:r>
                        <w:r>
                          <w:rPr>
                            <w:rFonts w:hint="eastAsia"/>
                            <w:color w:val="FF00FF"/>
                            <w:sz w:val="18"/>
                            <w:szCs w:val="18"/>
                          </w:rPr>
                          <w:t>Click Me</w:t>
                        </w:r>
                        <w:r w:rsidRPr="002D68E6">
                          <w:rPr>
                            <w:rFonts w:hint="eastAsia"/>
                            <w:color w:val="FF00FF"/>
                            <w:sz w:val="18"/>
                            <w:szCs w:val="18"/>
                          </w:rPr>
                          <w:t>"</w:t>
                        </w:r>
                        <w:r w:rsidRPr="002D68E6">
                          <w:rPr>
                            <w:rFonts w:hint="eastAsia"/>
                            <w:sz w:val="18"/>
                            <w:szCs w:val="18"/>
                          </w:rPr>
                          <w:t>)</w:t>
                        </w:r>
                      </w:p>
                      <w:p w:rsidR="0023747D" w:rsidRPr="002D68E6" w:rsidRDefault="0023747D" w:rsidP="00375F9C">
                        <w:pPr>
                          <w:spacing w:line="240" w:lineRule="exact"/>
                          <w:rPr>
                            <w:sz w:val="18"/>
                            <w:szCs w:val="18"/>
                          </w:rPr>
                        </w:pPr>
                        <w:r w:rsidRPr="002D68E6">
                          <w:rPr>
                            <w:sz w:val="18"/>
                            <w:szCs w:val="18"/>
                          </w:rPr>
                          <w:t>.</w:t>
                        </w:r>
                        <w:proofErr w:type="gramStart"/>
                        <w:r w:rsidRPr="002D68E6">
                          <w:rPr>
                            <w:sz w:val="18"/>
                            <w:szCs w:val="18"/>
                          </w:rPr>
                          <w:t>onClick(</w:t>
                        </w:r>
                        <w:proofErr w:type="gramEnd"/>
                        <w:r w:rsidRPr="002D68E6">
                          <w:rPr>
                            <w:color w:val="0000FF"/>
                            <w:sz w:val="18"/>
                            <w:szCs w:val="18"/>
                          </w:rPr>
                          <w:t>function</w:t>
                        </w:r>
                        <w:r w:rsidRPr="002D68E6">
                          <w:rPr>
                            <w:sz w:val="18"/>
                            <w:szCs w:val="18"/>
                          </w:rPr>
                          <w:t>(){</w:t>
                        </w:r>
                      </w:p>
                      <w:p w:rsidR="0023747D" w:rsidRPr="00DC0797" w:rsidRDefault="0023747D" w:rsidP="00375F9C">
                        <w:pPr>
                          <w:spacing w:line="240" w:lineRule="exact"/>
                          <w:rPr>
                            <w:sz w:val="18"/>
                            <w:szCs w:val="18"/>
                          </w:rPr>
                        </w:pPr>
                        <w:r w:rsidRPr="002D68E6">
                          <w:rPr>
                            <w:rFonts w:hint="eastAsia"/>
                            <w:sz w:val="18"/>
                            <w:szCs w:val="18"/>
                          </w:rPr>
                          <w:t xml:space="preserve">    </w:t>
                        </w:r>
                        <w:proofErr w:type="gramStart"/>
                        <w:r>
                          <w:rPr>
                            <w:rFonts w:hint="eastAsia"/>
                            <w:sz w:val="18"/>
                            <w:szCs w:val="18"/>
                          </w:rPr>
                          <w:t>xui.</w:t>
                        </w:r>
                        <w:r w:rsidRPr="00DC0797">
                          <w:rPr>
                            <w:rFonts w:hint="eastAsia"/>
                            <w:sz w:val="18"/>
                            <w:szCs w:val="18"/>
                          </w:rPr>
                          <w:t>alert(</w:t>
                        </w:r>
                        <w:proofErr w:type="gramEnd"/>
                        <w:r w:rsidRPr="00DC0797">
                          <w:rPr>
                            <w:rFonts w:hint="eastAsia"/>
                            <w:color w:val="FF00FF"/>
                            <w:sz w:val="18"/>
                            <w:szCs w:val="18"/>
                          </w:rPr>
                          <w:t>"</w:t>
                        </w:r>
                        <w:r>
                          <w:rPr>
                            <w:rFonts w:hint="eastAsia"/>
                            <w:color w:val="FF00FF"/>
                            <w:sz w:val="18"/>
                            <w:szCs w:val="18"/>
                          </w:rPr>
                          <w:t>Hi</w:t>
                        </w:r>
                        <w:r w:rsidRPr="00DC0797">
                          <w:rPr>
                            <w:rFonts w:hint="eastAsia"/>
                            <w:color w:val="FF00FF"/>
                            <w:sz w:val="18"/>
                            <w:szCs w:val="18"/>
                          </w:rPr>
                          <w:t>"</w:t>
                        </w:r>
                        <w:r w:rsidRPr="00DC0797">
                          <w:rPr>
                            <w:rFonts w:hint="eastAsia"/>
                            <w:sz w:val="18"/>
                            <w:szCs w:val="18"/>
                          </w:rPr>
                          <w:t>,</w:t>
                        </w:r>
                        <w:r w:rsidRPr="00DC0797">
                          <w:rPr>
                            <w:rFonts w:hint="eastAsia"/>
                            <w:color w:val="FF00FF"/>
                            <w:sz w:val="18"/>
                            <w:szCs w:val="18"/>
                          </w:rPr>
                          <w:t>"</w:t>
                        </w:r>
                        <w:r>
                          <w:rPr>
                            <w:rFonts w:hint="eastAsia"/>
                            <w:color w:val="FF00FF"/>
                            <w:sz w:val="18"/>
                            <w:szCs w:val="18"/>
                          </w:rPr>
                          <w:t>You are great!</w:t>
                        </w:r>
                        <w:r w:rsidRPr="00DC0797">
                          <w:rPr>
                            <w:rFonts w:hint="eastAsia"/>
                            <w:color w:val="FF00FF"/>
                            <w:sz w:val="18"/>
                            <w:szCs w:val="18"/>
                          </w:rPr>
                          <w:t>"</w:t>
                        </w:r>
                        <w:r w:rsidRPr="00DC0797">
                          <w:rPr>
                            <w:rFonts w:hint="eastAsia"/>
                            <w:sz w:val="18"/>
                            <w:szCs w:val="18"/>
                          </w:rPr>
                          <w:t>);</w:t>
                        </w:r>
                      </w:p>
                      <w:p w:rsidR="0023747D" w:rsidRPr="002D68E6" w:rsidRDefault="0023747D" w:rsidP="00375F9C">
                        <w:pPr>
                          <w:spacing w:line="240" w:lineRule="exact"/>
                          <w:rPr>
                            <w:sz w:val="18"/>
                            <w:szCs w:val="18"/>
                          </w:rPr>
                        </w:pPr>
                        <w:r w:rsidRPr="002D68E6">
                          <w:rPr>
                            <w:sz w:val="18"/>
                            <w:szCs w:val="18"/>
                          </w:rPr>
                          <w:t>});</w:t>
                        </w:r>
                      </w:p>
                      <w:p w:rsidR="0023747D" w:rsidRPr="002D68E6" w:rsidRDefault="0023747D" w:rsidP="00375F9C">
                        <w:pPr>
                          <w:spacing w:line="240" w:lineRule="exact"/>
                          <w:rPr>
                            <w:sz w:val="18"/>
                            <w:szCs w:val="18"/>
                          </w:rPr>
                        </w:pPr>
                        <w:proofErr w:type="gramStart"/>
                        <w:r w:rsidRPr="002D68E6">
                          <w:rPr>
                            <w:sz w:val="18"/>
                            <w:szCs w:val="18"/>
                          </w:rPr>
                          <w:t>btn.show(</w:t>
                        </w:r>
                        <w:proofErr w:type="gramEnd"/>
                        <w:r w:rsidRPr="002D68E6">
                          <w:rPr>
                            <w:sz w:val="18"/>
                            <w:szCs w:val="18"/>
                          </w:rPr>
                          <w:t>);</w:t>
                        </w:r>
                      </w:p>
                      <w:p w:rsidR="0023747D" w:rsidRDefault="0023747D" w:rsidP="00375F9C">
                        <w:pPr>
                          <w:spacing w:line="240" w:lineRule="exact"/>
                          <w:rPr>
                            <w:color w:val="008000"/>
                            <w:sz w:val="18"/>
                            <w:szCs w:val="18"/>
                          </w:rPr>
                        </w:pPr>
                      </w:p>
                      <w:p w:rsidR="0023747D" w:rsidRPr="002D68E6" w:rsidRDefault="0023747D" w:rsidP="00375F9C">
                        <w:pPr>
                          <w:spacing w:line="240" w:lineRule="exact"/>
                          <w:rPr>
                            <w:sz w:val="18"/>
                            <w:szCs w:val="18"/>
                          </w:rPr>
                        </w:pPr>
                        <w:r w:rsidRPr="002D68E6">
                          <w:rPr>
                            <w:rFonts w:hint="eastAsia"/>
                            <w:sz w:val="18"/>
                            <w:szCs w:val="18"/>
                          </w:rPr>
                          <w:t>_.</w:t>
                        </w:r>
                        <w:proofErr w:type="gramStart"/>
                        <w:r w:rsidRPr="002D68E6">
                          <w:rPr>
                            <w:rFonts w:hint="eastAsia"/>
                            <w:sz w:val="18"/>
                            <w:szCs w:val="18"/>
                          </w:rPr>
                          <w:t>asyRun(</w:t>
                        </w:r>
                        <w:proofErr w:type="gramEnd"/>
                        <w:r w:rsidRPr="002D68E6">
                          <w:rPr>
                            <w:rFonts w:hint="eastAsia"/>
                            <w:color w:val="0000FF"/>
                            <w:sz w:val="18"/>
                            <w:szCs w:val="18"/>
                          </w:rPr>
                          <w:t>function</w:t>
                        </w:r>
                        <w:r w:rsidRPr="002D68E6">
                          <w:rPr>
                            <w:rFonts w:hint="eastAsia"/>
                            <w:sz w:val="18"/>
                            <w:szCs w:val="18"/>
                          </w:rPr>
                          <w:t>(){</w:t>
                        </w:r>
                      </w:p>
                      <w:p w:rsidR="0023747D" w:rsidRPr="002D68E6" w:rsidRDefault="0023747D" w:rsidP="00375F9C">
                        <w:pPr>
                          <w:spacing w:line="240" w:lineRule="exact"/>
                          <w:rPr>
                            <w:sz w:val="18"/>
                            <w:szCs w:val="18"/>
                          </w:rPr>
                        </w:pPr>
                        <w:proofErr w:type="gramStart"/>
                        <w:r w:rsidRPr="002D68E6">
                          <w:rPr>
                            <w:rFonts w:hint="eastAsia"/>
                            <w:sz w:val="18"/>
                            <w:szCs w:val="18"/>
                          </w:rPr>
                          <w:t>btn.setHeight(</w:t>
                        </w:r>
                        <w:proofErr w:type="gramEnd"/>
                        <w:r w:rsidRPr="002D68E6">
                          <w:rPr>
                            <w:color w:val="800000"/>
                            <w:sz w:val="18"/>
                            <w:szCs w:val="18"/>
                          </w:rPr>
                          <w:t>80</w:t>
                        </w:r>
                        <w:r w:rsidRPr="002D68E6">
                          <w:rPr>
                            <w:rFonts w:hint="eastAsia"/>
                            <w:sz w:val="18"/>
                            <w:szCs w:val="18"/>
                          </w:rPr>
                          <w:t>)</w:t>
                        </w:r>
                      </w:p>
                      <w:p w:rsidR="0023747D" w:rsidRPr="002D68E6" w:rsidRDefault="0023747D" w:rsidP="00375F9C">
                        <w:pPr>
                          <w:spacing w:line="240" w:lineRule="exact"/>
                          <w:ind w:firstLineChars="150" w:firstLine="270"/>
                          <w:rPr>
                            <w:sz w:val="18"/>
                            <w:szCs w:val="18"/>
                          </w:rPr>
                        </w:pPr>
                        <w:r w:rsidRPr="002D68E6">
                          <w:rPr>
                            <w:rFonts w:hint="eastAsia"/>
                            <w:sz w:val="18"/>
                            <w:szCs w:val="18"/>
                          </w:rPr>
                          <w:t>.</w:t>
                        </w:r>
                        <w:proofErr w:type="gramStart"/>
                        <w:r w:rsidRPr="002D68E6">
                          <w:rPr>
                            <w:rFonts w:hint="eastAsia"/>
                            <w:sz w:val="18"/>
                            <w:szCs w:val="18"/>
                          </w:rPr>
                          <w:t>setShadow(</w:t>
                        </w:r>
                        <w:proofErr w:type="gramEnd"/>
                        <w:r w:rsidRPr="002D68E6">
                          <w:rPr>
                            <w:rFonts w:hint="eastAsia"/>
                            <w:color w:val="0000FF"/>
                            <w:sz w:val="18"/>
                            <w:szCs w:val="18"/>
                          </w:rPr>
                          <w:t>true</w:t>
                        </w:r>
                        <w:r w:rsidRPr="002D68E6">
                          <w:rPr>
                            <w:rFonts w:hint="eastAsia"/>
                            <w:sz w:val="18"/>
                            <w:szCs w:val="18"/>
                          </w:rPr>
                          <w:t>)</w:t>
                        </w:r>
                      </w:p>
                      <w:p w:rsidR="0023747D" w:rsidRPr="002D68E6" w:rsidRDefault="0023747D" w:rsidP="00375F9C">
                        <w:pPr>
                          <w:spacing w:line="240" w:lineRule="exact"/>
                          <w:ind w:firstLineChars="150" w:firstLine="270"/>
                          <w:rPr>
                            <w:sz w:val="18"/>
                            <w:szCs w:val="18"/>
                          </w:rPr>
                        </w:pPr>
                        <w:r w:rsidRPr="002D68E6">
                          <w:rPr>
                            <w:rFonts w:hint="eastAsia"/>
                            <w:sz w:val="18"/>
                            <w:szCs w:val="18"/>
                          </w:rPr>
                          <w:t>.</w:t>
                        </w:r>
                        <w:proofErr w:type="gramStart"/>
                        <w:r w:rsidRPr="002D68E6">
                          <w:rPr>
                            <w:rFonts w:hint="eastAsia"/>
                            <w:sz w:val="18"/>
                            <w:szCs w:val="18"/>
                          </w:rPr>
                          <w:t>setType(</w:t>
                        </w:r>
                        <w:proofErr w:type="gramEnd"/>
                        <w:r w:rsidRPr="002D68E6">
                          <w:rPr>
                            <w:rFonts w:hint="eastAsia"/>
                            <w:color w:val="FF00FF"/>
                            <w:sz w:val="18"/>
                            <w:szCs w:val="18"/>
                          </w:rPr>
                          <w:t>"drop"</w:t>
                        </w:r>
                        <w:r w:rsidRPr="002D68E6">
                          <w:rPr>
                            <w:rFonts w:hint="eastAsia"/>
                            <w:sz w:val="18"/>
                            <w:szCs w:val="18"/>
                          </w:rPr>
                          <w:t>)</w:t>
                        </w:r>
                      </w:p>
                      <w:p w:rsidR="0023747D" w:rsidRPr="002D68E6" w:rsidRDefault="0023747D" w:rsidP="00375F9C">
                        <w:pPr>
                          <w:spacing w:line="240" w:lineRule="exact"/>
                          <w:rPr>
                            <w:sz w:val="18"/>
                            <w:szCs w:val="18"/>
                          </w:rPr>
                        </w:pPr>
                        <w:r w:rsidRPr="002D68E6">
                          <w:rPr>
                            <w:rFonts w:hint="eastAsia"/>
                            <w:sz w:val="18"/>
                            <w:szCs w:val="18"/>
                          </w:rPr>
                          <w:t>}</w:t>
                        </w:r>
                        <w:proofErr w:type="gramStart"/>
                        <w:r>
                          <w:rPr>
                            <w:rFonts w:hint="eastAsia"/>
                            <w:sz w:val="18"/>
                            <w:szCs w:val="18"/>
                          </w:rPr>
                          <w:t>,1000</w:t>
                        </w:r>
                        <w:proofErr w:type="gramEnd"/>
                        <w:r w:rsidRPr="002D68E6">
                          <w:rPr>
                            <w:rFonts w:hint="eastAsia"/>
                            <w:sz w:val="18"/>
                            <w:szCs w:val="18"/>
                          </w:rPr>
                          <w:t>);</w:t>
                        </w:r>
                      </w:p>
                    </w:txbxContent>
                  </v:textbox>
                </v:shape>
                <v:shape id="AutoShape 154" o:spid="_x0000_s1149" type="#_x0000_t62" style="position:absolute;left:20574;top:3960;width:12574;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rQEcEA&#10;AADdAAAADwAAAGRycy9kb3ducmV2LnhtbERPy6rCMBDdX/AfwgjuromCD6pRRBAE78IX6HJsxrbY&#10;TEoTtf79jSC4m8N5znTe2FI8qPaFYw29rgJBnDpTcKbheFj9jkH4gGywdEwaXuRhPmv9TDEx7sk7&#10;euxDJmII+wQ15CFUiZQ+zcmi77qKOHJXV1sMEdaZNDU+Y7gtZV+pobRYcGzIsaJlTultf7caLg2+&#10;UvXXG2/vo+3mdN7xdbRirTvtZjEBEagJX/HHvTZxvuoP4P1NPEHO/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a0BHBAAAA3QAAAA8AAAAAAAAAAAAAAAAAmAIAAGRycy9kb3du&#10;cmV2LnhtbFBLBQYAAAAABAAEAPUAAACGAwAAAAA=&#10;" adj="39043,11007" fillcolor="#ff9">
                  <v:textbox inset="0,0,0,0">
                    <w:txbxContent>
                      <w:p w:rsidR="0023747D" w:rsidRPr="000E23E9" w:rsidRDefault="0023747D" w:rsidP="00375F9C">
                        <w:pPr>
                          <w:rPr>
                            <w:szCs w:val="18"/>
                          </w:rPr>
                        </w:pPr>
                        <w:r>
                          <w:rPr>
                            <w:rFonts w:hint="eastAsia"/>
                            <w:szCs w:val="18"/>
                          </w:rPr>
                          <w:t>Adds onClick event</w:t>
                        </w:r>
                      </w:p>
                    </w:txbxContent>
                  </v:textbox>
                </v:shape>
                <v:shape id="_x0000_s1150" type="#_x0000_t62" style="position:absolute;left:15999;top:991;width:8007;height:19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tGzsQA&#10;AADdAAAADwAAAGRycy9kb3ducmV2LnhtbERP3WrCMBS+F/YO4Qy8EU2nIK4zytg62ECUVR/g0Byb&#10;YnPSNVGrT78Ignfn4/s982Vna3Gi1leOFbyMEhDEhdMVlwp226/hDIQPyBprx6TgQh6Wi6feHFPt&#10;zvxLpzyUIoawT1GBCaFJpfSFIYt+5BriyO1dazFE2JZSt3iO4baW4ySZSosVxwaDDX0YKg750Sr4&#10;ed1MBpm5/m1X1/zTZOuDsftMqf5z9/4GIlAXHuK7+1vH+cl4Crdv4gl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rRs7EAAAA3QAAAA8AAAAAAAAAAAAAAAAAmAIAAGRycy9k&#10;b3ducmV2LnhtbFBLBQYAAAAABAAEAPUAAACJAwAAAAA=&#10;" adj="34045,30420" fillcolor="#ff9">
                  <v:textbox inset="0,0,0,0">
                    <w:txbxContent>
                      <w:p w:rsidR="0023747D" w:rsidRPr="000E23E9" w:rsidRDefault="0023747D" w:rsidP="00375F9C">
                        <w:pPr>
                          <w:rPr>
                            <w:szCs w:val="18"/>
                          </w:rPr>
                        </w:pPr>
                        <w:r>
                          <w:rPr>
                            <w:rFonts w:hint="eastAsia"/>
                            <w:szCs w:val="18"/>
                          </w:rPr>
                          <w:t>Sets caption</w:t>
                        </w:r>
                      </w:p>
                    </w:txbxContent>
                  </v:textbox>
                </v:shape>
                <v:shape id="_x0000_s1151" type="#_x0000_t62" style="position:absolute;left:10290;top:17832;width:17142;height:19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w38MMA&#10;AADdAAAADwAAAGRycy9kb3ducmV2LnhtbERPTWsCMRC9F/wPYQq91UQLVlajVMGiiNCupV6Hzbi7&#10;upksSarrvzeFQm/zeJ8znXe2ERfyoXasYdBXIIgLZ2ouNXztV89jECEiG2wck4YbBZjPeg9TzIy7&#10;8idd8liKFMIhQw1VjG0mZSgqshj6riVO3NF5izFBX0rj8ZrCbSOHSo2kxZpTQ4UtLSsqzvmP1aDe&#10;Tx/bzW5QL/xKHX3+/XLC7UHrp8fubQIiUhf/xX/utUnz1fAVfr9JJ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w38MMAAADdAAAADwAAAAAAAAAAAAAAAACYAgAAZHJzL2Rv&#10;d25yZXYueG1sUEsFBgAAAAAEAAQA9QAAAIgDAAAAAA==&#10;" adj="28834,9484" fillcolor="#ff9">
                  <v:textbox inset="0,0,0,0">
                    <w:txbxContent>
                      <w:p w:rsidR="0023747D" w:rsidRPr="000E23E9" w:rsidRDefault="0023747D" w:rsidP="00375F9C">
                        <w:pPr>
                          <w:rPr>
                            <w:szCs w:val="18"/>
                          </w:rPr>
                        </w:pPr>
                        <w:r>
                          <w:rPr>
                            <w:szCs w:val="18"/>
                          </w:rPr>
                          <w:t>E</w:t>
                        </w:r>
                        <w:r>
                          <w:rPr>
                            <w:rFonts w:hint="eastAsia"/>
                            <w:szCs w:val="18"/>
                          </w:rPr>
                          <w:t>xecute code after 1 second</w:t>
                        </w:r>
                      </w:p>
                    </w:txbxContent>
                  </v:textbox>
                </v:shape>
                <w10:anchorlock/>
              </v:group>
            </w:pict>
          </mc:Fallback>
        </mc:AlternateContent>
      </w:r>
    </w:p>
    <w:p w:rsidR="00375F9C" w:rsidRPr="00F95585" w:rsidRDefault="00375F9C" w:rsidP="00375F9C">
      <w:pPr>
        <w:rPr>
          <w:b/>
        </w:rPr>
      </w:pPr>
      <w:r w:rsidRPr="00F95585">
        <w:rPr>
          <w:rFonts w:hint="eastAsia"/>
          <w:b/>
        </w:rPr>
        <w:t>Output:</w:t>
      </w:r>
    </w:p>
    <w:p w:rsidR="00375F9C" w:rsidRDefault="005C781A" w:rsidP="00375F9C">
      <w:r>
        <w:rPr>
          <w:rFonts w:hint="eastAsia"/>
          <w:noProof/>
        </w:rPr>
        <w:drawing>
          <wp:inline distT="0" distB="0" distL="0" distR="0" wp14:anchorId="5234CF7C" wp14:editId="4F08B1C5">
            <wp:extent cx="1304925" cy="8858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04925" cy="885825"/>
                    </a:xfrm>
                    <a:prstGeom prst="rect">
                      <a:avLst/>
                    </a:prstGeom>
                    <a:noFill/>
                    <a:ln>
                      <a:noFill/>
                    </a:ln>
                  </pic:spPr>
                </pic:pic>
              </a:graphicData>
            </a:graphic>
          </wp:inline>
        </w:drawing>
      </w:r>
    </w:p>
    <w:p w:rsidR="00375F9C" w:rsidRDefault="005C781A" w:rsidP="00375F9C">
      <w:r>
        <w:rPr>
          <w:noProof/>
        </w:rPr>
        <mc:AlternateContent>
          <mc:Choice Requires="wpc">
            <w:drawing>
              <wp:inline distT="0" distB="0" distL="0" distR="0" wp14:anchorId="1B98B7B9" wp14:editId="4CCCEFED">
                <wp:extent cx="5486400" cy="792480"/>
                <wp:effectExtent l="9525" t="0" r="0" b="0"/>
                <wp:docPr id="927" name="画布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26" name="Text Box 160"/>
                        <wps:cNvSpPr txBox="1">
                          <a:spLocks noChangeArrowheads="1"/>
                        </wps:cNvSpPr>
                        <wps:spPr bwMode="auto">
                          <a:xfrm>
                            <a:off x="0" y="99151"/>
                            <a:ext cx="5372255" cy="652502"/>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Pr="00980CAB" w:rsidRDefault="0023747D" w:rsidP="00375F9C">
                              <w:r>
                                <w:rPr>
                                  <w:rFonts w:hint="eastAsia"/>
                                  <w:b/>
                                </w:rPr>
                                <w:t>xui.</w:t>
                              </w:r>
                              <w:r w:rsidRPr="00980CAB">
                                <w:rPr>
                                  <w:rFonts w:hint="eastAsia"/>
                                  <w:b/>
                                </w:rPr>
                                <w:t>UI.SButton</w:t>
                              </w:r>
                              <w:r>
                                <w:rPr>
                                  <w:rFonts w:hint="eastAsia"/>
                                  <w:b/>
                                </w:rPr>
                                <w:t xml:space="preserve"> </w:t>
                              </w:r>
                              <w:r w:rsidRPr="00980CAB">
                                <w:rPr>
                                  <w:rFonts w:hint="eastAsia"/>
                                  <w:b/>
                                </w:rPr>
                                <w:t>/</w:t>
                              </w:r>
                              <w:r>
                                <w:rPr>
                                  <w:rFonts w:hint="eastAsia"/>
                                  <w:b/>
                                </w:rPr>
                                <w:t xml:space="preserve"> </w:t>
                              </w:r>
                              <w:r w:rsidRPr="00980CAB">
                                <w:rPr>
                                  <w:rFonts w:hint="eastAsia"/>
                                  <w:b/>
                                </w:rPr>
                                <w:t>SLabel</w:t>
                              </w:r>
                              <w:r>
                                <w:rPr>
                                  <w:rFonts w:hint="eastAsia"/>
                                  <w:b/>
                                </w:rPr>
                                <w:t xml:space="preserve"> </w:t>
                              </w:r>
                              <w:r w:rsidRPr="00980CAB">
                                <w:rPr>
                                  <w:rFonts w:hint="eastAsia"/>
                                  <w:b/>
                                </w:rPr>
                                <w:t>/</w:t>
                              </w:r>
                              <w:r>
                                <w:rPr>
                                  <w:rFonts w:hint="eastAsia"/>
                                  <w:b/>
                                </w:rPr>
                                <w:t xml:space="preserve"> </w:t>
                              </w:r>
                              <w:r w:rsidRPr="00980CAB">
                                <w:rPr>
                                  <w:rFonts w:hint="eastAsia"/>
                                  <w:b/>
                                </w:rPr>
                                <w:t>SCheckbox</w:t>
                              </w:r>
                              <w:r>
                                <w:rPr>
                                  <w:rFonts w:hint="eastAsia"/>
                                </w:rPr>
                                <w:t xml:space="preserve"> are enough for </w:t>
                              </w:r>
                              <w:r w:rsidRPr="00980CAB">
                                <w:t>most cases</w:t>
                              </w:r>
                              <w:r>
                                <w:rPr>
                                  <w:rFonts w:hint="eastAsia"/>
                                </w:rPr>
                                <w:t xml:space="preserve">; </w:t>
                              </w:r>
                              <w:r w:rsidRPr="00980CAB">
                                <w:t>Only if you need more complex feature</w:t>
                              </w:r>
                              <w:r>
                                <w:rPr>
                                  <w:rFonts w:hint="eastAsia"/>
                                </w:rPr>
                                <w:t xml:space="preserve">, you should use those </w:t>
                              </w:r>
                              <w:r w:rsidRPr="00980CAB">
                                <w:t>complex control</w:t>
                              </w:r>
                              <w:r>
                                <w:rPr>
                                  <w:rFonts w:hint="eastAsia"/>
                                </w:rPr>
                                <w:t>:</w:t>
                              </w:r>
                              <w:r w:rsidRPr="00980CAB">
                                <w:rPr>
                                  <w:rFonts w:hint="eastAsia"/>
                                  <w:b/>
                                </w:rPr>
                                <w:t xml:space="preserve"> </w:t>
                              </w:r>
                              <w:r>
                                <w:rPr>
                                  <w:rFonts w:hint="eastAsia"/>
                                  <w:b/>
                                </w:rPr>
                                <w:t>xui.</w:t>
                              </w:r>
                              <w:r w:rsidRPr="00980CAB">
                                <w:rPr>
                                  <w:rFonts w:hint="eastAsia"/>
                                  <w:b/>
                                </w:rPr>
                                <w:t>UI.Button</w:t>
                              </w:r>
                              <w:r>
                                <w:rPr>
                                  <w:rFonts w:hint="eastAsia"/>
                                  <w:b/>
                                </w:rPr>
                                <w:t xml:space="preserve"> </w:t>
                              </w:r>
                              <w:r w:rsidRPr="00980CAB">
                                <w:rPr>
                                  <w:rFonts w:hint="eastAsia"/>
                                  <w:b/>
                                </w:rPr>
                                <w:t>/</w:t>
                              </w:r>
                              <w:r>
                                <w:rPr>
                                  <w:rFonts w:hint="eastAsia"/>
                                  <w:b/>
                                </w:rPr>
                                <w:t xml:space="preserve"> </w:t>
                              </w:r>
                              <w:r w:rsidRPr="00980CAB">
                                <w:rPr>
                                  <w:rFonts w:hint="eastAsia"/>
                                  <w:b/>
                                </w:rPr>
                                <w:t>Label</w:t>
                              </w:r>
                              <w:r>
                                <w:rPr>
                                  <w:rFonts w:hint="eastAsia"/>
                                  <w:b/>
                                </w:rPr>
                                <w:t xml:space="preserve"> </w:t>
                              </w:r>
                              <w:r w:rsidRPr="00980CAB">
                                <w:rPr>
                                  <w:rFonts w:hint="eastAsia"/>
                                  <w:b/>
                                </w:rPr>
                                <w:t>/</w:t>
                              </w:r>
                              <w:r>
                                <w:rPr>
                                  <w:rFonts w:hint="eastAsia"/>
                                  <w:b/>
                                </w:rPr>
                                <w:t xml:space="preserve"> </w:t>
                              </w:r>
                              <w:r w:rsidRPr="00980CAB">
                                <w:rPr>
                                  <w:rFonts w:hint="eastAsia"/>
                                  <w:b/>
                                </w:rPr>
                                <w:t>Checkbox</w:t>
                              </w:r>
                              <w:r>
                                <w:rPr>
                                  <w:rFonts w:hint="eastAsia"/>
                                </w:rPr>
                                <w:t>.</w:t>
                              </w:r>
                            </w:p>
                          </w:txbxContent>
                        </wps:txbx>
                        <wps:bodyPr rot="0" vert="horz" wrap="square" lIns="54000" tIns="0" rIns="91440" bIns="45720" anchor="t" anchorCtr="0" upright="1">
                          <a:spAutoFit/>
                        </wps:bodyPr>
                      </wps:wsp>
                    </wpc:wpc>
                  </a:graphicData>
                </a:graphic>
              </wp:inline>
            </w:drawing>
          </mc:Choice>
          <mc:Fallback>
            <w:pict>
              <v:group id="画布 158" o:spid="_x0000_s1152" editas="canvas" style="width:6in;height:62.4pt;mso-position-horizontal-relative:char;mso-position-vertical-relative:line" coordsize="54864,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">
                <v:shape id="_x0000_s1153" type="#_x0000_t75" style="position:absolute;width:54864;height:7924;visibility:visible;mso-wrap-style:square">
                  <v:fill o:detectmouseclick="t"/>
                  <v:path o:connecttype="none"/>
                </v:shape>
                <v:shape id="Text Box 160" o:spid="_x0000_s1154" type="#_x0000_t202" style="position:absolute;top:991;width:53722;height:6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T0cYA&#10;AADcAAAADwAAAGRycy9kb3ducmV2LnhtbESP3WoCMRSE74W+QzgF72rWFUS3RrGCYH8o1YrSu8Pm&#10;dLN0c7Ikqa5vbwoFL4eZ+YaZLTrbiBP5UDtWMBxkIIhLp2uuFOw/1w8TECEia2wck4ILBVjM73oz&#10;LLQ785ZOu1iJBOFQoAITY1tIGUpDFsPAtcTJ+3beYkzSV1J7PCe4bWSeZWNpsea0YLCllaHyZ/dr&#10;FcSXY/41eRvVufnYv2+enM8Oz69K9e+75SOISF28hf/bG61gmo/h70w6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wT0cYAAADcAAAADwAAAAAAAAAAAAAAAACYAgAAZHJz&#10;L2Rvd25yZXYueG1sUEsFBgAAAAAEAAQA9QAAAIsDA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Pr="00980CAB" w:rsidRDefault="0023747D" w:rsidP="00375F9C">
                        <w:r>
                          <w:rPr>
                            <w:rFonts w:hint="eastAsia"/>
                            <w:b/>
                          </w:rPr>
                          <w:t>xui.</w:t>
                        </w:r>
                        <w:r w:rsidRPr="00980CAB">
                          <w:rPr>
                            <w:rFonts w:hint="eastAsia"/>
                            <w:b/>
                          </w:rPr>
                          <w:t>UI.SButton</w:t>
                        </w:r>
                        <w:r>
                          <w:rPr>
                            <w:rFonts w:hint="eastAsia"/>
                            <w:b/>
                          </w:rPr>
                          <w:t xml:space="preserve"> </w:t>
                        </w:r>
                        <w:r w:rsidRPr="00980CAB">
                          <w:rPr>
                            <w:rFonts w:hint="eastAsia"/>
                            <w:b/>
                          </w:rPr>
                          <w:t>/</w:t>
                        </w:r>
                        <w:r>
                          <w:rPr>
                            <w:rFonts w:hint="eastAsia"/>
                            <w:b/>
                          </w:rPr>
                          <w:t xml:space="preserve"> </w:t>
                        </w:r>
                        <w:r w:rsidRPr="00980CAB">
                          <w:rPr>
                            <w:rFonts w:hint="eastAsia"/>
                            <w:b/>
                          </w:rPr>
                          <w:t>SLabel</w:t>
                        </w:r>
                        <w:r>
                          <w:rPr>
                            <w:rFonts w:hint="eastAsia"/>
                            <w:b/>
                          </w:rPr>
                          <w:t xml:space="preserve"> </w:t>
                        </w:r>
                        <w:r w:rsidRPr="00980CAB">
                          <w:rPr>
                            <w:rFonts w:hint="eastAsia"/>
                            <w:b/>
                          </w:rPr>
                          <w:t>/</w:t>
                        </w:r>
                        <w:r>
                          <w:rPr>
                            <w:rFonts w:hint="eastAsia"/>
                            <w:b/>
                          </w:rPr>
                          <w:t xml:space="preserve"> </w:t>
                        </w:r>
                        <w:r w:rsidRPr="00980CAB">
                          <w:rPr>
                            <w:rFonts w:hint="eastAsia"/>
                            <w:b/>
                          </w:rPr>
                          <w:t>SCheckbox</w:t>
                        </w:r>
                        <w:r>
                          <w:rPr>
                            <w:rFonts w:hint="eastAsia"/>
                          </w:rPr>
                          <w:t xml:space="preserve"> are enough for </w:t>
                        </w:r>
                        <w:r w:rsidRPr="00980CAB">
                          <w:t>most cases</w:t>
                        </w:r>
                        <w:r>
                          <w:rPr>
                            <w:rFonts w:hint="eastAsia"/>
                          </w:rPr>
                          <w:t xml:space="preserve">; </w:t>
                        </w:r>
                        <w:proofErr w:type="gramStart"/>
                        <w:r w:rsidRPr="00980CAB">
                          <w:t>Only</w:t>
                        </w:r>
                        <w:proofErr w:type="gramEnd"/>
                        <w:r w:rsidRPr="00980CAB">
                          <w:t xml:space="preserve"> if you need more complex feature</w:t>
                        </w:r>
                        <w:r>
                          <w:rPr>
                            <w:rFonts w:hint="eastAsia"/>
                          </w:rPr>
                          <w:t xml:space="preserve">, you should use those </w:t>
                        </w:r>
                        <w:r w:rsidRPr="00980CAB">
                          <w:t>complex control</w:t>
                        </w:r>
                        <w:r>
                          <w:rPr>
                            <w:rFonts w:hint="eastAsia"/>
                          </w:rPr>
                          <w:t>:</w:t>
                        </w:r>
                        <w:r w:rsidRPr="00980CAB">
                          <w:rPr>
                            <w:rFonts w:hint="eastAsia"/>
                            <w:b/>
                          </w:rPr>
                          <w:t xml:space="preserve"> </w:t>
                        </w:r>
                        <w:r>
                          <w:rPr>
                            <w:rFonts w:hint="eastAsia"/>
                            <w:b/>
                          </w:rPr>
                          <w:t>xui.</w:t>
                        </w:r>
                        <w:r w:rsidRPr="00980CAB">
                          <w:rPr>
                            <w:rFonts w:hint="eastAsia"/>
                            <w:b/>
                          </w:rPr>
                          <w:t>UI.Button</w:t>
                        </w:r>
                        <w:r>
                          <w:rPr>
                            <w:rFonts w:hint="eastAsia"/>
                            <w:b/>
                          </w:rPr>
                          <w:t xml:space="preserve"> </w:t>
                        </w:r>
                        <w:r w:rsidRPr="00980CAB">
                          <w:rPr>
                            <w:rFonts w:hint="eastAsia"/>
                            <w:b/>
                          </w:rPr>
                          <w:t>/</w:t>
                        </w:r>
                        <w:r>
                          <w:rPr>
                            <w:rFonts w:hint="eastAsia"/>
                            <w:b/>
                          </w:rPr>
                          <w:t xml:space="preserve"> </w:t>
                        </w:r>
                        <w:r w:rsidRPr="00980CAB">
                          <w:rPr>
                            <w:rFonts w:hint="eastAsia"/>
                            <w:b/>
                          </w:rPr>
                          <w:t>Label</w:t>
                        </w:r>
                        <w:r>
                          <w:rPr>
                            <w:rFonts w:hint="eastAsia"/>
                            <w:b/>
                          </w:rPr>
                          <w:t xml:space="preserve"> </w:t>
                        </w:r>
                        <w:r w:rsidRPr="00980CAB">
                          <w:rPr>
                            <w:rFonts w:hint="eastAsia"/>
                            <w:b/>
                          </w:rPr>
                          <w:t>/</w:t>
                        </w:r>
                        <w:r>
                          <w:rPr>
                            <w:rFonts w:hint="eastAsia"/>
                            <w:b/>
                          </w:rPr>
                          <w:t xml:space="preserve"> </w:t>
                        </w:r>
                        <w:r w:rsidRPr="00980CAB">
                          <w:rPr>
                            <w:rFonts w:hint="eastAsia"/>
                            <w:b/>
                          </w:rPr>
                          <w:t>Checkbox</w:t>
                        </w:r>
                        <w:r>
                          <w:rPr>
                            <w:rFonts w:hint="eastAsia"/>
                          </w:rPr>
                          <w:t>.</w:t>
                        </w:r>
                      </w:p>
                    </w:txbxContent>
                  </v:textbox>
                </v:shape>
                <w10:anchorlock/>
              </v:group>
            </w:pict>
          </mc:Fallback>
        </mc:AlternateContent>
      </w:r>
    </w:p>
    <w:p w:rsidR="00375F9C" w:rsidRDefault="00375F9C" w:rsidP="00E45D25">
      <w:pPr>
        <w:pStyle w:val="3"/>
        <w:numPr>
          <w:ilvl w:val="2"/>
          <w:numId w:val="17"/>
        </w:numPr>
      </w:pPr>
      <w:bookmarkStart w:id="35" w:name="_Toc356466180"/>
      <w:r>
        <w:rPr>
          <w:rFonts w:hint="eastAsia"/>
        </w:rPr>
        <w:t>Boolean Controls</w:t>
      </w:r>
      <w:bookmarkEnd w:id="35"/>
    </w:p>
    <w:p w:rsidR="00375F9C" w:rsidRDefault="00375F9C" w:rsidP="00375F9C">
      <w:r>
        <w:rPr>
          <w:rFonts w:hint="eastAsia"/>
        </w:rPr>
        <w:t xml:space="preserve">There are three </w:t>
      </w:r>
      <w:r>
        <w:t>controls</w:t>
      </w:r>
      <w:r>
        <w:rPr>
          <w:rFonts w:hint="eastAsia"/>
        </w:rPr>
        <w:t xml:space="preserve"> can </w:t>
      </w:r>
      <w:r w:rsidRPr="00D0346C">
        <w:t>represent</w:t>
      </w:r>
      <w:r>
        <w:rPr>
          <w:rFonts w:hint="eastAsia"/>
        </w:rPr>
        <w:t xml:space="preserve"> and modify Boolean value: </w:t>
      </w:r>
    </w:p>
    <w:p w:rsidR="00375F9C" w:rsidRPr="00F95585" w:rsidRDefault="00375F9C" w:rsidP="00375F9C">
      <w:pPr>
        <w:rPr>
          <w:b/>
        </w:rPr>
      </w:pPr>
      <w:r w:rsidRPr="00F95585">
        <w:rPr>
          <w:rFonts w:hint="eastAsia"/>
          <w:b/>
        </w:rPr>
        <w:t>Input:</w:t>
      </w:r>
    </w:p>
    <w:p w:rsidR="00375F9C" w:rsidRDefault="005C781A" w:rsidP="00375F9C">
      <w:r>
        <w:rPr>
          <w:noProof/>
        </w:rPr>
        <mc:AlternateContent>
          <mc:Choice Requires="wpc">
            <w:drawing>
              <wp:inline distT="0" distB="0" distL="0" distR="0" wp14:anchorId="6D1D2805" wp14:editId="12952841">
                <wp:extent cx="5257800" cy="1584960"/>
                <wp:effectExtent l="9525" t="0" r="9525" b="0"/>
                <wp:docPr id="925" name="画布 1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21" name="Text Box 163"/>
                        <wps:cNvSpPr txBox="1">
                          <a:spLocks noChangeArrowheads="1"/>
                        </wps:cNvSpPr>
                        <wps:spPr bwMode="auto">
                          <a:xfrm>
                            <a:off x="0" y="48869"/>
                            <a:ext cx="5257800" cy="1477011"/>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E1BD2" w:rsidRDefault="0023747D" w:rsidP="00375F9C">
                              <w:pPr>
                                <w:spacing w:line="240" w:lineRule="exact"/>
                                <w:rPr>
                                  <w:sz w:val="18"/>
                                  <w:szCs w:val="18"/>
                                </w:rPr>
                              </w:pPr>
                              <w:r w:rsidRPr="003E1BD2">
                                <w:rPr>
                                  <w:rFonts w:hint="eastAsia"/>
                                  <w:color w:val="0000FF"/>
                                  <w:sz w:val="18"/>
                                  <w:szCs w:val="18"/>
                                </w:rPr>
                                <w:t>var</w:t>
                              </w:r>
                              <w:r w:rsidRPr="003E1BD2">
                                <w:rPr>
                                  <w:rFonts w:hint="eastAsia"/>
                                  <w:sz w:val="18"/>
                                  <w:szCs w:val="18"/>
                                </w:rPr>
                                <w:t xml:space="preserve"> btn= (</w:t>
                              </w:r>
                              <w:r w:rsidRPr="003E1BD2">
                                <w:rPr>
                                  <w:color w:val="0000FF"/>
                                  <w:sz w:val="18"/>
                                  <w:szCs w:val="18"/>
                                </w:rPr>
                                <w:t>new</w:t>
                              </w:r>
                              <w:r w:rsidRPr="003E1BD2">
                                <w:rPr>
                                  <w:sz w:val="18"/>
                                  <w:szCs w:val="18"/>
                                </w:rPr>
                                <w:t xml:space="preserve"> </w:t>
                              </w:r>
                              <w:r>
                                <w:rPr>
                                  <w:sz w:val="18"/>
                                  <w:szCs w:val="18"/>
                                </w:rPr>
                                <w:t>xui.</w:t>
                              </w:r>
                              <w:r w:rsidRPr="003E1BD2">
                                <w:rPr>
                                  <w:sz w:val="18"/>
                                  <w:szCs w:val="18"/>
                                </w:rPr>
                                <w:t>UI.Button(</w:t>
                              </w:r>
                              <w:r w:rsidRPr="003E1BD2">
                                <w:rPr>
                                  <w:rFonts w:hint="eastAsia"/>
                                  <w:sz w:val="18"/>
                                  <w:szCs w:val="18"/>
                                </w:rPr>
                                <w:t xml:space="preserve">{position: </w:t>
                              </w:r>
                              <w:r w:rsidRPr="003E1BD2">
                                <w:rPr>
                                  <w:rFonts w:hint="eastAsia"/>
                                  <w:color w:val="FF00FF"/>
                                  <w:sz w:val="18"/>
                                  <w:szCs w:val="18"/>
                                </w:rPr>
                                <w:t>"relative"</w:t>
                              </w:r>
                              <w:r w:rsidRPr="003E1BD2">
                                <w:rPr>
                                  <w:rFonts w:hint="eastAsia"/>
                                  <w:sz w:val="18"/>
                                  <w:szCs w:val="18"/>
                                </w:rPr>
                                <w:t>, caption:</w:t>
                              </w:r>
                              <w:r w:rsidRPr="003E1BD2">
                                <w:rPr>
                                  <w:rFonts w:hint="eastAsia"/>
                                  <w:color w:val="FF00FF"/>
                                  <w:sz w:val="18"/>
                                  <w:szCs w:val="18"/>
                                </w:rPr>
                                <w:t>"Button"</w:t>
                              </w:r>
                              <w:r w:rsidRPr="003E1BD2">
                                <w:rPr>
                                  <w:rFonts w:hint="eastAsia"/>
                                  <w:sz w:val="18"/>
                                  <w:szCs w:val="18"/>
                                </w:rPr>
                                <w:t>, type:</w:t>
                              </w:r>
                              <w:r w:rsidRPr="003E1BD2">
                                <w:rPr>
                                  <w:rFonts w:hint="eastAsia"/>
                                  <w:color w:val="FF00FF"/>
                                  <w:sz w:val="18"/>
                                  <w:szCs w:val="18"/>
                                </w:rPr>
                                <w:t>"status"</w:t>
                              </w:r>
                              <w:r w:rsidRPr="003E1BD2">
                                <w:rPr>
                                  <w:rFonts w:hint="eastAsia"/>
                                  <w:sz w:val="18"/>
                                  <w:szCs w:val="18"/>
                                </w:rPr>
                                <w:t>})).show();</w:t>
                              </w:r>
                            </w:p>
                            <w:p w:rsidR="0023747D" w:rsidRPr="003E1BD2" w:rsidRDefault="0023747D" w:rsidP="00375F9C">
                              <w:pPr>
                                <w:spacing w:line="240" w:lineRule="exact"/>
                                <w:rPr>
                                  <w:sz w:val="18"/>
                                  <w:szCs w:val="18"/>
                                </w:rPr>
                              </w:pPr>
                              <w:r w:rsidRPr="003E1BD2">
                                <w:rPr>
                                  <w:rFonts w:hint="eastAsia"/>
                                  <w:color w:val="0000FF"/>
                                  <w:sz w:val="18"/>
                                  <w:szCs w:val="18"/>
                                </w:rPr>
                                <w:t>var</w:t>
                              </w:r>
                              <w:r w:rsidRPr="003E1BD2">
                                <w:rPr>
                                  <w:rFonts w:hint="eastAsia"/>
                                  <w:sz w:val="18"/>
                                  <w:szCs w:val="18"/>
                                </w:rPr>
                                <w:t xml:space="preserve"> scb= (</w:t>
                              </w:r>
                              <w:r w:rsidRPr="003E1BD2">
                                <w:rPr>
                                  <w:color w:val="0000FF"/>
                                  <w:sz w:val="18"/>
                                  <w:szCs w:val="18"/>
                                </w:rPr>
                                <w:t>new</w:t>
                              </w:r>
                              <w:r w:rsidRPr="003E1BD2">
                                <w:rPr>
                                  <w:sz w:val="18"/>
                                  <w:szCs w:val="18"/>
                                </w:rPr>
                                <w:t xml:space="preserve"> </w:t>
                              </w:r>
                              <w:r>
                                <w:rPr>
                                  <w:sz w:val="18"/>
                                  <w:szCs w:val="18"/>
                                </w:rPr>
                                <w:t>xui.</w:t>
                              </w:r>
                              <w:r w:rsidRPr="003E1BD2">
                                <w:rPr>
                                  <w:sz w:val="18"/>
                                  <w:szCs w:val="18"/>
                                </w:rPr>
                                <w:t>UI.</w:t>
                              </w:r>
                              <w:r w:rsidRPr="003E1BD2">
                                <w:rPr>
                                  <w:rFonts w:hint="eastAsia"/>
                                  <w:sz w:val="18"/>
                                  <w:szCs w:val="18"/>
                                </w:rPr>
                                <w:t>SCheck</w:t>
                              </w:r>
                              <w:r w:rsidRPr="003E1BD2">
                                <w:rPr>
                                  <w:sz w:val="18"/>
                                  <w:szCs w:val="18"/>
                                </w:rPr>
                                <w:t>B</w:t>
                              </w:r>
                              <w:r w:rsidRPr="003E1BD2">
                                <w:rPr>
                                  <w:rFonts w:hint="eastAsia"/>
                                  <w:sz w:val="18"/>
                                  <w:szCs w:val="18"/>
                                </w:rPr>
                                <w:t>ox</w:t>
                              </w:r>
                              <w:r w:rsidRPr="003E1BD2">
                                <w:rPr>
                                  <w:sz w:val="18"/>
                                  <w:szCs w:val="18"/>
                                </w:rPr>
                                <w:t>(</w:t>
                              </w:r>
                              <w:r w:rsidRPr="003E1BD2">
                                <w:rPr>
                                  <w:rFonts w:hint="eastAsia"/>
                                  <w:sz w:val="18"/>
                                  <w:szCs w:val="18"/>
                                </w:rPr>
                                <w:t xml:space="preserve">{position: </w:t>
                              </w:r>
                              <w:r w:rsidRPr="003E1BD2">
                                <w:rPr>
                                  <w:rFonts w:hint="eastAsia"/>
                                  <w:color w:val="FF00FF"/>
                                  <w:sz w:val="18"/>
                                  <w:szCs w:val="18"/>
                                </w:rPr>
                                <w:t>"relative"</w:t>
                              </w:r>
                              <w:r w:rsidRPr="003E1BD2">
                                <w:rPr>
                                  <w:rFonts w:hint="eastAsia"/>
                                  <w:sz w:val="18"/>
                                  <w:szCs w:val="18"/>
                                </w:rPr>
                                <w:t>, caption:</w:t>
                              </w:r>
                              <w:r w:rsidRPr="003E1BD2">
                                <w:rPr>
                                  <w:rFonts w:hint="eastAsia"/>
                                  <w:color w:val="FF00FF"/>
                                  <w:sz w:val="18"/>
                                  <w:szCs w:val="18"/>
                                </w:rPr>
                                <w:t>" SCheck</w:t>
                              </w:r>
                              <w:r w:rsidRPr="003E1BD2">
                                <w:rPr>
                                  <w:color w:val="FF00FF"/>
                                  <w:sz w:val="18"/>
                                  <w:szCs w:val="18"/>
                                </w:rPr>
                                <w:t>B</w:t>
                              </w:r>
                              <w:r w:rsidRPr="003E1BD2">
                                <w:rPr>
                                  <w:rFonts w:hint="eastAsia"/>
                                  <w:color w:val="FF00FF"/>
                                  <w:sz w:val="18"/>
                                  <w:szCs w:val="18"/>
                                </w:rPr>
                                <w:t>ox"</w:t>
                              </w:r>
                              <w:r w:rsidRPr="003E1BD2">
                                <w:rPr>
                                  <w:rFonts w:hint="eastAsia"/>
                                  <w:sz w:val="18"/>
                                  <w:szCs w:val="18"/>
                                </w:rPr>
                                <w:t>})).show();</w:t>
                              </w:r>
                            </w:p>
                            <w:p w:rsidR="0023747D" w:rsidRPr="003E1BD2" w:rsidRDefault="0023747D" w:rsidP="00375F9C">
                              <w:pPr>
                                <w:spacing w:line="240" w:lineRule="exact"/>
                                <w:rPr>
                                  <w:sz w:val="18"/>
                                  <w:szCs w:val="18"/>
                                </w:rPr>
                              </w:pPr>
                              <w:r w:rsidRPr="003E1BD2">
                                <w:rPr>
                                  <w:rFonts w:hint="eastAsia"/>
                                  <w:color w:val="0000FF"/>
                                  <w:sz w:val="18"/>
                                  <w:szCs w:val="18"/>
                                </w:rPr>
                                <w:t>var</w:t>
                              </w:r>
                              <w:r w:rsidRPr="003E1BD2">
                                <w:rPr>
                                  <w:rFonts w:hint="eastAsia"/>
                                  <w:sz w:val="18"/>
                                  <w:szCs w:val="18"/>
                                </w:rPr>
                                <w:t xml:space="preserve"> cb= (</w:t>
                              </w:r>
                              <w:r w:rsidRPr="003E1BD2">
                                <w:rPr>
                                  <w:color w:val="0000FF"/>
                                  <w:sz w:val="18"/>
                                  <w:szCs w:val="18"/>
                                </w:rPr>
                                <w:t>new</w:t>
                              </w:r>
                              <w:r w:rsidRPr="003E1BD2">
                                <w:rPr>
                                  <w:sz w:val="18"/>
                                  <w:szCs w:val="18"/>
                                </w:rPr>
                                <w:t xml:space="preserve"> </w:t>
                              </w:r>
                              <w:r>
                                <w:rPr>
                                  <w:sz w:val="18"/>
                                  <w:szCs w:val="18"/>
                                </w:rPr>
                                <w:t>xui.</w:t>
                              </w:r>
                              <w:r w:rsidRPr="003E1BD2">
                                <w:rPr>
                                  <w:sz w:val="18"/>
                                  <w:szCs w:val="18"/>
                                </w:rPr>
                                <w:t>UI.</w:t>
                              </w:r>
                              <w:r w:rsidRPr="003E1BD2">
                                <w:rPr>
                                  <w:rFonts w:hint="eastAsia"/>
                                  <w:sz w:val="18"/>
                                  <w:szCs w:val="18"/>
                                </w:rPr>
                                <w:t>CheckBox</w:t>
                              </w:r>
                              <w:r w:rsidRPr="003E1BD2">
                                <w:rPr>
                                  <w:sz w:val="18"/>
                                  <w:szCs w:val="18"/>
                                </w:rPr>
                                <w:t>(</w:t>
                              </w:r>
                              <w:r w:rsidRPr="003E1BD2">
                                <w:rPr>
                                  <w:rFonts w:hint="eastAsia"/>
                                  <w:sz w:val="18"/>
                                  <w:szCs w:val="18"/>
                                </w:rPr>
                                <w:t xml:space="preserve">{position: </w:t>
                              </w:r>
                              <w:r w:rsidRPr="003E1BD2">
                                <w:rPr>
                                  <w:rFonts w:hint="eastAsia"/>
                                  <w:color w:val="FF00FF"/>
                                  <w:sz w:val="18"/>
                                  <w:szCs w:val="18"/>
                                </w:rPr>
                                <w:t>"relative"</w:t>
                              </w:r>
                              <w:r w:rsidRPr="003E1BD2">
                                <w:rPr>
                                  <w:rFonts w:hint="eastAsia"/>
                                  <w:sz w:val="18"/>
                                  <w:szCs w:val="18"/>
                                </w:rPr>
                                <w:t>, caption:</w:t>
                              </w:r>
                              <w:r w:rsidRPr="003E1BD2">
                                <w:rPr>
                                  <w:rFonts w:hint="eastAsia"/>
                                  <w:color w:val="FF00FF"/>
                                  <w:sz w:val="18"/>
                                  <w:szCs w:val="18"/>
                                </w:rPr>
                                <w:t>" CheckBox"</w:t>
                              </w:r>
                              <w:r w:rsidRPr="003E1BD2">
                                <w:rPr>
                                  <w:rFonts w:hint="eastAsia"/>
                                  <w:sz w:val="18"/>
                                  <w:szCs w:val="18"/>
                                </w:rPr>
                                <w:t>})).show();</w:t>
                              </w:r>
                            </w:p>
                            <w:p w:rsidR="0023747D" w:rsidRPr="003E1BD2" w:rsidRDefault="0023747D" w:rsidP="00375F9C">
                              <w:pPr>
                                <w:spacing w:line="240" w:lineRule="exact"/>
                                <w:rPr>
                                  <w:sz w:val="18"/>
                                  <w:szCs w:val="18"/>
                                </w:rPr>
                              </w:pPr>
                            </w:p>
                            <w:p w:rsidR="0023747D" w:rsidRPr="003E1BD2" w:rsidRDefault="0023747D" w:rsidP="00375F9C">
                              <w:pPr>
                                <w:spacing w:line="240" w:lineRule="exact"/>
                                <w:rPr>
                                  <w:sz w:val="18"/>
                                  <w:szCs w:val="18"/>
                                </w:rPr>
                              </w:pPr>
                              <w:r w:rsidRPr="003E1BD2">
                                <w:rPr>
                                  <w:rFonts w:hint="eastAsia"/>
                                  <w:sz w:val="18"/>
                                  <w:szCs w:val="18"/>
                                </w:rPr>
                                <w:t>_.asyRun(</w:t>
                              </w:r>
                              <w:r w:rsidRPr="003E1BD2">
                                <w:rPr>
                                  <w:rFonts w:hint="eastAsia"/>
                                  <w:color w:val="0000FF"/>
                                  <w:sz w:val="18"/>
                                  <w:szCs w:val="18"/>
                                </w:rPr>
                                <w:t>function</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 xml:space="preserve">    btn.setValue(</w:t>
                              </w:r>
                              <w:r w:rsidRPr="003E1BD2">
                                <w:rPr>
                                  <w:rFonts w:hint="eastAsia"/>
                                  <w:color w:val="0000FF"/>
                                  <w:sz w:val="18"/>
                                  <w:szCs w:val="18"/>
                                </w:rPr>
                                <w:t>true</w:t>
                              </w:r>
                              <w:r w:rsidRPr="003E1BD2">
                                <w:rPr>
                                  <w:rFonts w:hint="eastAsia"/>
                                  <w:sz w:val="18"/>
                                  <w:szCs w:val="18"/>
                                </w:rPr>
                                <w:t>,</w:t>
                              </w:r>
                              <w:r w:rsidRPr="003E1BD2">
                                <w:rPr>
                                  <w:rFonts w:hint="eastAsia"/>
                                  <w:color w:val="0000FF"/>
                                  <w:sz w:val="18"/>
                                  <w:szCs w:val="18"/>
                                </w:rPr>
                                <w:t>true</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 xml:space="preserve">    scb.setValue(</w:t>
                              </w:r>
                              <w:r w:rsidRPr="003E1BD2">
                                <w:rPr>
                                  <w:rFonts w:hint="eastAsia"/>
                                  <w:color w:val="0000FF"/>
                                  <w:sz w:val="18"/>
                                  <w:szCs w:val="18"/>
                                </w:rPr>
                                <w:t>true</w:t>
                              </w:r>
                              <w:r w:rsidRPr="003E1BD2">
                                <w:rPr>
                                  <w:rFonts w:hint="eastAsia"/>
                                  <w:sz w:val="18"/>
                                  <w:szCs w:val="18"/>
                                </w:rPr>
                                <w:t>,</w:t>
                              </w:r>
                              <w:r w:rsidRPr="003E1BD2">
                                <w:rPr>
                                  <w:rFonts w:hint="eastAsia"/>
                                  <w:color w:val="0000FF"/>
                                  <w:sz w:val="18"/>
                                  <w:szCs w:val="18"/>
                                </w:rPr>
                                <w:t>true</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 xml:space="preserve">    cb.setValue(</w:t>
                              </w:r>
                              <w:r w:rsidRPr="003E1BD2">
                                <w:rPr>
                                  <w:rFonts w:hint="eastAsia"/>
                                  <w:color w:val="0000FF"/>
                                  <w:sz w:val="18"/>
                                  <w:szCs w:val="18"/>
                                </w:rPr>
                                <w:t>true</w:t>
                              </w:r>
                              <w:r w:rsidRPr="003E1BD2">
                                <w:rPr>
                                  <w:rFonts w:hint="eastAsia"/>
                                  <w:sz w:val="18"/>
                                  <w:szCs w:val="18"/>
                                </w:rPr>
                                <w:t>,</w:t>
                              </w:r>
                              <w:r w:rsidRPr="003E1BD2">
                                <w:rPr>
                                  <w:rFonts w:hint="eastAsia"/>
                                  <w:color w:val="0000FF"/>
                                  <w:sz w:val="18"/>
                                  <w:szCs w:val="18"/>
                                </w:rPr>
                                <w:t>true</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w:t>
                              </w:r>
                              <w:r w:rsidRPr="003E1BD2">
                                <w:rPr>
                                  <w:rFonts w:hint="eastAsia"/>
                                  <w:color w:val="800000"/>
                                  <w:sz w:val="18"/>
                                  <w:szCs w:val="18"/>
                                </w:rPr>
                                <w:t>1000</w:t>
                              </w:r>
                              <w:r w:rsidRPr="003E1BD2">
                                <w:rPr>
                                  <w:rFonts w:hint="eastAsia"/>
                                  <w:sz w:val="18"/>
                                  <w:szCs w:val="18"/>
                                </w:rPr>
                                <w:t>);</w:t>
                              </w:r>
                            </w:p>
                          </w:txbxContent>
                        </wps:txbx>
                        <wps:bodyPr rot="0" vert="horz" wrap="square" lIns="54000" tIns="46800" rIns="54000" bIns="45720" anchor="t" anchorCtr="0" upright="1">
                          <a:spAutoFit/>
                        </wps:bodyPr>
                      </wps:wsp>
                      <wps:wsp>
                        <wps:cNvPr id="922" name="AutoShape 164"/>
                        <wps:cNvSpPr>
                          <a:spLocks noChangeArrowheads="1"/>
                        </wps:cNvSpPr>
                        <wps:spPr bwMode="auto">
                          <a:xfrm flipH="1">
                            <a:off x="1714792" y="693648"/>
                            <a:ext cx="1714046" cy="197664"/>
                          </a:xfrm>
                          <a:prstGeom prst="wedgeRoundRectCallout">
                            <a:avLst>
                              <a:gd name="adj1" fmla="val 41963"/>
                              <a:gd name="adj2" fmla="val -12339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Sets position to </w:t>
                              </w:r>
                              <w:r>
                                <w:rPr>
                                  <w:szCs w:val="18"/>
                                </w:rPr>
                                <w:t>‘</w:t>
                              </w:r>
                              <w:r>
                                <w:rPr>
                                  <w:rFonts w:hint="eastAsia"/>
                                  <w:szCs w:val="18"/>
                                </w:rPr>
                                <w:t>relative</w:t>
                              </w:r>
                              <w:r>
                                <w:rPr>
                                  <w:szCs w:val="18"/>
                                </w:rPr>
                                <w:t>’</w:t>
                              </w:r>
                            </w:p>
                          </w:txbxContent>
                        </wps:txbx>
                        <wps:bodyPr rot="0" vert="horz" wrap="square" lIns="0" tIns="0" rIns="0" bIns="0" anchor="t" anchorCtr="0" upright="1">
                          <a:noAutofit/>
                        </wps:bodyPr>
                      </wps:wsp>
                      <wps:wsp>
                        <wps:cNvPr id="924" name="AutoShape 166"/>
                        <wps:cNvSpPr>
                          <a:spLocks noChangeArrowheads="1"/>
                        </wps:cNvSpPr>
                        <wps:spPr bwMode="auto">
                          <a:xfrm flipH="1">
                            <a:off x="1828962" y="1188902"/>
                            <a:ext cx="2057303" cy="197664"/>
                          </a:xfrm>
                          <a:prstGeom prst="wedgeRoundRectCallout">
                            <a:avLst>
                              <a:gd name="adj1" fmla="val 66819"/>
                              <a:gd name="adj2" fmla="val -67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values to true after 1 second</w:t>
                              </w:r>
                            </w:p>
                          </w:txbxContent>
                        </wps:txbx>
                        <wps:bodyPr rot="0" vert="horz" wrap="square" lIns="0" tIns="0" rIns="0" bIns="0" anchor="t" anchorCtr="0" upright="1">
                          <a:noAutofit/>
                        </wps:bodyPr>
                      </wps:wsp>
                    </wpc:wpc>
                  </a:graphicData>
                </a:graphic>
              </wp:inline>
            </w:drawing>
          </mc:Choice>
          <mc:Fallback>
            <w:pict>
              <v:group id="画布 161" o:spid="_x0000_s1155" editas="canvas" style="width:414pt;height:124.8pt;mso-position-horizontal-relative:char;mso-position-vertical-relative:line" coordsize="52578,15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">
                <v:shape id="_x0000_s1156" type="#_x0000_t75" style="position:absolute;width:52578;height:15849;visibility:visible;mso-wrap-style:square">
                  <v:fill o:detectmouseclick="t"/>
                  <v:path o:connecttype="none"/>
                </v:shape>
                <v:shape id="Text Box 163" o:spid="_x0000_s1157" type="#_x0000_t202" style="position:absolute;top:488;width:52578;height:14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JH08IA&#10;AADcAAAADwAAAGRycy9kb3ducmV2LnhtbESPQYvCMBSE74L/ITxhb5rqQbRrFFGkXgRXd++P5m1T&#10;bF5KEmv99xtB2OMwM98wq01vG9GRD7VjBdNJBoK4dLrmSsH39TBegAgRWWPjmBQ8KcBmPRysMNfu&#10;wV/UXWIlEoRDjgpMjG0uZSgNWQwT1xIn79d5izFJX0nt8ZHgtpGzLJtLizWnBYMt7QyVt8vdKihv&#10;+35f1D/Gd3e7OOtl8TzNC6U+Rv32E0SkPv6H3+2jVrCcTeF1Jh0B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EkfTwgAAANwAAAAPAAAAAAAAAAAAAAAAAJgCAABkcnMvZG93&#10;bnJldi54bWxQSwUGAAAAAAQABAD1AAAAhwMAAAAA&#10;" strokeweight="1pt">
                  <v:textbox style="mso-fit-shape-to-text:t" inset="1.5mm,1.3mm,1.5mm">
                    <w:txbxContent>
                      <w:p w:rsidR="0023747D" w:rsidRPr="003E1BD2" w:rsidRDefault="0023747D" w:rsidP="00375F9C">
                        <w:pPr>
                          <w:spacing w:line="240" w:lineRule="exact"/>
                          <w:rPr>
                            <w:sz w:val="18"/>
                            <w:szCs w:val="18"/>
                          </w:rPr>
                        </w:pPr>
                        <w:proofErr w:type="gramStart"/>
                        <w:r w:rsidRPr="003E1BD2">
                          <w:rPr>
                            <w:rFonts w:hint="eastAsia"/>
                            <w:color w:val="0000FF"/>
                            <w:sz w:val="18"/>
                            <w:szCs w:val="18"/>
                          </w:rPr>
                          <w:t>var</w:t>
                        </w:r>
                        <w:proofErr w:type="gramEnd"/>
                        <w:r w:rsidRPr="003E1BD2">
                          <w:rPr>
                            <w:rFonts w:hint="eastAsia"/>
                            <w:sz w:val="18"/>
                            <w:szCs w:val="18"/>
                          </w:rPr>
                          <w:t xml:space="preserve"> btn= (</w:t>
                        </w:r>
                        <w:r w:rsidRPr="003E1BD2">
                          <w:rPr>
                            <w:color w:val="0000FF"/>
                            <w:sz w:val="18"/>
                            <w:szCs w:val="18"/>
                          </w:rPr>
                          <w:t>new</w:t>
                        </w:r>
                        <w:r w:rsidRPr="003E1BD2">
                          <w:rPr>
                            <w:sz w:val="18"/>
                            <w:szCs w:val="18"/>
                          </w:rPr>
                          <w:t xml:space="preserve"> </w:t>
                        </w:r>
                        <w:r>
                          <w:rPr>
                            <w:sz w:val="18"/>
                            <w:szCs w:val="18"/>
                          </w:rPr>
                          <w:t>xui.</w:t>
                        </w:r>
                        <w:r w:rsidRPr="003E1BD2">
                          <w:rPr>
                            <w:sz w:val="18"/>
                            <w:szCs w:val="18"/>
                          </w:rPr>
                          <w:t>UI.Button(</w:t>
                        </w:r>
                        <w:r w:rsidRPr="003E1BD2">
                          <w:rPr>
                            <w:rFonts w:hint="eastAsia"/>
                            <w:sz w:val="18"/>
                            <w:szCs w:val="18"/>
                          </w:rPr>
                          <w:t xml:space="preserve">{position: </w:t>
                        </w:r>
                        <w:r w:rsidRPr="003E1BD2">
                          <w:rPr>
                            <w:rFonts w:hint="eastAsia"/>
                            <w:color w:val="FF00FF"/>
                            <w:sz w:val="18"/>
                            <w:szCs w:val="18"/>
                          </w:rPr>
                          <w:t>"relative"</w:t>
                        </w:r>
                        <w:r w:rsidRPr="003E1BD2">
                          <w:rPr>
                            <w:rFonts w:hint="eastAsia"/>
                            <w:sz w:val="18"/>
                            <w:szCs w:val="18"/>
                          </w:rPr>
                          <w:t>, caption:</w:t>
                        </w:r>
                        <w:r w:rsidRPr="003E1BD2">
                          <w:rPr>
                            <w:rFonts w:hint="eastAsia"/>
                            <w:color w:val="FF00FF"/>
                            <w:sz w:val="18"/>
                            <w:szCs w:val="18"/>
                          </w:rPr>
                          <w:t>"Button"</w:t>
                        </w:r>
                        <w:r w:rsidRPr="003E1BD2">
                          <w:rPr>
                            <w:rFonts w:hint="eastAsia"/>
                            <w:sz w:val="18"/>
                            <w:szCs w:val="18"/>
                          </w:rPr>
                          <w:t>, type:</w:t>
                        </w:r>
                        <w:r w:rsidRPr="003E1BD2">
                          <w:rPr>
                            <w:rFonts w:hint="eastAsia"/>
                            <w:color w:val="FF00FF"/>
                            <w:sz w:val="18"/>
                            <w:szCs w:val="18"/>
                          </w:rPr>
                          <w:t>"status"</w:t>
                        </w:r>
                        <w:r w:rsidRPr="003E1BD2">
                          <w:rPr>
                            <w:rFonts w:hint="eastAsia"/>
                            <w:sz w:val="18"/>
                            <w:szCs w:val="18"/>
                          </w:rPr>
                          <w:t>})).show();</w:t>
                        </w:r>
                      </w:p>
                      <w:p w:rsidR="0023747D" w:rsidRPr="003E1BD2" w:rsidRDefault="0023747D" w:rsidP="00375F9C">
                        <w:pPr>
                          <w:spacing w:line="240" w:lineRule="exact"/>
                          <w:rPr>
                            <w:sz w:val="18"/>
                            <w:szCs w:val="18"/>
                          </w:rPr>
                        </w:pPr>
                        <w:proofErr w:type="gramStart"/>
                        <w:r w:rsidRPr="003E1BD2">
                          <w:rPr>
                            <w:rFonts w:hint="eastAsia"/>
                            <w:color w:val="0000FF"/>
                            <w:sz w:val="18"/>
                            <w:szCs w:val="18"/>
                          </w:rPr>
                          <w:t>var</w:t>
                        </w:r>
                        <w:proofErr w:type="gramEnd"/>
                        <w:r w:rsidRPr="003E1BD2">
                          <w:rPr>
                            <w:rFonts w:hint="eastAsia"/>
                            <w:sz w:val="18"/>
                            <w:szCs w:val="18"/>
                          </w:rPr>
                          <w:t xml:space="preserve"> scb= (</w:t>
                        </w:r>
                        <w:r w:rsidRPr="003E1BD2">
                          <w:rPr>
                            <w:color w:val="0000FF"/>
                            <w:sz w:val="18"/>
                            <w:szCs w:val="18"/>
                          </w:rPr>
                          <w:t>new</w:t>
                        </w:r>
                        <w:r w:rsidRPr="003E1BD2">
                          <w:rPr>
                            <w:sz w:val="18"/>
                            <w:szCs w:val="18"/>
                          </w:rPr>
                          <w:t xml:space="preserve"> </w:t>
                        </w:r>
                        <w:r>
                          <w:rPr>
                            <w:sz w:val="18"/>
                            <w:szCs w:val="18"/>
                          </w:rPr>
                          <w:t>xui.</w:t>
                        </w:r>
                        <w:r w:rsidRPr="003E1BD2">
                          <w:rPr>
                            <w:sz w:val="18"/>
                            <w:szCs w:val="18"/>
                          </w:rPr>
                          <w:t>UI.</w:t>
                        </w:r>
                        <w:r w:rsidRPr="003E1BD2">
                          <w:rPr>
                            <w:rFonts w:hint="eastAsia"/>
                            <w:sz w:val="18"/>
                            <w:szCs w:val="18"/>
                          </w:rPr>
                          <w:t>SCheck</w:t>
                        </w:r>
                        <w:r w:rsidRPr="003E1BD2">
                          <w:rPr>
                            <w:sz w:val="18"/>
                            <w:szCs w:val="18"/>
                          </w:rPr>
                          <w:t>B</w:t>
                        </w:r>
                        <w:r w:rsidRPr="003E1BD2">
                          <w:rPr>
                            <w:rFonts w:hint="eastAsia"/>
                            <w:sz w:val="18"/>
                            <w:szCs w:val="18"/>
                          </w:rPr>
                          <w:t>ox</w:t>
                        </w:r>
                        <w:r w:rsidRPr="003E1BD2">
                          <w:rPr>
                            <w:sz w:val="18"/>
                            <w:szCs w:val="18"/>
                          </w:rPr>
                          <w:t>(</w:t>
                        </w:r>
                        <w:r w:rsidRPr="003E1BD2">
                          <w:rPr>
                            <w:rFonts w:hint="eastAsia"/>
                            <w:sz w:val="18"/>
                            <w:szCs w:val="18"/>
                          </w:rPr>
                          <w:t xml:space="preserve">{position: </w:t>
                        </w:r>
                        <w:r w:rsidRPr="003E1BD2">
                          <w:rPr>
                            <w:rFonts w:hint="eastAsia"/>
                            <w:color w:val="FF00FF"/>
                            <w:sz w:val="18"/>
                            <w:szCs w:val="18"/>
                          </w:rPr>
                          <w:t>"relative"</w:t>
                        </w:r>
                        <w:r w:rsidRPr="003E1BD2">
                          <w:rPr>
                            <w:rFonts w:hint="eastAsia"/>
                            <w:sz w:val="18"/>
                            <w:szCs w:val="18"/>
                          </w:rPr>
                          <w:t>, caption:</w:t>
                        </w:r>
                        <w:r w:rsidRPr="003E1BD2">
                          <w:rPr>
                            <w:rFonts w:hint="eastAsia"/>
                            <w:color w:val="FF00FF"/>
                            <w:sz w:val="18"/>
                            <w:szCs w:val="18"/>
                          </w:rPr>
                          <w:t>" SCheck</w:t>
                        </w:r>
                        <w:r w:rsidRPr="003E1BD2">
                          <w:rPr>
                            <w:color w:val="FF00FF"/>
                            <w:sz w:val="18"/>
                            <w:szCs w:val="18"/>
                          </w:rPr>
                          <w:t>B</w:t>
                        </w:r>
                        <w:r w:rsidRPr="003E1BD2">
                          <w:rPr>
                            <w:rFonts w:hint="eastAsia"/>
                            <w:color w:val="FF00FF"/>
                            <w:sz w:val="18"/>
                            <w:szCs w:val="18"/>
                          </w:rPr>
                          <w:t>ox"</w:t>
                        </w:r>
                        <w:r w:rsidRPr="003E1BD2">
                          <w:rPr>
                            <w:rFonts w:hint="eastAsia"/>
                            <w:sz w:val="18"/>
                            <w:szCs w:val="18"/>
                          </w:rPr>
                          <w:t>})).show();</w:t>
                        </w:r>
                      </w:p>
                      <w:p w:rsidR="0023747D" w:rsidRPr="003E1BD2" w:rsidRDefault="0023747D" w:rsidP="00375F9C">
                        <w:pPr>
                          <w:spacing w:line="240" w:lineRule="exact"/>
                          <w:rPr>
                            <w:sz w:val="18"/>
                            <w:szCs w:val="18"/>
                          </w:rPr>
                        </w:pPr>
                        <w:proofErr w:type="gramStart"/>
                        <w:r w:rsidRPr="003E1BD2">
                          <w:rPr>
                            <w:rFonts w:hint="eastAsia"/>
                            <w:color w:val="0000FF"/>
                            <w:sz w:val="18"/>
                            <w:szCs w:val="18"/>
                          </w:rPr>
                          <w:t>var</w:t>
                        </w:r>
                        <w:proofErr w:type="gramEnd"/>
                        <w:r w:rsidRPr="003E1BD2">
                          <w:rPr>
                            <w:rFonts w:hint="eastAsia"/>
                            <w:sz w:val="18"/>
                            <w:szCs w:val="18"/>
                          </w:rPr>
                          <w:t xml:space="preserve"> cb= (</w:t>
                        </w:r>
                        <w:r w:rsidRPr="003E1BD2">
                          <w:rPr>
                            <w:color w:val="0000FF"/>
                            <w:sz w:val="18"/>
                            <w:szCs w:val="18"/>
                          </w:rPr>
                          <w:t>new</w:t>
                        </w:r>
                        <w:r w:rsidRPr="003E1BD2">
                          <w:rPr>
                            <w:sz w:val="18"/>
                            <w:szCs w:val="18"/>
                          </w:rPr>
                          <w:t xml:space="preserve"> </w:t>
                        </w:r>
                        <w:r>
                          <w:rPr>
                            <w:sz w:val="18"/>
                            <w:szCs w:val="18"/>
                          </w:rPr>
                          <w:t>xui.</w:t>
                        </w:r>
                        <w:r w:rsidRPr="003E1BD2">
                          <w:rPr>
                            <w:sz w:val="18"/>
                            <w:szCs w:val="18"/>
                          </w:rPr>
                          <w:t>UI.</w:t>
                        </w:r>
                        <w:r w:rsidRPr="003E1BD2">
                          <w:rPr>
                            <w:rFonts w:hint="eastAsia"/>
                            <w:sz w:val="18"/>
                            <w:szCs w:val="18"/>
                          </w:rPr>
                          <w:t>CheckBox</w:t>
                        </w:r>
                        <w:r w:rsidRPr="003E1BD2">
                          <w:rPr>
                            <w:sz w:val="18"/>
                            <w:szCs w:val="18"/>
                          </w:rPr>
                          <w:t>(</w:t>
                        </w:r>
                        <w:r w:rsidRPr="003E1BD2">
                          <w:rPr>
                            <w:rFonts w:hint="eastAsia"/>
                            <w:sz w:val="18"/>
                            <w:szCs w:val="18"/>
                          </w:rPr>
                          <w:t xml:space="preserve">{position: </w:t>
                        </w:r>
                        <w:r w:rsidRPr="003E1BD2">
                          <w:rPr>
                            <w:rFonts w:hint="eastAsia"/>
                            <w:color w:val="FF00FF"/>
                            <w:sz w:val="18"/>
                            <w:szCs w:val="18"/>
                          </w:rPr>
                          <w:t>"relative"</w:t>
                        </w:r>
                        <w:r w:rsidRPr="003E1BD2">
                          <w:rPr>
                            <w:rFonts w:hint="eastAsia"/>
                            <w:sz w:val="18"/>
                            <w:szCs w:val="18"/>
                          </w:rPr>
                          <w:t>, caption:</w:t>
                        </w:r>
                        <w:r w:rsidRPr="003E1BD2">
                          <w:rPr>
                            <w:rFonts w:hint="eastAsia"/>
                            <w:color w:val="FF00FF"/>
                            <w:sz w:val="18"/>
                            <w:szCs w:val="18"/>
                          </w:rPr>
                          <w:t>" CheckBox"</w:t>
                        </w:r>
                        <w:r w:rsidRPr="003E1BD2">
                          <w:rPr>
                            <w:rFonts w:hint="eastAsia"/>
                            <w:sz w:val="18"/>
                            <w:szCs w:val="18"/>
                          </w:rPr>
                          <w:t>})).show();</w:t>
                        </w:r>
                      </w:p>
                      <w:p w:rsidR="0023747D" w:rsidRPr="003E1BD2" w:rsidRDefault="0023747D" w:rsidP="00375F9C">
                        <w:pPr>
                          <w:spacing w:line="240" w:lineRule="exact"/>
                          <w:rPr>
                            <w:sz w:val="18"/>
                            <w:szCs w:val="18"/>
                          </w:rPr>
                        </w:pPr>
                      </w:p>
                      <w:p w:rsidR="0023747D" w:rsidRPr="003E1BD2" w:rsidRDefault="0023747D" w:rsidP="00375F9C">
                        <w:pPr>
                          <w:spacing w:line="240" w:lineRule="exact"/>
                          <w:rPr>
                            <w:sz w:val="18"/>
                            <w:szCs w:val="18"/>
                          </w:rPr>
                        </w:pPr>
                        <w:r w:rsidRPr="003E1BD2">
                          <w:rPr>
                            <w:rFonts w:hint="eastAsia"/>
                            <w:sz w:val="18"/>
                            <w:szCs w:val="18"/>
                          </w:rPr>
                          <w:t>_.</w:t>
                        </w:r>
                        <w:proofErr w:type="gramStart"/>
                        <w:r w:rsidRPr="003E1BD2">
                          <w:rPr>
                            <w:rFonts w:hint="eastAsia"/>
                            <w:sz w:val="18"/>
                            <w:szCs w:val="18"/>
                          </w:rPr>
                          <w:t>asyRun(</w:t>
                        </w:r>
                        <w:proofErr w:type="gramEnd"/>
                        <w:r w:rsidRPr="003E1BD2">
                          <w:rPr>
                            <w:rFonts w:hint="eastAsia"/>
                            <w:color w:val="0000FF"/>
                            <w:sz w:val="18"/>
                            <w:szCs w:val="18"/>
                          </w:rPr>
                          <w:t>function</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 xml:space="preserve">    </w:t>
                        </w:r>
                        <w:proofErr w:type="gramStart"/>
                        <w:r w:rsidRPr="003E1BD2">
                          <w:rPr>
                            <w:rFonts w:hint="eastAsia"/>
                            <w:sz w:val="18"/>
                            <w:szCs w:val="18"/>
                          </w:rPr>
                          <w:t>btn.setValue(</w:t>
                        </w:r>
                        <w:proofErr w:type="gramEnd"/>
                        <w:r w:rsidRPr="003E1BD2">
                          <w:rPr>
                            <w:rFonts w:hint="eastAsia"/>
                            <w:color w:val="0000FF"/>
                            <w:sz w:val="18"/>
                            <w:szCs w:val="18"/>
                          </w:rPr>
                          <w:t>true</w:t>
                        </w:r>
                        <w:r w:rsidRPr="003E1BD2">
                          <w:rPr>
                            <w:rFonts w:hint="eastAsia"/>
                            <w:sz w:val="18"/>
                            <w:szCs w:val="18"/>
                          </w:rPr>
                          <w:t>,</w:t>
                        </w:r>
                        <w:r w:rsidRPr="003E1BD2">
                          <w:rPr>
                            <w:rFonts w:hint="eastAsia"/>
                            <w:color w:val="0000FF"/>
                            <w:sz w:val="18"/>
                            <w:szCs w:val="18"/>
                          </w:rPr>
                          <w:t>true</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 xml:space="preserve">    </w:t>
                        </w:r>
                        <w:proofErr w:type="gramStart"/>
                        <w:r w:rsidRPr="003E1BD2">
                          <w:rPr>
                            <w:rFonts w:hint="eastAsia"/>
                            <w:sz w:val="18"/>
                            <w:szCs w:val="18"/>
                          </w:rPr>
                          <w:t>scb.setValue(</w:t>
                        </w:r>
                        <w:proofErr w:type="gramEnd"/>
                        <w:r w:rsidRPr="003E1BD2">
                          <w:rPr>
                            <w:rFonts w:hint="eastAsia"/>
                            <w:color w:val="0000FF"/>
                            <w:sz w:val="18"/>
                            <w:szCs w:val="18"/>
                          </w:rPr>
                          <w:t>true</w:t>
                        </w:r>
                        <w:r w:rsidRPr="003E1BD2">
                          <w:rPr>
                            <w:rFonts w:hint="eastAsia"/>
                            <w:sz w:val="18"/>
                            <w:szCs w:val="18"/>
                          </w:rPr>
                          <w:t>,</w:t>
                        </w:r>
                        <w:r w:rsidRPr="003E1BD2">
                          <w:rPr>
                            <w:rFonts w:hint="eastAsia"/>
                            <w:color w:val="0000FF"/>
                            <w:sz w:val="18"/>
                            <w:szCs w:val="18"/>
                          </w:rPr>
                          <w:t>true</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 xml:space="preserve">    </w:t>
                        </w:r>
                        <w:proofErr w:type="gramStart"/>
                        <w:r w:rsidRPr="003E1BD2">
                          <w:rPr>
                            <w:rFonts w:hint="eastAsia"/>
                            <w:sz w:val="18"/>
                            <w:szCs w:val="18"/>
                          </w:rPr>
                          <w:t>cb.setValue(</w:t>
                        </w:r>
                        <w:proofErr w:type="gramEnd"/>
                        <w:r w:rsidRPr="003E1BD2">
                          <w:rPr>
                            <w:rFonts w:hint="eastAsia"/>
                            <w:color w:val="0000FF"/>
                            <w:sz w:val="18"/>
                            <w:szCs w:val="18"/>
                          </w:rPr>
                          <w:t>true</w:t>
                        </w:r>
                        <w:r w:rsidRPr="003E1BD2">
                          <w:rPr>
                            <w:rFonts w:hint="eastAsia"/>
                            <w:sz w:val="18"/>
                            <w:szCs w:val="18"/>
                          </w:rPr>
                          <w:t>,</w:t>
                        </w:r>
                        <w:r w:rsidRPr="003E1BD2">
                          <w:rPr>
                            <w:rFonts w:hint="eastAsia"/>
                            <w:color w:val="0000FF"/>
                            <w:sz w:val="18"/>
                            <w:szCs w:val="18"/>
                          </w:rPr>
                          <w:t>true</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w:t>
                        </w:r>
                        <w:proofErr w:type="gramStart"/>
                        <w:r w:rsidRPr="003E1BD2">
                          <w:rPr>
                            <w:rFonts w:hint="eastAsia"/>
                            <w:sz w:val="18"/>
                            <w:szCs w:val="18"/>
                          </w:rPr>
                          <w:t>,</w:t>
                        </w:r>
                        <w:r w:rsidRPr="003E1BD2">
                          <w:rPr>
                            <w:rFonts w:hint="eastAsia"/>
                            <w:color w:val="800000"/>
                            <w:sz w:val="18"/>
                            <w:szCs w:val="18"/>
                          </w:rPr>
                          <w:t>1000</w:t>
                        </w:r>
                        <w:proofErr w:type="gramEnd"/>
                        <w:r w:rsidRPr="003E1BD2">
                          <w:rPr>
                            <w:rFonts w:hint="eastAsia"/>
                            <w:sz w:val="18"/>
                            <w:szCs w:val="18"/>
                          </w:rPr>
                          <w:t>);</w:t>
                        </w:r>
                      </w:p>
                    </w:txbxContent>
                  </v:textbox>
                </v:shape>
                <v:shape id="AutoShape 164" o:spid="_x0000_s1158" type="#_x0000_t62" style="position:absolute;left:17147;top:6936;width:17141;height:19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Y1QsUA&#10;AADcAAAADwAAAGRycy9kb3ducmV2LnhtbESPQWvCQBSE7wX/w/IK3uqmAWuMriEWBOmtUQK5PbKv&#10;SWr2bchuNf57t1DocZiZb5htNpleXGl0nWUFr4sIBHFtdceNgvPp8JKAcB5ZY2+ZFNzJQbabPW0x&#10;1fbGn3QtfCMChF2KClrvh1RKV7dk0C3sQBy8Lzsa9EGOjdQj3gLc9DKOojdpsOOw0OJA7y3Vl+LH&#10;KLgciq5ySbT8XpXl6iPXy2R/rpSaP0/5BoSnyf+H/9pHrWAdx/B7JhwBu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FjVCxQAAANwAAAAPAAAAAAAAAAAAAAAAAJgCAABkcnMv&#10;ZG93bnJldi54bWxQSwUGAAAAAAQABAD1AAAAigMAAAAA&#10;" adj="19864,-15854" fillcolor="#ff9">
                  <v:textbox inset="0,0,0,0">
                    <w:txbxContent>
                      <w:p w:rsidR="0023747D" w:rsidRPr="000E23E9" w:rsidRDefault="0023747D" w:rsidP="00375F9C">
                        <w:pPr>
                          <w:rPr>
                            <w:szCs w:val="18"/>
                          </w:rPr>
                        </w:pPr>
                        <w:r>
                          <w:rPr>
                            <w:rFonts w:hint="eastAsia"/>
                            <w:szCs w:val="18"/>
                          </w:rPr>
                          <w:t xml:space="preserve">Sets position to </w:t>
                        </w:r>
                        <w:r>
                          <w:rPr>
                            <w:szCs w:val="18"/>
                          </w:rPr>
                          <w:t>‘</w:t>
                        </w:r>
                        <w:r>
                          <w:rPr>
                            <w:rFonts w:hint="eastAsia"/>
                            <w:szCs w:val="18"/>
                          </w:rPr>
                          <w:t>relative</w:t>
                        </w:r>
                        <w:r>
                          <w:rPr>
                            <w:szCs w:val="18"/>
                          </w:rPr>
                          <w:t>’</w:t>
                        </w:r>
                      </w:p>
                    </w:txbxContent>
                  </v:textbox>
                </v:shape>
                <v:shape id="AutoShape 166" o:spid="_x0000_s1159" type="#_x0000_t62" style="position:absolute;left:18289;top:11889;width:20573;height:197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qkcUA&#10;AADcAAAADwAAAGRycy9kb3ducmV2LnhtbESPQWsCMRSE74X+h/AKvdWsSy3tapR2S4s96ip4fG6e&#10;u4vJy5Kkuv57IxR6HGbmG2a2GKwRJ/Khc6xgPMpAENdOd9wo2FRfT68gQkTWaByTggsFWMzv72ZY&#10;aHfmFZ3WsREJwqFABW2MfSFlqFuyGEauJ07ewXmLMUnfSO3xnODWyDzLXqTFjtNCiz2VLdXH9a9V&#10;ED6M//yp9lX1vaXdZFNu83JplHp8GN6nICIN8T/8115qBW/5M9zOp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AyqRxQAAANwAAAAPAAAAAAAAAAAAAAAAAJgCAABkcnMv&#10;ZG93bnJldi54bWxQSwUGAAAAAAQABAD1AAAAigMAAAAA&#10;" adj="25233,9346" fillcolor="#ff9">
                  <v:textbox inset="0,0,0,0">
                    <w:txbxContent>
                      <w:p w:rsidR="0023747D" w:rsidRPr="000E23E9" w:rsidRDefault="0023747D" w:rsidP="00375F9C">
                        <w:pPr>
                          <w:rPr>
                            <w:szCs w:val="18"/>
                          </w:rPr>
                        </w:pPr>
                        <w:r>
                          <w:rPr>
                            <w:rFonts w:hint="eastAsia"/>
                            <w:szCs w:val="18"/>
                          </w:rPr>
                          <w:t>Sets values to true after 1 second</w:t>
                        </w:r>
                      </w:p>
                    </w:txbxContent>
                  </v:textbox>
                </v:shape>
                <w10:anchorlock/>
              </v:group>
            </w:pict>
          </mc:Fallback>
        </mc:AlternateContent>
      </w:r>
    </w:p>
    <w:p w:rsidR="00375F9C" w:rsidRPr="00F95585" w:rsidRDefault="00375F9C" w:rsidP="00375F9C">
      <w:pPr>
        <w:rPr>
          <w:b/>
        </w:rPr>
      </w:pPr>
      <w:r w:rsidRPr="00F95585">
        <w:rPr>
          <w:rFonts w:hint="eastAsia"/>
          <w:b/>
        </w:rPr>
        <w:t>Output:</w:t>
      </w:r>
    </w:p>
    <w:p w:rsidR="00375F9C" w:rsidRDefault="005458D3" w:rsidP="00375F9C">
      <w:r>
        <w:rPr>
          <w:noProof/>
        </w:rPr>
        <w:drawing>
          <wp:inline distT="0" distB="0" distL="0" distR="0" wp14:anchorId="7F35F065" wp14:editId="53544807">
            <wp:extent cx="2876191" cy="219048"/>
            <wp:effectExtent l="0" t="0" r="635" b="0"/>
            <wp:docPr id="1190" name="图片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76191" cy="219048"/>
                    </a:xfrm>
                    <a:prstGeom prst="rect">
                      <a:avLst/>
                    </a:prstGeom>
                  </pic:spPr>
                </pic:pic>
              </a:graphicData>
            </a:graphic>
          </wp:inline>
        </w:drawing>
      </w:r>
    </w:p>
    <w:p w:rsidR="00375F9C" w:rsidRDefault="00375F9C" w:rsidP="00E45D25">
      <w:pPr>
        <w:pStyle w:val="3"/>
        <w:numPr>
          <w:ilvl w:val="2"/>
          <w:numId w:val="17"/>
        </w:numPr>
      </w:pPr>
      <w:bookmarkStart w:id="36" w:name="_Toc235676265"/>
      <w:bookmarkStart w:id="37" w:name="_Toc356466181"/>
      <w:r>
        <w:rPr>
          <w:rFonts w:hint="eastAsia"/>
        </w:rPr>
        <w:t>Link</w:t>
      </w:r>
      <w:bookmarkEnd w:id="36"/>
      <w:r>
        <w:rPr>
          <w:rFonts w:hint="eastAsia"/>
        </w:rPr>
        <w:t xml:space="preserve"> Control</w:t>
      </w:r>
      <w:bookmarkEnd w:id="37"/>
    </w:p>
    <w:p w:rsidR="00375F9C" w:rsidRDefault="00375F9C" w:rsidP="00375F9C">
      <w:r w:rsidRPr="00F95585">
        <w:t xml:space="preserve">You can take </w:t>
      </w:r>
      <w:r w:rsidR="00704D04">
        <w:t>xui.</w:t>
      </w:r>
      <w:r w:rsidRPr="00F95585">
        <w:t>UI.Link as a simple button.</w:t>
      </w:r>
    </w:p>
    <w:p w:rsidR="00375F9C" w:rsidRPr="00F95585" w:rsidRDefault="00375F9C" w:rsidP="00375F9C">
      <w:pPr>
        <w:rPr>
          <w:b/>
        </w:rPr>
      </w:pPr>
      <w:r w:rsidRPr="00F95585">
        <w:rPr>
          <w:rFonts w:hint="eastAsia"/>
          <w:b/>
        </w:rPr>
        <w:lastRenderedPageBreak/>
        <w:t>Input:</w:t>
      </w:r>
    </w:p>
    <w:p w:rsidR="00375F9C" w:rsidRDefault="005C781A" w:rsidP="00375F9C">
      <w:pPr>
        <w:rPr>
          <w:b/>
          <w:color w:val="FF0000"/>
        </w:rPr>
      </w:pPr>
      <w:r>
        <w:rPr>
          <w:noProof/>
        </w:rPr>
        <mc:AlternateContent>
          <mc:Choice Requires="wpc">
            <w:drawing>
              <wp:inline distT="0" distB="0" distL="0" distR="0" wp14:anchorId="635C1FC3" wp14:editId="603B7945">
                <wp:extent cx="5257800" cy="2440305"/>
                <wp:effectExtent l="9525" t="0" r="9525" b="7620"/>
                <wp:docPr id="920" name="画布 1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16" name="Text Box 177"/>
                        <wps:cNvSpPr txBox="1">
                          <a:spLocks noChangeArrowheads="1"/>
                        </wps:cNvSpPr>
                        <wps:spPr bwMode="auto">
                          <a:xfrm>
                            <a:off x="0" y="48850"/>
                            <a:ext cx="5257800" cy="239145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8D23FD" w:rsidRDefault="0023747D" w:rsidP="00375F9C">
                              <w:pPr>
                                <w:spacing w:line="240" w:lineRule="exact"/>
                                <w:rPr>
                                  <w:sz w:val="18"/>
                                  <w:szCs w:val="18"/>
                                </w:rPr>
                              </w:pPr>
                              <w:r w:rsidRPr="008D23FD">
                                <w:rPr>
                                  <w:color w:val="0000FF"/>
                                  <w:sz w:val="18"/>
                                  <w:szCs w:val="18"/>
                                </w:rPr>
                                <w:t>var</w:t>
                              </w:r>
                              <w:r w:rsidRPr="008D23FD">
                                <w:rPr>
                                  <w:sz w:val="18"/>
                                  <w:szCs w:val="18"/>
                                </w:rPr>
                                <w:t xml:space="preserve"> btn=</w:t>
                              </w:r>
                              <w:r w:rsidRPr="008D23FD">
                                <w:rPr>
                                  <w:color w:val="0000FF"/>
                                  <w:sz w:val="18"/>
                                  <w:szCs w:val="18"/>
                                </w:rPr>
                                <w:t>new</w:t>
                              </w:r>
                              <w:r w:rsidRPr="008D23FD">
                                <w:rPr>
                                  <w:sz w:val="18"/>
                                  <w:szCs w:val="18"/>
                                </w:rPr>
                                <w:t xml:space="preserve"> </w:t>
                              </w:r>
                              <w:r>
                                <w:rPr>
                                  <w:sz w:val="18"/>
                                  <w:szCs w:val="18"/>
                                </w:rPr>
                                <w:t>xui.</w:t>
                              </w:r>
                              <w:r w:rsidRPr="008D23FD">
                                <w:rPr>
                                  <w:sz w:val="18"/>
                                  <w:szCs w:val="18"/>
                                </w:rPr>
                                <w:t>UI.</w:t>
                              </w:r>
                              <w:r w:rsidRPr="008D23FD">
                                <w:rPr>
                                  <w:rFonts w:hint="eastAsia"/>
                                  <w:sz w:val="18"/>
                                  <w:szCs w:val="18"/>
                                </w:rPr>
                                <w:t>Link</w:t>
                              </w:r>
                              <w:r w:rsidRPr="008D23FD">
                                <w:rPr>
                                  <w:sz w:val="18"/>
                                  <w:szCs w:val="18"/>
                                </w:rPr>
                                <w:t>();</w:t>
                              </w:r>
                            </w:p>
                            <w:p w:rsidR="0023747D" w:rsidRPr="008D23FD" w:rsidRDefault="0023747D" w:rsidP="00375F9C">
                              <w:pPr>
                                <w:spacing w:line="240" w:lineRule="exact"/>
                                <w:rPr>
                                  <w:sz w:val="18"/>
                                  <w:szCs w:val="18"/>
                                </w:rPr>
                              </w:pPr>
                              <w:r w:rsidRPr="008D23FD">
                                <w:rPr>
                                  <w:rFonts w:hint="eastAsia"/>
                                  <w:sz w:val="18"/>
                                  <w:szCs w:val="18"/>
                                </w:rPr>
                                <w:t>btn.setCaption(</w:t>
                              </w:r>
                              <w:r w:rsidRPr="008D23FD">
                                <w:rPr>
                                  <w:rFonts w:hint="eastAsia"/>
                                  <w:color w:val="FF00FF"/>
                                  <w:sz w:val="18"/>
                                  <w:szCs w:val="18"/>
                                </w:rPr>
                                <w:t>"</w:t>
                              </w:r>
                              <w:r>
                                <w:rPr>
                                  <w:rFonts w:hint="eastAsia"/>
                                  <w:color w:val="FF00FF"/>
                                  <w:sz w:val="18"/>
                                  <w:szCs w:val="18"/>
                                </w:rPr>
                                <w:t>Click Me</w:t>
                              </w:r>
                              <w:r w:rsidRPr="008D23FD">
                                <w:rPr>
                                  <w:rFonts w:hint="eastAsia"/>
                                  <w:color w:val="FF00FF"/>
                                  <w:sz w:val="18"/>
                                  <w:szCs w:val="18"/>
                                </w:rPr>
                                <w:t>"</w:t>
                              </w:r>
                              <w:r w:rsidRPr="008D23FD">
                                <w:rPr>
                                  <w:rFonts w:hint="eastAsia"/>
                                  <w:sz w:val="18"/>
                                  <w:szCs w:val="18"/>
                                </w:rPr>
                                <w:t>)</w:t>
                              </w:r>
                            </w:p>
                            <w:p w:rsidR="0023747D" w:rsidRPr="008D23FD" w:rsidRDefault="0023747D" w:rsidP="00375F9C">
                              <w:pPr>
                                <w:spacing w:line="240" w:lineRule="exact"/>
                                <w:rPr>
                                  <w:sz w:val="18"/>
                                  <w:szCs w:val="18"/>
                                </w:rPr>
                              </w:pPr>
                              <w:r w:rsidRPr="008D23FD">
                                <w:rPr>
                                  <w:sz w:val="18"/>
                                  <w:szCs w:val="18"/>
                                </w:rPr>
                                <w:t>.onClick(</w:t>
                              </w:r>
                              <w:r w:rsidRPr="008D23FD">
                                <w:rPr>
                                  <w:color w:val="0000FF"/>
                                  <w:sz w:val="18"/>
                                  <w:szCs w:val="18"/>
                                </w:rPr>
                                <w:t>function</w:t>
                              </w:r>
                              <w:r w:rsidRPr="008D23FD">
                                <w:rPr>
                                  <w:sz w:val="18"/>
                                  <w:szCs w:val="18"/>
                                </w:rPr>
                                <w:t>(){</w:t>
                              </w:r>
                            </w:p>
                            <w:p w:rsidR="0023747D" w:rsidRPr="008D23FD" w:rsidRDefault="0023747D" w:rsidP="00375F9C">
                              <w:pPr>
                                <w:spacing w:line="240" w:lineRule="exact"/>
                                <w:rPr>
                                  <w:sz w:val="18"/>
                                  <w:szCs w:val="18"/>
                                </w:rPr>
                              </w:pPr>
                              <w:r w:rsidRPr="008D23FD">
                                <w:rPr>
                                  <w:rFonts w:hint="eastAsia"/>
                                  <w:sz w:val="18"/>
                                  <w:szCs w:val="18"/>
                                </w:rPr>
                                <w:t xml:space="preserve">    </w:t>
                              </w:r>
                              <w:r>
                                <w:rPr>
                                  <w:rFonts w:hint="eastAsia"/>
                                  <w:sz w:val="18"/>
                                  <w:szCs w:val="18"/>
                                </w:rPr>
                                <w:t>xui.</w:t>
                              </w:r>
                              <w:r w:rsidRPr="008D23FD">
                                <w:rPr>
                                  <w:rFonts w:hint="eastAsia"/>
                                  <w:sz w:val="18"/>
                                  <w:szCs w:val="18"/>
                                </w:rPr>
                                <w:t>alert(</w:t>
                              </w:r>
                              <w:r w:rsidRPr="008D23FD">
                                <w:rPr>
                                  <w:rFonts w:hint="eastAsia"/>
                                  <w:color w:val="FF00FF"/>
                                  <w:sz w:val="18"/>
                                  <w:szCs w:val="18"/>
                                </w:rPr>
                                <w:t>"</w:t>
                              </w:r>
                              <w:r>
                                <w:rPr>
                                  <w:rFonts w:hint="eastAsia"/>
                                  <w:color w:val="FF00FF"/>
                                  <w:sz w:val="18"/>
                                  <w:szCs w:val="18"/>
                                </w:rPr>
                                <w:t>Hi</w:t>
                              </w:r>
                              <w:r w:rsidRPr="008D23FD">
                                <w:rPr>
                                  <w:rFonts w:hint="eastAsia"/>
                                  <w:color w:val="FF00FF"/>
                                  <w:sz w:val="18"/>
                                  <w:szCs w:val="18"/>
                                </w:rPr>
                                <w:t>"</w:t>
                              </w:r>
                              <w:r w:rsidRPr="008D23FD">
                                <w:rPr>
                                  <w:rFonts w:hint="eastAsia"/>
                                  <w:sz w:val="18"/>
                                  <w:szCs w:val="18"/>
                                </w:rPr>
                                <w:t>,</w:t>
                              </w:r>
                              <w:r w:rsidRPr="008D23FD">
                                <w:rPr>
                                  <w:rFonts w:hint="eastAsia"/>
                                  <w:color w:val="FF00FF"/>
                                  <w:sz w:val="18"/>
                                  <w:szCs w:val="18"/>
                                </w:rPr>
                                <w:t>"</w:t>
                              </w:r>
                              <w:r>
                                <w:rPr>
                                  <w:rFonts w:hint="eastAsia"/>
                                  <w:color w:val="FF00FF"/>
                                  <w:sz w:val="18"/>
                                  <w:szCs w:val="18"/>
                                </w:rPr>
                                <w:t>You are great!</w:t>
                              </w:r>
                              <w:r w:rsidRPr="008D23FD">
                                <w:rPr>
                                  <w:rFonts w:hint="eastAsia"/>
                                  <w:color w:val="FF00FF"/>
                                  <w:sz w:val="18"/>
                                  <w:szCs w:val="18"/>
                                </w:rPr>
                                <w:t>"</w:t>
                              </w:r>
                              <w:r w:rsidRPr="008D23FD">
                                <w:rPr>
                                  <w:rFonts w:hint="eastAsia"/>
                                  <w:sz w:val="18"/>
                                  <w:szCs w:val="18"/>
                                </w:rPr>
                                <w:t>);</w:t>
                              </w:r>
                            </w:p>
                            <w:p w:rsidR="0023747D" w:rsidRPr="008D23FD" w:rsidRDefault="0023747D" w:rsidP="00375F9C">
                              <w:pPr>
                                <w:spacing w:line="240" w:lineRule="exact"/>
                                <w:rPr>
                                  <w:sz w:val="18"/>
                                  <w:szCs w:val="18"/>
                                </w:rPr>
                              </w:pPr>
                              <w:r w:rsidRPr="008D23FD">
                                <w:rPr>
                                  <w:sz w:val="18"/>
                                  <w:szCs w:val="18"/>
                                </w:rPr>
                                <w:t>});</w:t>
                              </w:r>
                            </w:p>
                            <w:p w:rsidR="0023747D" w:rsidRPr="008D23FD" w:rsidRDefault="0023747D" w:rsidP="00375F9C">
                              <w:pPr>
                                <w:spacing w:line="240" w:lineRule="exact"/>
                                <w:rPr>
                                  <w:sz w:val="18"/>
                                  <w:szCs w:val="18"/>
                                </w:rPr>
                              </w:pPr>
                              <w:r w:rsidRPr="008D23FD">
                                <w:rPr>
                                  <w:sz w:val="18"/>
                                  <w:szCs w:val="18"/>
                                </w:rPr>
                                <w:t>btn.show();</w:t>
                              </w:r>
                            </w:p>
                            <w:p w:rsidR="0023747D" w:rsidRPr="008D23FD" w:rsidRDefault="0023747D" w:rsidP="00375F9C">
                              <w:pPr>
                                <w:spacing w:line="240" w:lineRule="exact"/>
                                <w:rPr>
                                  <w:sz w:val="18"/>
                                  <w:szCs w:val="18"/>
                                </w:rPr>
                              </w:pPr>
                            </w:p>
                            <w:p w:rsidR="0023747D" w:rsidRPr="008D23FD" w:rsidRDefault="0023747D" w:rsidP="00375F9C">
                              <w:pPr>
                                <w:spacing w:line="240" w:lineRule="exact"/>
                                <w:rPr>
                                  <w:sz w:val="18"/>
                                  <w:szCs w:val="18"/>
                                </w:rPr>
                              </w:pPr>
                              <w:r w:rsidRPr="008D23FD">
                                <w:rPr>
                                  <w:rFonts w:hint="eastAsia"/>
                                  <w:color w:val="008000"/>
                                  <w:sz w:val="18"/>
                                  <w:szCs w:val="18"/>
                                </w:rPr>
                                <w:t>// href</w:t>
                              </w:r>
                              <w:r>
                                <w:rPr>
                                  <w:rFonts w:hint="eastAsia"/>
                                  <w:color w:val="008000"/>
                                  <w:sz w:val="18"/>
                                  <w:szCs w:val="18"/>
                                </w:rPr>
                                <w:t xml:space="preserve"> property</w:t>
                              </w:r>
                            </w:p>
                            <w:p w:rsidR="0023747D" w:rsidRPr="008D23FD" w:rsidRDefault="0023747D" w:rsidP="00375F9C">
                              <w:pPr>
                                <w:spacing w:line="240" w:lineRule="exact"/>
                                <w:rPr>
                                  <w:sz w:val="18"/>
                                  <w:szCs w:val="18"/>
                                </w:rPr>
                              </w:pPr>
                              <w:r>
                                <w:rPr>
                                  <w:sz w:val="18"/>
                                  <w:szCs w:val="18"/>
                                </w:rPr>
                                <w:t>xui.</w:t>
                              </w:r>
                              <w:r w:rsidRPr="008D23FD">
                                <w:rPr>
                                  <w:sz w:val="18"/>
                                  <w:szCs w:val="18"/>
                                </w:rPr>
                                <w:t>create(</w:t>
                              </w:r>
                              <w:r w:rsidRPr="008D23FD">
                                <w:rPr>
                                  <w:color w:val="FF00FF"/>
                                  <w:sz w:val="18"/>
                                  <w:szCs w:val="18"/>
                                </w:rPr>
                                <w:t>"Link"</w:t>
                              </w:r>
                              <w:r w:rsidRPr="008D23FD">
                                <w:rPr>
                                  <w:sz w:val="18"/>
                                  <w:szCs w:val="18"/>
                                </w:rPr>
                                <w:t xml:space="preserve">,{href: </w:t>
                              </w:r>
                              <w:hyperlink r:id="rId60" w:history="1">
                                <w:r w:rsidRPr="00CF291A">
                                  <w:rPr>
                                    <w:rStyle w:val="a3"/>
                                    <w:sz w:val="18"/>
                                    <w:szCs w:val="18"/>
                                  </w:rPr>
                                  <w:t>http://www.</w:t>
                                </w:r>
                                <w:r w:rsidRPr="00CF291A">
                                  <w:rPr>
                                    <w:rStyle w:val="a3"/>
                                    <w:rFonts w:hint="eastAsia"/>
                                    <w:sz w:val="18"/>
                                    <w:szCs w:val="18"/>
                                  </w:rPr>
                                  <w:t>crossui.com</w:t>
                                </w:r>
                              </w:hyperlink>
                              <w:r>
                                <w:rPr>
                                  <w:rFonts w:hint="eastAsia"/>
                                  <w:color w:val="FF00FF"/>
                                  <w:sz w:val="18"/>
                                  <w:szCs w:val="18"/>
                                </w:rPr>
                                <w:t>,</w:t>
                              </w:r>
                              <w:r w:rsidRPr="009C670E">
                                <w:t xml:space="preserve"> </w:t>
                              </w:r>
                              <w:r w:rsidRPr="009C670E">
                                <w:rPr>
                                  <w:sz w:val="18"/>
                                  <w:szCs w:val="18"/>
                                </w:rPr>
                                <w:t>target</w:t>
                              </w:r>
                              <w:r>
                                <w:rPr>
                                  <w:rFonts w:hint="eastAsia"/>
                                  <w:color w:val="FF00FF"/>
                                  <w:sz w:val="18"/>
                                  <w:szCs w:val="18"/>
                                </w:rPr>
                                <w:t>:</w:t>
                              </w:r>
                              <w:r w:rsidRPr="009C670E">
                                <w:rPr>
                                  <w:color w:val="FF00FF"/>
                                  <w:sz w:val="18"/>
                                  <w:szCs w:val="18"/>
                                </w:rPr>
                                <w:t xml:space="preserve"> </w:t>
                              </w:r>
                              <w:r>
                                <w:rPr>
                                  <w:color w:val="FF00FF"/>
                                  <w:sz w:val="18"/>
                                  <w:szCs w:val="18"/>
                                </w:rPr>
                                <w:t>"</w:t>
                              </w:r>
                              <w:r>
                                <w:rPr>
                                  <w:rFonts w:hint="eastAsia"/>
                                  <w:color w:val="FF00FF"/>
                                  <w:sz w:val="18"/>
                                  <w:szCs w:val="18"/>
                                </w:rPr>
                                <w:t>_blank</w:t>
                              </w:r>
                              <w:r w:rsidRPr="008D23FD">
                                <w:rPr>
                                  <w:color w:val="FF00FF"/>
                                  <w:sz w:val="18"/>
                                  <w:szCs w:val="18"/>
                                </w:rPr>
                                <w:t>"</w:t>
                              </w:r>
                              <w:r w:rsidRPr="008D23FD">
                                <w:rPr>
                                  <w:sz w:val="18"/>
                                  <w:szCs w:val="18"/>
                                </w:rPr>
                                <w:t>}).show(</w:t>
                              </w:r>
                              <w:r w:rsidRPr="008D23FD">
                                <w:rPr>
                                  <w:color w:val="0000FF"/>
                                  <w:sz w:val="18"/>
                                  <w:szCs w:val="18"/>
                                </w:rPr>
                                <w:t>null</w:t>
                              </w:r>
                              <w:r w:rsidRPr="008D23FD">
                                <w:rPr>
                                  <w:sz w:val="18"/>
                                  <w:szCs w:val="18"/>
                                </w:rPr>
                                <w:t>,</w:t>
                              </w:r>
                              <w:r w:rsidRPr="008D23FD">
                                <w:rPr>
                                  <w:color w:val="0000FF"/>
                                  <w:sz w:val="18"/>
                                  <w:szCs w:val="18"/>
                                </w:rPr>
                                <w:t>null</w:t>
                              </w:r>
                              <w:r w:rsidRPr="008D23FD">
                                <w:rPr>
                                  <w:sz w:val="18"/>
                                  <w:szCs w:val="18"/>
                                </w:rPr>
                                <w:t>,</w:t>
                              </w:r>
                              <w:r w:rsidRPr="008D23FD">
                                <w:rPr>
                                  <w:color w:val="800000"/>
                                  <w:sz w:val="18"/>
                                  <w:szCs w:val="18"/>
                                </w:rPr>
                                <w:t>100</w:t>
                              </w:r>
                              <w:r w:rsidRPr="008D23FD">
                                <w:rPr>
                                  <w:sz w:val="18"/>
                                  <w:szCs w:val="18"/>
                                </w:rPr>
                                <w:t>,</w:t>
                              </w:r>
                              <w:r w:rsidRPr="008D23FD">
                                <w:rPr>
                                  <w:color w:val="800000"/>
                                  <w:sz w:val="18"/>
                                  <w:szCs w:val="18"/>
                                </w:rPr>
                                <w:t>100</w:t>
                              </w:r>
                              <w:r w:rsidRPr="008D23FD">
                                <w:rPr>
                                  <w:sz w:val="18"/>
                                  <w:szCs w:val="18"/>
                                </w:rPr>
                                <w:t>)</w:t>
                              </w:r>
                            </w:p>
                            <w:p w:rsidR="0023747D" w:rsidRPr="008D23FD" w:rsidRDefault="0023747D" w:rsidP="00375F9C">
                              <w:pPr>
                                <w:spacing w:line="240" w:lineRule="exact"/>
                                <w:rPr>
                                  <w:sz w:val="18"/>
                                  <w:szCs w:val="18"/>
                                </w:rPr>
                              </w:pPr>
                            </w:p>
                            <w:p w:rsidR="0023747D" w:rsidRPr="008D23FD" w:rsidRDefault="0023747D" w:rsidP="00375F9C">
                              <w:pPr>
                                <w:spacing w:line="240" w:lineRule="exact"/>
                                <w:rPr>
                                  <w:sz w:val="18"/>
                                  <w:szCs w:val="18"/>
                                </w:rPr>
                              </w:pPr>
                              <w:r w:rsidRPr="008D23FD">
                                <w:rPr>
                                  <w:rFonts w:hint="eastAsia"/>
                                  <w:color w:val="008000"/>
                                  <w:sz w:val="18"/>
                                  <w:szCs w:val="18"/>
                                </w:rPr>
                                <w:t>//</w:t>
                              </w:r>
                              <w:r>
                                <w:rPr>
                                  <w:rFonts w:hint="eastAsia"/>
                                  <w:color w:val="008000"/>
                                  <w:sz w:val="18"/>
                                  <w:szCs w:val="18"/>
                                </w:rPr>
                                <w:t xml:space="preserve"> href was disabled when return false</w:t>
                              </w:r>
                              <w:r w:rsidRPr="008D23FD">
                                <w:rPr>
                                  <w:rFonts w:hint="eastAsia"/>
                                  <w:sz w:val="18"/>
                                  <w:szCs w:val="18"/>
                                </w:rPr>
                                <w:t xml:space="preserve"> </w:t>
                              </w:r>
                            </w:p>
                            <w:p w:rsidR="0023747D" w:rsidRPr="008D23FD" w:rsidRDefault="0023747D" w:rsidP="00375F9C">
                              <w:pPr>
                                <w:spacing w:line="240" w:lineRule="exact"/>
                                <w:rPr>
                                  <w:sz w:val="18"/>
                                  <w:szCs w:val="18"/>
                                </w:rPr>
                              </w:pPr>
                              <w:r>
                                <w:rPr>
                                  <w:sz w:val="18"/>
                                  <w:szCs w:val="18"/>
                                </w:rPr>
                                <w:t>xui.</w:t>
                              </w:r>
                              <w:r w:rsidRPr="008D23FD">
                                <w:rPr>
                                  <w:sz w:val="18"/>
                                  <w:szCs w:val="18"/>
                                </w:rPr>
                                <w:t>create(</w:t>
                              </w:r>
                              <w:r w:rsidRPr="008D23FD">
                                <w:rPr>
                                  <w:color w:val="FF00FF"/>
                                  <w:sz w:val="18"/>
                                  <w:szCs w:val="18"/>
                                </w:rPr>
                                <w:t>"Link"</w:t>
                              </w:r>
                              <w:r w:rsidRPr="008D23FD">
                                <w:rPr>
                                  <w:sz w:val="18"/>
                                  <w:szCs w:val="18"/>
                                </w:rPr>
                                <w:t xml:space="preserve">,{href: </w:t>
                              </w:r>
                              <w:r w:rsidRPr="008D23FD">
                                <w:rPr>
                                  <w:color w:val="FF00FF"/>
                                  <w:sz w:val="18"/>
                                  <w:szCs w:val="18"/>
                                </w:rPr>
                                <w:t>"http://www.longboo.com"</w:t>
                              </w:r>
                              <w:r w:rsidRPr="008D23FD">
                                <w:rPr>
                                  <w:sz w:val="18"/>
                                  <w:szCs w:val="18"/>
                                </w:rPr>
                                <w:t>}).show(</w:t>
                              </w:r>
                              <w:r w:rsidRPr="008D23FD">
                                <w:rPr>
                                  <w:color w:val="0000FF"/>
                                  <w:sz w:val="18"/>
                                  <w:szCs w:val="18"/>
                                </w:rPr>
                                <w:t>null</w:t>
                              </w:r>
                              <w:r w:rsidRPr="008D23FD">
                                <w:rPr>
                                  <w:sz w:val="18"/>
                                  <w:szCs w:val="18"/>
                                </w:rPr>
                                <w:t>,</w:t>
                              </w:r>
                              <w:r w:rsidRPr="008D23FD">
                                <w:rPr>
                                  <w:color w:val="0000FF"/>
                                  <w:sz w:val="18"/>
                                  <w:szCs w:val="18"/>
                                </w:rPr>
                                <w:t>null</w:t>
                              </w:r>
                              <w:r w:rsidRPr="008D23FD">
                                <w:rPr>
                                  <w:sz w:val="18"/>
                                  <w:szCs w:val="18"/>
                                </w:rPr>
                                <w:t>,</w:t>
                              </w:r>
                              <w:r w:rsidRPr="008D23FD">
                                <w:rPr>
                                  <w:rFonts w:hint="eastAsia"/>
                                  <w:color w:val="800000"/>
                                  <w:sz w:val="18"/>
                                  <w:szCs w:val="18"/>
                                </w:rPr>
                                <w:t>2</w:t>
                              </w:r>
                              <w:r w:rsidRPr="008D23FD">
                                <w:rPr>
                                  <w:color w:val="800000"/>
                                  <w:sz w:val="18"/>
                                  <w:szCs w:val="18"/>
                                </w:rPr>
                                <w:t>00</w:t>
                              </w:r>
                              <w:r w:rsidRPr="008D23FD">
                                <w:rPr>
                                  <w:sz w:val="18"/>
                                  <w:szCs w:val="18"/>
                                </w:rPr>
                                <w:t>,</w:t>
                              </w:r>
                              <w:r w:rsidRPr="008D23FD">
                                <w:rPr>
                                  <w:color w:val="800000"/>
                                  <w:sz w:val="18"/>
                                  <w:szCs w:val="18"/>
                                </w:rPr>
                                <w:t>100</w:t>
                              </w:r>
                              <w:r w:rsidRPr="008D23FD">
                                <w:rPr>
                                  <w:sz w:val="18"/>
                                  <w:szCs w:val="18"/>
                                </w:rPr>
                                <w:t>)</w:t>
                              </w:r>
                            </w:p>
                            <w:p w:rsidR="0023747D" w:rsidRPr="008D23FD" w:rsidRDefault="0023747D" w:rsidP="00375F9C">
                              <w:pPr>
                                <w:spacing w:line="240" w:lineRule="exact"/>
                                <w:rPr>
                                  <w:sz w:val="18"/>
                                  <w:szCs w:val="18"/>
                                </w:rPr>
                              </w:pPr>
                              <w:r w:rsidRPr="008D23FD">
                                <w:rPr>
                                  <w:rFonts w:hint="eastAsia"/>
                                  <w:sz w:val="18"/>
                                  <w:szCs w:val="18"/>
                                </w:rPr>
                                <w:t>.onClick(</w:t>
                              </w:r>
                              <w:r w:rsidRPr="008D23FD">
                                <w:rPr>
                                  <w:rFonts w:hint="eastAsia"/>
                                  <w:color w:val="0000FF"/>
                                  <w:sz w:val="18"/>
                                  <w:szCs w:val="18"/>
                                </w:rPr>
                                <w:t>function</w:t>
                              </w:r>
                              <w:r w:rsidRPr="008D23FD">
                                <w:rPr>
                                  <w:rFonts w:hint="eastAsia"/>
                                  <w:sz w:val="18"/>
                                  <w:szCs w:val="18"/>
                                </w:rPr>
                                <w:t>(){</w:t>
                              </w:r>
                            </w:p>
                            <w:p w:rsidR="0023747D" w:rsidRPr="008D23FD" w:rsidRDefault="0023747D" w:rsidP="00375F9C">
                              <w:pPr>
                                <w:spacing w:line="240" w:lineRule="exact"/>
                                <w:rPr>
                                  <w:sz w:val="18"/>
                                  <w:szCs w:val="18"/>
                                </w:rPr>
                              </w:pPr>
                              <w:r w:rsidRPr="008D23FD">
                                <w:rPr>
                                  <w:rFonts w:hint="eastAsia"/>
                                  <w:sz w:val="18"/>
                                  <w:szCs w:val="18"/>
                                </w:rPr>
                                <w:t xml:space="preserve">    </w:t>
                              </w:r>
                              <w:r w:rsidRPr="008D23FD">
                                <w:rPr>
                                  <w:rFonts w:hint="eastAsia"/>
                                  <w:color w:val="0000FF"/>
                                  <w:sz w:val="18"/>
                                  <w:szCs w:val="18"/>
                                </w:rPr>
                                <w:t>return</w:t>
                              </w:r>
                              <w:r w:rsidRPr="008D23FD">
                                <w:rPr>
                                  <w:rFonts w:hint="eastAsia"/>
                                  <w:sz w:val="18"/>
                                  <w:szCs w:val="18"/>
                                </w:rPr>
                                <w:t xml:space="preserve"> </w:t>
                              </w:r>
                              <w:r w:rsidRPr="008D23FD">
                                <w:rPr>
                                  <w:rFonts w:hint="eastAsia"/>
                                  <w:color w:val="0000FF"/>
                                  <w:sz w:val="18"/>
                                  <w:szCs w:val="18"/>
                                </w:rPr>
                                <w:t>false</w:t>
                              </w:r>
                              <w:r w:rsidRPr="008D23FD">
                                <w:rPr>
                                  <w:rFonts w:hint="eastAsia"/>
                                  <w:sz w:val="18"/>
                                  <w:szCs w:val="18"/>
                                </w:rPr>
                                <w:t>;</w:t>
                              </w:r>
                            </w:p>
                            <w:p w:rsidR="0023747D" w:rsidRPr="008D23FD" w:rsidRDefault="0023747D" w:rsidP="00375F9C">
                              <w:pPr>
                                <w:spacing w:line="240" w:lineRule="exact"/>
                                <w:rPr>
                                  <w:sz w:val="18"/>
                                  <w:szCs w:val="18"/>
                                </w:rPr>
                              </w:pPr>
                              <w:r w:rsidRPr="008D23FD">
                                <w:rPr>
                                  <w:rFonts w:hint="eastAsia"/>
                                  <w:sz w:val="18"/>
                                  <w:szCs w:val="18"/>
                                </w:rPr>
                                <w:t>});</w:t>
                              </w:r>
                            </w:p>
                          </w:txbxContent>
                        </wps:txbx>
                        <wps:bodyPr rot="0" vert="horz" wrap="square" lIns="54000" tIns="46800" rIns="54000" bIns="45720" anchor="t" anchorCtr="0" upright="1">
                          <a:spAutoFit/>
                        </wps:bodyPr>
                      </wps:wsp>
                      <wps:wsp>
                        <wps:cNvPr id="918" name="AutoShape 178"/>
                        <wps:cNvSpPr>
                          <a:spLocks noChangeArrowheads="1"/>
                        </wps:cNvSpPr>
                        <wps:spPr bwMode="auto">
                          <a:xfrm flipH="1">
                            <a:off x="2171473" y="395902"/>
                            <a:ext cx="1486452" cy="198316"/>
                          </a:xfrm>
                          <a:prstGeom prst="wedgeRoundRectCallout">
                            <a:avLst>
                              <a:gd name="adj1" fmla="val 126023"/>
                              <a:gd name="adj2" fmla="val 111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5325C0">
                              <w:pPr>
                                <w:jc w:val="center"/>
                                <w:rPr>
                                  <w:szCs w:val="18"/>
                                </w:rPr>
                              </w:pPr>
                              <w:r>
                                <w:rPr>
                                  <w:rFonts w:hint="eastAsia"/>
                                  <w:szCs w:val="18"/>
                                </w:rPr>
                                <w:t>Adds onClick event</w:t>
                              </w:r>
                            </w:p>
                          </w:txbxContent>
                        </wps:txbx>
                        <wps:bodyPr rot="0" vert="horz" wrap="square" lIns="0" tIns="0" rIns="0" bIns="0" anchor="t" anchorCtr="0" upright="1">
                          <a:noAutofit/>
                        </wps:bodyPr>
                      </wps:wsp>
                      <wps:wsp>
                        <wps:cNvPr id="919" name="AutoShape 179"/>
                        <wps:cNvSpPr>
                          <a:spLocks noChangeArrowheads="1"/>
                        </wps:cNvSpPr>
                        <wps:spPr bwMode="auto">
                          <a:xfrm flipH="1">
                            <a:off x="1485705" y="99158"/>
                            <a:ext cx="1029024" cy="198316"/>
                          </a:xfrm>
                          <a:prstGeom prst="wedgeRoundRectCallout">
                            <a:avLst>
                              <a:gd name="adj1" fmla="val 60491"/>
                              <a:gd name="adj2" fmla="val 80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95585" w:rsidRDefault="0023747D" w:rsidP="005325C0">
                              <w:pPr>
                                <w:jc w:val="center"/>
                                <w:rPr>
                                  <w:szCs w:val="18"/>
                                </w:rPr>
                              </w:pPr>
                              <w:r>
                                <w:rPr>
                                  <w:rFonts w:hint="eastAsia"/>
                                  <w:szCs w:val="18"/>
                                </w:rPr>
                                <w:t>Sets caption</w:t>
                              </w:r>
                            </w:p>
                          </w:txbxContent>
                        </wps:txbx>
                        <wps:bodyPr rot="0" vert="horz" wrap="square" lIns="0" tIns="0" rIns="0" bIns="0" anchor="t" anchorCtr="0" upright="1">
                          <a:noAutofit/>
                        </wps:bodyPr>
                      </wps:wsp>
                    </wpc:wpc>
                  </a:graphicData>
                </a:graphic>
              </wp:inline>
            </w:drawing>
          </mc:Choice>
          <mc:Fallback>
            <w:pict>
              <v:group id="画布 175" o:spid="_x0000_s1160" editas="canvas" style="width:414pt;height:192.15pt;mso-position-horizontal-relative:char;mso-position-vertical-relative:line" coordsize="52578,24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">
                <v:shape id="_x0000_s1161" type="#_x0000_t75" style="position:absolute;width:52578;height:24403;visibility:visible;mso-wrap-style:square">
                  <v:fill o:detectmouseclick="t"/>
                  <v:path o:connecttype="none"/>
                </v:shape>
                <v:shape id="Text Box 177" o:spid="_x0000_s1162" type="#_x0000_t202" style="position:absolute;top:488;width:52578;height:23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cVGsMA&#10;AADcAAAADwAAAGRycy9kb3ducmV2LnhtbESPQYvCMBSE74L/IbwFb5q6h6LVKMuKdC8L6q73R/O2&#10;KTYvJYm1/nuzIHgcZuYbZr0dbCt68qFxrGA+y0AQV043XCv4/dlPFyBCRNbYOiYFdwqw3YxHayy0&#10;u/GR+lOsRYJwKFCBibErpAyVIYth5jri5P05bzEm6WupPd4S3LbyPctyabHhtGCwo09D1eV0tQqq&#10;y27Ylc3Z+P5qFwe9LO/feanU5G34WIGINMRX+Nn+0gqW8xz+z6Qj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cVGsMAAADcAAAADwAAAAAAAAAAAAAAAACYAgAAZHJzL2Rv&#10;d25yZXYueG1sUEsFBgAAAAAEAAQA9QAAAIgDAAAAAA==&#10;" strokeweight="1pt">
                  <v:textbox style="mso-fit-shape-to-text:t" inset="1.5mm,1.3mm,1.5mm">
                    <w:txbxContent>
                      <w:p w:rsidR="0023747D" w:rsidRPr="008D23FD" w:rsidRDefault="0023747D" w:rsidP="00375F9C">
                        <w:pPr>
                          <w:spacing w:line="240" w:lineRule="exact"/>
                          <w:rPr>
                            <w:sz w:val="18"/>
                            <w:szCs w:val="18"/>
                          </w:rPr>
                        </w:pPr>
                        <w:proofErr w:type="gramStart"/>
                        <w:r w:rsidRPr="008D23FD">
                          <w:rPr>
                            <w:color w:val="0000FF"/>
                            <w:sz w:val="18"/>
                            <w:szCs w:val="18"/>
                          </w:rPr>
                          <w:t>var</w:t>
                        </w:r>
                        <w:proofErr w:type="gramEnd"/>
                        <w:r w:rsidRPr="008D23FD">
                          <w:rPr>
                            <w:sz w:val="18"/>
                            <w:szCs w:val="18"/>
                          </w:rPr>
                          <w:t xml:space="preserve"> btn=</w:t>
                        </w:r>
                        <w:r w:rsidRPr="008D23FD">
                          <w:rPr>
                            <w:color w:val="0000FF"/>
                            <w:sz w:val="18"/>
                            <w:szCs w:val="18"/>
                          </w:rPr>
                          <w:t>new</w:t>
                        </w:r>
                        <w:r w:rsidRPr="008D23FD">
                          <w:rPr>
                            <w:sz w:val="18"/>
                            <w:szCs w:val="18"/>
                          </w:rPr>
                          <w:t xml:space="preserve"> </w:t>
                        </w:r>
                        <w:r>
                          <w:rPr>
                            <w:sz w:val="18"/>
                            <w:szCs w:val="18"/>
                          </w:rPr>
                          <w:t>xui.</w:t>
                        </w:r>
                        <w:r w:rsidRPr="008D23FD">
                          <w:rPr>
                            <w:sz w:val="18"/>
                            <w:szCs w:val="18"/>
                          </w:rPr>
                          <w:t>UI.</w:t>
                        </w:r>
                        <w:r w:rsidRPr="008D23FD">
                          <w:rPr>
                            <w:rFonts w:hint="eastAsia"/>
                            <w:sz w:val="18"/>
                            <w:szCs w:val="18"/>
                          </w:rPr>
                          <w:t>Link</w:t>
                        </w:r>
                        <w:r w:rsidRPr="008D23FD">
                          <w:rPr>
                            <w:sz w:val="18"/>
                            <w:szCs w:val="18"/>
                          </w:rPr>
                          <w:t>();</w:t>
                        </w:r>
                      </w:p>
                      <w:p w:rsidR="0023747D" w:rsidRPr="008D23FD" w:rsidRDefault="0023747D" w:rsidP="00375F9C">
                        <w:pPr>
                          <w:spacing w:line="240" w:lineRule="exact"/>
                          <w:rPr>
                            <w:sz w:val="18"/>
                            <w:szCs w:val="18"/>
                          </w:rPr>
                        </w:pPr>
                        <w:proofErr w:type="gramStart"/>
                        <w:r w:rsidRPr="008D23FD">
                          <w:rPr>
                            <w:rFonts w:hint="eastAsia"/>
                            <w:sz w:val="18"/>
                            <w:szCs w:val="18"/>
                          </w:rPr>
                          <w:t>btn.setCaption(</w:t>
                        </w:r>
                        <w:proofErr w:type="gramEnd"/>
                        <w:r w:rsidRPr="008D23FD">
                          <w:rPr>
                            <w:rFonts w:hint="eastAsia"/>
                            <w:color w:val="FF00FF"/>
                            <w:sz w:val="18"/>
                            <w:szCs w:val="18"/>
                          </w:rPr>
                          <w:t>"</w:t>
                        </w:r>
                        <w:r>
                          <w:rPr>
                            <w:rFonts w:hint="eastAsia"/>
                            <w:color w:val="FF00FF"/>
                            <w:sz w:val="18"/>
                            <w:szCs w:val="18"/>
                          </w:rPr>
                          <w:t>Click Me</w:t>
                        </w:r>
                        <w:r w:rsidRPr="008D23FD">
                          <w:rPr>
                            <w:rFonts w:hint="eastAsia"/>
                            <w:color w:val="FF00FF"/>
                            <w:sz w:val="18"/>
                            <w:szCs w:val="18"/>
                          </w:rPr>
                          <w:t>"</w:t>
                        </w:r>
                        <w:r w:rsidRPr="008D23FD">
                          <w:rPr>
                            <w:rFonts w:hint="eastAsia"/>
                            <w:sz w:val="18"/>
                            <w:szCs w:val="18"/>
                          </w:rPr>
                          <w:t>)</w:t>
                        </w:r>
                      </w:p>
                      <w:p w:rsidR="0023747D" w:rsidRPr="008D23FD" w:rsidRDefault="0023747D" w:rsidP="00375F9C">
                        <w:pPr>
                          <w:spacing w:line="240" w:lineRule="exact"/>
                          <w:rPr>
                            <w:sz w:val="18"/>
                            <w:szCs w:val="18"/>
                          </w:rPr>
                        </w:pPr>
                        <w:r w:rsidRPr="008D23FD">
                          <w:rPr>
                            <w:sz w:val="18"/>
                            <w:szCs w:val="18"/>
                          </w:rPr>
                          <w:t>.</w:t>
                        </w:r>
                        <w:proofErr w:type="gramStart"/>
                        <w:r w:rsidRPr="008D23FD">
                          <w:rPr>
                            <w:sz w:val="18"/>
                            <w:szCs w:val="18"/>
                          </w:rPr>
                          <w:t>onClick(</w:t>
                        </w:r>
                        <w:proofErr w:type="gramEnd"/>
                        <w:r w:rsidRPr="008D23FD">
                          <w:rPr>
                            <w:color w:val="0000FF"/>
                            <w:sz w:val="18"/>
                            <w:szCs w:val="18"/>
                          </w:rPr>
                          <w:t>function</w:t>
                        </w:r>
                        <w:r w:rsidRPr="008D23FD">
                          <w:rPr>
                            <w:sz w:val="18"/>
                            <w:szCs w:val="18"/>
                          </w:rPr>
                          <w:t>(){</w:t>
                        </w:r>
                      </w:p>
                      <w:p w:rsidR="0023747D" w:rsidRPr="008D23FD" w:rsidRDefault="0023747D" w:rsidP="00375F9C">
                        <w:pPr>
                          <w:spacing w:line="240" w:lineRule="exact"/>
                          <w:rPr>
                            <w:sz w:val="18"/>
                            <w:szCs w:val="18"/>
                          </w:rPr>
                        </w:pPr>
                        <w:r w:rsidRPr="008D23FD">
                          <w:rPr>
                            <w:rFonts w:hint="eastAsia"/>
                            <w:sz w:val="18"/>
                            <w:szCs w:val="18"/>
                          </w:rPr>
                          <w:t xml:space="preserve">    </w:t>
                        </w:r>
                        <w:proofErr w:type="gramStart"/>
                        <w:r>
                          <w:rPr>
                            <w:rFonts w:hint="eastAsia"/>
                            <w:sz w:val="18"/>
                            <w:szCs w:val="18"/>
                          </w:rPr>
                          <w:t>xui.</w:t>
                        </w:r>
                        <w:r w:rsidRPr="008D23FD">
                          <w:rPr>
                            <w:rFonts w:hint="eastAsia"/>
                            <w:sz w:val="18"/>
                            <w:szCs w:val="18"/>
                          </w:rPr>
                          <w:t>alert(</w:t>
                        </w:r>
                        <w:proofErr w:type="gramEnd"/>
                        <w:r w:rsidRPr="008D23FD">
                          <w:rPr>
                            <w:rFonts w:hint="eastAsia"/>
                            <w:color w:val="FF00FF"/>
                            <w:sz w:val="18"/>
                            <w:szCs w:val="18"/>
                          </w:rPr>
                          <w:t>"</w:t>
                        </w:r>
                        <w:r>
                          <w:rPr>
                            <w:rFonts w:hint="eastAsia"/>
                            <w:color w:val="FF00FF"/>
                            <w:sz w:val="18"/>
                            <w:szCs w:val="18"/>
                          </w:rPr>
                          <w:t>Hi</w:t>
                        </w:r>
                        <w:r w:rsidRPr="008D23FD">
                          <w:rPr>
                            <w:rFonts w:hint="eastAsia"/>
                            <w:color w:val="FF00FF"/>
                            <w:sz w:val="18"/>
                            <w:szCs w:val="18"/>
                          </w:rPr>
                          <w:t>"</w:t>
                        </w:r>
                        <w:r w:rsidRPr="008D23FD">
                          <w:rPr>
                            <w:rFonts w:hint="eastAsia"/>
                            <w:sz w:val="18"/>
                            <w:szCs w:val="18"/>
                          </w:rPr>
                          <w:t>,</w:t>
                        </w:r>
                        <w:r w:rsidRPr="008D23FD">
                          <w:rPr>
                            <w:rFonts w:hint="eastAsia"/>
                            <w:color w:val="FF00FF"/>
                            <w:sz w:val="18"/>
                            <w:szCs w:val="18"/>
                          </w:rPr>
                          <w:t>"</w:t>
                        </w:r>
                        <w:r>
                          <w:rPr>
                            <w:rFonts w:hint="eastAsia"/>
                            <w:color w:val="FF00FF"/>
                            <w:sz w:val="18"/>
                            <w:szCs w:val="18"/>
                          </w:rPr>
                          <w:t>You are great!</w:t>
                        </w:r>
                        <w:r w:rsidRPr="008D23FD">
                          <w:rPr>
                            <w:rFonts w:hint="eastAsia"/>
                            <w:color w:val="FF00FF"/>
                            <w:sz w:val="18"/>
                            <w:szCs w:val="18"/>
                          </w:rPr>
                          <w:t>"</w:t>
                        </w:r>
                        <w:r w:rsidRPr="008D23FD">
                          <w:rPr>
                            <w:rFonts w:hint="eastAsia"/>
                            <w:sz w:val="18"/>
                            <w:szCs w:val="18"/>
                          </w:rPr>
                          <w:t>);</w:t>
                        </w:r>
                      </w:p>
                      <w:p w:rsidR="0023747D" w:rsidRPr="008D23FD" w:rsidRDefault="0023747D" w:rsidP="00375F9C">
                        <w:pPr>
                          <w:spacing w:line="240" w:lineRule="exact"/>
                          <w:rPr>
                            <w:sz w:val="18"/>
                            <w:szCs w:val="18"/>
                          </w:rPr>
                        </w:pPr>
                        <w:r w:rsidRPr="008D23FD">
                          <w:rPr>
                            <w:sz w:val="18"/>
                            <w:szCs w:val="18"/>
                          </w:rPr>
                          <w:t>});</w:t>
                        </w:r>
                      </w:p>
                      <w:p w:rsidR="0023747D" w:rsidRPr="008D23FD" w:rsidRDefault="0023747D" w:rsidP="00375F9C">
                        <w:pPr>
                          <w:spacing w:line="240" w:lineRule="exact"/>
                          <w:rPr>
                            <w:sz w:val="18"/>
                            <w:szCs w:val="18"/>
                          </w:rPr>
                        </w:pPr>
                        <w:proofErr w:type="gramStart"/>
                        <w:r w:rsidRPr="008D23FD">
                          <w:rPr>
                            <w:sz w:val="18"/>
                            <w:szCs w:val="18"/>
                          </w:rPr>
                          <w:t>btn.show(</w:t>
                        </w:r>
                        <w:proofErr w:type="gramEnd"/>
                        <w:r w:rsidRPr="008D23FD">
                          <w:rPr>
                            <w:sz w:val="18"/>
                            <w:szCs w:val="18"/>
                          </w:rPr>
                          <w:t>);</w:t>
                        </w:r>
                      </w:p>
                      <w:p w:rsidR="0023747D" w:rsidRPr="008D23FD" w:rsidRDefault="0023747D" w:rsidP="00375F9C">
                        <w:pPr>
                          <w:spacing w:line="240" w:lineRule="exact"/>
                          <w:rPr>
                            <w:sz w:val="18"/>
                            <w:szCs w:val="18"/>
                          </w:rPr>
                        </w:pPr>
                      </w:p>
                      <w:p w:rsidR="0023747D" w:rsidRPr="008D23FD" w:rsidRDefault="0023747D" w:rsidP="00375F9C">
                        <w:pPr>
                          <w:spacing w:line="240" w:lineRule="exact"/>
                          <w:rPr>
                            <w:sz w:val="18"/>
                            <w:szCs w:val="18"/>
                          </w:rPr>
                        </w:pPr>
                        <w:r w:rsidRPr="008D23FD">
                          <w:rPr>
                            <w:rFonts w:hint="eastAsia"/>
                            <w:color w:val="008000"/>
                            <w:sz w:val="18"/>
                            <w:szCs w:val="18"/>
                          </w:rPr>
                          <w:t>// href</w:t>
                        </w:r>
                        <w:r>
                          <w:rPr>
                            <w:rFonts w:hint="eastAsia"/>
                            <w:color w:val="008000"/>
                            <w:sz w:val="18"/>
                            <w:szCs w:val="18"/>
                          </w:rPr>
                          <w:t xml:space="preserve"> property</w:t>
                        </w:r>
                      </w:p>
                      <w:p w:rsidR="0023747D" w:rsidRPr="008D23FD" w:rsidRDefault="0023747D" w:rsidP="00375F9C">
                        <w:pPr>
                          <w:spacing w:line="240" w:lineRule="exact"/>
                          <w:rPr>
                            <w:sz w:val="18"/>
                            <w:szCs w:val="18"/>
                          </w:rPr>
                        </w:pPr>
                        <w:proofErr w:type="gramStart"/>
                        <w:r>
                          <w:rPr>
                            <w:sz w:val="18"/>
                            <w:szCs w:val="18"/>
                          </w:rPr>
                          <w:t>xui.</w:t>
                        </w:r>
                        <w:r w:rsidRPr="008D23FD">
                          <w:rPr>
                            <w:sz w:val="18"/>
                            <w:szCs w:val="18"/>
                          </w:rPr>
                          <w:t>create(</w:t>
                        </w:r>
                        <w:proofErr w:type="gramEnd"/>
                        <w:r w:rsidRPr="008D23FD">
                          <w:rPr>
                            <w:color w:val="FF00FF"/>
                            <w:sz w:val="18"/>
                            <w:szCs w:val="18"/>
                          </w:rPr>
                          <w:t>"Link"</w:t>
                        </w:r>
                        <w:r w:rsidRPr="008D23FD">
                          <w:rPr>
                            <w:sz w:val="18"/>
                            <w:szCs w:val="18"/>
                          </w:rPr>
                          <w:t xml:space="preserve">,{href: </w:t>
                        </w:r>
                        <w:hyperlink r:id="rId61" w:history="1">
                          <w:r w:rsidRPr="00CF291A">
                            <w:rPr>
                              <w:rStyle w:val="a3"/>
                              <w:sz w:val="18"/>
                              <w:szCs w:val="18"/>
                            </w:rPr>
                            <w:t>http://www.</w:t>
                          </w:r>
                          <w:r w:rsidRPr="00CF291A">
                            <w:rPr>
                              <w:rStyle w:val="a3"/>
                              <w:rFonts w:hint="eastAsia"/>
                              <w:sz w:val="18"/>
                              <w:szCs w:val="18"/>
                            </w:rPr>
                            <w:t>crossui.com</w:t>
                          </w:r>
                        </w:hyperlink>
                        <w:r>
                          <w:rPr>
                            <w:rFonts w:hint="eastAsia"/>
                            <w:color w:val="FF00FF"/>
                            <w:sz w:val="18"/>
                            <w:szCs w:val="18"/>
                          </w:rPr>
                          <w:t>,</w:t>
                        </w:r>
                        <w:r w:rsidRPr="009C670E">
                          <w:t xml:space="preserve"> </w:t>
                        </w:r>
                        <w:r w:rsidRPr="009C670E">
                          <w:rPr>
                            <w:sz w:val="18"/>
                            <w:szCs w:val="18"/>
                          </w:rPr>
                          <w:t>target</w:t>
                        </w:r>
                        <w:r>
                          <w:rPr>
                            <w:rFonts w:hint="eastAsia"/>
                            <w:color w:val="FF00FF"/>
                            <w:sz w:val="18"/>
                            <w:szCs w:val="18"/>
                          </w:rPr>
                          <w:t>:</w:t>
                        </w:r>
                        <w:r w:rsidRPr="009C670E">
                          <w:rPr>
                            <w:color w:val="FF00FF"/>
                            <w:sz w:val="18"/>
                            <w:szCs w:val="18"/>
                          </w:rPr>
                          <w:t xml:space="preserve"> </w:t>
                        </w:r>
                        <w:r>
                          <w:rPr>
                            <w:color w:val="FF00FF"/>
                            <w:sz w:val="18"/>
                            <w:szCs w:val="18"/>
                          </w:rPr>
                          <w:t>"</w:t>
                        </w:r>
                        <w:r>
                          <w:rPr>
                            <w:rFonts w:hint="eastAsia"/>
                            <w:color w:val="FF00FF"/>
                            <w:sz w:val="18"/>
                            <w:szCs w:val="18"/>
                          </w:rPr>
                          <w:t>_blank</w:t>
                        </w:r>
                        <w:r w:rsidRPr="008D23FD">
                          <w:rPr>
                            <w:color w:val="FF00FF"/>
                            <w:sz w:val="18"/>
                            <w:szCs w:val="18"/>
                          </w:rPr>
                          <w:t>"</w:t>
                        </w:r>
                        <w:r w:rsidRPr="008D23FD">
                          <w:rPr>
                            <w:sz w:val="18"/>
                            <w:szCs w:val="18"/>
                          </w:rPr>
                          <w:t>}).show(</w:t>
                        </w:r>
                        <w:r w:rsidRPr="008D23FD">
                          <w:rPr>
                            <w:color w:val="0000FF"/>
                            <w:sz w:val="18"/>
                            <w:szCs w:val="18"/>
                          </w:rPr>
                          <w:t>null</w:t>
                        </w:r>
                        <w:r w:rsidRPr="008D23FD">
                          <w:rPr>
                            <w:sz w:val="18"/>
                            <w:szCs w:val="18"/>
                          </w:rPr>
                          <w:t>,</w:t>
                        </w:r>
                        <w:r w:rsidRPr="008D23FD">
                          <w:rPr>
                            <w:color w:val="0000FF"/>
                            <w:sz w:val="18"/>
                            <w:szCs w:val="18"/>
                          </w:rPr>
                          <w:t>null</w:t>
                        </w:r>
                        <w:r w:rsidRPr="008D23FD">
                          <w:rPr>
                            <w:sz w:val="18"/>
                            <w:szCs w:val="18"/>
                          </w:rPr>
                          <w:t>,</w:t>
                        </w:r>
                        <w:r w:rsidRPr="008D23FD">
                          <w:rPr>
                            <w:color w:val="800000"/>
                            <w:sz w:val="18"/>
                            <w:szCs w:val="18"/>
                          </w:rPr>
                          <w:t>100</w:t>
                        </w:r>
                        <w:r w:rsidRPr="008D23FD">
                          <w:rPr>
                            <w:sz w:val="18"/>
                            <w:szCs w:val="18"/>
                          </w:rPr>
                          <w:t>,</w:t>
                        </w:r>
                        <w:r w:rsidRPr="008D23FD">
                          <w:rPr>
                            <w:color w:val="800000"/>
                            <w:sz w:val="18"/>
                            <w:szCs w:val="18"/>
                          </w:rPr>
                          <w:t>100</w:t>
                        </w:r>
                        <w:r w:rsidRPr="008D23FD">
                          <w:rPr>
                            <w:sz w:val="18"/>
                            <w:szCs w:val="18"/>
                          </w:rPr>
                          <w:t>)</w:t>
                        </w:r>
                      </w:p>
                      <w:p w:rsidR="0023747D" w:rsidRPr="008D23FD" w:rsidRDefault="0023747D" w:rsidP="00375F9C">
                        <w:pPr>
                          <w:spacing w:line="240" w:lineRule="exact"/>
                          <w:rPr>
                            <w:sz w:val="18"/>
                            <w:szCs w:val="18"/>
                          </w:rPr>
                        </w:pPr>
                      </w:p>
                      <w:p w:rsidR="0023747D" w:rsidRPr="008D23FD" w:rsidRDefault="0023747D" w:rsidP="00375F9C">
                        <w:pPr>
                          <w:spacing w:line="240" w:lineRule="exact"/>
                          <w:rPr>
                            <w:sz w:val="18"/>
                            <w:szCs w:val="18"/>
                          </w:rPr>
                        </w:pPr>
                        <w:r w:rsidRPr="008D23FD">
                          <w:rPr>
                            <w:rFonts w:hint="eastAsia"/>
                            <w:color w:val="008000"/>
                            <w:sz w:val="18"/>
                            <w:szCs w:val="18"/>
                          </w:rPr>
                          <w:t>//</w:t>
                        </w:r>
                        <w:r>
                          <w:rPr>
                            <w:rFonts w:hint="eastAsia"/>
                            <w:color w:val="008000"/>
                            <w:sz w:val="18"/>
                            <w:szCs w:val="18"/>
                          </w:rPr>
                          <w:t xml:space="preserve"> href was disabled when return false</w:t>
                        </w:r>
                        <w:r w:rsidRPr="008D23FD">
                          <w:rPr>
                            <w:rFonts w:hint="eastAsia"/>
                            <w:sz w:val="18"/>
                            <w:szCs w:val="18"/>
                          </w:rPr>
                          <w:t xml:space="preserve"> </w:t>
                        </w:r>
                      </w:p>
                      <w:p w:rsidR="0023747D" w:rsidRPr="008D23FD" w:rsidRDefault="0023747D" w:rsidP="00375F9C">
                        <w:pPr>
                          <w:spacing w:line="240" w:lineRule="exact"/>
                          <w:rPr>
                            <w:sz w:val="18"/>
                            <w:szCs w:val="18"/>
                          </w:rPr>
                        </w:pPr>
                        <w:proofErr w:type="gramStart"/>
                        <w:r>
                          <w:rPr>
                            <w:sz w:val="18"/>
                            <w:szCs w:val="18"/>
                          </w:rPr>
                          <w:t>xui.</w:t>
                        </w:r>
                        <w:r w:rsidRPr="008D23FD">
                          <w:rPr>
                            <w:sz w:val="18"/>
                            <w:szCs w:val="18"/>
                          </w:rPr>
                          <w:t>create(</w:t>
                        </w:r>
                        <w:proofErr w:type="gramEnd"/>
                        <w:r w:rsidRPr="008D23FD">
                          <w:rPr>
                            <w:color w:val="FF00FF"/>
                            <w:sz w:val="18"/>
                            <w:szCs w:val="18"/>
                          </w:rPr>
                          <w:t>"Link"</w:t>
                        </w:r>
                        <w:r w:rsidRPr="008D23FD">
                          <w:rPr>
                            <w:sz w:val="18"/>
                            <w:szCs w:val="18"/>
                          </w:rPr>
                          <w:t xml:space="preserve">,{href: </w:t>
                        </w:r>
                        <w:r w:rsidRPr="008D23FD">
                          <w:rPr>
                            <w:color w:val="FF00FF"/>
                            <w:sz w:val="18"/>
                            <w:szCs w:val="18"/>
                          </w:rPr>
                          <w:t>"http://www.longboo.com"</w:t>
                        </w:r>
                        <w:r w:rsidRPr="008D23FD">
                          <w:rPr>
                            <w:sz w:val="18"/>
                            <w:szCs w:val="18"/>
                          </w:rPr>
                          <w:t>}).show(</w:t>
                        </w:r>
                        <w:r w:rsidRPr="008D23FD">
                          <w:rPr>
                            <w:color w:val="0000FF"/>
                            <w:sz w:val="18"/>
                            <w:szCs w:val="18"/>
                          </w:rPr>
                          <w:t>null</w:t>
                        </w:r>
                        <w:r w:rsidRPr="008D23FD">
                          <w:rPr>
                            <w:sz w:val="18"/>
                            <w:szCs w:val="18"/>
                          </w:rPr>
                          <w:t>,</w:t>
                        </w:r>
                        <w:r w:rsidRPr="008D23FD">
                          <w:rPr>
                            <w:color w:val="0000FF"/>
                            <w:sz w:val="18"/>
                            <w:szCs w:val="18"/>
                          </w:rPr>
                          <w:t>null</w:t>
                        </w:r>
                        <w:r w:rsidRPr="008D23FD">
                          <w:rPr>
                            <w:sz w:val="18"/>
                            <w:szCs w:val="18"/>
                          </w:rPr>
                          <w:t>,</w:t>
                        </w:r>
                        <w:r w:rsidRPr="008D23FD">
                          <w:rPr>
                            <w:rFonts w:hint="eastAsia"/>
                            <w:color w:val="800000"/>
                            <w:sz w:val="18"/>
                            <w:szCs w:val="18"/>
                          </w:rPr>
                          <w:t>2</w:t>
                        </w:r>
                        <w:r w:rsidRPr="008D23FD">
                          <w:rPr>
                            <w:color w:val="800000"/>
                            <w:sz w:val="18"/>
                            <w:szCs w:val="18"/>
                          </w:rPr>
                          <w:t>00</w:t>
                        </w:r>
                        <w:r w:rsidRPr="008D23FD">
                          <w:rPr>
                            <w:sz w:val="18"/>
                            <w:szCs w:val="18"/>
                          </w:rPr>
                          <w:t>,</w:t>
                        </w:r>
                        <w:r w:rsidRPr="008D23FD">
                          <w:rPr>
                            <w:color w:val="800000"/>
                            <w:sz w:val="18"/>
                            <w:szCs w:val="18"/>
                          </w:rPr>
                          <w:t>100</w:t>
                        </w:r>
                        <w:r w:rsidRPr="008D23FD">
                          <w:rPr>
                            <w:sz w:val="18"/>
                            <w:szCs w:val="18"/>
                          </w:rPr>
                          <w:t>)</w:t>
                        </w:r>
                      </w:p>
                      <w:p w:rsidR="0023747D" w:rsidRPr="008D23FD" w:rsidRDefault="0023747D" w:rsidP="00375F9C">
                        <w:pPr>
                          <w:spacing w:line="240" w:lineRule="exact"/>
                          <w:rPr>
                            <w:sz w:val="18"/>
                            <w:szCs w:val="18"/>
                          </w:rPr>
                        </w:pPr>
                        <w:r w:rsidRPr="008D23FD">
                          <w:rPr>
                            <w:rFonts w:hint="eastAsia"/>
                            <w:sz w:val="18"/>
                            <w:szCs w:val="18"/>
                          </w:rPr>
                          <w:t>.</w:t>
                        </w:r>
                        <w:proofErr w:type="gramStart"/>
                        <w:r w:rsidRPr="008D23FD">
                          <w:rPr>
                            <w:rFonts w:hint="eastAsia"/>
                            <w:sz w:val="18"/>
                            <w:szCs w:val="18"/>
                          </w:rPr>
                          <w:t>onClick(</w:t>
                        </w:r>
                        <w:proofErr w:type="gramEnd"/>
                        <w:r w:rsidRPr="008D23FD">
                          <w:rPr>
                            <w:rFonts w:hint="eastAsia"/>
                            <w:color w:val="0000FF"/>
                            <w:sz w:val="18"/>
                            <w:szCs w:val="18"/>
                          </w:rPr>
                          <w:t>function</w:t>
                        </w:r>
                        <w:r w:rsidRPr="008D23FD">
                          <w:rPr>
                            <w:rFonts w:hint="eastAsia"/>
                            <w:sz w:val="18"/>
                            <w:szCs w:val="18"/>
                          </w:rPr>
                          <w:t>(){</w:t>
                        </w:r>
                      </w:p>
                      <w:p w:rsidR="0023747D" w:rsidRPr="008D23FD" w:rsidRDefault="0023747D" w:rsidP="00375F9C">
                        <w:pPr>
                          <w:spacing w:line="240" w:lineRule="exact"/>
                          <w:rPr>
                            <w:sz w:val="18"/>
                            <w:szCs w:val="18"/>
                          </w:rPr>
                        </w:pPr>
                        <w:r w:rsidRPr="008D23FD">
                          <w:rPr>
                            <w:rFonts w:hint="eastAsia"/>
                            <w:sz w:val="18"/>
                            <w:szCs w:val="18"/>
                          </w:rPr>
                          <w:t xml:space="preserve">    </w:t>
                        </w:r>
                        <w:proofErr w:type="gramStart"/>
                        <w:r w:rsidRPr="008D23FD">
                          <w:rPr>
                            <w:rFonts w:hint="eastAsia"/>
                            <w:color w:val="0000FF"/>
                            <w:sz w:val="18"/>
                            <w:szCs w:val="18"/>
                          </w:rPr>
                          <w:t>return</w:t>
                        </w:r>
                        <w:proofErr w:type="gramEnd"/>
                        <w:r w:rsidRPr="008D23FD">
                          <w:rPr>
                            <w:rFonts w:hint="eastAsia"/>
                            <w:sz w:val="18"/>
                            <w:szCs w:val="18"/>
                          </w:rPr>
                          <w:t xml:space="preserve"> </w:t>
                        </w:r>
                        <w:r w:rsidRPr="008D23FD">
                          <w:rPr>
                            <w:rFonts w:hint="eastAsia"/>
                            <w:color w:val="0000FF"/>
                            <w:sz w:val="18"/>
                            <w:szCs w:val="18"/>
                          </w:rPr>
                          <w:t>false</w:t>
                        </w:r>
                        <w:r w:rsidRPr="008D23FD">
                          <w:rPr>
                            <w:rFonts w:hint="eastAsia"/>
                            <w:sz w:val="18"/>
                            <w:szCs w:val="18"/>
                          </w:rPr>
                          <w:t>;</w:t>
                        </w:r>
                      </w:p>
                      <w:p w:rsidR="0023747D" w:rsidRPr="008D23FD" w:rsidRDefault="0023747D" w:rsidP="00375F9C">
                        <w:pPr>
                          <w:spacing w:line="240" w:lineRule="exact"/>
                          <w:rPr>
                            <w:sz w:val="18"/>
                            <w:szCs w:val="18"/>
                          </w:rPr>
                        </w:pPr>
                        <w:r w:rsidRPr="008D23FD">
                          <w:rPr>
                            <w:rFonts w:hint="eastAsia"/>
                            <w:sz w:val="18"/>
                            <w:szCs w:val="18"/>
                          </w:rPr>
                          <w:t>});</w:t>
                        </w:r>
                      </w:p>
                    </w:txbxContent>
                  </v:textbox>
                </v:shape>
                <v:shape id="AutoShape 178" o:spid="_x0000_s1163" type="#_x0000_t62" style="position:absolute;left:21714;top:3959;width:14865;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ldcIA&#10;AADcAAAADwAAAGRycy9kb3ducmV2LnhtbERPy2rCQBTdF/oPwy24q5OI2DY6ShEUUTcmFbq8ZK5J&#10;aOZOyEwe/r2zELo8nPdqM5pa9NS6yrKCeBqBIM6trrhQ8JPt3j9BOI+ssbZMCu7kYLN+fVlhou3A&#10;F+pTX4gQwi5BBaX3TSKly0sy6Ka2IQ7czbYGfYBtIXWLQwg3tZxF0UIarDg0lNjQtqT8L+2Mgnnm&#10;5HWf/0bdtftw4+kcn4/zWKnJ2/i9BOFp9P/ip/ugFXzFYW04E46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HKV1wgAAANwAAAAPAAAAAAAAAAAAAAAAAJgCAABkcnMvZG93&#10;bnJldi54bWxQSwUGAAAAAAQABAD1AAAAhwMAAAAA&#10;" adj="38021,11041" fillcolor="#ff9">
                  <v:textbox inset="0,0,0,0">
                    <w:txbxContent>
                      <w:p w:rsidR="0023747D" w:rsidRPr="000E23E9" w:rsidRDefault="0023747D" w:rsidP="005325C0">
                        <w:pPr>
                          <w:jc w:val="center"/>
                          <w:rPr>
                            <w:szCs w:val="18"/>
                          </w:rPr>
                        </w:pPr>
                        <w:r>
                          <w:rPr>
                            <w:rFonts w:hint="eastAsia"/>
                            <w:szCs w:val="18"/>
                          </w:rPr>
                          <w:t>Adds onClick event</w:t>
                        </w:r>
                      </w:p>
                    </w:txbxContent>
                  </v:textbox>
                </v:shape>
                <v:shape id="AutoShape 179" o:spid="_x0000_s1164" type="#_x0000_t62" style="position:absolute;left:14857;top:991;width:10290;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KPLcUA&#10;AADcAAAADwAAAGRycy9kb3ducmV2LnhtbESPQWvCQBSE74X+h+UVvNVNKhZNXaUoUg8iGPX+zL5u&#10;0mbfhuxWo7/eFQoeh5n5hpnMOluLE7W+cqwg7ScgiAunKzYK9rvl6wiED8gaa8ek4EIeZtPnpwlm&#10;2p15S6c8GBEh7DNUUIbQZFL6oiSLvu8a4uh9u9ZiiLI1Urd4jnBby7ckeZcWK44LJTY0L6n4zf+s&#10;ArP5GV6Lo9y4wWW+MFan6/zroFTvpfv8ABGoC4/wf3ulFYzTMdzPxCM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o8txQAAANwAAAAPAAAAAAAAAAAAAAAAAJgCAABkcnMv&#10;ZG93bnJldi54bWxQSwUGAAAAAAQABAD1AAAAigMAAAAA&#10;" adj="23866,28107" fillcolor="#ff9">
                  <v:textbox inset="0,0,0,0">
                    <w:txbxContent>
                      <w:p w:rsidR="0023747D" w:rsidRPr="00F95585" w:rsidRDefault="0023747D" w:rsidP="005325C0">
                        <w:pPr>
                          <w:jc w:val="center"/>
                          <w:rPr>
                            <w:szCs w:val="18"/>
                          </w:rPr>
                        </w:pPr>
                        <w:r>
                          <w:rPr>
                            <w:rFonts w:hint="eastAsia"/>
                            <w:szCs w:val="18"/>
                          </w:rPr>
                          <w:t>Sets caption</w:t>
                        </w:r>
                      </w:p>
                    </w:txbxContent>
                  </v:textbox>
                </v:shape>
                <w10:anchorlock/>
              </v:group>
            </w:pict>
          </mc:Fallback>
        </mc:AlternateContent>
      </w:r>
    </w:p>
    <w:p w:rsidR="00375F9C" w:rsidRPr="00F95585" w:rsidRDefault="00375F9C" w:rsidP="00375F9C">
      <w:pPr>
        <w:rPr>
          <w:b/>
        </w:rPr>
      </w:pPr>
      <w:r w:rsidRPr="00F95585">
        <w:rPr>
          <w:rFonts w:hint="eastAsia"/>
          <w:b/>
        </w:rPr>
        <w:t>Output:</w:t>
      </w:r>
    </w:p>
    <w:p w:rsidR="00375F9C" w:rsidRPr="00D61EF0" w:rsidRDefault="00160BBB" w:rsidP="00375F9C">
      <w:pPr>
        <w:jc w:val="left"/>
        <w:rPr>
          <w:b/>
          <w:color w:val="FF0000"/>
        </w:rPr>
      </w:pPr>
      <w:r>
        <w:rPr>
          <w:rFonts w:hint="eastAsia"/>
          <w:b/>
          <w:noProof/>
          <w:color w:val="FF0000"/>
        </w:rPr>
        <mc:AlternateContent>
          <mc:Choice Requires="wps">
            <w:drawing>
              <wp:anchor distT="0" distB="0" distL="114300" distR="114300" simplePos="0" relativeHeight="251577856" behindDoc="0" locked="0" layoutInCell="1" allowOverlap="1" wp14:anchorId="64A82873" wp14:editId="2224C28F">
                <wp:simplePos x="0" y="0"/>
                <wp:positionH relativeFrom="column">
                  <wp:posOffset>605155</wp:posOffset>
                </wp:positionH>
                <wp:positionV relativeFrom="line">
                  <wp:posOffset>590550</wp:posOffset>
                </wp:positionV>
                <wp:extent cx="1390015" cy="198120"/>
                <wp:effectExtent l="0" t="0" r="19685" b="259080"/>
                <wp:wrapNone/>
                <wp:docPr id="914" name="AutoShape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90015" cy="198120"/>
                        </a:xfrm>
                        <a:prstGeom prst="wedgeRoundRectCallout">
                          <a:avLst>
                            <a:gd name="adj1" fmla="val 14296"/>
                            <a:gd name="adj2" fmla="val 1727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160BBB">
                            <w:pPr>
                              <w:jc w:val="center"/>
                              <w:rPr>
                                <w:szCs w:val="18"/>
                              </w:rPr>
                            </w:pPr>
                            <w:r>
                              <w:rPr>
                                <w:szCs w:val="18"/>
                              </w:rPr>
                              <w:t>Goes</w:t>
                            </w:r>
                            <w:r>
                              <w:rPr>
                                <w:rFonts w:hint="eastAsia"/>
                                <w:szCs w:val="18"/>
                              </w:rPr>
                              <w:t xml:space="preserve"> to crossui.com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3" o:spid="_x0000_s1165" type="#_x0000_t62" style="position:absolute;margin-left:47.65pt;margin-top:46.5pt;width:109.45pt;height:15.6pt;flip:x;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" adj="13888,48115" fillcolor="#ff9">
                <v:textbox inset="0,0,0,0">
                  <w:txbxContent>
                    <w:p w:rsidR="0023747D" w:rsidRPr="000E23E9" w:rsidRDefault="0023747D" w:rsidP="00160BBB">
                      <w:pPr>
                        <w:jc w:val="center"/>
                        <w:rPr>
                          <w:szCs w:val="18"/>
                        </w:rPr>
                      </w:pPr>
                      <w:r>
                        <w:rPr>
                          <w:szCs w:val="18"/>
                        </w:rPr>
                        <w:t>Goes</w:t>
                      </w:r>
                      <w:r>
                        <w:rPr>
                          <w:rFonts w:hint="eastAsia"/>
                          <w:szCs w:val="18"/>
                        </w:rPr>
                        <w:t xml:space="preserve"> to crossui.com</w:t>
                      </w:r>
                    </w:p>
                  </w:txbxContent>
                </v:textbox>
                <w10:wrap anchory="line"/>
              </v:shape>
            </w:pict>
          </mc:Fallback>
        </mc:AlternateContent>
      </w:r>
      <w:r w:rsidR="00CD05D1">
        <w:rPr>
          <w:rFonts w:hint="eastAsia"/>
          <w:b/>
          <w:noProof/>
          <w:color w:val="FF0000"/>
        </w:rPr>
        <mc:AlternateContent>
          <mc:Choice Requires="wps">
            <w:drawing>
              <wp:anchor distT="0" distB="0" distL="114300" distR="114300" simplePos="0" relativeHeight="251575808" behindDoc="0" locked="0" layoutInCell="1" allowOverlap="1" wp14:anchorId="7748A84F" wp14:editId="396DE007">
                <wp:simplePos x="0" y="0"/>
                <wp:positionH relativeFrom="column">
                  <wp:posOffset>729615</wp:posOffset>
                </wp:positionH>
                <wp:positionV relativeFrom="line">
                  <wp:posOffset>295275</wp:posOffset>
                </wp:positionV>
                <wp:extent cx="1257300" cy="198120"/>
                <wp:effectExtent l="247650" t="95250" r="19050" b="11430"/>
                <wp:wrapNone/>
                <wp:docPr id="915" name="AutoShape 4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8120"/>
                        </a:xfrm>
                        <a:prstGeom prst="wedgeRoundRectCallout">
                          <a:avLst>
                            <a:gd name="adj1" fmla="val 66360"/>
                            <a:gd name="adj2" fmla="val -875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160BBB">
                            <w:pPr>
                              <w:jc w:val="center"/>
                              <w:rPr>
                                <w:szCs w:val="18"/>
                              </w:rPr>
                            </w:pPr>
                            <w:r>
                              <w:rPr>
                                <w:szCs w:val="18"/>
                              </w:rPr>
                              <w:t>S</w:t>
                            </w:r>
                            <w:r>
                              <w:rPr>
                                <w:rFonts w:hint="eastAsia"/>
                                <w:szCs w:val="18"/>
                              </w:rPr>
                              <w:t>hows alert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1" o:spid="_x0000_s1166" type="#_x0000_t62" style="position:absolute;margin-left:57.45pt;margin-top:23.25pt;width:99pt;height:15.6pt;flip:x;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" adj="25134,-8101" fillcolor="#ff9">
                <v:textbox inset="0,0,0,0">
                  <w:txbxContent>
                    <w:p w:rsidR="0023747D" w:rsidRPr="000E23E9" w:rsidRDefault="0023747D" w:rsidP="00160BBB">
                      <w:pPr>
                        <w:jc w:val="center"/>
                        <w:rPr>
                          <w:szCs w:val="18"/>
                        </w:rPr>
                      </w:pPr>
                      <w:r>
                        <w:rPr>
                          <w:szCs w:val="18"/>
                        </w:rPr>
                        <w:t>S</w:t>
                      </w:r>
                      <w:r>
                        <w:rPr>
                          <w:rFonts w:hint="eastAsia"/>
                          <w:szCs w:val="18"/>
                        </w:rPr>
                        <w:t>hows alert window</w:t>
                      </w:r>
                    </w:p>
                  </w:txbxContent>
                </v:textbox>
                <w10:wrap anchory="line"/>
              </v:shape>
            </w:pict>
          </mc:Fallback>
        </mc:AlternateContent>
      </w:r>
      <w:r w:rsidR="00CD05D1">
        <w:rPr>
          <w:rFonts w:hint="eastAsia"/>
          <w:b/>
          <w:noProof/>
          <w:color w:val="FF0000"/>
        </w:rPr>
        <mc:AlternateContent>
          <mc:Choice Requires="wps">
            <w:drawing>
              <wp:anchor distT="0" distB="0" distL="114300" distR="114300" simplePos="0" relativeHeight="251576832" behindDoc="0" locked="0" layoutInCell="1" allowOverlap="1" wp14:anchorId="473833CD" wp14:editId="52280F58">
                <wp:simplePos x="0" y="0"/>
                <wp:positionH relativeFrom="column">
                  <wp:posOffset>2167890</wp:posOffset>
                </wp:positionH>
                <wp:positionV relativeFrom="line">
                  <wp:posOffset>571500</wp:posOffset>
                </wp:positionV>
                <wp:extent cx="1028065" cy="198120"/>
                <wp:effectExtent l="0" t="0" r="19685" b="259080"/>
                <wp:wrapNone/>
                <wp:docPr id="913" name="AutoShape 4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065" cy="198120"/>
                        </a:xfrm>
                        <a:prstGeom prst="wedgeRoundRectCallout">
                          <a:avLst>
                            <a:gd name="adj1" fmla="val 40176"/>
                            <a:gd name="adj2" fmla="val 1657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160BBB">
                            <w:pPr>
                              <w:jc w:val="center"/>
                              <w:rPr>
                                <w:szCs w:val="18"/>
                              </w:rPr>
                            </w:pPr>
                            <w:r>
                              <w:rPr>
                                <w:rFonts w:hint="eastAsia"/>
                                <w:szCs w:val="18"/>
                              </w:rPr>
                              <w:t>No action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2" o:spid="_x0000_s1167" type="#_x0000_t62" style="position:absolute;margin-left:170.7pt;margin-top:45pt;width:80.95pt;height:15.6pt;flip:x;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" adj="19478,46592" fillcolor="#ff9">
                <v:textbox inset="0,0,0,0">
                  <w:txbxContent>
                    <w:p w:rsidR="0023747D" w:rsidRPr="000E23E9" w:rsidRDefault="0023747D" w:rsidP="00160BBB">
                      <w:pPr>
                        <w:jc w:val="center"/>
                        <w:rPr>
                          <w:szCs w:val="18"/>
                        </w:rPr>
                      </w:pPr>
                      <w:r>
                        <w:rPr>
                          <w:rFonts w:hint="eastAsia"/>
                          <w:szCs w:val="18"/>
                        </w:rPr>
                        <w:t>No action</w:t>
                      </w:r>
                    </w:p>
                  </w:txbxContent>
                </v:textbox>
                <w10:wrap anchory="line"/>
              </v:shape>
            </w:pict>
          </mc:Fallback>
        </mc:AlternateContent>
      </w:r>
      <w:r w:rsidR="00CD05D1" w:rsidRPr="00CD05D1">
        <w:rPr>
          <w:noProof/>
        </w:rPr>
        <w:t xml:space="preserve"> </w:t>
      </w:r>
      <w:r w:rsidR="00CD05D1">
        <w:rPr>
          <w:noProof/>
        </w:rPr>
        <w:drawing>
          <wp:inline distT="0" distB="0" distL="0" distR="0" wp14:anchorId="65E194EF" wp14:editId="1A1B793B">
            <wp:extent cx="2495238" cy="1190476"/>
            <wp:effectExtent l="0" t="0" r="635" b="0"/>
            <wp:docPr id="1191" name="图片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495238" cy="1190476"/>
                    </a:xfrm>
                    <a:prstGeom prst="rect">
                      <a:avLst/>
                    </a:prstGeom>
                  </pic:spPr>
                </pic:pic>
              </a:graphicData>
            </a:graphic>
          </wp:inline>
        </w:drawing>
      </w:r>
    </w:p>
    <w:p w:rsidR="00375F9C" w:rsidRDefault="00375F9C" w:rsidP="00E45D25">
      <w:pPr>
        <w:pStyle w:val="2"/>
        <w:numPr>
          <w:ilvl w:val="1"/>
          <w:numId w:val="17"/>
        </w:numPr>
      </w:pPr>
      <w:bookmarkStart w:id="38" w:name="_Toc235676266"/>
      <w:bookmarkStart w:id="39" w:name="_Toc356466182"/>
      <w:r>
        <w:rPr>
          <w:rFonts w:hint="eastAsia"/>
        </w:rPr>
        <w:t>Label</w:t>
      </w:r>
      <w:bookmarkEnd w:id="38"/>
      <w:r>
        <w:rPr>
          <w:rFonts w:hint="eastAsia"/>
        </w:rPr>
        <w:t xml:space="preserve"> related</w:t>
      </w:r>
      <w:bookmarkEnd w:id="39"/>
    </w:p>
    <w:p w:rsidR="00375F9C" w:rsidRPr="00846144" w:rsidRDefault="00375F9C" w:rsidP="00375F9C">
      <w:r>
        <w:rPr>
          <w:rStyle w:val="shorttext"/>
          <w:rFonts w:hint="eastAsia"/>
          <w:shd w:val="clear" w:color="auto" w:fill="FFFFFF"/>
        </w:rPr>
        <w:t>T</w:t>
      </w:r>
      <w:r>
        <w:rPr>
          <w:rStyle w:val="shorttext"/>
          <w:shd w:val="clear" w:color="auto" w:fill="FFFFFF"/>
        </w:rPr>
        <w:t>his section relates to the following controls:</w:t>
      </w:r>
      <w:r>
        <w:rPr>
          <w:rStyle w:val="shorttext"/>
          <w:rFonts w:hint="eastAsia"/>
        </w:rPr>
        <w:t xml:space="preserve"> </w:t>
      </w:r>
      <w:r w:rsidR="00704D04">
        <w:rPr>
          <w:rFonts w:hint="eastAsia"/>
        </w:rPr>
        <w:t>xui.</w:t>
      </w:r>
      <w:r>
        <w:rPr>
          <w:rFonts w:hint="eastAsia"/>
        </w:rPr>
        <w:t xml:space="preserve">UI.SLabel, </w:t>
      </w:r>
      <w:r w:rsidR="00704D04">
        <w:rPr>
          <w:rFonts w:hint="eastAsia"/>
        </w:rPr>
        <w:t>xui.</w:t>
      </w:r>
      <w:r>
        <w:rPr>
          <w:rFonts w:hint="eastAsia"/>
        </w:rPr>
        <w:t xml:space="preserve">UI.Label and </w:t>
      </w:r>
      <w:r w:rsidR="00704D04">
        <w:rPr>
          <w:rFonts w:hint="eastAsia"/>
        </w:rPr>
        <w:t>xui.</w:t>
      </w:r>
      <w:r>
        <w:rPr>
          <w:rFonts w:hint="eastAsia"/>
        </w:rPr>
        <w:t xml:space="preserve">UI.Div. These three controls can be used as </w:t>
      </w:r>
      <w:r>
        <w:t>“</w:t>
      </w:r>
      <w:r>
        <w:rPr>
          <w:rFonts w:hint="eastAsia"/>
        </w:rPr>
        <w:t>label</w:t>
      </w:r>
      <w:r>
        <w:t>”</w:t>
      </w:r>
      <w:r>
        <w:rPr>
          <w:rFonts w:hint="eastAsia"/>
        </w:rPr>
        <w:t xml:space="preserve">, </w:t>
      </w:r>
      <w:r w:rsidR="00704D04">
        <w:rPr>
          <w:rFonts w:hint="eastAsia"/>
        </w:rPr>
        <w:t>xui.</w:t>
      </w:r>
      <w:r>
        <w:rPr>
          <w:rFonts w:hint="eastAsia"/>
        </w:rPr>
        <w:t xml:space="preserve">UI.SLabel is the </w:t>
      </w:r>
      <w:r w:rsidRPr="00846144">
        <w:t>simplest</w:t>
      </w:r>
      <w:r>
        <w:rPr>
          <w:rFonts w:hint="eastAsia"/>
        </w:rPr>
        <w:t xml:space="preserve"> one, but it</w:t>
      </w:r>
      <w:r>
        <w:t>’</w:t>
      </w:r>
      <w:r>
        <w:rPr>
          <w:rFonts w:hint="eastAsia"/>
        </w:rPr>
        <w:t xml:space="preserve">s </w:t>
      </w:r>
      <w:r>
        <w:t>enough for most cases</w:t>
      </w:r>
      <w:r>
        <w:rPr>
          <w:rFonts w:hint="eastAsia"/>
        </w:rPr>
        <w:t>; I</w:t>
      </w:r>
      <w:r w:rsidRPr="00846144">
        <w:t>f you need more complex feature</w:t>
      </w:r>
      <w:r>
        <w:rPr>
          <w:rFonts w:hint="eastAsia"/>
        </w:rPr>
        <w:t xml:space="preserve"> like shadow, resizer or border</w:t>
      </w:r>
      <w:r w:rsidRPr="00846144">
        <w:t xml:space="preserve">, you should </w:t>
      </w:r>
      <w:r>
        <w:rPr>
          <w:rFonts w:hint="eastAsia"/>
        </w:rPr>
        <w:t>choose</w:t>
      </w:r>
      <w:r w:rsidRPr="00846144">
        <w:t xml:space="preserve"> </w:t>
      </w:r>
      <w:r w:rsidR="00704D04">
        <w:rPr>
          <w:rFonts w:hint="eastAsia"/>
        </w:rPr>
        <w:t>xui.</w:t>
      </w:r>
      <w:r>
        <w:rPr>
          <w:rFonts w:hint="eastAsia"/>
        </w:rPr>
        <w:t>UI.Label; Or if you want to input m</w:t>
      </w:r>
      <w:r w:rsidRPr="00846144">
        <w:t>ore complex html</w:t>
      </w:r>
      <w:r>
        <w:rPr>
          <w:rFonts w:hint="eastAsia"/>
        </w:rPr>
        <w:t xml:space="preserve"> code in the control, </w:t>
      </w:r>
      <w:r w:rsidR="00704D04">
        <w:rPr>
          <w:rFonts w:hint="eastAsia"/>
        </w:rPr>
        <w:t>xui.</w:t>
      </w:r>
      <w:r>
        <w:rPr>
          <w:rFonts w:hint="eastAsia"/>
        </w:rPr>
        <w:t>UI.Div is better.</w:t>
      </w:r>
    </w:p>
    <w:p w:rsidR="00375F9C" w:rsidRPr="00846144" w:rsidRDefault="00375F9C" w:rsidP="00375F9C">
      <w:pPr>
        <w:rPr>
          <w:b/>
        </w:rPr>
      </w:pPr>
      <w:r w:rsidRPr="00846144">
        <w:rPr>
          <w:rFonts w:hint="eastAsia"/>
          <w:b/>
        </w:rPr>
        <w:t>Input:</w:t>
      </w:r>
    </w:p>
    <w:p w:rsidR="00375F9C" w:rsidRPr="00463551" w:rsidRDefault="005C781A" w:rsidP="00375F9C">
      <w:r>
        <w:rPr>
          <w:noProof/>
        </w:rPr>
        <mc:AlternateContent>
          <mc:Choice Requires="wpc">
            <w:drawing>
              <wp:inline distT="0" distB="0" distL="0" distR="0" wp14:anchorId="2B068F32" wp14:editId="35B044EF">
                <wp:extent cx="5257800" cy="946785"/>
                <wp:effectExtent l="9525" t="0" r="9525" b="15240"/>
                <wp:docPr id="912" name="画布 1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10" name="Text Box 185"/>
                        <wps:cNvSpPr txBox="1">
                          <a:spLocks noChangeArrowheads="1"/>
                        </wps:cNvSpPr>
                        <wps:spPr bwMode="auto">
                          <a:xfrm>
                            <a:off x="0" y="48833"/>
                            <a:ext cx="5257800" cy="897952"/>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63551" w:rsidRDefault="0023747D" w:rsidP="00375F9C">
                              <w:pPr>
                                <w:jc w:val="left"/>
                                <w:rPr>
                                  <w:sz w:val="18"/>
                                  <w:szCs w:val="18"/>
                                </w:rPr>
                              </w:pPr>
                              <w:r w:rsidRPr="00463551">
                                <w:rPr>
                                  <w:sz w:val="18"/>
                                  <w:szCs w:val="18"/>
                                </w:rPr>
                                <w:t>(</w:t>
                              </w:r>
                              <w:r w:rsidRPr="00463551">
                                <w:rPr>
                                  <w:color w:val="0000FF"/>
                                  <w:sz w:val="18"/>
                                  <w:szCs w:val="18"/>
                                </w:rPr>
                                <w:t>new</w:t>
                              </w:r>
                              <w:r w:rsidRPr="00463551">
                                <w:rPr>
                                  <w:sz w:val="18"/>
                                  <w:szCs w:val="18"/>
                                </w:rPr>
                                <w:t xml:space="preserve"> </w:t>
                              </w:r>
                              <w:r>
                                <w:rPr>
                                  <w:sz w:val="18"/>
                                  <w:szCs w:val="18"/>
                                </w:rPr>
                                <w:t>xui.</w:t>
                              </w:r>
                              <w:r w:rsidRPr="00463551">
                                <w:rPr>
                                  <w:sz w:val="18"/>
                                  <w:szCs w:val="18"/>
                                </w:rPr>
                                <w:t>UI.SLabel()).setCaption(</w:t>
                              </w:r>
                              <w:r w:rsidRPr="00463551">
                                <w:rPr>
                                  <w:color w:val="FF00FF"/>
                                  <w:sz w:val="18"/>
                                  <w:szCs w:val="18"/>
                                </w:rPr>
                                <w:t>"SLabel"</w:t>
                              </w:r>
                              <w:r w:rsidRPr="00463551">
                                <w:rPr>
                                  <w:sz w:val="18"/>
                                  <w:szCs w:val="18"/>
                                </w:rPr>
                                <w:t>).setPosition(</w:t>
                              </w:r>
                              <w:r w:rsidRPr="00463551">
                                <w:rPr>
                                  <w:color w:val="FF00FF"/>
                                  <w:sz w:val="18"/>
                                  <w:szCs w:val="18"/>
                                </w:rPr>
                                <w:t>"relative"</w:t>
                              </w:r>
                              <w:r w:rsidRPr="00463551">
                                <w:rPr>
                                  <w:sz w:val="18"/>
                                  <w:szCs w:val="18"/>
                                </w:rPr>
                                <w:t>).show();</w:t>
                              </w:r>
                            </w:p>
                            <w:p w:rsidR="0023747D" w:rsidRPr="00463551" w:rsidRDefault="0023747D" w:rsidP="00375F9C">
                              <w:pPr>
                                <w:jc w:val="left"/>
                                <w:rPr>
                                  <w:sz w:val="18"/>
                                  <w:szCs w:val="18"/>
                                </w:rPr>
                              </w:pPr>
                              <w:r w:rsidRPr="00463551">
                                <w:rPr>
                                  <w:sz w:val="18"/>
                                  <w:szCs w:val="18"/>
                                </w:rPr>
                                <w:t>(</w:t>
                              </w:r>
                              <w:r w:rsidRPr="00463551">
                                <w:rPr>
                                  <w:color w:val="0000FF"/>
                                  <w:sz w:val="18"/>
                                  <w:szCs w:val="18"/>
                                </w:rPr>
                                <w:t>new</w:t>
                              </w:r>
                              <w:r w:rsidRPr="00463551">
                                <w:rPr>
                                  <w:sz w:val="18"/>
                                  <w:szCs w:val="18"/>
                                </w:rPr>
                                <w:t xml:space="preserve"> </w:t>
                              </w:r>
                              <w:r>
                                <w:rPr>
                                  <w:sz w:val="18"/>
                                  <w:szCs w:val="18"/>
                                </w:rPr>
                                <w:t>xui.</w:t>
                              </w:r>
                              <w:r w:rsidRPr="00463551">
                                <w:rPr>
                                  <w:sz w:val="18"/>
                                  <w:szCs w:val="18"/>
                                </w:rPr>
                                <w:t>UI.Label()).setCaption(</w:t>
                              </w:r>
                              <w:r w:rsidRPr="00463551">
                                <w:rPr>
                                  <w:color w:val="FF00FF"/>
                                  <w:sz w:val="18"/>
                                  <w:szCs w:val="18"/>
                                </w:rPr>
                                <w:t>"Label"</w:t>
                              </w:r>
                              <w:r w:rsidRPr="00463551">
                                <w:rPr>
                                  <w:sz w:val="18"/>
                                  <w:szCs w:val="18"/>
                                </w:rPr>
                                <w:t>).setPosition(</w:t>
                              </w:r>
                              <w:r w:rsidRPr="00463551">
                                <w:rPr>
                                  <w:color w:val="FF00FF"/>
                                  <w:sz w:val="18"/>
                                  <w:szCs w:val="18"/>
                                </w:rPr>
                                <w:t>"relative"</w:t>
                              </w:r>
                              <w:r w:rsidRPr="00463551">
                                <w:rPr>
                                  <w:sz w:val="18"/>
                                  <w:szCs w:val="18"/>
                                </w:rPr>
                                <w:t>).setShadowText(</w:t>
                              </w:r>
                              <w:r w:rsidRPr="00463551">
                                <w:rPr>
                                  <w:color w:val="0000FF"/>
                                  <w:sz w:val="18"/>
                                  <w:szCs w:val="18"/>
                                </w:rPr>
                                <w:t>true</w:t>
                              </w:r>
                              <w:r w:rsidRPr="00463551">
                                <w:rPr>
                                  <w:sz w:val="18"/>
                                  <w:szCs w:val="18"/>
                                </w:rPr>
                                <w:t>).show();</w:t>
                              </w:r>
                            </w:p>
                            <w:p w:rsidR="0023747D" w:rsidRDefault="0023747D" w:rsidP="00375F9C">
                              <w:pPr>
                                <w:jc w:val="left"/>
                                <w:rPr>
                                  <w:sz w:val="18"/>
                                  <w:szCs w:val="18"/>
                                </w:rPr>
                              </w:pPr>
                              <w:r w:rsidRPr="00463551">
                                <w:rPr>
                                  <w:sz w:val="18"/>
                                  <w:szCs w:val="18"/>
                                </w:rPr>
                                <w:t>(</w:t>
                              </w:r>
                              <w:r w:rsidRPr="00463551">
                                <w:rPr>
                                  <w:color w:val="0000FF"/>
                                  <w:sz w:val="18"/>
                                  <w:szCs w:val="18"/>
                                </w:rPr>
                                <w:t>new</w:t>
                              </w:r>
                              <w:r w:rsidRPr="00463551">
                                <w:rPr>
                                  <w:sz w:val="18"/>
                                  <w:szCs w:val="18"/>
                                </w:rPr>
                                <w:t xml:space="preserve"> </w:t>
                              </w:r>
                              <w:r>
                                <w:rPr>
                                  <w:sz w:val="18"/>
                                  <w:szCs w:val="18"/>
                                </w:rPr>
                                <w:t>xui.</w:t>
                              </w:r>
                              <w:r w:rsidRPr="00463551">
                                <w:rPr>
                                  <w:sz w:val="18"/>
                                  <w:szCs w:val="18"/>
                                </w:rPr>
                                <w:t>UI.Div()).setHtml(</w:t>
                              </w:r>
                              <w:r>
                                <w:rPr>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more complicated label in a &lt;br /&gt;</w:t>
                              </w:r>
                              <w:r>
                                <w:rPr>
                                  <w:color w:val="FF00FF"/>
                                  <w:sz w:val="18"/>
                                  <w:szCs w:val="18"/>
                                </w:rPr>
                                <w:t>&lt;b&gt;</w:t>
                              </w:r>
                              <w:r>
                                <w:rPr>
                                  <w:rFonts w:hint="eastAsia"/>
                                  <w:color w:val="FF00FF"/>
                                  <w:sz w:val="18"/>
                                  <w:szCs w:val="18"/>
                                </w:rPr>
                                <w:t>xui.UI.Div</w:t>
                              </w:r>
                              <w:r>
                                <w:rPr>
                                  <w:color w:val="FF00FF"/>
                                  <w:sz w:val="18"/>
                                  <w:szCs w:val="18"/>
                                </w:rPr>
                                <w:t>&lt;/b&gt;</w:t>
                              </w:r>
                              <w:r w:rsidRPr="00463551">
                                <w:rPr>
                                  <w:color w:val="FF00FF"/>
                                  <w:sz w:val="18"/>
                                  <w:szCs w:val="18"/>
                                </w:rPr>
                                <w:t>"</w:t>
                              </w:r>
                              <w:r w:rsidRPr="00463551">
                                <w:rPr>
                                  <w:sz w:val="18"/>
                                  <w:szCs w:val="18"/>
                                </w:rPr>
                                <w:t>)</w:t>
                              </w:r>
                            </w:p>
                            <w:p w:rsidR="0023747D" w:rsidRPr="00463551" w:rsidRDefault="0023747D" w:rsidP="00375F9C">
                              <w:pPr>
                                <w:jc w:val="left"/>
                                <w:rPr>
                                  <w:sz w:val="18"/>
                                  <w:szCs w:val="18"/>
                                </w:rPr>
                              </w:pPr>
                              <w:r w:rsidRPr="00463551">
                                <w:rPr>
                                  <w:sz w:val="18"/>
                                  <w:szCs w:val="18"/>
                                </w:rPr>
                                <w:t>.setPosition(</w:t>
                              </w:r>
                              <w:r w:rsidRPr="00463551">
                                <w:rPr>
                                  <w:color w:val="FF00FF"/>
                                  <w:sz w:val="18"/>
                                  <w:szCs w:val="18"/>
                                </w:rPr>
                                <w:t>"relative"</w:t>
                              </w:r>
                              <w:r w:rsidRPr="00463551">
                                <w:rPr>
                                  <w:sz w:val="18"/>
                                  <w:szCs w:val="18"/>
                                </w:rPr>
                                <w:t>).show();</w:t>
                              </w:r>
                            </w:p>
                          </w:txbxContent>
                        </wps:txbx>
                        <wps:bodyPr rot="0" vert="horz" wrap="square" lIns="54000" tIns="46800" rIns="54000" bIns="45720" anchor="t" anchorCtr="0" upright="1">
                          <a:spAutoFit/>
                        </wps:bodyPr>
                      </wps:wsp>
                    </wpc:wpc>
                  </a:graphicData>
                </a:graphic>
              </wp:inline>
            </w:drawing>
          </mc:Choice>
          <mc:Fallback>
            <w:pict>
              <v:group id="画布 183" o:spid="_x0000_s1168" editas="canvas" style="width:414pt;height:74.55pt;mso-position-horizontal-relative:char;mso-position-vertical-relative:line" coordsize="52578,9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">
                <v:shape id="_x0000_s1169" type="#_x0000_t75" style="position:absolute;width:52578;height:9467;visibility:visible;mso-wrap-style:square">
                  <v:fill o:detectmouseclick="t"/>
                  <v:path o:connecttype="none"/>
                </v:shape>
                <v:shape id="Text Box 185" o:spid="_x0000_s1170" type="#_x0000_t202" style="position:absolute;top:488;width:52578;height:8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o9cAA&#10;AADcAAAADwAAAGRycy9kb3ducmV2LnhtbERPTYvCMBC9C/sfwix4s6keRLtGEUXqRXB19z40s02x&#10;mZQk1vrvzUHY4+N9rzaDbUVPPjSOFUyzHARx5XTDtYKf62GyABEissbWMSl4UoDN+mO0wkK7B39T&#10;f4m1SCEcClRgYuwKKUNlyGLIXEecuD/nLcYEfS21x0cKt62c5flcWmw4NRjsaGeoul3uVkF12w/7&#10;svk1vr/bxVkvy+dpXio1/hy2XyAiDfFf/HYftYLlNM1PZ9IRkO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Io9cAAAADcAAAADwAAAAAAAAAAAAAAAACYAgAAZHJzL2Rvd25y&#10;ZXYueG1sUEsFBgAAAAAEAAQA9QAAAIUDAAAAAA==&#10;" strokeweight="1pt">
                  <v:textbox style="mso-fit-shape-to-text:t" inset="1.5mm,1.3mm,1.5mm">
                    <w:txbxContent>
                      <w:p w:rsidR="0023747D" w:rsidRPr="00463551" w:rsidRDefault="0023747D" w:rsidP="00375F9C">
                        <w:pPr>
                          <w:jc w:val="left"/>
                          <w:rPr>
                            <w:sz w:val="18"/>
                            <w:szCs w:val="18"/>
                          </w:rPr>
                        </w:pPr>
                        <w:r w:rsidRPr="00463551">
                          <w:rPr>
                            <w:sz w:val="18"/>
                            <w:szCs w:val="18"/>
                          </w:rPr>
                          <w:t>(</w:t>
                        </w:r>
                        <w:proofErr w:type="gramStart"/>
                        <w:r w:rsidRPr="00463551">
                          <w:rPr>
                            <w:color w:val="0000FF"/>
                            <w:sz w:val="18"/>
                            <w:szCs w:val="18"/>
                          </w:rPr>
                          <w:t>new</w:t>
                        </w:r>
                        <w:proofErr w:type="gramEnd"/>
                        <w:r w:rsidRPr="00463551">
                          <w:rPr>
                            <w:sz w:val="18"/>
                            <w:szCs w:val="18"/>
                          </w:rPr>
                          <w:t xml:space="preserve"> </w:t>
                        </w:r>
                        <w:r>
                          <w:rPr>
                            <w:sz w:val="18"/>
                            <w:szCs w:val="18"/>
                          </w:rPr>
                          <w:t>xui.</w:t>
                        </w:r>
                        <w:r w:rsidRPr="00463551">
                          <w:rPr>
                            <w:sz w:val="18"/>
                            <w:szCs w:val="18"/>
                          </w:rPr>
                          <w:t>UI.SLabel()).setCaption(</w:t>
                        </w:r>
                        <w:r w:rsidRPr="00463551">
                          <w:rPr>
                            <w:color w:val="FF00FF"/>
                            <w:sz w:val="18"/>
                            <w:szCs w:val="18"/>
                          </w:rPr>
                          <w:t>"SLabel"</w:t>
                        </w:r>
                        <w:r w:rsidRPr="00463551">
                          <w:rPr>
                            <w:sz w:val="18"/>
                            <w:szCs w:val="18"/>
                          </w:rPr>
                          <w:t>).setPosition(</w:t>
                        </w:r>
                        <w:r w:rsidRPr="00463551">
                          <w:rPr>
                            <w:color w:val="FF00FF"/>
                            <w:sz w:val="18"/>
                            <w:szCs w:val="18"/>
                          </w:rPr>
                          <w:t>"relative"</w:t>
                        </w:r>
                        <w:r w:rsidRPr="00463551">
                          <w:rPr>
                            <w:sz w:val="18"/>
                            <w:szCs w:val="18"/>
                          </w:rPr>
                          <w:t>).show();</w:t>
                        </w:r>
                      </w:p>
                      <w:p w:rsidR="0023747D" w:rsidRPr="00463551" w:rsidRDefault="0023747D" w:rsidP="00375F9C">
                        <w:pPr>
                          <w:jc w:val="left"/>
                          <w:rPr>
                            <w:sz w:val="18"/>
                            <w:szCs w:val="18"/>
                          </w:rPr>
                        </w:pPr>
                        <w:r w:rsidRPr="00463551">
                          <w:rPr>
                            <w:sz w:val="18"/>
                            <w:szCs w:val="18"/>
                          </w:rPr>
                          <w:t>(</w:t>
                        </w:r>
                        <w:proofErr w:type="gramStart"/>
                        <w:r w:rsidRPr="00463551">
                          <w:rPr>
                            <w:color w:val="0000FF"/>
                            <w:sz w:val="18"/>
                            <w:szCs w:val="18"/>
                          </w:rPr>
                          <w:t>new</w:t>
                        </w:r>
                        <w:proofErr w:type="gramEnd"/>
                        <w:r w:rsidRPr="00463551">
                          <w:rPr>
                            <w:sz w:val="18"/>
                            <w:szCs w:val="18"/>
                          </w:rPr>
                          <w:t xml:space="preserve"> </w:t>
                        </w:r>
                        <w:r>
                          <w:rPr>
                            <w:sz w:val="18"/>
                            <w:szCs w:val="18"/>
                          </w:rPr>
                          <w:t>xui.</w:t>
                        </w:r>
                        <w:r w:rsidRPr="00463551">
                          <w:rPr>
                            <w:sz w:val="18"/>
                            <w:szCs w:val="18"/>
                          </w:rPr>
                          <w:t>UI.Label()).setCaption(</w:t>
                        </w:r>
                        <w:r w:rsidRPr="00463551">
                          <w:rPr>
                            <w:color w:val="FF00FF"/>
                            <w:sz w:val="18"/>
                            <w:szCs w:val="18"/>
                          </w:rPr>
                          <w:t>"Label"</w:t>
                        </w:r>
                        <w:r w:rsidRPr="00463551">
                          <w:rPr>
                            <w:sz w:val="18"/>
                            <w:szCs w:val="18"/>
                          </w:rPr>
                          <w:t>).setPosition(</w:t>
                        </w:r>
                        <w:r w:rsidRPr="00463551">
                          <w:rPr>
                            <w:color w:val="FF00FF"/>
                            <w:sz w:val="18"/>
                            <w:szCs w:val="18"/>
                          </w:rPr>
                          <w:t>"relative"</w:t>
                        </w:r>
                        <w:r w:rsidRPr="00463551">
                          <w:rPr>
                            <w:sz w:val="18"/>
                            <w:szCs w:val="18"/>
                          </w:rPr>
                          <w:t>).setShadowText(</w:t>
                        </w:r>
                        <w:r w:rsidRPr="00463551">
                          <w:rPr>
                            <w:color w:val="0000FF"/>
                            <w:sz w:val="18"/>
                            <w:szCs w:val="18"/>
                          </w:rPr>
                          <w:t>true</w:t>
                        </w:r>
                        <w:r w:rsidRPr="00463551">
                          <w:rPr>
                            <w:sz w:val="18"/>
                            <w:szCs w:val="18"/>
                          </w:rPr>
                          <w:t>).show();</w:t>
                        </w:r>
                      </w:p>
                      <w:p w:rsidR="0023747D" w:rsidRDefault="0023747D" w:rsidP="00375F9C">
                        <w:pPr>
                          <w:jc w:val="left"/>
                          <w:rPr>
                            <w:sz w:val="18"/>
                            <w:szCs w:val="18"/>
                          </w:rPr>
                        </w:pPr>
                        <w:r w:rsidRPr="00463551">
                          <w:rPr>
                            <w:sz w:val="18"/>
                            <w:szCs w:val="18"/>
                          </w:rPr>
                          <w:t>(</w:t>
                        </w:r>
                        <w:proofErr w:type="gramStart"/>
                        <w:r w:rsidRPr="00463551">
                          <w:rPr>
                            <w:color w:val="0000FF"/>
                            <w:sz w:val="18"/>
                            <w:szCs w:val="18"/>
                          </w:rPr>
                          <w:t>new</w:t>
                        </w:r>
                        <w:proofErr w:type="gramEnd"/>
                        <w:r w:rsidRPr="00463551">
                          <w:rPr>
                            <w:sz w:val="18"/>
                            <w:szCs w:val="18"/>
                          </w:rPr>
                          <w:t xml:space="preserve"> </w:t>
                        </w:r>
                        <w:r>
                          <w:rPr>
                            <w:sz w:val="18"/>
                            <w:szCs w:val="18"/>
                          </w:rPr>
                          <w:t>xui.</w:t>
                        </w:r>
                        <w:r w:rsidRPr="00463551">
                          <w:rPr>
                            <w:sz w:val="18"/>
                            <w:szCs w:val="18"/>
                          </w:rPr>
                          <w:t>UI.Div()).setHtml(</w:t>
                        </w:r>
                        <w:r>
                          <w:rPr>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more complicated label in a &lt;br /&gt;</w:t>
                        </w:r>
                        <w:r>
                          <w:rPr>
                            <w:color w:val="FF00FF"/>
                            <w:sz w:val="18"/>
                            <w:szCs w:val="18"/>
                          </w:rPr>
                          <w:t>&lt;b&gt;</w:t>
                        </w:r>
                        <w:r>
                          <w:rPr>
                            <w:rFonts w:hint="eastAsia"/>
                            <w:color w:val="FF00FF"/>
                            <w:sz w:val="18"/>
                            <w:szCs w:val="18"/>
                          </w:rPr>
                          <w:t>xui.UI.Div</w:t>
                        </w:r>
                        <w:r>
                          <w:rPr>
                            <w:color w:val="FF00FF"/>
                            <w:sz w:val="18"/>
                            <w:szCs w:val="18"/>
                          </w:rPr>
                          <w:t>&lt;/b&gt;</w:t>
                        </w:r>
                        <w:r w:rsidRPr="00463551">
                          <w:rPr>
                            <w:color w:val="FF00FF"/>
                            <w:sz w:val="18"/>
                            <w:szCs w:val="18"/>
                          </w:rPr>
                          <w:t>"</w:t>
                        </w:r>
                        <w:r w:rsidRPr="00463551">
                          <w:rPr>
                            <w:sz w:val="18"/>
                            <w:szCs w:val="18"/>
                          </w:rPr>
                          <w:t>)</w:t>
                        </w:r>
                      </w:p>
                      <w:p w:rsidR="0023747D" w:rsidRPr="00463551" w:rsidRDefault="0023747D" w:rsidP="00375F9C">
                        <w:pPr>
                          <w:jc w:val="left"/>
                          <w:rPr>
                            <w:sz w:val="18"/>
                            <w:szCs w:val="18"/>
                          </w:rPr>
                        </w:pPr>
                        <w:r w:rsidRPr="00463551">
                          <w:rPr>
                            <w:sz w:val="18"/>
                            <w:szCs w:val="18"/>
                          </w:rPr>
                          <w:t>.</w:t>
                        </w:r>
                        <w:proofErr w:type="gramStart"/>
                        <w:r w:rsidRPr="00463551">
                          <w:rPr>
                            <w:sz w:val="18"/>
                            <w:szCs w:val="18"/>
                          </w:rPr>
                          <w:t>setPosition(</w:t>
                        </w:r>
                        <w:proofErr w:type="gramEnd"/>
                        <w:r w:rsidRPr="00463551">
                          <w:rPr>
                            <w:color w:val="FF00FF"/>
                            <w:sz w:val="18"/>
                            <w:szCs w:val="18"/>
                          </w:rPr>
                          <w:t>"relative"</w:t>
                        </w:r>
                        <w:r w:rsidRPr="00463551">
                          <w:rPr>
                            <w:sz w:val="18"/>
                            <w:szCs w:val="18"/>
                          </w:rPr>
                          <w:t>).show();</w:t>
                        </w:r>
                      </w:p>
                    </w:txbxContent>
                  </v:textbox>
                </v:shape>
                <w10:anchorlock/>
              </v:group>
            </w:pict>
          </mc:Fallback>
        </mc:AlternateContent>
      </w:r>
    </w:p>
    <w:p w:rsidR="00375F9C" w:rsidRPr="00846144" w:rsidRDefault="00375F9C" w:rsidP="00375F9C">
      <w:pPr>
        <w:rPr>
          <w:b/>
        </w:rPr>
      </w:pPr>
      <w:r w:rsidRPr="00846144">
        <w:rPr>
          <w:rFonts w:hint="eastAsia"/>
          <w:b/>
        </w:rPr>
        <w:t>Output:</w:t>
      </w:r>
    </w:p>
    <w:p w:rsidR="00375F9C" w:rsidRDefault="005C781A" w:rsidP="00375F9C">
      <w:pPr>
        <w:ind w:firstLine="420"/>
      </w:pPr>
      <w:r>
        <w:rPr>
          <w:rFonts w:hint="eastAsia"/>
          <w:noProof/>
        </w:rPr>
        <mc:AlternateContent>
          <mc:Choice Requires="wps">
            <w:drawing>
              <wp:anchor distT="0" distB="0" distL="114300" distR="114300" simplePos="0" relativeHeight="251578880" behindDoc="0" locked="0" layoutInCell="1" allowOverlap="1" wp14:anchorId="46516183" wp14:editId="3B16AC84">
                <wp:simplePos x="0" y="0"/>
                <wp:positionH relativeFrom="column">
                  <wp:posOffset>457200</wp:posOffset>
                </wp:positionH>
                <wp:positionV relativeFrom="line">
                  <wp:posOffset>528320</wp:posOffset>
                </wp:positionV>
                <wp:extent cx="570865" cy="198120"/>
                <wp:effectExtent l="9525" t="252095" r="10160" b="6985"/>
                <wp:wrapNone/>
                <wp:docPr id="909" name="AutoShape 4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0865" cy="198120"/>
                        </a:xfrm>
                        <a:prstGeom prst="wedgeRoundRectCallout">
                          <a:avLst>
                            <a:gd name="adj1" fmla="val 30088"/>
                            <a:gd name="adj2" fmla="val -16538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9C670E">
                            <w:pPr>
                              <w:jc w:val="center"/>
                              <w:rPr>
                                <w:szCs w:val="18"/>
                              </w:rPr>
                            </w:pPr>
                            <w:r>
                              <w:rPr>
                                <w:rFonts w:hint="eastAsia"/>
                                <w:szCs w:val="18"/>
                              </w:rPr>
                              <w:t>SLabel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4" o:spid="_x0000_s1171" type="#_x0000_t62" style="position:absolute;left:0;text-align:left;margin-left:36pt;margin-top:41.6pt;width:44.95pt;height:15.6pt;flip:x;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" adj="17299,-24924" fillcolor="#ff9">
                <v:textbox inset="0,0,0,0">
                  <w:txbxContent>
                    <w:p w:rsidR="0023747D" w:rsidRPr="000E23E9" w:rsidRDefault="0023747D" w:rsidP="009C670E">
                      <w:pPr>
                        <w:jc w:val="center"/>
                        <w:rPr>
                          <w:szCs w:val="18"/>
                        </w:rPr>
                      </w:pPr>
                      <w:r>
                        <w:rPr>
                          <w:rFonts w:hint="eastAsia"/>
                          <w:szCs w:val="18"/>
                        </w:rPr>
                        <w:t>SLabel</w:t>
                      </w:r>
                    </w:p>
                  </w:txbxContent>
                </v:textbox>
                <w10:wrap anchory="line"/>
              </v:shape>
            </w:pict>
          </mc:Fallback>
        </mc:AlternateContent>
      </w:r>
      <w:r>
        <w:rPr>
          <w:rFonts w:hint="eastAsia"/>
          <w:noProof/>
        </w:rPr>
        <mc:AlternateContent>
          <mc:Choice Requires="wps">
            <w:drawing>
              <wp:anchor distT="0" distB="0" distL="114300" distR="114300" simplePos="0" relativeHeight="251579904" behindDoc="0" locked="0" layoutInCell="1" allowOverlap="1" wp14:anchorId="6FE51A31" wp14:editId="432ACCA0">
                <wp:simplePos x="0" y="0"/>
                <wp:positionH relativeFrom="column">
                  <wp:posOffset>2058035</wp:posOffset>
                </wp:positionH>
                <wp:positionV relativeFrom="line">
                  <wp:posOffset>231140</wp:posOffset>
                </wp:positionV>
                <wp:extent cx="570865" cy="198120"/>
                <wp:effectExtent l="219710" t="12065" r="9525" b="8890"/>
                <wp:wrapNone/>
                <wp:docPr id="908" name="AutoShape 4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0865" cy="198120"/>
                        </a:xfrm>
                        <a:prstGeom prst="wedgeRoundRectCallout">
                          <a:avLst>
                            <a:gd name="adj1" fmla="val 80144"/>
                            <a:gd name="adj2" fmla="val -445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9C670E">
                            <w:pPr>
                              <w:jc w:val="center"/>
                              <w:rPr>
                                <w:szCs w:val="18"/>
                              </w:rPr>
                            </w:pPr>
                            <w:r>
                              <w:rPr>
                                <w:rFonts w:hint="eastAsia"/>
                                <w:szCs w:val="18"/>
                              </w:rPr>
                              <w:t>Label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5" o:spid="_x0000_s1172" type="#_x0000_t62" style="position:absolute;left:0;text-align:left;margin-left:162.05pt;margin-top:18.2pt;width:44.95pt;height:15.6pt;flip:x;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" adj="28111,1176" fillcolor="#ff9">
                <v:textbox inset="0,0,0,0">
                  <w:txbxContent>
                    <w:p w:rsidR="0023747D" w:rsidRPr="000E23E9" w:rsidRDefault="0023747D" w:rsidP="009C670E">
                      <w:pPr>
                        <w:jc w:val="center"/>
                        <w:rPr>
                          <w:szCs w:val="18"/>
                        </w:rPr>
                      </w:pPr>
                      <w:r>
                        <w:rPr>
                          <w:rFonts w:hint="eastAsia"/>
                          <w:szCs w:val="18"/>
                        </w:rPr>
                        <w:t>Label</w:t>
                      </w:r>
                    </w:p>
                  </w:txbxContent>
                </v:textbox>
                <w10:wrap anchory="line"/>
              </v:shape>
            </w:pict>
          </mc:Fallback>
        </mc:AlternateContent>
      </w:r>
      <w:r>
        <w:rPr>
          <w:rFonts w:hint="eastAsia"/>
          <w:noProof/>
        </w:rPr>
        <mc:AlternateContent>
          <mc:Choice Requires="wps">
            <w:drawing>
              <wp:anchor distT="0" distB="0" distL="114300" distR="114300" simplePos="0" relativeHeight="251580928" behindDoc="0" locked="0" layoutInCell="1" allowOverlap="1" wp14:anchorId="5BF8F5A8" wp14:editId="78F51E92">
                <wp:simplePos x="0" y="0"/>
                <wp:positionH relativeFrom="column">
                  <wp:posOffset>1600835</wp:posOffset>
                </wp:positionH>
                <wp:positionV relativeFrom="line">
                  <wp:posOffset>726440</wp:posOffset>
                </wp:positionV>
                <wp:extent cx="570865" cy="198120"/>
                <wp:effectExtent l="267335" t="202565" r="9525" b="8890"/>
                <wp:wrapNone/>
                <wp:docPr id="907" name="AutoShape 4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0865" cy="198120"/>
                        </a:xfrm>
                        <a:prstGeom prst="wedgeRoundRectCallout">
                          <a:avLst>
                            <a:gd name="adj1" fmla="val 94935"/>
                            <a:gd name="adj2" fmla="val -1317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9C670E">
                            <w:pPr>
                              <w:jc w:val="center"/>
                              <w:rPr>
                                <w:szCs w:val="18"/>
                              </w:rPr>
                            </w:pPr>
                            <w:r>
                              <w:rPr>
                                <w:rFonts w:hint="eastAsia"/>
                                <w:szCs w:val="18"/>
                              </w:rPr>
                              <w:t>Div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6" o:spid="_x0000_s1173" type="#_x0000_t62" style="position:absolute;left:0;text-align:left;margin-left:126.05pt;margin-top:57.2pt;width:44.95pt;height:15.6pt;flip:x;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" adj="31306,-17654" fillcolor="#ff9">
                <v:textbox inset="0,0,0,0">
                  <w:txbxContent>
                    <w:p w:rsidR="0023747D" w:rsidRPr="000E23E9" w:rsidRDefault="0023747D" w:rsidP="009C670E">
                      <w:pPr>
                        <w:jc w:val="center"/>
                        <w:rPr>
                          <w:szCs w:val="18"/>
                        </w:rPr>
                      </w:pPr>
                      <w:r>
                        <w:rPr>
                          <w:rFonts w:hint="eastAsia"/>
                          <w:szCs w:val="18"/>
                        </w:rPr>
                        <w:t>Div</w:t>
                      </w:r>
                    </w:p>
                  </w:txbxContent>
                </v:textbox>
                <w10:wrap anchory="line"/>
              </v:shape>
            </w:pict>
          </mc:Fallback>
        </mc:AlternateContent>
      </w:r>
      <w:r>
        <w:rPr>
          <w:rFonts w:hint="eastAsia"/>
          <w:noProof/>
        </w:rPr>
        <mc:AlternateContent>
          <mc:Choice Requires="wps">
            <w:drawing>
              <wp:anchor distT="0" distB="0" distL="114300" distR="114300" simplePos="0" relativeHeight="251584000" behindDoc="0" locked="0" layoutInCell="1" allowOverlap="1" wp14:anchorId="6EA2C07F" wp14:editId="74BFB2E8">
                <wp:simplePos x="0" y="0"/>
                <wp:positionH relativeFrom="column">
                  <wp:posOffset>324485</wp:posOffset>
                </wp:positionH>
                <wp:positionV relativeFrom="line">
                  <wp:posOffset>301625</wp:posOffset>
                </wp:positionV>
                <wp:extent cx="1028700" cy="594360"/>
                <wp:effectExtent l="10160" t="6350" r="8890" b="8890"/>
                <wp:wrapNone/>
                <wp:docPr id="906" name="Rectangle 4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594360"/>
                        </a:xfrm>
                        <a:prstGeom prst="rect">
                          <a:avLst/>
                        </a:prstGeom>
                        <a:noFill/>
                        <a:ln w="12700" algn="ctr">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0" o:spid="_x0000_s1026" style="position:absolute;left:0;text-align:left;margin-left:25.55pt;margin-top:23.75pt;width:81pt;height:46.8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" filled="f" strokecolor="red" strokeweight="1pt">
                <v:stroke dashstyle="dash"/>
                <v:textbox inset="1.5mm,1.3mm,1.5mm"/>
                <w10:wrap anchory="line"/>
              </v:rect>
            </w:pict>
          </mc:Fallback>
        </mc:AlternateContent>
      </w:r>
      <w:r>
        <w:rPr>
          <w:rFonts w:hint="eastAsia"/>
          <w:noProof/>
        </w:rPr>
        <mc:AlternateContent>
          <mc:Choice Requires="wps">
            <w:drawing>
              <wp:anchor distT="0" distB="0" distL="114300" distR="114300" simplePos="0" relativeHeight="251582976" behindDoc="0" locked="0" layoutInCell="1" allowOverlap="1" wp14:anchorId="793F6856" wp14:editId="1092A767">
                <wp:simplePos x="0" y="0"/>
                <wp:positionH relativeFrom="column">
                  <wp:posOffset>857885</wp:posOffset>
                </wp:positionH>
                <wp:positionV relativeFrom="line">
                  <wp:posOffset>99695</wp:posOffset>
                </wp:positionV>
                <wp:extent cx="1028700" cy="198120"/>
                <wp:effectExtent l="10160" t="13970" r="8890" b="6985"/>
                <wp:wrapNone/>
                <wp:docPr id="905" name="Rectangle 4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198120"/>
                        </a:xfrm>
                        <a:prstGeom prst="rect">
                          <a:avLst/>
                        </a:prstGeom>
                        <a:noFill/>
                        <a:ln w="12700" algn="ctr">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9" o:spid="_x0000_s1026" style="position:absolute;left:0;text-align:left;margin-left:67.55pt;margin-top:7.85pt;width:81pt;height:15.6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" filled="f" strokecolor="red" strokeweight="1pt">
                <v:stroke dashstyle="dash"/>
                <v:textbox inset="1.5mm,1.3mm,1.5mm"/>
                <w10:wrap anchory="line"/>
              </v:rect>
            </w:pict>
          </mc:Fallback>
        </mc:AlternateContent>
      </w:r>
      <w:r>
        <w:rPr>
          <w:rFonts w:hint="eastAsia"/>
          <w:noProof/>
        </w:rPr>
        <mc:AlternateContent>
          <mc:Choice Requires="wps">
            <w:drawing>
              <wp:anchor distT="0" distB="0" distL="114300" distR="114300" simplePos="0" relativeHeight="251581952" behindDoc="0" locked="0" layoutInCell="1" allowOverlap="1" wp14:anchorId="652CCD24" wp14:editId="02C6DD29">
                <wp:simplePos x="0" y="0"/>
                <wp:positionH relativeFrom="column">
                  <wp:posOffset>343535</wp:posOffset>
                </wp:positionH>
                <wp:positionV relativeFrom="line">
                  <wp:posOffset>84455</wp:posOffset>
                </wp:positionV>
                <wp:extent cx="457200" cy="198120"/>
                <wp:effectExtent l="10160" t="8255" r="8890" b="12700"/>
                <wp:wrapNone/>
                <wp:docPr id="904" name="Rectangle 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98120"/>
                        </a:xfrm>
                        <a:prstGeom prst="rect">
                          <a:avLst/>
                        </a:prstGeom>
                        <a:noFill/>
                        <a:ln w="12700" algn="ctr">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7" o:spid="_x0000_s1026" style="position:absolute;left:0;text-align:left;margin-left:27.05pt;margin-top:6.65pt;width:36pt;height:15.6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" filled="f" strokecolor="red" strokeweight="1pt">
                <v:stroke dashstyle="dash"/>
                <v:textbox inset="1.5mm,1.3mm,1.5mm"/>
                <w10:wrap anchory="line"/>
              </v:rect>
            </w:pict>
          </mc:Fallback>
        </mc:AlternateContent>
      </w:r>
      <w:r>
        <w:rPr>
          <w:rFonts w:hint="eastAsia"/>
          <w:noProof/>
        </w:rPr>
        <w:drawing>
          <wp:inline distT="0" distB="0" distL="0" distR="0" wp14:anchorId="221F23C5" wp14:editId="1FAC070D">
            <wp:extent cx="1866900" cy="86677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66900" cy="866775"/>
                    </a:xfrm>
                    <a:prstGeom prst="rect">
                      <a:avLst/>
                    </a:prstGeom>
                    <a:noFill/>
                    <a:ln>
                      <a:noFill/>
                    </a:ln>
                  </pic:spPr>
                </pic:pic>
              </a:graphicData>
            </a:graphic>
          </wp:inline>
        </w:drawing>
      </w:r>
    </w:p>
    <w:p w:rsidR="00375F9C" w:rsidRDefault="00375F9C" w:rsidP="00E45D25">
      <w:pPr>
        <w:pStyle w:val="2"/>
        <w:numPr>
          <w:ilvl w:val="1"/>
          <w:numId w:val="17"/>
        </w:numPr>
      </w:pPr>
      <w:bookmarkStart w:id="40" w:name="_Toc235676267"/>
      <w:bookmarkStart w:id="41" w:name="_Toc356466183"/>
      <w:r>
        <w:lastRenderedPageBreak/>
        <w:t>I</w:t>
      </w:r>
      <w:r>
        <w:rPr>
          <w:rFonts w:hint="eastAsia"/>
        </w:rPr>
        <w:t>nput</w:t>
      </w:r>
      <w:bookmarkEnd w:id="40"/>
      <w:r>
        <w:rPr>
          <w:rFonts w:hint="eastAsia"/>
        </w:rPr>
        <w:t xml:space="preserve"> related</w:t>
      </w:r>
      <w:bookmarkEnd w:id="41"/>
    </w:p>
    <w:p w:rsidR="00375F9C" w:rsidRDefault="00375F9C" w:rsidP="00375F9C">
      <w:r>
        <w:rPr>
          <w:rStyle w:val="shorttext"/>
          <w:rFonts w:hint="eastAsia"/>
          <w:shd w:val="clear" w:color="auto" w:fill="FFFFFF"/>
        </w:rPr>
        <w:t>T</w:t>
      </w:r>
      <w:r>
        <w:rPr>
          <w:rStyle w:val="shorttext"/>
          <w:shd w:val="clear" w:color="auto" w:fill="FFFFFF"/>
        </w:rPr>
        <w:t>his section relates to the following controls:</w:t>
      </w:r>
      <w:r>
        <w:rPr>
          <w:rFonts w:hint="eastAsia"/>
        </w:rPr>
        <w:t xml:space="preserve"> </w:t>
      </w:r>
      <w:r w:rsidR="00704D04">
        <w:rPr>
          <w:rFonts w:hint="eastAsia"/>
        </w:rPr>
        <w:t>xui.</w:t>
      </w:r>
      <w:r>
        <w:rPr>
          <w:rFonts w:hint="eastAsia"/>
        </w:rPr>
        <w:t xml:space="preserve">UI.Input, </w:t>
      </w:r>
      <w:r w:rsidR="00704D04">
        <w:rPr>
          <w:rFonts w:hint="eastAsia"/>
        </w:rPr>
        <w:t>xui.</w:t>
      </w:r>
      <w:r>
        <w:rPr>
          <w:rFonts w:hint="eastAsia"/>
        </w:rPr>
        <w:t xml:space="preserve">UI.ComboInput and </w:t>
      </w:r>
      <w:r w:rsidR="00704D04">
        <w:rPr>
          <w:rFonts w:hint="eastAsia"/>
        </w:rPr>
        <w:t>xui.</w:t>
      </w:r>
      <w:r>
        <w:rPr>
          <w:rFonts w:hint="eastAsia"/>
        </w:rPr>
        <w:t xml:space="preserve">UI.RichEditor. </w:t>
      </w:r>
      <w:r w:rsidR="00704D04">
        <w:t>xui.</w:t>
      </w:r>
      <w:r w:rsidRPr="00F415C5">
        <w:t xml:space="preserve">UI.ComboInput is an enhanced version of </w:t>
      </w:r>
      <w:r w:rsidR="00704D04">
        <w:t>xui.</w:t>
      </w:r>
      <w:r w:rsidRPr="00F415C5">
        <w:t xml:space="preserve">UI.Input, it can input/edit value through a pop window; </w:t>
      </w:r>
      <w:r w:rsidR="00704D04">
        <w:t>xui.</w:t>
      </w:r>
      <w:r w:rsidRPr="00F415C5">
        <w:t>UI.RichEditor is a rich text input/edit control.</w:t>
      </w:r>
      <w:r>
        <w:rPr>
          <w:rFonts w:hint="eastAsia"/>
        </w:rPr>
        <w:t xml:space="preserve"> </w:t>
      </w:r>
    </w:p>
    <w:p w:rsidR="00375F9C" w:rsidRDefault="00375F9C" w:rsidP="00E45D25">
      <w:pPr>
        <w:pStyle w:val="3"/>
        <w:numPr>
          <w:ilvl w:val="2"/>
          <w:numId w:val="17"/>
        </w:numPr>
      </w:pPr>
      <w:bookmarkStart w:id="42" w:name="_Toc235676268"/>
      <w:bookmarkStart w:id="43" w:name="_Toc356466184"/>
      <w:r>
        <w:rPr>
          <w:rFonts w:hint="eastAsia"/>
        </w:rPr>
        <w:t>setValue/setValue/getUIValue/setUIValue</w:t>
      </w:r>
      <w:bookmarkEnd w:id="42"/>
      <w:bookmarkEnd w:id="43"/>
      <w:r>
        <w:rPr>
          <w:rFonts w:hint="eastAsia"/>
        </w:rPr>
        <w:t xml:space="preserve"> </w:t>
      </w:r>
    </w:p>
    <w:p w:rsidR="00375F9C" w:rsidRDefault="00375F9C" w:rsidP="00375F9C">
      <w:r w:rsidRPr="00864B86">
        <w:t xml:space="preserve">From the users point of view,  value controls  (all derived from the </w:t>
      </w:r>
      <w:r w:rsidR="00704D04">
        <w:t>xui.</w:t>
      </w:r>
      <w:r w:rsidRPr="00864B86">
        <w:t xml:space="preserve">absValue control) in </w:t>
      </w:r>
      <w:r w:rsidR="007E23B3">
        <w:t>CrossUI</w:t>
      </w:r>
      <w:r w:rsidRPr="00864B86">
        <w:t xml:space="preserve"> has two values has two values: the </w:t>
      </w:r>
      <w:r>
        <w:t>“</w:t>
      </w:r>
      <w:r w:rsidRPr="00864B86">
        <w:t>UI value</w:t>
      </w:r>
      <w:r>
        <w:t>”</w:t>
      </w:r>
      <w:r>
        <w:rPr>
          <w:rFonts w:hint="eastAsia"/>
        </w:rPr>
        <w:t>(</w:t>
      </w:r>
      <w:r w:rsidRPr="0023583C">
        <w:rPr>
          <w:rFonts w:hint="eastAsia"/>
          <w:b/>
        </w:rPr>
        <w:t>getUIValue/setUIValue</w:t>
      </w:r>
      <w:r>
        <w:rPr>
          <w:rFonts w:hint="eastAsia"/>
        </w:rPr>
        <w:t>)</w:t>
      </w:r>
      <w:r w:rsidRPr="00864B86">
        <w:t xml:space="preserve"> and the </w:t>
      </w:r>
      <w:r>
        <w:t>“</w:t>
      </w:r>
      <w:r w:rsidRPr="00864B86">
        <w:t>control value</w:t>
      </w:r>
      <w:r>
        <w:t>”</w:t>
      </w:r>
      <w:r>
        <w:rPr>
          <w:rFonts w:hint="eastAsia"/>
        </w:rPr>
        <w:t>(</w:t>
      </w:r>
      <w:r w:rsidRPr="0023583C">
        <w:rPr>
          <w:rFonts w:hint="eastAsia"/>
          <w:b/>
        </w:rPr>
        <w:t>getValue/setValue</w:t>
      </w:r>
      <w:r>
        <w:rPr>
          <w:rFonts w:hint="eastAsia"/>
        </w:rPr>
        <w:t>)</w:t>
      </w:r>
      <w:r w:rsidRPr="00864B86">
        <w:t>.</w:t>
      </w:r>
      <w:r w:rsidRPr="00864B86">
        <w:rPr>
          <w:rFonts w:hint="eastAsia"/>
        </w:rPr>
        <w:t xml:space="preserve"> </w:t>
      </w:r>
    </w:p>
    <w:p w:rsidR="00375F9C" w:rsidRDefault="00375F9C" w:rsidP="00375F9C"/>
    <w:p w:rsidR="00375F9C" w:rsidRDefault="00375F9C" w:rsidP="00375F9C">
      <w:r>
        <w:t>“</w:t>
      </w:r>
      <w:r w:rsidRPr="00864B86">
        <w:t>UI value</w:t>
      </w:r>
      <w:r>
        <w:t>”</w:t>
      </w:r>
      <w:r>
        <w:rPr>
          <w:rFonts w:hint="eastAsia"/>
        </w:rPr>
        <w:t xml:space="preserve"> </w:t>
      </w:r>
      <w:r w:rsidR="004D6FBC">
        <w:t>does</w:t>
      </w:r>
      <w:r>
        <w:rPr>
          <w:rFonts w:hint="eastAsia"/>
        </w:rPr>
        <w:t xml:space="preserve"> not always equal to </w:t>
      </w:r>
      <w:r>
        <w:t>“</w:t>
      </w:r>
      <w:r w:rsidRPr="00864B86">
        <w:t>control value</w:t>
      </w:r>
      <w:r>
        <w:t>”</w:t>
      </w:r>
      <w:r>
        <w:rPr>
          <w:rFonts w:hint="eastAsia"/>
        </w:rPr>
        <w:t>. For example, for an empty input control</w:t>
      </w:r>
    </w:p>
    <w:p w:rsidR="00375F9C" w:rsidRDefault="00375F9C" w:rsidP="00E45D25">
      <w:pPr>
        <w:numPr>
          <w:ilvl w:val="0"/>
          <w:numId w:val="19"/>
        </w:numPr>
      </w:pPr>
      <w:r>
        <w:t>Keyboard</w:t>
      </w:r>
      <w:r w:rsidR="00DE2922">
        <w:rPr>
          <w:rFonts w:hint="eastAsia"/>
        </w:rPr>
        <w:t xml:space="preserve"> input</w:t>
      </w:r>
      <w:r>
        <w:rPr>
          <w:rFonts w:hint="eastAsia"/>
        </w:rPr>
        <w:t xml:space="preserve"> </w:t>
      </w:r>
      <w:r>
        <w:t>“</w:t>
      </w:r>
      <w:r w:rsidRPr="002F45D8">
        <w:rPr>
          <w:rFonts w:hint="eastAsia"/>
          <w:b/>
        </w:rPr>
        <w:t>abc</w:t>
      </w:r>
      <w:r>
        <w:t>”</w:t>
      </w:r>
      <w:r>
        <w:rPr>
          <w:rFonts w:hint="eastAsia"/>
        </w:rPr>
        <w:t xml:space="preserve">: </w:t>
      </w:r>
      <w:r>
        <w:t>“</w:t>
      </w:r>
      <w:r w:rsidRPr="00864B86">
        <w:t>UI value</w:t>
      </w:r>
      <w:r>
        <w:t>”</w:t>
      </w:r>
      <w:r>
        <w:rPr>
          <w:rFonts w:hint="eastAsia"/>
        </w:rPr>
        <w:t xml:space="preserve"> is </w:t>
      </w:r>
      <w:r>
        <w:t>“</w:t>
      </w:r>
      <w:r w:rsidRPr="002F45D8">
        <w:rPr>
          <w:rFonts w:hint="eastAsia"/>
          <w:b/>
        </w:rPr>
        <w:t>abc</w:t>
      </w:r>
      <w:r>
        <w:t>”</w:t>
      </w:r>
      <w:r>
        <w:rPr>
          <w:rFonts w:hint="eastAsia"/>
        </w:rPr>
        <w:t xml:space="preserve">, </w:t>
      </w:r>
      <w:r>
        <w:t>“</w:t>
      </w:r>
      <w:r w:rsidRPr="00864B86">
        <w:t>control value</w:t>
      </w:r>
      <w:r>
        <w:t>”</w:t>
      </w:r>
      <w:r>
        <w:rPr>
          <w:rFonts w:hint="eastAsia"/>
        </w:rPr>
        <w:t xml:space="preserve"> is </w:t>
      </w:r>
      <w:r w:rsidRPr="002F45D8">
        <w:rPr>
          <w:rFonts w:hint="eastAsia"/>
          <w:b/>
        </w:rPr>
        <w:t>empty</w:t>
      </w:r>
      <w:r>
        <w:rPr>
          <w:rFonts w:hint="eastAsia"/>
        </w:rPr>
        <w:t>;</w:t>
      </w:r>
    </w:p>
    <w:p w:rsidR="00375F9C" w:rsidRDefault="00375F9C" w:rsidP="00E45D25">
      <w:pPr>
        <w:numPr>
          <w:ilvl w:val="0"/>
          <w:numId w:val="19"/>
        </w:numPr>
      </w:pPr>
      <w:r>
        <w:rPr>
          <w:rFonts w:hint="eastAsia"/>
        </w:rPr>
        <w:t xml:space="preserve">Calls </w:t>
      </w:r>
      <w:r>
        <w:t>“</w:t>
      </w:r>
      <w:r>
        <w:rPr>
          <w:rFonts w:hint="eastAsia"/>
        </w:rPr>
        <w:t>updateValue</w:t>
      </w:r>
      <w:r>
        <w:t>”</w:t>
      </w:r>
      <w:r>
        <w:rPr>
          <w:rFonts w:hint="eastAsia"/>
        </w:rPr>
        <w:t xml:space="preserve"> function: </w:t>
      </w:r>
      <w:r>
        <w:t>“</w:t>
      </w:r>
      <w:r w:rsidRPr="00864B86">
        <w:t>UI value</w:t>
      </w:r>
      <w:r>
        <w:t>”</w:t>
      </w:r>
      <w:r>
        <w:rPr>
          <w:rFonts w:hint="eastAsia"/>
        </w:rPr>
        <w:t xml:space="preserve"> is </w:t>
      </w:r>
      <w:r>
        <w:t>“</w:t>
      </w:r>
      <w:r w:rsidRPr="002F45D8">
        <w:rPr>
          <w:rFonts w:hint="eastAsia"/>
          <w:b/>
        </w:rPr>
        <w:t>abc</w:t>
      </w:r>
      <w:r>
        <w:t>”</w:t>
      </w:r>
      <w:r>
        <w:rPr>
          <w:rFonts w:hint="eastAsia"/>
        </w:rPr>
        <w:t xml:space="preserve">, </w:t>
      </w:r>
      <w:r>
        <w:t>“</w:t>
      </w:r>
      <w:r w:rsidRPr="00864B86">
        <w:t>control value</w:t>
      </w:r>
      <w:r>
        <w:t>”</w:t>
      </w:r>
      <w:r>
        <w:rPr>
          <w:rFonts w:hint="eastAsia"/>
        </w:rPr>
        <w:t xml:space="preserve"> is </w:t>
      </w:r>
      <w:r>
        <w:t>“</w:t>
      </w:r>
      <w:r w:rsidRPr="002F45D8">
        <w:rPr>
          <w:rFonts w:hint="eastAsia"/>
          <w:b/>
        </w:rPr>
        <w:t>abc</w:t>
      </w:r>
      <w:r>
        <w:t>”</w:t>
      </w:r>
      <w:r>
        <w:rPr>
          <w:rFonts w:hint="eastAsia"/>
        </w:rPr>
        <w:t>;</w:t>
      </w:r>
    </w:p>
    <w:p w:rsidR="00375F9C" w:rsidRDefault="00375F9C" w:rsidP="00E45D25">
      <w:pPr>
        <w:numPr>
          <w:ilvl w:val="0"/>
          <w:numId w:val="19"/>
        </w:numPr>
      </w:pPr>
      <w:r>
        <w:rPr>
          <w:rFonts w:hint="eastAsia"/>
        </w:rPr>
        <w:t xml:space="preserve">Calls </w:t>
      </w:r>
      <w:r>
        <w:t>“</w:t>
      </w:r>
      <w:r>
        <w:rPr>
          <w:rFonts w:hint="eastAsia"/>
        </w:rPr>
        <w:t>setValue(</w:t>
      </w:r>
      <w:r>
        <w:t>‘</w:t>
      </w:r>
      <w:r w:rsidRPr="002F45D8">
        <w:rPr>
          <w:rFonts w:hint="eastAsia"/>
          <w:b/>
        </w:rPr>
        <w:t>bcd</w:t>
      </w:r>
      <w:r>
        <w:rPr>
          <w:b/>
        </w:rPr>
        <w:t>’</w:t>
      </w:r>
      <w:r>
        <w:rPr>
          <w:rFonts w:hint="eastAsia"/>
        </w:rPr>
        <w:t>)</w:t>
      </w:r>
      <w:r>
        <w:t>”</w:t>
      </w:r>
      <w:r>
        <w:rPr>
          <w:rFonts w:hint="eastAsia"/>
        </w:rPr>
        <w:t xml:space="preserve">: </w:t>
      </w:r>
      <w:r>
        <w:t>“</w:t>
      </w:r>
      <w:r w:rsidRPr="00864B86">
        <w:t>UI value</w:t>
      </w:r>
      <w:r>
        <w:t>”</w:t>
      </w:r>
      <w:r>
        <w:rPr>
          <w:rFonts w:hint="eastAsia"/>
        </w:rPr>
        <w:t xml:space="preserve"> is </w:t>
      </w:r>
      <w:r>
        <w:t>“</w:t>
      </w:r>
      <w:r w:rsidRPr="002F45D8">
        <w:rPr>
          <w:rFonts w:hint="eastAsia"/>
          <w:b/>
        </w:rPr>
        <w:t>bcd</w:t>
      </w:r>
      <w:r>
        <w:t>”</w:t>
      </w:r>
      <w:r>
        <w:rPr>
          <w:rFonts w:hint="eastAsia"/>
        </w:rPr>
        <w:t xml:space="preserve">, </w:t>
      </w:r>
      <w:r>
        <w:t>“</w:t>
      </w:r>
      <w:r w:rsidRPr="00864B86">
        <w:t>control value</w:t>
      </w:r>
      <w:r>
        <w:t>”</w:t>
      </w:r>
      <w:r>
        <w:rPr>
          <w:rFonts w:hint="eastAsia"/>
        </w:rPr>
        <w:t xml:space="preserve"> is </w:t>
      </w:r>
      <w:r>
        <w:t>“</w:t>
      </w:r>
      <w:r w:rsidRPr="002F45D8">
        <w:rPr>
          <w:rFonts w:hint="eastAsia"/>
          <w:b/>
        </w:rPr>
        <w:t>bcd</w:t>
      </w:r>
      <w:r>
        <w:t>”</w:t>
      </w:r>
      <w:r>
        <w:rPr>
          <w:rFonts w:hint="eastAsia"/>
        </w:rPr>
        <w:t>;</w:t>
      </w:r>
    </w:p>
    <w:p w:rsidR="00375F9C" w:rsidRDefault="00375F9C" w:rsidP="00E45D25">
      <w:pPr>
        <w:numPr>
          <w:ilvl w:val="0"/>
          <w:numId w:val="19"/>
        </w:numPr>
      </w:pPr>
      <w:r>
        <w:rPr>
          <w:rFonts w:hint="eastAsia"/>
        </w:rPr>
        <w:t xml:space="preserve">Calls </w:t>
      </w:r>
      <w:r>
        <w:t>“</w:t>
      </w:r>
      <w:r>
        <w:rPr>
          <w:rFonts w:hint="eastAsia"/>
        </w:rPr>
        <w:t>setUIValue(</w:t>
      </w:r>
      <w:r>
        <w:t>‘</w:t>
      </w:r>
      <w:r w:rsidRPr="002F45D8">
        <w:rPr>
          <w:rFonts w:hint="eastAsia"/>
          <w:b/>
        </w:rPr>
        <w:t>efg</w:t>
      </w:r>
      <w:r>
        <w:rPr>
          <w:b/>
        </w:rPr>
        <w:t>’</w:t>
      </w:r>
      <w:r>
        <w:rPr>
          <w:rFonts w:hint="eastAsia"/>
        </w:rPr>
        <w:t>)</w:t>
      </w:r>
      <w:r>
        <w:t>”</w:t>
      </w:r>
      <w:r>
        <w:rPr>
          <w:rFonts w:hint="eastAsia"/>
        </w:rPr>
        <w:t xml:space="preserve">: </w:t>
      </w:r>
      <w:r>
        <w:t>“</w:t>
      </w:r>
      <w:r w:rsidRPr="00864B86">
        <w:t>UI value</w:t>
      </w:r>
      <w:r>
        <w:t>”</w:t>
      </w:r>
      <w:r>
        <w:rPr>
          <w:rFonts w:hint="eastAsia"/>
        </w:rPr>
        <w:t xml:space="preserve"> is </w:t>
      </w:r>
      <w:r>
        <w:t>“</w:t>
      </w:r>
      <w:r w:rsidRPr="002F45D8">
        <w:rPr>
          <w:rFonts w:hint="eastAsia"/>
          <w:b/>
        </w:rPr>
        <w:t>efg</w:t>
      </w:r>
      <w:r>
        <w:rPr>
          <w:b/>
        </w:rPr>
        <w:t>’</w:t>
      </w:r>
      <w:r>
        <w:t>”</w:t>
      </w:r>
      <w:r>
        <w:rPr>
          <w:rFonts w:hint="eastAsia"/>
        </w:rPr>
        <w:t xml:space="preserve">, </w:t>
      </w:r>
      <w:r>
        <w:t>“</w:t>
      </w:r>
      <w:r w:rsidRPr="00864B86">
        <w:t>control value</w:t>
      </w:r>
      <w:r>
        <w:t>”</w:t>
      </w:r>
      <w:r>
        <w:rPr>
          <w:rFonts w:hint="eastAsia"/>
        </w:rPr>
        <w:t xml:space="preserve"> is </w:t>
      </w:r>
      <w:r>
        <w:t>“</w:t>
      </w:r>
      <w:r w:rsidR="00B340E8" w:rsidRPr="002F45D8">
        <w:rPr>
          <w:rFonts w:hint="eastAsia"/>
          <w:b/>
        </w:rPr>
        <w:t>bcd</w:t>
      </w:r>
      <w:r>
        <w:t>”</w:t>
      </w:r>
    </w:p>
    <w:p w:rsidR="00375F9C" w:rsidRDefault="00375F9C" w:rsidP="00E45D25">
      <w:pPr>
        <w:numPr>
          <w:ilvl w:val="0"/>
          <w:numId w:val="19"/>
        </w:numPr>
      </w:pPr>
      <w:r>
        <w:rPr>
          <w:rFonts w:hint="eastAsia"/>
        </w:rPr>
        <w:t xml:space="preserve">Calls </w:t>
      </w:r>
      <w:r>
        <w:t>“</w:t>
      </w:r>
      <w:r>
        <w:rPr>
          <w:rFonts w:hint="eastAsia"/>
        </w:rPr>
        <w:t>resetValue(</w:t>
      </w:r>
      <w:r>
        <w:t>‘</w:t>
      </w:r>
      <w:r w:rsidRPr="002F45D8">
        <w:rPr>
          <w:rFonts w:hint="eastAsia"/>
          <w:b/>
        </w:rPr>
        <w:t>x</w:t>
      </w:r>
      <w:r>
        <w:t>’</w:t>
      </w:r>
      <w:r>
        <w:rPr>
          <w:rFonts w:hint="eastAsia"/>
        </w:rPr>
        <w:t>)</w:t>
      </w:r>
      <w:r>
        <w:t>”</w:t>
      </w:r>
      <w:r>
        <w:rPr>
          <w:rFonts w:hint="eastAsia"/>
        </w:rPr>
        <w:t xml:space="preserve">: </w:t>
      </w:r>
      <w:r>
        <w:t>“</w:t>
      </w:r>
      <w:r w:rsidRPr="00864B86">
        <w:t>UI value</w:t>
      </w:r>
      <w:r>
        <w:t>”</w:t>
      </w:r>
      <w:r>
        <w:rPr>
          <w:rFonts w:hint="eastAsia"/>
        </w:rPr>
        <w:t xml:space="preserve"> is </w:t>
      </w:r>
      <w:r>
        <w:t>“</w:t>
      </w:r>
      <w:r w:rsidRPr="002F45D8">
        <w:rPr>
          <w:rFonts w:hint="eastAsia"/>
          <w:b/>
        </w:rPr>
        <w:t>x</w:t>
      </w:r>
      <w:r>
        <w:t>”</w:t>
      </w:r>
      <w:r>
        <w:rPr>
          <w:rFonts w:hint="eastAsia"/>
        </w:rPr>
        <w:t xml:space="preserve">, </w:t>
      </w:r>
      <w:r>
        <w:t>“</w:t>
      </w:r>
      <w:r w:rsidRPr="00864B86">
        <w:t>control value</w:t>
      </w:r>
      <w:r>
        <w:t>”</w:t>
      </w:r>
      <w:r>
        <w:rPr>
          <w:rFonts w:hint="eastAsia"/>
        </w:rPr>
        <w:t xml:space="preserve"> is </w:t>
      </w:r>
      <w:r>
        <w:t>“</w:t>
      </w:r>
      <w:r w:rsidRPr="002F45D8">
        <w:rPr>
          <w:rFonts w:hint="eastAsia"/>
          <w:b/>
        </w:rPr>
        <w:t>x</w:t>
      </w:r>
      <w:r>
        <w:t>”</w:t>
      </w:r>
      <w:r>
        <w:rPr>
          <w:rFonts w:hint="eastAsia"/>
        </w:rPr>
        <w:t>;</w:t>
      </w:r>
    </w:p>
    <w:p w:rsidR="00375F9C" w:rsidRPr="00463551" w:rsidRDefault="005C781A" w:rsidP="00375F9C">
      <w:r>
        <w:rPr>
          <w:b/>
          <w:noProof/>
        </w:rPr>
        <mc:AlternateContent>
          <mc:Choice Requires="wpc">
            <w:drawing>
              <wp:inline distT="0" distB="0" distL="0" distR="0" wp14:anchorId="259736F8" wp14:editId="3524993E">
                <wp:extent cx="5372100" cy="1678305"/>
                <wp:effectExtent l="9525" t="9525" r="9525" b="7620"/>
                <wp:docPr id="902" name="画布 1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97" name="Text Box 196"/>
                        <wps:cNvSpPr txBox="1">
                          <a:spLocks noChangeArrowheads="1"/>
                        </wps:cNvSpPr>
                        <wps:spPr bwMode="auto">
                          <a:xfrm>
                            <a:off x="0" y="48847"/>
                            <a:ext cx="5372100" cy="1629458"/>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F7378" w:rsidRDefault="0023747D" w:rsidP="00375F9C">
                              <w:pPr>
                                <w:spacing w:line="240" w:lineRule="exact"/>
                                <w:rPr>
                                  <w:sz w:val="18"/>
                                  <w:szCs w:val="18"/>
                                </w:rPr>
                              </w:pPr>
                              <w:r w:rsidRPr="003F7378">
                                <w:rPr>
                                  <w:color w:val="0000FF"/>
                                  <w:sz w:val="18"/>
                                  <w:szCs w:val="18"/>
                                </w:rPr>
                                <w:t>var</w:t>
                              </w:r>
                              <w:r w:rsidRPr="003F7378">
                                <w:rPr>
                                  <w:sz w:val="18"/>
                                  <w:szCs w:val="18"/>
                                </w:rPr>
                                <w:t xml:space="preserve"> input = (</w:t>
                              </w:r>
                              <w:r w:rsidRPr="003F7378">
                                <w:rPr>
                                  <w:color w:val="0000FF"/>
                                  <w:sz w:val="18"/>
                                  <w:szCs w:val="18"/>
                                </w:rPr>
                                <w:t>new</w:t>
                              </w:r>
                              <w:r w:rsidRPr="003F7378">
                                <w:rPr>
                                  <w:sz w:val="18"/>
                                  <w:szCs w:val="18"/>
                                </w:rPr>
                                <w:t xml:space="preserve"> </w:t>
                              </w:r>
                              <w:r>
                                <w:rPr>
                                  <w:sz w:val="18"/>
                                  <w:szCs w:val="18"/>
                                </w:rPr>
                                <w:t>xui.</w:t>
                              </w:r>
                              <w:r w:rsidRPr="003F7378">
                                <w:rPr>
                                  <w:sz w:val="18"/>
                                  <w:szCs w:val="18"/>
                                </w:rPr>
                                <w:t>UI.Input()).show();</w:t>
                              </w:r>
                            </w:p>
                            <w:p w:rsidR="0023747D" w:rsidRPr="003F7378" w:rsidRDefault="0023747D" w:rsidP="00375F9C">
                              <w:pPr>
                                <w:spacing w:line="240" w:lineRule="exact"/>
                                <w:rPr>
                                  <w:sz w:val="18"/>
                                  <w:szCs w:val="18"/>
                                </w:rPr>
                              </w:pPr>
                              <w:r w:rsidRPr="003F7378">
                                <w:rPr>
                                  <w:sz w:val="18"/>
                                  <w:szCs w:val="18"/>
                                </w:rPr>
                                <w:t xml:space="preserve">    </w:t>
                              </w:r>
                              <w:r>
                                <w:rPr>
                                  <w:sz w:val="18"/>
                                  <w:szCs w:val="18"/>
                                </w:rPr>
                                <w:t>xui.</w:t>
                              </w:r>
                              <w:r w:rsidRPr="003F7378">
                                <w:rPr>
                                  <w:sz w:val="18"/>
                                  <w:szCs w:val="18"/>
                                </w:rPr>
                                <w:t>message(input.getUIValue()+</w:t>
                              </w:r>
                              <w:r w:rsidRPr="003F7378">
                                <w:rPr>
                                  <w:color w:val="FF00FF"/>
                                  <w:sz w:val="18"/>
                                  <w:szCs w:val="18"/>
                                </w:rPr>
                                <w:t>":"</w:t>
                              </w:r>
                              <w:r w:rsidRPr="003F7378">
                                <w:rPr>
                                  <w:sz w:val="18"/>
                                  <w:szCs w:val="18"/>
                                </w:rPr>
                                <w:t>+input.getValue());</w:t>
                              </w:r>
                            </w:p>
                            <w:p w:rsidR="0023747D" w:rsidRPr="003F7378" w:rsidRDefault="0023747D" w:rsidP="00375F9C">
                              <w:pPr>
                                <w:spacing w:line="240" w:lineRule="exact"/>
                                <w:rPr>
                                  <w:sz w:val="18"/>
                                  <w:szCs w:val="18"/>
                                </w:rPr>
                              </w:pPr>
                              <w:r w:rsidRPr="003F7378">
                                <w:rPr>
                                  <w:sz w:val="18"/>
                                  <w:szCs w:val="18"/>
                                </w:rPr>
                                <w:t>_.asyRun(</w:t>
                              </w:r>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input.setUIValue(</w:t>
                              </w:r>
                              <w:r w:rsidRPr="003F7378">
                                <w:rPr>
                                  <w:color w:val="FF00FF"/>
                                  <w:sz w:val="18"/>
                                  <w:szCs w:val="18"/>
                                </w:rPr>
                                <w:t>'uivalue'</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r>
                                <w:rPr>
                                  <w:sz w:val="18"/>
                                  <w:szCs w:val="18"/>
                                </w:rPr>
                                <w:t>xui.</w:t>
                              </w:r>
                              <w:r w:rsidRPr="003F7378">
                                <w:rPr>
                                  <w:sz w:val="18"/>
                                  <w:szCs w:val="18"/>
                                </w:rPr>
                                <w:t>message(input.getUIValue()+</w:t>
                              </w:r>
                              <w:r w:rsidRPr="003F7378">
                                <w:rPr>
                                  <w:color w:val="FF00FF"/>
                                  <w:sz w:val="18"/>
                                  <w:szCs w:val="18"/>
                                </w:rPr>
                                <w:t>":"</w:t>
                              </w:r>
                              <w:r w:rsidRPr="003F7378">
                                <w:rPr>
                                  <w:sz w:val="18"/>
                                  <w:szCs w:val="18"/>
                                </w:rPr>
                                <w:t>+input.getValue());</w:t>
                              </w:r>
                            </w:p>
                            <w:p w:rsidR="0023747D" w:rsidRPr="003F7378" w:rsidRDefault="0023747D" w:rsidP="00375F9C">
                              <w:pPr>
                                <w:spacing w:line="240" w:lineRule="exact"/>
                                <w:rPr>
                                  <w:sz w:val="18"/>
                                  <w:szCs w:val="18"/>
                                </w:rPr>
                              </w:pPr>
                              <w:r w:rsidRPr="003F7378">
                                <w:rPr>
                                  <w:sz w:val="18"/>
                                  <w:szCs w:val="18"/>
                                </w:rPr>
                                <w:t>},</w:t>
                              </w:r>
                              <w:r w:rsidRPr="003F7378">
                                <w:rPr>
                                  <w:color w:val="800000"/>
                                  <w:sz w:val="18"/>
                                  <w:szCs w:val="18"/>
                                </w:rPr>
                                <w:t>2000</w:t>
                              </w:r>
                              <w:r w:rsidRPr="003F7378">
                                <w:rPr>
                                  <w:sz w:val="18"/>
                                  <w:szCs w:val="18"/>
                                </w:rPr>
                                <w:t>);</w:t>
                              </w:r>
                            </w:p>
                            <w:p w:rsidR="0023747D" w:rsidRPr="003F7378" w:rsidRDefault="0023747D" w:rsidP="00375F9C">
                              <w:pPr>
                                <w:spacing w:line="240" w:lineRule="exact"/>
                                <w:rPr>
                                  <w:sz w:val="18"/>
                                  <w:szCs w:val="18"/>
                                </w:rPr>
                              </w:pPr>
                              <w:r w:rsidRPr="003F7378">
                                <w:rPr>
                                  <w:sz w:val="18"/>
                                  <w:szCs w:val="18"/>
                                </w:rPr>
                                <w:t>_.asyRun(</w:t>
                              </w:r>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input.updateValue();</w:t>
                              </w:r>
                            </w:p>
                            <w:p w:rsidR="0023747D" w:rsidRPr="003F7378" w:rsidRDefault="0023747D" w:rsidP="00375F9C">
                              <w:pPr>
                                <w:spacing w:line="240" w:lineRule="exact"/>
                                <w:rPr>
                                  <w:sz w:val="18"/>
                                  <w:szCs w:val="18"/>
                                </w:rPr>
                              </w:pPr>
                              <w:r w:rsidRPr="003F7378">
                                <w:rPr>
                                  <w:sz w:val="18"/>
                                  <w:szCs w:val="18"/>
                                </w:rPr>
                                <w:t xml:space="preserve">    </w:t>
                              </w:r>
                              <w:r>
                                <w:rPr>
                                  <w:sz w:val="18"/>
                                  <w:szCs w:val="18"/>
                                </w:rPr>
                                <w:t>xui.</w:t>
                              </w:r>
                              <w:r w:rsidRPr="003F7378">
                                <w:rPr>
                                  <w:sz w:val="18"/>
                                  <w:szCs w:val="18"/>
                                </w:rPr>
                                <w:t>message(input.getUIValue()+</w:t>
                              </w:r>
                              <w:r w:rsidRPr="003F7378">
                                <w:rPr>
                                  <w:color w:val="FF00FF"/>
                                  <w:sz w:val="18"/>
                                  <w:szCs w:val="18"/>
                                </w:rPr>
                                <w:t>":"</w:t>
                              </w:r>
                              <w:r w:rsidRPr="003F7378">
                                <w:rPr>
                                  <w:sz w:val="18"/>
                                  <w:szCs w:val="18"/>
                                </w:rPr>
                                <w:t>+input.getValue());</w:t>
                              </w:r>
                            </w:p>
                            <w:p w:rsidR="0023747D" w:rsidRPr="003F7378" w:rsidRDefault="0023747D" w:rsidP="00375F9C">
                              <w:pPr>
                                <w:spacing w:line="240" w:lineRule="exact"/>
                                <w:rPr>
                                  <w:sz w:val="18"/>
                                  <w:szCs w:val="18"/>
                                </w:rPr>
                              </w:pPr>
                              <w:r w:rsidRPr="003F7378">
                                <w:rPr>
                                  <w:sz w:val="18"/>
                                  <w:szCs w:val="18"/>
                                </w:rPr>
                                <w:t>},</w:t>
                              </w:r>
                              <w:r w:rsidRPr="003F7378">
                                <w:rPr>
                                  <w:color w:val="800000"/>
                                  <w:sz w:val="18"/>
                                  <w:szCs w:val="18"/>
                                </w:rPr>
                                <w:t>4000</w:t>
                              </w:r>
                              <w:r w:rsidRPr="003F7378">
                                <w:rPr>
                                  <w:sz w:val="18"/>
                                  <w:szCs w:val="18"/>
                                </w:rPr>
                                <w:t>);</w:t>
                              </w:r>
                            </w:p>
                          </w:txbxContent>
                        </wps:txbx>
                        <wps:bodyPr rot="0" vert="horz" wrap="square" lIns="54000" tIns="46800" rIns="54000" bIns="45720" anchor="t" anchorCtr="0" upright="1">
                          <a:spAutoFit/>
                        </wps:bodyPr>
                      </wps:wsp>
                      <wps:wsp>
                        <wps:cNvPr id="898" name="AutoShape 197"/>
                        <wps:cNvSpPr>
                          <a:spLocks noChangeArrowheads="1"/>
                        </wps:cNvSpPr>
                        <wps:spPr bwMode="auto">
                          <a:xfrm flipH="1">
                            <a:off x="2285698" y="0"/>
                            <a:ext cx="1029049" cy="198305"/>
                          </a:xfrm>
                          <a:prstGeom prst="wedgeRoundRectCallout">
                            <a:avLst>
                              <a:gd name="adj1" fmla="val 81847"/>
                              <a:gd name="adj2" fmla="val 538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232AB">
                              <w:pPr>
                                <w:jc w:val="center"/>
                                <w:rPr>
                                  <w:szCs w:val="18"/>
                                </w:rPr>
                              </w:pPr>
                              <w:r>
                                <w:rPr>
                                  <w:rFonts w:hint="eastAsia"/>
                                  <w:szCs w:val="18"/>
                                </w:rPr>
                                <w:t>A new Input</w:t>
                              </w:r>
                            </w:p>
                          </w:txbxContent>
                        </wps:txbx>
                        <wps:bodyPr rot="0" vert="horz" wrap="square" lIns="0" tIns="0" rIns="0" bIns="0" anchor="t" anchorCtr="0" upright="1">
                          <a:noAutofit/>
                        </wps:bodyPr>
                      </wps:wsp>
                      <wps:wsp>
                        <wps:cNvPr id="900" name="AutoShape 198"/>
                        <wps:cNvSpPr>
                          <a:spLocks noChangeArrowheads="1"/>
                        </wps:cNvSpPr>
                        <wps:spPr bwMode="auto">
                          <a:xfrm flipH="1">
                            <a:off x="1943179" y="495034"/>
                            <a:ext cx="1257395" cy="198305"/>
                          </a:xfrm>
                          <a:prstGeom prst="wedgeRoundRectCallout">
                            <a:avLst>
                              <a:gd name="adj1" fmla="val 73736"/>
                              <a:gd name="adj2" fmla="val 288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232AB">
                              <w:pPr>
                                <w:jc w:val="center"/>
                                <w:rPr>
                                  <w:szCs w:val="18"/>
                                </w:rPr>
                              </w:pPr>
                              <w:r>
                                <w:rPr>
                                  <w:rFonts w:hint="eastAsia"/>
                                  <w:szCs w:val="18"/>
                                </w:rPr>
                                <w:t>Sets UI value</w:t>
                              </w:r>
                            </w:p>
                          </w:txbxContent>
                        </wps:txbx>
                        <wps:bodyPr rot="0" vert="horz" wrap="square" lIns="0" tIns="0" rIns="0" bIns="0" anchor="t" anchorCtr="0" upright="1">
                          <a:noAutofit/>
                        </wps:bodyPr>
                      </wps:wsp>
                      <wps:wsp>
                        <wps:cNvPr id="901" name="AutoShape 199"/>
                        <wps:cNvSpPr>
                          <a:spLocks noChangeArrowheads="1"/>
                        </wps:cNvSpPr>
                        <wps:spPr bwMode="auto">
                          <a:xfrm flipH="1">
                            <a:off x="1599914" y="990798"/>
                            <a:ext cx="1943179" cy="197576"/>
                          </a:xfrm>
                          <a:prstGeom prst="wedgeRoundRectCallout">
                            <a:avLst>
                              <a:gd name="adj1" fmla="val 65815"/>
                              <a:gd name="adj2" fmla="val 798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232AB">
                              <w:pPr>
                                <w:jc w:val="center"/>
                                <w:rPr>
                                  <w:szCs w:val="18"/>
                                </w:rPr>
                              </w:pPr>
                              <w:r>
                                <w:rPr>
                                  <w:rFonts w:hint="eastAsia"/>
                                  <w:szCs w:val="18"/>
                                </w:rPr>
                                <w:t>Updates UI value to control value</w:t>
                              </w:r>
                            </w:p>
                          </w:txbxContent>
                        </wps:txbx>
                        <wps:bodyPr rot="0" vert="horz" wrap="square" lIns="0" tIns="0" rIns="0" bIns="0" anchor="t" anchorCtr="0" upright="1">
                          <a:noAutofit/>
                        </wps:bodyPr>
                      </wps:wsp>
                    </wpc:wpc>
                  </a:graphicData>
                </a:graphic>
              </wp:inline>
            </w:drawing>
          </mc:Choice>
          <mc:Fallback>
            <w:pict>
              <v:group id="画布 194" o:spid="_x0000_s1174" editas="canvas" style="width:423pt;height:132.15pt;mso-position-horizontal-relative:char;mso-position-vertical-relative:line" coordsize="53721,16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">
                <v:shape id="_x0000_s1175" type="#_x0000_t75" style="position:absolute;width:53721;height:16783;visibility:visible;mso-wrap-style:square">
                  <v:fill o:detectmouseclick="t"/>
                  <v:path o:connecttype="none"/>
                </v:shape>
                <v:shape id="Text Box 196" o:spid="_x0000_s1176" type="#_x0000_t202" style="position:absolute;top:488;width:53721;height:16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m8RsMA&#10;AADcAAAADwAAAGRycy9kb3ducmV2LnhtbESPQWsCMRSE7wX/Q3iCt5q1B123RilKWS9Cq/b+2Lxu&#10;FjcvSxLX9d8bodDjMDPfMKvNYFvRkw+NYwWzaQaCuHK64VrB+fT5moMIEVlj65gU3CnAZj16WWGh&#10;3Y2/qT/GWiQIhwIVmBi7QspQGbIYpq4jTt6v8xZjkr6W2uMtwW0r37JsLi02nBYMdrQ1VF2OV6ug&#10;uuyGXdn8GN9fbf6ll+X9MC+VmoyHj3cQkYb4H/5r77WCfLmA55l0BO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m8RsMAAADcAAAADwAAAAAAAAAAAAAAAACYAgAAZHJzL2Rv&#10;d25yZXYueG1sUEsFBgAAAAAEAAQA9QAAAIgDAAAAAA==&#10;" strokeweight="1pt">
                  <v:textbox style="mso-fit-shape-to-text:t" inset="1.5mm,1.3mm,1.5mm">
                    <w:txbxContent>
                      <w:p w:rsidR="0023747D" w:rsidRPr="003F7378" w:rsidRDefault="0023747D" w:rsidP="00375F9C">
                        <w:pPr>
                          <w:spacing w:line="240" w:lineRule="exact"/>
                          <w:rPr>
                            <w:sz w:val="18"/>
                            <w:szCs w:val="18"/>
                          </w:rPr>
                        </w:pPr>
                        <w:proofErr w:type="gramStart"/>
                        <w:r w:rsidRPr="003F7378">
                          <w:rPr>
                            <w:color w:val="0000FF"/>
                            <w:sz w:val="18"/>
                            <w:szCs w:val="18"/>
                          </w:rPr>
                          <w:t>var</w:t>
                        </w:r>
                        <w:proofErr w:type="gramEnd"/>
                        <w:r w:rsidRPr="003F7378">
                          <w:rPr>
                            <w:sz w:val="18"/>
                            <w:szCs w:val="18"/>
                          </w:rPr>
                          <w:t xml:space="preserve"> input = (</w:t>
                        </w:r>
                        <w:r w:rsidRPr="003F7378">
                          <w:rPr>
                            <w:color w:val="0000FF"/>
                            <w:sz w:val="18"/>
                            <w:szCs w:val="18"/>
                          </w:rPr>
                          <w:t>new</w:t>
                        </w:r>
                        <w:r w:rsidRPr="003F7378">
                          <w:rPr>
                            <w:sz w:val="18"/>
                            <w:szCs w:val="18"/>
                          </w:rPr>
                          <w:t xml:space="preserve"> </w:t>
                        </w:r>
                        <w:r>
                          <w:rPr>
                            <w:sz w:val="18"/>
                            <w:szCs w:val="18"/>
                          </w:rPr>
                          <w:t>xui.</w:t>
                        </w:r>
                        <w:r w:rsidRPr="003F7378">
                          <w:rPr>
                            <w:sz w:val="18"/>
                            <w:szCs w:val="18"/>
                          </w:rPr>
                          <w:t>UI.Input()).show();</w:t>
                        </w:r>
                      </w:p>
                      <w:p w:rsidR="0023747D" w:rsidRPr="003F7378" w:rsidRDefault="0023747D" w:rsidP="00375F9C">
                        <w:pPr>
                          <w:spacing w:line="240" w:lineRule="exact"/>
                          <w:rPr>
                            <w:sz w:val="18"/>
                            <w:szCs w:val="18"/>
                          </w:rPr>
                        </w:pPr>
                        <w:r w:rsidRPr="003F7378">
                          <w:rPr>
                            <w:sz w:val="18"/>
                            <w:szCs w:val="18"/>
                          </w:rPr>
                          <w:t xml:space="preserve">    </w:t>
                        </w:r>
                        <w:proofErr w:type="gramStart"/>
                        <w:r>
                          <w:rPr>
                            <w:sz w:val="18"/>
                            <w:szCs w:val="18"/>
                          </w:rPr>
                          <w:t>xui.</w:t>
                        </w:r>
                        <w:r w:rsidRPr="003F7378">
                          <w:rPr>
                            <w:sz w:val="18"/>
                            <w:szCs w:val="18"/>
                          </w:rPr>
                          <w:t>message(</w:t>
                        </w:r>
                        <w:proofErr w:type="gramEnd"/>
                        <w:r w:rsidRPr="003F7378">
                          <w:rPr>
                            <w:sz w:val="18"/>
                            <w:szCs w:val="18"/>
                          </w:rPr>
                          <w:t>input.getUIValue()+</w:t>
                        </w:r>
                        <w:r w:rsidRPr="003F7378">
                          <w:rPr>
                            <w:color w:val="FF00FF"/>
                            <w:sz w:val="18"/>
                            <w:szCs w:val="18"/>
                          </w:rPr>
                          <w:t>":"</w:t>
                        </w:r>
                        <w:r w:rsidRPr="003F7378">
                          <w:rPr>
                            <w:sz w:val="18"/>
                            <w:szCs w:val="18"/>
                          </w:rPr>
                          <w:t>+input.getValue());</w:t>
                        </w:r>
                      </w:p>
                      <w:p w:rsidR="0023747D" w:rsidRPr="003F7378" w:rsidRDefault="0023747D" w:rsidP="00375F9C">
                        <w:pPr>
                          <w:spacing w:line="240" w:lineRule="exact"/>
                          <w:rPr>
                            <w:sz w:val="18"/>
                            <w:szCs w:val="18"/>
                          </w:rPr>
                        </w:pPr>
                        <w:r w:rsidRPr="003F7378">
                          <w:rPr>
                            <w:sz w:val="18"/>
                            <w:szCs w:val="18"/>
                          </w:rPr>
                          <w:t>_.</w:t>
                        </w:r>
                        <w:proofErr w:type="gramStart"/>
                        <w:r w:rsidRPr="003F7378">
                          <w:rPr>
                            <w:sz w:val="18"/>
                            <w:szCs w:val="18"/>
                          </w:rPr>
                          <w:t>asyRun(</w:t>
                        </w:r>
                        <w:proofErr w:type="gramEnd"/>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sidRPr="003F7378">
                          <w:rPr>
                            <w:sz w:val="18"/>
                            <w:szCs w:val="18"/>
                          </w:rPr>
                          <w:t>input.setUIValue(</w:t>
                        </w:r>
                        <w:proofErr w:type="gramEnd"/>
                        <w:r w:rsidRPr="003F7378">
                          <w:rPr>
                            <w:color w:val="FF00FF"/>
                            <w:sz w:val="18"/>
                            <w:szCs w:val="18"/>
                          </w:rPr>
                          <w:t>'uivalue'</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Pr>
                            <w:sz w:val="18"/>
                            <w:szCs w:val="18"/>
                          </w:rPr>
                          <w:t>xui.</w:t>
                        </w:r>
                        <w:r w:rsidRPr="003F7378">
                          <w:rPr>
                            <w:sz w:val="18"/>
                            <w:szCs w:val="18"/>
                          </w:rPr>
                          <w:t>message(</w:t>
                        </w:r>
                        <w:proofErr w:type="gramEnd"/>
                        <w:r w:rsidRPr="003F7378">
                          <w:rPr>
                            <w:sz w:val="18"/>
                            <w:szCs w:val="18"/>
                          </w:rPr>
                          <w:t>input.getUIValue()+</w:t>
                        </w:r>
                        <w:r w:rsidRPr="003F7378">
                          <w:rPr>
                            <w:color w:val="FF00FF"/>
                            <w:sz w:val="18"/>
                            <w:szCs w:val="18"/>
                          </w:rPr>
                          <w:t>":"</w:t>
                        </w:r>
                        <w:r w:rsidRPr="003F7378">
                          <w:rPr>
                            <w:sz w:val="18"/>
                            <w:szCs w:val="18"/>
                          </w:rPr>
                          <w:t>+input.getValue());</w:t>
                        </w:r>
                      </w:p>
                      <w:p w:rsidR="0023747D" w:rsidRPr="003F7378" w:rsidRDefault="0023747D" w:rsidP="00375F9C">
                        <w:pPr>
                          <w:spacing w:line="240" w:lineRule="exact"/>
                          <w:rPr>
                            <w:sz w:val="18"/>
                            <w:szCs w:val="18"/>
                          </w:rPr>
                        </w:pPr>
                        <w:r w:rsidRPr="003F7378">
                          <w:rPr>
                            <w:sz w:val="18"/>
                            <w:szCs w:val="18"/>
                          </w:rPr>
                          <w:t>}</w:t>
                        </w:r>
                        <w:proofErr w:type="gramStart"/>
                        <w:r w:rsidRPr="003F7378">
                          <w:rPr>
                            <w:sz w:val="18"/>
                            <w:szCs w:val="18"/>
                          </w:rPr>
                          <w:t>,</w:t>
                        </w:r>
                        <w:r w:rsidRPr="003F7378">
                          <w:rPr>
                            <w:color w:val="800000"/>
                            <w:sz w:val="18"/>
                            <w:szCs w:val="18"/>
                          </w:rPr>
                          <w:t>2000</w:t>
                        </w:r>
                        <w:proofErr w:type="gramEnd"/>
                        <w:r w:rsidRPr="003F7378">
                          <w:rPr>
                            <w:sz w:val="18"/>
                            <w:szCs w:val="18"/>
                          </w:rPr>
                          <w:t>);</w:t>
                        </w:r>
                      </w:p>
                      <w:p w:rsidR="0023747D" w:rsidRPr="003F7378" w:rsidRDefault="0023747D" w:rsidP="00375F9C">
                        <w:pPr>
                          <w:spacing w:line="240" w:lineRule="exact"/>
                          <w:rPr>
                            <w:sz w:val="18"/>
                            <w:szCs w:val="18"/>
                          </w:rPr>
                        </w:pPr>
                        <w:r w:rsidRPr="003F7378">
                          <w:rPr>
                            <w:sz w:val="18"/>
                            <w:szCs w:val="18"/>
                          </w:rPr>
                          <w:t>_.</w:t>
                        </w:r>
                        <w:proofErr w:type="gramStart"/>
                        <w:r w:rsidRPr="003F7378">
                          <w:rPr>
                            <w:sz w:val="18"/>
                            <w:szCs w:val="18"/>
                          </w:rPr>
                          <w:t>asyRun(</w:t>
                        </w:r>
                        <w:proofErr w:type="gramEnd"/>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sidRPr="003F7378">
                          <w:rPr>
                            <w:sz w:val="18"/>
                            <w:szCs w:val="18"/>
                          </w:rPr>
                          <w:t>input.updateValue(</w:t>
                        </w:r>
                        <w:proofErr w:type="gramEnd"/>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Pr>
                            <w:sz w:val="18"/>
                            <w:szCs w:val="18"/>
                          </w:rPr>
                          <w:t>xui.</w:t>
                        </w:r>
                        <w:r w:rsidRPr="003F7378">
                          <w:rPr>
                            <w:sz w:val="18"/>
                            <w:szCs w:val="18"/>
                          </w:rPr>
                          <w:t>message(</w:t>
                        </w:r>
                        <w:proofErr w:type="gramEnd"/>
                        <w:r w:rsidRPr="003F7378">
                          <w:rPr>
                            <w:sz w:val="18"/>
                            <w:szCs w:val="18"/>
                          </w:rPr>
                          <w:t>input.getUIValue()+</w:t>
                        </w:r>
                        <w:r w:rsidRPr="003F7378">
                          <w:rPr>
                            <w:color w:val="FF00FF"/>
                            <w:sz w:val="18"/>
                            <w:szCs w:val="18"/>
                          </w:rPr>
                          <w:t>":"</w:t>
                        </w:r>
                        <w:r w:rsidRPr="003F7378">
                          <w:rPr>
                            <w:sz w:val="18"/>
                            <w:szCs w:val="18"/>
                          </w:rPr>
                          <w:t>+input.getValue());</w:t>
                        </w:r>
                      </w:p>
                      <w:p w:rsidR="0023747D" w:rsidRPr="003F7378" w:rsidRDefault="0023747D" w:rsidP="00375F9C">
                        <w:pPr>
                          <w:spacing w:line="240" w:lineRule="exact"/>
                          <w:rPr>
                            <w:sz w:val="18"/>
                            <w:szCs w:val="18"/>
                          </w:rPr>
                        </w:pPr>
                        <w:r w:rsidRPr="003F7378">
                          <w:rPr>
                            <w:sz w:val="18"/>
                            <w:szCs w:val="18"/>
                          </w:rPr>
                          <w:t>}</w:t>
                        </w:r>
                        <w:proofErr w:type="gramStart"/>
                        <w:r w:rsidRPr="003F7378">
                          <w:rPr>
                            <w:sz w:val="18"/>
                            <w:szCs w:val="18"/>
                          </w:rPr>
                          <w:t>,</w:t>
                        </w:r>
                        <w:r w:rsidRPr="003F7378">
                          <w:rPr>
                            <w:color w:val="800000"/>
                            <w:sz w:val="18"/>
                            <w:szCs w:val="18"/>
                          </w:rPr>
                          <w:t>4000</w:t>
                        </w:r>
                        <w:proofErr w:type="gramEnd"/>
                        <w:r w:rsidRPr="003F7378">
                          <w:rPr>
                            <w:sz w:val="18"/>
                            <w:szCs w:val="18"/>
                          </w:rPr>
                          <w:t>);</w:t>
                        </w:r>
                      </w:p>
                    </w:txbxContent>
                  </v:textbox>
                </v:shape>
                <v:shape id="AutoShape 197" o:spid="_x0000_s1177" type="#_x0000_t62" style="position:absolute;left:22856;width:10291;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RV/sIA&#10;AADcAAAADwAAAGRycy9kb3ducmV2LnhtbERPS2rDMBDdF3oHMYVsSiK7htR2ooTSEpxFN3V7gMGa&#10;WE6tkbHU2Ll9tAh0+Xj/7X62vbjQ6DvHCtJVAoK4cbrjVsHP92GZg/ABWWPvmBRcycN+9/iwxVK7&#10;ib/oUodWxBD2JSowIQyllL4xZNGv3EAcuZMbLYYIx1bqEacYbnv5kiRrabHj2GBwoHdDzW/9ZxU8&#10;f1Svrvo8mGJKfb1OjxnSOVNq8TS/bUAEmsO/+O4+agV5EdfG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lFX+wgAAANwAAAAPAAAAAAAAAAAAAAAAAJgCAABkcnMvZG93&#10;bnJldi54bWxQSwUGAAAAAAQABAD1AAAAhwMAAAAA&#10;" adj="28479,22430" fillcolor="#ff9">
                  <v:textbox inset="0,0,0,0">
                    <w:txbxContent>
                      <w:p w:rsidR="0023747D" w:rsidRPr="000E23E9" w:rsidRDefault="0023747D" w:rsidP="002232AB">
                        <w:pPr>
                          <w:jc w:val="center"/>
                          <w:rPr>
                            <w:szCs w:val="18"/>
                          </w:rPr>
                        </w:pPr>
                        <w:r>
                          <w:rPr>
                            <w:rFonts w:hint="eastAsia"/>
                            <w:szCs w:val="18"/>
                          </w:rPr>
                          <w:t>A new Input</w:t>
                        </w:r>
                      </w:p>
                    </w:txbxContent>
                  </v:textbox>
                </v:shape>
                <v:shape id="AutoShape 198" o:spid="_x0000_s1178" type="#_x0000_t62" style="position:absolute;left:19431;top:4950;width:12574;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fcN8EA&#10;AADcAAAADwAAAGRycy9kb3ducmV2LnhtbERPTYvCMBC9L/gfwgheFk0VFO02igqCIiuoi+ehmW3L&#10;NpOSxFr/vTkIe3y872zVmVq05HxlWcF4lIAgzq2uuFDwc90N5yB8QNZYWyYFT/KwWvY+Mky1ffCZ&#10;2ksoRAxhn6KCMoQmldLnJRn0I9sQR+7XOoMhQldI7fARw00tJ0kykwYrjg0lNrQtKf+73I0CfaBp&#10;sZ65zf54m1af88n99i1PSg363foLRKAu/Ivf7r1WsEj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X3DfBAAAA3AAAAA8AAAAAAAAAAAAAAAAAmAIAAGRycy9kb3du&#10;cmV2LnhtbFBLBQYAAAAABAAEAPUAAACGAwAAAAA=&#10;" adj="26727,17030" fillcolor="#ff9">
                  <v:textbox inset="0,0,0,0">
                    <w:txbxContent>
                      <w:p w:rsidR="0023747D" w:rsidRPr="000E23E9" w:rsidRDefault="0023747D" w:rsidP="002232AB">
                        <w:pPr>
                          <w:jc w:val="center"/>
                          <w:rPr>
                            <w:szCs w:val="18"/>
                          </w:rPr>
                        </w:pPr>
                        <w:r>
                          <w:rPr>
                            <w:rFonts w:hint="eastAsia"/>
                            <w:szCs w:val="18"/>
                          </w:rPr>
                          <w:t>Sets UI value</w:t>
                        </w:r>
                      </w:p>
                    </w:txbxContent>
                  </v:textbox>
                </v:shape>
                <v:shape id="AutoShape 199" o:spid="_x0000_s1179" type="#_x0000_t62" style="position:absolute;left:15999;top:9907;width:19431;height:197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4I/sYA&#10;AADcAAAADwAAAGRycy9kb3ducmV2LnhtbESPW2vCQBSE34X+h+UUfJG6UUHa1FWsUAiIeGnp8zF7&#10;cqnZsyG7mvjvXUHwcZiZb5jZojOVuFDjSssKRsMIBHFqdcm5gt+f77d3EM4ja6wsk4IrOVjMX3oz&#10;jLVteU+Xg89FgLCLUUHhfR1L6dKCDLqhrYmDl9nGoA+yyaVusA1wU8lxFE2lwZLDQoE1rQpKT4ez&#10;UXCabL/q9SDbZbvlqkr+2uPmPzkq1X/tlp8gPHX+GX60E63gIxrB/Uw4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4I/sYAAADcAAAADwAAAAAAAAAAAAAAAACYAgAAZHJz&#10;L2Rvd25yZXYueG1sUEsFBgAAAAAEAAQA9QAAAIsDAAAAAA==&#10;" adj="25016,28038" fillcolor="#ff9">
                  <v:textbox inset="0,0,0,0">
                    <w:txbxContent>
                      <w:p w:rsidR="0023747D" w:rsidRPr="000E23E9" w:rsidRDefault="0023747D" w:rsidP="002232AB">
                        <w:pPr>
                          <w:jc w:val="center"/>
                          <w:rPr>
                            <w:szCs w:val="18"/>
                          </w:rPr>
                        </w:pPr>
                        <w:r>
                          <w:rPr>
                            <w:rFonts w:hint="eastAsia"/>
                            <w:szCs w:val="18"/>
                          </w:rPr>
                          <w:t>Updates UI value to control value</w:t>
                        </w:r>
                      </w:p>
                    </w:txbxContent>
                  </v:textbox>
                </v:shape>
                <w10:anchorlock/>
              </v:group>
            </w:pict>
          </mc:Fallback>
        </mc:AlternateContent>
      </w:r>
    </w:p>
    <w:p w:rsidR="002232AB" w:rsidRDefault="002232AB" w:rsidP="00375F9C"/>
    <w:p w:rsidR="00375F9C" w:rsidRDefault="002232AB" w:rsidP="00375F9C">
      <w:r>
        <w:rPr>
          <w:rFonts w:hint="eastAsia"/>
        </w:rPr>
        <w:t xml:space="preserve">You can go to  </w:t>
      </w:r>
      <w:hyperlink r:id="rId64" w:history="1">
        <w:r w:rsidRPr="00CF291A">
          <w:rPr>
            <w:rStyle w:val="a3"/>
          </w:rPr>
          <w:t>http://www.crossui.com/xui/Examples/comb/DataBinder/index.html</w:t>
        </w:r>
      </w:hyperlink>
      <w:r>
        <w:rPr>
          <w:rFonts w:hint="eastAsia"/>
        </w:rPr>
        <w:t xml:space="preserve"> for more information about it. </w:t>
      </w:r>
    </w:p>
    <w:p w:rsidR="00375F9C" w:rsidRDefault="00375F9C" w:rsidP="00E45D25">
      <w:pPr>
        <w:pStyle w:val="3"/>
        <w:numPr>
          <w:ilvl w:val="2"/>
          <w:numId w:val="17"/>
        </w:numPr>
      </w:pPr>
      <w:bookmarkStart w:id="44" w:name="_Toc356466185"/>
      <w:r>
        <w:rPr>
          <w:rFonts w:hint="eastAsia"/>
        </w:rPr>
        <w:t>Dirty Mark</w:t>
      </w:r>
      <w:bookmarkEnd w:id="44"/>
      <w:r>
        <w:rPr>
          <w:rFonts w:hint="eastAsia"/>
        </w:rPr>
        <w:t xml:space="preserve"> </w:t>
      </w:r>
    </w:p>
    <w:p w:rsidR="00375F9C" w:rsidRDefault="00375F9C" w:rsidP="00375F9C">
      <w:r>
        <w:rPr>
          <w:rFonts w:hint="eastAsia"/>
        </w:rPr>
        <w:t>If the control</w:t>
      </w:r>
      <w:r>
        <w:t>’</w:t>
      </w:r>
      <w:r>
        <w:rPr>
          <w:rFonts w:hint="eastAsia"/>
        </w:rPr>
        <w:t xml:space="preserve">s dirtyMark property is set to true, when </w:t>
      </w:r>
      <w:r>
        <w:t>“</w:t>
      </w:r>
      <w:r>
        <w:rPr>
          <w:rFonts w:hint="eastAsia"/>
        </w:rPr>
        <w:t>UI value</w:t>
      </w:r>
      <w:r>
        <w:t>”</w:t>
      </w:r>
      <w:r>
        <w:rPr>
          <w:rFonts w:hint="eastAsia"/>
        </w:rPr>
        <w:t xml:space="preserve"> does not equal to </w:t>
      </w:r>
      <w:r>
        <w:t>“</w:t>
      </w:r>
      <w:r>
        <w:rPr>
          <w:rFonts w:hint="eastAsia"/>
        </w:rPr>
        <w:t>control value</w:t>
      </w:r>
      <w:r>
        <w:t>”</w:t>
      </w:r>
      <w:r>
        <w:rPr>
          <w:rFonts w:hint="eastAsia"/>
        </w:rPr>
        <w:t xml:space="preserve">, a </w:t>
      </w:r>
      <w:r>
        <w:t>“</w:t>
      </w:r>
      <w:r>
        <w:rPr>
          <w:rFonts w:hint="eastAsia"/>
        </w:rPr>
        <w:t>Dirty Mark</w:t>
      </w:r>
      <w:r>
        <w:t>”</w:t>
      </w:r>
      <w:r>
        <w:rPr>
          <w:rFonts w:hint="eastAsia"/>
        </w:rPr>
        <w:t xml:space="preserve"> will </w:t>
      </w:r>
      <w:r w:rsidRPr="00FC01FE">
        <w:t>appear</w:t>
      </w:r>
      <w:r>
        <w:rPr>
          <w:rFonts w:hint="eastAsia"/>
        </w:rPr>
        <w:t xml:space="preserve">. The </w:t>
      </w:r>
      <w:r>
        <w:t>“</w:t>
      </w:r>
      <w:r>
        <w:rPr>
          <w:rFonts w:hint="eastAsia"/>
        </w:rPr>
        <w:t>Dirty Mark</w:t>
      </w:r>
      <w:r>
        <w:t>”</w:t>
      </w:r>
      <w:r>
        <w:rPr>
          <w:rFonts w:hint="eastAsia"/>
        </w:rPr>
        <w:t xml:space="preserve"> will disappear when  </w:t>
      </w:r>
      <w:r>
        <w:t>“</w:t>
      </w:r>
      <w:r>
        <w:rPr>
          <w:rFonts w:hint="eastAsia"/>
        </w:rPr>
        <w:t>UI value</w:t>
      </w:r>
      <w:r>
        <w:t>”</w:t>
      </w:r>
      <w:r>
        <w:rPr>
          <w:rFonts w:hint="eastAsia"/>
        </w:rPr>
        <w:t xml:space="preserve"> equals to </w:t>
      </w:r>
      <w:r>
        <w:t>“</w:t>
      </w:r>
      <w:r>
        <w:rPr>
          <w:rFonts w:hint="eastAsia"/>
        </w:rPr>
        <w:t>control value</w:t>
      </w:r>
      <w:r>
        <w:t>”</w:t>
      </w:r>
      <w:r>
        <w:rPr>
          <w:rFonts w:hint="eastAsia"/>
        </w:rPr>
        <w:t>.</w:t>
      </w:r>
    </w:p>
    <w:p w:rsidR="00375F9C" w:rsidRDefault="005C781A" w:rsidP="00375F9C">
      <w:pPr>
        <w:jc w:val="center"/>
      </w:pPr>
      <w:r>
        <w:rPr>
          <w:rFonts w:hint="eastAsia"/>
          <w:noProof/>
        </w:rPr>
        <mc:AlternateContent>
          <mc:Choice Requires="wps">
            <w:drawing>
              <wp:anchor distT="0" distB="0" distL="114300" distR="114300" simplePos="0" relativeHeight="251514368" behindDoc="0" locked="0" layoutInCell="1" allowOverlap="1" wp14:anchorId="5817AE7F" wp14:editId="1F8E2936">
                <wp:simplePos x="0" y="0"/>
                <wp:positionH relativeFrom="column">
                  <wp:posOffset>914400</wp:posOffset>
                </wp:positionH>
                <wp:positionV relativeFrom="line">
                  <wp:posOffset>66040</wp:posOffset>
                </wp:positionV>
                <wp:extent cx="800100" cy="198120"/>
                <wp:effectExtent l="9525" t="8890" r="447675" b="12065"/>
                <wp:wrapNone/>
                <wp:docPr id="896" name="AutoShap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95718"/>
                            <a:gd name="adj2" fmla="val -301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Dirty Mark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48" o:spid="_x0000_s1180" type="#_x0000_t62" style="position:absolute;left:0;text-align:left;margin-left:1in;margin-top:5.2pt;width:63pt;height:15.6pt;flip:x;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" adj="-9875,4292" fillcolor="#ff9">
                <v:textbox inset="0,0,0,0">
                  <w:txbxContent>
                    <w:p w:rsidR="0023747D" w:rsidRPr="000E23E9" w:rsidRDefault="0023747D" w:rsidP="00375F9C">
                      <w:pPr>
                        <w:rPr>
                          <w:szCs w:val="18"/>
                        </w:rPr>
                      </w:pPr>
                      <w:r>
                        <w:rPr>
                          <w:rFonts w:hint="eastAsia"/>
                          <w:szCs w:val="18"/>
                        </w:rPr>
                        <w:t>Dirty Mark</w:t>
                      </w:r>
                    </w:p>
                  </w:txbxContent>
                </v:textbox>
                <w10:wrap anchory="line"/>
              </v:shape>
            </w:pict>
          </mc:Fallback>
        </mc:AlternateContent>
      </w:r>
      <w:r>
        <w:rPr>
          <w:rFonts w:hint="eastAsia"/>
          <w:noProof/>
        </w:rPr>
        <w:drawing>
          <wp:inline distT="0" distB="0" distL="0" distR="0" wp14:anchorId="2BCFC5C0" wp14:editId="5CE21504">
            <wp:extent cx="1219200" cy="228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19200" cy="228600"/>
                    </a:xfrm>
                    <a:prstGeom prst="rect">
                      <a:avLst/>
                    </a:prstGeom>
                    <a:noFill/>
                    <a:ln>
                      <a:noFill/>
                    </a:ln>
                  </pic:spPr>
                </pic:pic>
              </a:graphicData>
            </a:graphic>
          </wp:inline>
        </w:drawing>
      </w:r>
      <w:r w:rsidR="00375F9C">
        <w:rPr>
          <w:rFonts w:hint="eastAsia"/>
        </w:rPr>
        <w:t>.</w:t>
      </w:r>
    </w:p>
    <w:p w:rsidR="00375F9C" w:rsidRPr="00463551" w:rsidRDefault="005C781A" w:rsidP="00375F9C">
      <w:r>
        <w:rPr>
          <w:noProof/>
        </w:rPr>
        <w:lastRenderedPageBreak/>
        <mc:AlternateContent>
          <mc:Choice Requires="wpc">
            <w:drawing>
              <wp:inline distT="0" distB="0" distL="0" distR="0" wp14:anchorId="684D121E" wp14:editId="6FBCF6AA">
                <wp:extent cx="5257800" cy="1830705"/>
                <wp:effectExtent l="9525" t="0" r="9525" b="7620"/>
                <wp:docPr id="894" name="画布 2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88" name="Text Box 274"/>
                        <wps:cNvSpPr txBox="1">
                          <a:spLocks noChangeArrowheads="1"/>
                        </wps:cNvSpPr>
                        <wps:spPr bwMode="auto">
                          <a:xfrm>
                            <a:off x="0" y="48848"/>
                            <a:ext cx="5257800" cy="1781857"/>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F7378" w:rsidRDefault="0023747D" w:rsidP="00375F9C">
                              <w:pPr>
                                <w:spacing w:line="240" w:lineRule="exact"/>
                                <w:rPr>
                                  <w:sz w:val="18"/>
                                  <w:szCs w:val="18"/>
                                </w:rPr>
                              </w:pPr>
                              <w:r w:rsidRPr="003F7378">
                                <w:rPr>
                                  <w:color w:val="0000FF"/>
                                  <w:sz w:val="18"/>
                                  <w:szCs w:val="18"/>
                                </w:rPr>
                                <w:t>var</w:t>
                              </w:r>
                              <w:r w:rsidRPr="003F7378">
                                <w:rPr>
                                  <w:sz w:val="18"/>
                                  <w:szCs w:val="18"/>
                                </w:rPr>
                                <w:t xml:space="preserve"> input = (</w:t>
                              </w:r>
                              <w:r w:rsidRPr="003F7378">
                                <w:rPr>
                                  <w:color w:val="0000FF"/>
                                  <w:sz w:val="18"/>
                                  <w:szCs w:val="18"/>
                                </w:rPr>
                                <w:t>new</w:t>
                              </w:r>
                              <w:r w:rsidRPr="003F7378">
                                <w:rPr>
                                  <w:sz w:val="18"/>
                                  <w:szCs w:val="18"/>
                                </w:rPr>
                                <w:t xml:space="preserve"> </w:t>
                              </w:r>
                              <w:r>
                                <w:rPr>
                                  <w:sz w:val="18"/>
                                  <w:szCs w:val="18"/>
                                </w:rPr>
                                <w:t>xui.</w:t>
                              </w:r>
                              <w:r w:rsidRPr="003F7378">
                                <w:rPr>
                                  <w:sz w:val="18"/>
                                  <w:szCs w:val="18"/>
                                </w:rPr>
                                <w:t>UI.Input()).show();</w:t>
                              </w:r>
                            </w:p>
                            <w:p w:rsidR="0023747D" w:rsidRPr="003F7378" w:rsidRDefault="0023747D" w:rsidP="00375F9C">
                              <w:pPr>
                                <w:spacing w:line="240" w:lineRule="exact"/>
                                <w:rPr>
                                  <w:sz w:val="18"/>
                                  <w:szCs w:val="18"/>
                                </w:rPr>
                              </w:pPr>
                              <w:r w:rsidRPr="003F7378">
                                <w:rPr>
                                  <w:sz w:val="18"/>
                                  <w:szCs w:val="18"/>
                                </w:rPr>
                                <w:t>_.asyRun(</w:t>
                              </w:r>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input.setUIValue(</w:t>
                              </w:r>
                              <w:r w:rsidRPr="003F7378">
                                <w:rPr>
                                  <w:color w:val="FF00FF"/>
                                  <w:sz w:val="18"/>
                                  <w:szCs w:val="18"/>
                                </w:rPr>
                                <w:t>'uivalue'</w:t>
                              </w:r>
                              <w:r w:rsidRPr="003F7378">
                                <w:rPr>
                                  <w:sz w:val="18"/>
                                  <w:szCs w:val="18"/>
                                </w:rPr>
                                <w:t>);</w:t>
                              </w:r>
                            </w:p>
                            <w:p w:rsidR="0023747D" w:rsidRPr="003F7378" w:rsidRDefault="0023747D" w:rsidP="00375F9C">
                              <w:pPr>
                                <w:spacing w:line="240" w:lineRule="exact"/>
                                <w:rPr>
                                  <w:sz w:val="18"/>
                                  <w:szCs w:val="18"/>
                                </w:rPr>
                              </w:pPr>
                              <w:r w:rsidRPr="003F7378">
                                <w:rPr>
                                  <w:sz w:val="18"/>
                                  <w:szCs w:val="18"/>
                                </w:rPr>
                                <w:t>},</w:t>
                              </w:r>
                              <w:r>
                                <w:rPr>
                                  <w:rFonts w:hint="eastAsia"/>
                                  <w:color w:val="800000"/>
                                  <w:sz w:val="18"/>
                                  <w:szCs w:val="18"/>
                                </w:rPr>
                                <w:t>1</w:t>
                              </w:r>
                              <w:r w:rsidRPr="003F7378">
                                <w:rPr>
                                  <w:color w:val="800000"/>
                                  <w:sz w:val="18"/>
                                  <w:szCs w:val="18"/>
                                </w:rPr>
                                <w:t>000</w:t>
                              </w:r>
                              <w:r w:rsidRPr="003F7378">
                                <w:rPr>
                                  <w:sz w:val="18"/>
                                  <w:szCs w:val="18"/>
                                </w:rPr>
                                <w:t>);</w:t>
                              </w:r>
                            </w:p>
                            <w:p w:rsidR="0023747D" w:rsidRPr="003F7378" w:rsidRDefault="0023747D" w:rsidP="00375F9C">
                              <w:pPr>
                                <w:spacing w:line="240" w:lineRule="exact"/>
                                <w:rPr>
                                  <w:sz w:val="18"/>
                                  <w:szCs w:val="18"/>
                                </w:rPr>
                              </w:pPr>
                              <w:r w:rsidRPr="003F7378">
                                <w:rPr>
                                  <w:sz w:val="18"/>
                                  <w:szCs w:val="18"/>
                                </w:rPr>
                                <w:t>_.asyRun(</w:t>
                              </w:r>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input.updateValue();</w:t>
                              </w:r>
                            </w:p>
                            <w:p w:rsidR="0023747D" w:rsidRPr="003F7378" w:rsidRDefault="0023747D" w:rsidP="00375F9C">
                              <w:pPr>
                                <w:spacing w:line="240" w:lineRule="exact"/>
                                <w:rPr>
                                  <w:sz w:val="18"/>
                                  <w:szCs w:val="18"/>
                                </w:rPr>
                              </w:pPr>
                              <w:r w:rsidRPr="003F7378">
                                <w:rPr>
                                  <w:sz w:val="18"/>
                                  <w:szCs w:val="18"/>
                                </w:rPr>
                                <w:t xml:space="preserve">    input.set</w:t>
                              </w:r>
                              <w:r>
                                <w:rPr>
                                  <w:rFonts w:hint="eastAsia"/>
                                  <w:sz w:val="18"/>
                                  <w:szCs w:val="18"/>
                                </w:rPr>
                                <w:t>DirtyMark</w:t>
                              </w:r>
                              <w:r w:rsidRPr="003F7378">
                                <w:rPr>
                                  <w:sz w:val="18"/>
                                  <w:szCs w:val="18"/>
                                </w:rPr>
                                <w:t xml:space="preserve"> (</w:t>
                              </w:r>
                              <w:r>
                                <w:rPr>
                                  <w:rFonts w:hint="eastAsia"/>
                                  <w:color w:val="FF00FF"/>
                                  <w:sz w:val="18"/>
                                  <w:szCs w:val="18"/>
                                </w:rPr>
                                <w:t>false</w:t>
                              </w:r>
                              <w:r w:rsidRPr="003F7378">
                                <w:rPr>
                                  <w:sz w:val="18"/>
                                  <w:szCs w:val="18"/>
                                </w:rPr>
                                <w:t>);</w:t>
                              </w:r>
                            </w:p>
                            <w:p w:rsidR="0023747D" w:rsidRDefault="0023747D" w:rsidP="00375F9C">
                              <w:pPr>
                                <w:spacing w:line="240" w:lineRule="exact"/>
                                <w:rPr>
                                  <w:sz w:val="18"/>
                                  <w:szCs w:val="18"/>
                                </w:rPr>
                              </w:pPr>
                              <w:r w:rsidRPr="003F7378">
                                <w:rPr>
                                  <w:sz w:val="18"/>
                                  <w:szCs w:val="18"/>
                                </w:rPr>
                                <w:t>},</w:t>
                              </w:r>
                              <w:r>
                                <w:rPr>
                                  <w:rFonts w:hint="eastAsia"/>
                                  <w:color w:val="800000"/>
                                  <w:sz w:val="18"/>
                                  <w:szCs w:val="18"/>
                                </w:rPr>
                                <w:t>2</w:t>
                              </w:r>
                              <w:r w:rsidRPr="003F7378">
                                <w:rPr>
                                  <w:color w:val="800000"/>
                                  <w:sz w:val="18"/>
                                  <w:szCs w:val="18"/>
                                </w:rPr>
                                <w:t>000</w:t>
                              </w:r>
                              <w:r w:rsidRPr="003F7378">
                                <w:rPr>
                                  <w:sz w:val="18"/>
                                  <w:szCs w:val="18"/>
                                </w:rPr>
                                <w:t>);</w:t>
                              </w:r>
                            </w:p>
                            <w:p w:rsidR="0023747D" w:rsidRPr="003F7378" w:rsidRDefault="0023747D" w:rsidP="00375F9C">
                              <w:pPr>
                                <w:spacing w:line="240" w:lineRule="exact"/>
                                <w:rPr>
                                  <w:sz w:val="18"/>
                                  <w:szCs w:val="18"/>
                                </w:rPr>
                              </w:pPr>
                              <w:r w:rsidRPr="003F7378">
                                <w:rPr>
                                  <w:sz w:val="18"/>
                                  <w:szCs w:val="18"/>
                                </w:rPr>
                                <w:t>_.asyRun(</w:t>
                              </w:r>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input.setUIValue(</w:t>
                              </w:r>
                              <w:r w:rsidRPr="003F7378">
                                <w:rPr>
                                  <w:color w:val="FF00FF"/>
                                  <w:sz w:val="18"/>
                                  <w:szCs w:val="18"/>
                                </w:rPr>
                                <w:t>'uivalue</w:t>
                              </w:r>
                              <w:r>
                                <w:rPr>
                                  <w:rFonts w:hint="eastAsia"/>
                                  <w:color w:val="FF00FF"/>
                                  <w:sz w:val="18"/>
                                  <w:szCs w:val="18"/>
                                </w:rPr>
                                <w:t xml:space="preserve"> 2</w:t>
                              </w:r>
                              <w:r w:rsidRPr="003F7378">
                                <w:rPr>
                                  <w:color w:val="FF00FF"/>
                                  <w:sz w:val="18"/>
                                  <w:szCs w:val="18"/>
                                </w:rPr>
                                <w:t>'</w:t>
                              </w:r>
                              <w:r w:rsidRPr="003F7378">
                                <w:rPr>
                                  <w:sz w:val="18"/>
                                  <w:szCs w:val="18"/>
                                </w:rPr>
                                <w:t>);</w:t>
                              </w:r>
                            </w:p>
                            <w:p w:rsidR="0023747D" w:rsidRPr="003F7378" w:rsidRDefault="0023747D" w:rsidP="00375F9C">
                              <w:pPr>
                                <w:spacing w:line="240" w:lineRule="exact"/>
                                <w:rPr>
                                  <w:sz w:val="18"/>
                                  <w:szCs w:val="18"/>
                                </w:rPr>
                              </w:pPr>
                              <w:r w:rsidRPr="003F7378">
                                <w:rPr>
                                  <w:sz w:val="18"/>
                                  <w:szCs w:val="18"/>
                                </w:rPr>
                                <w:t>},</w:t>
                              </w:r>
                              <w:r>
                                <w:rPr>
                                  <w:rFonts w:hint="eastAsia"/>
                                  <w:color w:val="800000"/>
                                  <w:sz w:val="18"/>
                                  <w:szCs w:val="18"/>
                                </w:rPr>
                                <w:t>3</w:t>
                              </w:r>
                              <w:r w:rsidRPr="003F7378">
                                <w:rPr>
                                  <w:color w:val="800000"/>
                                  <w:sz w:val="18"/>
                                  <w:szCs w:val="18"/>
                                </w:rPr>
                                <w:t>000</w:t>
                              </w:r>
                              <w:r w:rsidRPr="003F7378">
                                <w:rPr>
                                  <w:sz w:val="18"/>
                                  <w:szCs w:val="18"/>
                                </w:rPr>
                                <w:t>);</w:t>
                              </w:r>
                            </w:p>
                          </w:txbxContent>
                        </wps:txbx>
                        <wps:bodyPr rot="0" vert="horz" wrap="square" lIns="54000" tIns="46800" rIns="54000" bIns="45720" anchor="t" anchorCtr="0" upright="1">
                          <a:spAutoFit/>
                        </wps:bodyPr>
                      </wps:wsp>
                      <wps:wsp>
                        <wps:cNvPr id="889" name="AutoShape 276"/>
                        <wps:cNvSpPr>
                          <a:spLocks noChangeArrowheads="1"/>
                        </wps:cNvSpPr>
                        <wps:spPr bwMode="auto">
                          <a:xfrm flipH="1">
                            <a:off x="1942857" y="198308"/>
                            <a:ext cx="1371340" cy="197579"/>
                          </a:xfrm>
                          <a:prstGeom prst="wedgeRoundRectCallout">
                            <a:avLst>
                              <a:gd name="adj1" fmla="val 71722"/>
                              <a:gd name="adj2" fmla="val 9051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Dirty Mark appears</w:t>
                              </w:r>
                            </w:p>
                          </w:txbxContent>
                        </wps:txbx>
                        <wps:bodyPr rot="0" vert="horz" wrap="square" lIns="0" tIns="0" rIns="0" bIns="0" anchor="t" anchorCtr="0" upright="1">
                          <a:noAutofit/>
                        </wps:bodyPr>
                      </wps:wsp>
                      <wps:wsp>
                        <wps:cNvPr id="890" name="AutoShape 277"/>
                        <wps:cNvSpPr>
                          <a:spLocks noChangeArrowheads="1"/>
                        </wps:cNvSpPr>
                        <wps:spPr bwMode="auto">
                          <a:xfrm flipH="1">
                            <a:off x="1714549" y="693349"/>
                            <a:ext cx="1600395" cy="198308"/>
                          </a:xfrm>
                          <a:prstGeom prst="wedgeRoundRectCallout">
                            <a:avLst>
                              <a:gd name="adj1" fmla="val 78213"/>
                              <a:gd name="adj2" fmla="val 75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Dirty Mark disappears</w:t>
                              </w:r>
                            </w:p>
                            <w:p w:rsidR="0023747D" w:rsidRPr="00C90673" w:rsidRDefault="0023747D" w:rsidP="00375F9C">
                              <w:pPr>
                                <w:rPr>
                                  <w:szCs w:val="18"/>
                                </w:rPr>
                              </w:pPr>
                            </w:p>
                          </w:txbxContent>
                        </wps:txbx>
                        <wps:bodyPr rot="0" vert="horz" wrap="square" lIns="0" tIns="0" rIns="0" bIns="0" anchor="t" anchorCtr="0" upright="1">
                          <a:noAutofit/>
                        </wps:bodyPr>
                      </wps:wsp>
                      <wps:wsp>
                        <wps:cNvPr id="892" name="AutoShape 278"/>
                        <wps:cNvSpPr>
                          <a:spLocks noChangeArrowheads="1"/>
                        </wps:cNvSpPr>
                        <wps:spPr bwMode="auto">
                          <a:xfrm flipH="1">
                            <a:off x="2057757" y="1485853"/>
                            <a:ext cx="1371340" cy="198308"/>
                          </a:xfrm>
                          <a:prstGeom prst="wedgeRoundRectCallout">
                            <a:avLst>
                              <a:gd name="adj1" fmla="val 84213"/>
                              <a:gd name="adj2" fmla="val -2275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90673" w:rsidRDefault="0023747D" w:rsidP="00B532B2">
                              <w:pPr>
                                <w:jc w:val="center"/>
                                <w:rPr>
                                  <w:szCs w:val="18"/>
                                </w:rPr>
                              </w:pPr>
                              <w:r>
                                <w:rPr>
                                  <w:rFonts w:hint="eastAsia"/>
                                  <w:szCs w:val="18"/>
                                </w:rPr>
                                <w:t>Nothing happen</w:t>
                              </w:r>
                            </w:p>
                          </w:txbxContent>
                        </wps:txbx>
                        <wps:bodyPr rot="0" vert="horz" wrap="square" lIns="0" tIns="0" rIns="0" bIns="0" anchor="t" anchorCtr="0" upright="1">
                          <a:noAutofit/>
                        </wps:bodyPr>
                      </wps:wsp>
                      <wps:wsp>
                        <wps:cNvPr id="893" name="AutoShape 279"/>
                        <wps:cNvSpPr>
                          <a:spLocks noChangeArrowheads="1"/>
                        </wps:cNvSpPr>
                        <wps:spPr bwMode="auto">
                          <a:xfrm flipH="1">
                            <a:off x="2057757" y="1089966"/>
                            <a:ext cx="1713803" cy="197579"/>
                          </a:xfrm>
                          <a:prstGeom prst="wedgeRoundRectCallout">
                            <a:avLst>
                              <a:gd name="adj1" fmla="val 76417"/>
                              <a:gd name="adj2" fmla="val -4679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55835" w:rsidRDefault="0023747D" w:rsidP="00B532B2">
                              <w:pPr>
                                <w:jc w:val="center"/>
                                <w:rPr>
                                  <w:szCs w:val="18"/>
                                </w:rPr>
                              </w:pPr>
                              <w:r>
                                <w:rPr>
                                  <w:rFonts w:hint="eastAsia"/>
                                  <w:szCs w:val="18"/>
                                </w:rPr>
                                <w:t>If DirtyMark is disabled</w:t>
                              </w:r>
                            </w:p>
                          </w:txbxContent>
                        </wps:txbx>
                        <wps:bodyPr rot="0" vert="horz" wrap="square" lIns="0" tIns="0" rIns="0" bIns="0" anchor="t" anchorCtr="0" upright="1">
                          <a:noAutofit/>
                        </wps:bodyPr>
                      </wps:wsp>
                    </wpc:wpc>
                  </a:graphicData>
                </a:graphic>
              </wp:inline>
            </w:drawing>
          </mc:Choice>
          <mc:Fallback>
            <w:pict>
              <v:group id="画布 272" o:spid="_x0000_s1181" editas="canvas" style="width:414pt;height:144.15pt;mso-position-horizontal-relative:char;mso-position-vertical-relative:line" coordsize="52578,18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">
                <v:shape id="_x0000_s1182" type="#_x0000_t75" style="position:absolute;width:52578;height:18307;visibility:visible;mso-wrap-style:square">
                  <v:fill o:detectmouseclick="t"/>
                  <v:path o:connecttype="none"/>
                </v:shape>
                <v:shape id="Text Box 274" o:spid="_x0000_s1183"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6cAA&#10;AADcAAAADwAAAGRycy9kb3ducmV2LnhtbERPy4rCMBTdD/gP4QruxtRZSKcaRRTpbIQZH/tLc22K&#10;zU1JYq1/bxbCLA/nvVwPthU9+dA4VjCbZiCIK6cbrhWcT/vPHESIyBpbx6TgSQHWq9HHEgvtHvxH&#10;/THWIoVwKFCBibErpAyVIYth6jrixF2dtxgT9LXUHh8p3LbyK8vm0mLDqcFgR1tD1e14twqq227Y&#10;lc3F+P5u81/9XT4P81KpyXjYLEBEGuK/+O3+0QryPK1NZ9IR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a++6cAAAADcAAAADwAAAAAAAAAAAAAAAACYAgAAZHJzL2Rvd25y&#10;ZXYueG1sUEsFBgAAAAAEAAQA9QAAAIUDAAAAAA==&#10;" strokeweight="1pt">
                  <v:textbox style="mso-fit-shape-to-text:t" inset="1.5mm,1.3mm,1.5mm">
                    <w:txbxContent>
                      <w:p w:rsidR="0023747D" w:rsidRPr="003F7378" w:rsidRDefault="0023747D" w:rsidP="00375F9C">
                        <w:pPr>
                          <w:spacing w:line="240" w:lineRule="exact"/>
                          <w:rPr>
                            <w:sz w:val="18"/>
                            <w:szCs w:val="18"/>
                          </w:rPr>
                        </w:pPr>
                        <w:proofErr w:type="gramStart"/>
                        <w:r w:rsidRPr="003F7378">
                          <w:rPr>
                            <w:color w:val="0000FF"/>
                            <w:sz w:val="18"/>
                            <w:szCs w:val="18"/>
                          </w:rPr>
                          <w:t>var</w:t>
                        </w:r>
                        <w:proofErr w:type="gramEnd"/>
                        <w:r w:rsidRPr="003F7378">
                          <w:rPr>
                            <w:sz w:val="18"/>
                            <w:szCs w:val="18"/>
                          </w:rPr>
                          <w:t xml:space="preserve"> input = (</w:t>
                        </w:r>
                        <w:r w:rsidRPr="003F7378">
                          <w:rPr>
                            <w:color w:val="0000FF"/>
                            <w:sz w:val="18"/>
                            <w:szCs w:val="18"/>
                          </w:rPr>
                          <w:t>new</w:t>
                        </w:r>
                        <w:r w:rsidRPr="003F7378">
                          <w:rPr>
                            <w:sz w:val="18"/>
                            <w:szCs w:val="18"/>
                          </w:rPr>
                          <w:t xml:space="preserve"> </w:t>
                        </w:r>
                        <w:r>
                          <w:rPr>
                            <w:sz w:val="18"/>
                            <w:szCs w:val="18"/>
                          </w:rPr>
                          <w:t>xui.</w:t>
                        </w:r>
                        <w:r w:rsidRPr="003F7378">
                          <w:rPr>
                            <w:sz w:val="18"/>
                            <w:szCs w:val="18"/>
                          </w:rPr>
                          <w:t>UI.Input()).show();</w:t>
                        </w:r>
                      </w:p>
                      <w:p w:rsidR="0023747D" w:rsidRPr="003F7378" w:rsidRDefault="0023747D" w:rsidP="00375F9C">
                        <w:pPr>
                          <w:spacing w:line="240" w:lineRule="exact"/>
                          <w:rPr>
                            <w:sz w:val="18"/>
                            <w:szCs w:val="18"/>
                          </w:rPr>
                        </w:pPr>
                        <w:r w:rsidRPr="003F7378">
                          <w:rPr>
                            <w:sz w:val="18"/>
                            <w:szCs w:val="18"/>
                          </w:rPr>
                          <w:t>_.</w:t>
                        </w:r>
                        <w:proofErr w:type="gramStart"/>
                        <w:r w:rsidRPr="003F7378">
                          <w:rPr>
                            <w:sz w:val="18"/>
                            <w:szCs w:val="18"/>
                          </w:rPr>
                          <w:t>asyRun(</w:t>
                        </w:r>
                        <w:proofErr w:type="gramEnd"/>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sidRPr="003F7378">
                          <w:rPr>
                            <w:sz w:val="18"/>
                            <w:szCs w:val="18"/>
                          </w:rPr>
                          <w:t>input.setUIValue(</w:t>
                        </w:r>
                        <w:proofErr w:type="gramEnd"/>
                        <w:r w:rsidRPr="003F7378">
                          <w:rPr>
                            <w:color w:val="FF00FF"/>
                            <w:sz w:val="18"/>
                            <w:szCs w:val="18"/>
                          </w:rPr>
                          <w:t>'uivalue'</w:t>
                        </w:r>
                        <w:r w:rsidRPr="003F7378">
                          <w:rPr>
                            <w:sz w:val="18"/>
                            <w:szCs w:val="18"/>
                          </w:rPr>
                          <w:t>);</w:t>
                        </w:r>
                      </w:p>
                      <w:p w:rsidR="0023747D" w:rsidRPr="003F7378" w:rsidRDefault="0023747D" w:rsidP="00375F9C">
                        <w:pPr>
                          <w:spacing w:line="240" w:lineRule="exact"/>
                          <w:rPr>
                            <w:sz w:val="18"/>
                            <w:szCs w:val="18"/>
                          </w:rPr>
                        </w:pPr>
                        <w:r w:rsidRPr="003F7378">
                          <w:rPr>
                            <w:sz w:val="18"/>
                            <w:szCs w:val="18"/>
                          </w:rPr>
                          <w:t>}</w:t>
                        </w:r>
                        <w:proofErr w:type="gramStart"/>
                        <w:r w:rsidRPr="003F7378">
                          <w:rPr>
                            <w:sz w:val="18"/>
                            <w:szCs w:val="18"/>
                          </w:rPr>
                          <w:t>,</w:t>
                        </w:r>
                        <w:r>
                          <w:rPr>
                            <w:rFonts w:hint="eastAsia"/>
                            <w:color w:val="800000"/>
                            <w:sz w:val="18"/>
                            <w:szCs w:val="18"/>
                          </w:rPr>
                          <w:t>1</w:t>
                        </w:r>
                        <w:r w:rsidRPr="003F7378">
                          <w:rPr>
                            <w:color w:val="800000"/>
                            <w:sz w:val="18"/>
                            <w:szCs w:val="18"/>
                          </w:rPr>
                          <w:t>000</w:t>
                        </w:r>
                        <w:proofErr w:type="gramEnd"/>
                        <w:r w:rsidRPr="003F7378">
                          <w:rPr>
                            <w:sz w:val="18"/>
                            <w:szCs w:val="18"/>
                          </w:rPr>
                          <w:t>);</w:t>
                        </w:r>
                      </w:p>
                      <w:p w:rsidR="0023747D" w:rsidRPr="003F7378" w:rsidRDefault="0023747D" w:rsidP="00375F9C">
                        <w:pPr>
                          <w:spacing w:line="240" w:lineRule="exact"/>
                          <w:rPr>
                            <w:sz w:val="18"/>
                            <w:szCs w:val="18"/>
                          </w:rPr>
                        </w:pPr>
                        <w:r w:rsidRPr="003F7378">
                          <w:rPr>
                            <w:sz w:val="18"/>
                            <w:szCs w:val="18"/>
                          </w:rPr>
                          <w:t>_.</w:t>
                        </w:r>
                        <w:proofErr w:type="gramStart"/>
                        <w:r w:rsidRPr="003F7378">
                          <w:rPr>
                            <w:sz w:val="18"/>
                            <w:szCs w:val="18"/>
                          </w:rPr>
                          <w:t>asyRun(</w:t>
                        </w:r>
                        <w:proofErr w:type="gramEnd"/>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sidRPr="003F7378">
                          <w:rPr>
                            <w:sz w:val="18"/>
                            <w:szCs w:val="18"/>
                          </w:rPr>
                          <w:t>input.updateValue(</w:t>
                        </w:r>
                        <w:proofErr w:type="gramEnd"/>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input.set</w:t>
                        </w:r>
                        <w:r>
                          <w:rPr>
                            <w:rFonts w:hint="eastAsia"/>
                            <w:sz w:val="18"/>
                            <w:szCs w:val="18"/>
                          </w:rPr>
                          <w:t>DirtyMark</w:t>
                        </w:r>
                        <w:r w:rsidRPr="003F7378">
                          <w:rPr>
                            <w:sz w:val="18"/>
                            <w:szCs w:val="18"/>
                          </w:rPr>
                          <w:t xml:space="preserve"> (</w:t>
                        </w:r>
                        <w:r>
                          <w:rPr>
                            <w:rFonts w:hint="eastAsia"/>
                            <w:color w:val="FF00FF"/>
                            <w:sz w:val="18"/>
                            <w:szCs w:val="18"/>
                          </w:rPr>
                          <w:t>false</w:t>
                        </w:r>
                        <w:r w:rsidRPr="003F7378">
                          <w:rPr>
                            <w:sz w:val="18"/>
                            <w:szCs w:val="18"/>
                          </w:rPr>
                          <w:t>);</w:t>
                        </w:r>
                      </w:p>
                      <w:p w:rsidR="0023747D" w:rsidRDefault="0023747D" w:rsidP="00375F9C">
                        <w:pPr>
                          <w:spacing w:line="240" w:lineRule="exact"/>
                          <w:rPr>
                            <w:sz w:val="18"/>
                            <w:szCs w:val="18"/>
                          </w:rPr>
                        </w:pPr>
                        <w:r w:rsidRPr="003F7378">
                          <w:rPr>
                            <w:sz w:val="18"/>
                            <w:szCs w:val="18"/>
                          </w:rPr>
                          <w:t>}</w:t>
                        </w:r>
                        <w:proofErr w:type="gramStart"/>
                        <w:r w:rsidRPr="003F7378">
                          <w:rPr>
                            <w:sz w:val="18"/>
                            <w:szCs w:val="18"/>
                          </w:rPr>
                          <w:t>,</w:t>
                        </w:r>
                        <w:r>
                          <w:rPr>
                            <w:rFonts w:hint="eastAsia"/>
                            <w:color w:val="800000"/>
                            <w:sz w:val="18"/>
                            <w:szCs w:val="18"/>
                          </w:rPr>
                          <w:t>2</w:t>
                        </w:r>
                        <w:r w:rsidRPr="003F7378">
                          <w:rPr>
                            <w:color w:val="800000"/>
                            <w:sz w:val="18"/>
                            <w:szCs w:val="18"/>
                          </w:rPr>
                          <w:t>000</w:t>
                        </w:r>
                        <w:proofErr w:type="gramEnd"/>
                        <w:r w:rsidRPr="003F7378">
                          <w:rPr>
                            <w:sz w:val="18"/>
                            <w:szCs w:val="18"/>
                          </w:rPr>
                          <w:t>);</w:t>
                        </w:r>
                      </w:p>
                      <w:p w:rsidR="0023747D" w:rsidRPr="003F7378" w:rsidRDefault="0023747D" w:rsidP="00375F9C">
                        <w:pPr>
                          <w:spacing w:line="240" w:lineRule="exact"/>
                          <w:rPr>
                            <w:sz w:val="18"/>
                            <w:szCs w:val="18"/>
                          </w:rPr>
                        </w:pPr>
                        <w:r w:rsidRPr="003F7378">
                          <w:rPr>
                            <w:sz w:val="18"/>
                            <w:szCs w:val="18"/>
                          </w:rPr>
                          <w:t>_.</w:t>
                        </w:r>
                        <w:proofErr w:type="gramStart"/>
                        <w:r w:rsidRPr="003F7378">
                          <w:rPr>
                            <w:sz w:val="18"/>
                            <w:szCs w:val="18"/>
                          </w:rPr>
                          <w:t>asyRun(</w:t>
                        </w:r>
                        <w:proofErr w:type="gramEnd"/>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sidRPr="003F7378">
                          <w:rPr>
                            <w:sz w:val="18"/>
                            <w:szCs w:val="18"/>
                          </w:rPr>
                          <w:t>input.setUIValue(</w:t>
                        </w:r>
                        <w:proofErr w:type="gramEnd"/>
                        <w:r w:rsidRPr="003F7378">
                          <w:rPr>
                            <w:color w:val="FF00FF"/>
                            <w:sz w:val="18"/>
                            <w:szCs w:val="18"/>
                          </w:rPr>
                          <w:t>'uivalue</w:t>
                        </w:r>
                        <w:r>
                          <w:rPr>
                            <w:rFonts w:hint="eastAsia"/>
                            <w:color w:val="FF00FF"/>
                            <w:sz w:val="18"/>
                            <w:szCs w:val="18"/>
                          </w:rPr>
                          <w:t xml:space="preserve"> 2</w:t>
                        </w:r>
                        <w:r w:rsidRPr="003F7378">
                          <w:rPr>
                            <w:color w:val="FF00FF"/>
                            <w:sz w:val="18"/>
                            <w:szCs w:val="18"/>
                          </w:rPr>
                          <w:t>'</w:t>
                        </w:r>
                        <w:r w:rsidRPr="003F7378">
                          <w:rPr>
                            <w:sz w:val="18"/>
                            <w:szCs w:val="18"/>
                          </w:rPr>
                          <w:t>);</w:t>
                        </w:r>
                      </w:p>
                      <w:p w:rsidR="0023747D" w:rsidRPr="003F7378" w:rsidRDefault="0023747D" w:rsidP="00375F9C">
                        <w:pPr>
                          <w:spacing w:line="240" w:lineRule="exact"/>
                          <w:rPr>
                            <w:sz w:val="18"/>
                            <w:szCs w:val="18"/>
                          </w:rPr>
                        </w:pPr>
                        <w:r w:rsidRPr="003F7378">
                          <w:rPr>
                            <w:sz w:val="18"/>
                            <w:szCs w:val="18"/>
                          </w:rPr>
                          <w:t>}</w:t>
                        </w:r>
                        <w:proofErr w:type="gramStart"/>
                        <w:r w:rsidRPr="003F7378">
                          <w:rPr>
                            <w:sz w:val="18"/>
                            <w:szCs w:val="18"/>
                          </w:rPr>
                          <w:t>,</w:t>
                        </w:r>
                        <w:r>
                          <w:rPr>
                            <w:rFonts w:hint="eastAsia"/>
                            <w:color w:val="800000"/>
                            <w:sz w:val="18"/>
                            <w:szCs w:val="18"/>
                          </w:rPr>
                          <w:t>3</w:t>
                        </w:r>
                        <w:r w:rsidRPr="003F7378">
                          <w:rPr>
                            <w:color w:val="800000"/>
                            <w:sz w:val="18"/>
                            <w:szCs w:val="18"/>
                          </w:rPr>
                          <w:t>000</w:t>
                        </w:r>
                        <w:proofErr w:type="gramEnd"/>
                        <w:r w:rsidRPr="003F7378">
                          <w:rPr>
                            <w:sz w:val="18"/>
                            <w:szCs w:val="18"/>
                          </w:rPr>
                          <w:t>);</w:t>
                        </w:r>
                      </w:p>
                    </w:txbxContent>
                  </v:textbox>
                </v:shape>
                <v:shape id="AutoShape 276" o:spid="_x0000_s1184" type="#_x0000_t62" style="position:absolute;left:19428;top:1983;width:13713;height:19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w88UA&#10;AADcAAAADwAAAGRycy9kb3ducmV2LnhtbESPQWvCQBSE70L/w/KE3nRjDyWmriKWQkqxkFjo9ZF9&#10;JqnZtyG7Jtt/3xUKHoeZ+YbZ7ILpxEiDay0rWC0TEMSV1S3XCr5Ob4sUhPPIGjvLpOCXHOy2D7MN&#10;ZtpOXNBY+lpECLsMFTTe95mUrmrIoFvanjh6ZzsY9FEOtdQDThFuOvmUJM/SYMtxocGeDg1Vl/Jq&#10;FExd+HjPi/0hjMfimr9+nr9XP6NSj/OwfwHhKfh7+L+dawVpuobbmXgE5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5zDzxQAAANwAAAAPAAAAAAAAAAAAAAAAAJgCAABkcnMv&#10;ZG93bnJldi54bWxQSwUGAAAAAAQABAD1AAAAigMAAAAA&#10;" adj="26292,30351" fillcolor="#ff9">
                  <v:textbox inset="0,0,0,0">
                    <w:txbxContent>
                      <w:p w:rsidR="0023747D" w:rsidRPr="000E23E9" w:rsidRDefault="0023747D" w:rsidP="00B532B2">
                        <w:pPr>
                          <w:jc w:val="center"/>
                          <w:rPr>
                            <w:szCs w:val="18"/>
                          </w:rPr>
                        </w:pPr>
                        <w:r>
                          <w:rPr>
                            <w:rFonts w:hint="eastAsia"/>
                            <w:szCs w:val="18"/>
                          </w:rPr>
                          <w:t>Dirty Mark appears</w:t>
                        </w:r>
                      </w:p>
                    </w:txbxContent>
                  </v:textbox>
                </v:shape>
                <v:shape id="AutoShape 277" o:spid="_x0000_s1185" type="#_x0000_t62" style="position:absolute;left:17145;top:6933;width:16004;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6BcsIA&#10;AADcAAAADwAAAGRycy9kb3ducmV2LnhtbERPz2vCMBS+D/wfwhO8zdSBs1ajiCA42A6z9f5snk2x&#10;eSlN1nb765fDYMeP7/d2P9pG9NT52rGCxTwBQVw6XXOloMhPzykIH5A1No5JwTd52O8mT1vMtBv4&#10;k/pLqEQMYZ+hAhNCm0npS0MW/dy1xJG7u85iiLCrpO5wiOG2kS9J8iot1hwbDLZ0NFQ+Ll9WwXV1&#10;at5/lsWqGnT6cZf58rbo35SaTcfDBkSgMfyL/9xnrSBdx/nxTDwC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oFywgAAANwAAAAPAAAAAAAAAAAAAAAAAJgCAABkcnMvZG93&#10;bnJldi54bWxQSwUGAAAAAAQABAD1AAAAhwMAAAAA&#10;" adj="27694,27069" fillcolor="#ff9">
                  <v:textbox inset="0,0,0,0">
                    <w:txbxContent>
                      <w:p w:rsidR="0023747D" w:rsidRPr="000E23E9" w:rsidRDefault="0023747D" w:rsidP="00B532B2">
                        <w:pPr>
                          <w:jc w:val="center"/>
                          <w:rPr>
                            <w:szCs w:val="18"/>
                          </w:rPr>
                        </w:pPr>
                        <w:r>
                          <w:rPr>
                            <w:rFonts w:hint="eastAsia"/>
                            <w:szCs w:val="18"/>
                          </w:rPr>
                          <w:t>Dirty Mark disappears</w:t>
                        </w:r>
                      </w:p>
                      <w:p w:rsidR="0023747D" w:rsidRPr="00C90673" w:rsidRDefault="0023747D" w:rsidP="00375F9C">
                        <w:pPr>
                          <w:rPr>
                            <w:szCs w:val="18"/>
                          </w:rPr>
                        </w:pPr>
                      </w:p>
                    </w:txbxContent>
                  </v:textbox>
                </v:shape>
                <v:shape id="AutoShape 278" o:spid="_x0000_s1186" type="#_x0000_t62" style="position:absolute;left:20577;top:14858;width:13713;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WNMUA&#10;AADcAAAADwAAAGRycy9kb3ducmV2LnhtbESPQYvCMBSE78L+h/AWvIim9iDdapTdRdGDF10RvT2a&#10;Z1u2eSlN1OqvN4LgcZiZb5jJrDWVuFDjSssKhoMIBHFmdcm5gt3fop+AcB5ZY2WZFNzIwWz60Zlg&#10;qu2VN3TZ+lwECLsUFRTe16mULivIoBvYmjh4J9sY9EE2udQNXgPcVDKOopE0WHJYKLCm34Ky/+3Z&#10;KDA/8Xl+nGvTqw6nfdJbre+jZaZU97P9HoPw1Pp3+NVeaQXJVwzP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htY0xQAAANwAAAAPAAAAAAAAAAAAAAAAAJgCAABkcnMv&#10;ZG93bnJldi54bWxQSwUGAAAAAAQABAD1AAAAigMAAAAA&#10;" adj="28990,5884" fillcolor="#ff9">
                  <v:textbox inset="0,0,0,0">
                    <w:txbxContent>
                      <w:p w:rsidR="0023747D" w:rsidRPr="00C90673" w:rsidRDefault="0023747D" w:rsidP="00B532B2">
                        <w:pPr>
                          <w:jc w:val="center"/>
                          <w:rPr>
                            <w:szCs w:val="18"/>
                          </w:rPr>
                        </w:pPr>
                        <w:r>
                          <w:rPr>
                            <w:rFonts w:hint="eastAsia"/>
                            <w:szCs w:val="18"/>
                          </w:rPr>
                          <w:t>Nothing happen</w:t>
                        </w:r>
                      </w:p>
                    </w:txbxContent>
                  </v:textbox>
                </v:shape>
                <v:shape id="AutoShape 279" o:spid="_x0000_s1187" type="#_x0000_t62" style="position:absolute;left:20577;top:10899;width:17138;height:197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58YA&#10;AADcAAAADwAAAGRycy9kb3ducmV2LnhtbESPT4vCMBTE78J+h/AWvMia7griVqPIwi6iB/EPnp/N&#10;26bYvNQm1vrtjSB4HGbmN8xk1tpSNFT7wrGCz34CgjhzuuBcwX73+zEC4QOyxtIxKbiRh9n0rTPB&#10;VLsrb6jZhlxECPsUFZgQqlRKnxmy6PuuIo7ev6sthijrXOoarxFuS/mVJENpseC4YLCiH0PZaXux&#10;CnrueK7M/LBbHU4D+be6nBfrZqlU972dj0EEasMr/GwvtILR9wAeZ+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p/58YAAADcAAAADwAAAAAAAAAAAAAAAACYAgAAZHJz&#10;L2Rvd25yZXYueG1sUEsFBgAAAAAEAAQA9QAAAIsDAAAAAA==&#10;" adj="27306,692" fillcolor="#ff9">
                  <v:textbox inset="0,0,0,0">
                    <w:txbxContent>
                      <w:p w:rsidR="0023747D" w:rsidRPr="00E55835" w:rsidRDefault="0023747D" w:rsidP="00B532B2">
                        <w:pPr>
                          <w:jc w:val="center"/>
                          <w:rPr>
                            <w:szCs w:val="18"/>
                          </w:rPr>
                        </w:pPr>
                        <w:r>
                          <w:rPr>
                            <w:rFonts w:hint="eastAsia"/>
                            <w:szCs w:val="18"/>
                          </w:rPr>
                          <w:t>If DirtyMark is disabled</w:t>
                        </w:r>
                      </w:p>
                    </w:txbxContent>
                  </v:textbox>
                </v:shape>
                <w10:anchorlock/>
              </v:group>
            </w:pict>
          </mc:Fallback>
        </mc:AlternateContent>
      </w:r>
    </w:p>
    <w:p w:rsidR="00375F9C" w:rsidRDefault="00375F9C" w:rsidP="00E45D25">
      <w:pPr>
        <w:pStyle w:val="3"/>
        <w:numPr>
          <w:ilvl w:val="2"/>
          <w:numId w:val="17"/>
        </w:numPr>
      </w:pPr>
      <w:bookmarkStart w:id="45" w:name="_Toc356466186"/>
      <w:r>
        <w:rPr>
          <w:rFonts w:hint="eastAsia"/>
        </w:rPr>
        <w:t>Password Input</w:t>
      </w:r>
      <w:bookmarkEnd w:id="45"/>
      <w:r>
        <w:rPr>
          <w:rFonts w:hint="eastAsia"/>
        </w:rPr>
        <w:t xml:space="preserve"> </w:t>
      </w:r>
    </w:p>
    <w:p w:rsidR="00375F9C" w:rsidRDefault="00375F9C" w:rsidP="00375F9C">
      <w:r>
        <w:rPr>
          <w:rFonts w:hint="eastAsia"/>
        </w:rPr>
        <w:t>Sets Input</w:t>
      </w:r>
      <w:r>
        <w:t>’</w:t>
      </w:r>
      <w:r>
        <w:rPr>
          <w:rFonts w:hint="eastAsia"/>
        </w:rPr>
        <w:t xml:space="preserve">s type property to </w:t>
      </w:r>
      <w:r>
        <w:t>“</w:t>
      </w:r>
      <w:r>
        <w:rPr>
          <w:rFonts w:hint="eastAsia"/>
        </w:rPr>
        <w:t>password</w:t>
      </w:r>
      <w:r>
        <w:t>”</w:t>
      </w:r>
      <w:r>
        <w:rPr>
          <w:rFonts w:hint="eastAsia"/>
        </w:rPr>
        <w:t>.</w:t>
      </w:r>
    </w:p>
    <w:p w:rsidR="00375F9C" w:rsidRPr="00606C37" w:rsidRDefault="00375F9C" w:rsidP="00375F9C">
      <w:pPr>
        <w:rPr>
          <w:b/>
        </w:rPr>
      </w:pPr>
      <w:r w:rsidRPr="00606C37">
        <w:rPr>
          <w:rFonts w:hint="eastAsia"/>
          <w:b/>
        </w:rPr>
        <w:t>Input:</w:t>
      </w:r>
    </w:p>
    <w:p w:rsidR="00375F9C" w:rsidRDefault="005C781A" w:rsidP="00375F9C">
      <w:r>
        <w:rPr>
          <w:noProof/>
        </w:rPr>
        <mc:AlternateContent>
          <mc:Choice Requires="wpc">
            <w:drawing>
              <wp:inline distT="0" distB="0" distL="0" distR="0" wp14:anchorId="3F4FDBEF" wp14:editId="75B5232F">
                <wp:extent cx="5257800" cy="1089660"/>
                <wp:effectExtent l="9525" t="0" r="9525" b="0"/>
                <wp:docPr id="887" name="画布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85" name="Text Box 202"/>
                        <wps:cNvSpPr txBox="1">
                          <a:spLocks noChangeArrowheads="1"/>
                        </wps:cNvSpPr>
                        <wps:spPr bwMode="auto">
                          <a:xfrm>
                            <a:off x="0" y="48834"/>
                            <a:ext cx="5257800" cy="1019689"/>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F7378" w:rsidRDefault="0023747D" w:rsidP="00375F9C">
                              <w:pPr>
                                <w:spacing w:line="240" w:lineRule="exact"/>
                                <w:rPr>
                                  <w:sz w:val="18"/>
                                  <w:szCs w:val="18"/>
                                </w:rPr>
                              </w:pPr>
                              <w:r w:rsidRPr="003F7378">
                                <w:rPr>
                                  <w:color w:val="0000FF"/>
                                  <w:sz w:val="18"/>
                                  <w:szCs w:val="18"/>
                                </w:rPr>
                                <w:t>var</w:t>
                              </w:r>
                              <w:r w:rsidRPr="003F7378">
                                <w:rPr>
                                  <w:sz w:val="18"/>
                                  <w:szCs w:val="18"/>
                                </w:rPr>
                                <w:t xml:space="preserve"> input = (</w:t>
                              </w:r>
                              <w:r w:rsidRPr="003F7378">
                                <w:rPr>
                                  <w:color w:val="0000FF"/>
                                  <w:sz w:val="18"/>
                                  <w:szCs w:val="18"/>
                                </w:rPr>
                                <w:t>new</w:t>
                              </w:r>
                              <w:r w:rsidRPr="003F7378">
                                <w:rPr>
                                  <w:sz w:val="18"/>
                                  <w:szCs w:val="18"/>
                                </w:rPr>
                                <w:t xml:space="preserve"> </w:t>
                              </w:r>
                              <w:r>
                                <w:rPr>
                                  <w:sz w:val="18"/>
                                  <w:szCs w:val="18"/>
                                </w:rPr>
                                <w:t>xui.</w:t>
                              </w:r>
                              <w:r w:rsidRPr="003F7378">
                                <w:rPr>
                                  <w:sz w:val="18"/>
                                  <w:szCs w:val="18"/>
                                </w:rPr>
                                <w:t>UI.Input(</w:t>
                              </w:r>
                              <w:r>
                                <w:rPr>
                                  <w:rFonts w:hint="eastAsia"/>
                                  <w:sz w:val="18"/>
                                  <w:szCs w:val="18"/>
                                </w:rPr>
                                <w:t>{type:</w:t>
                              </w:r>
                              <w:r w:rsidRPr="0066585B">
                                <w:rPr>
                                  <w:color w:val="FF00FF"/>
                                  <w:sz w:val="18"/>
                                  <w:szCs w:val="18"/>
                                </w:rPr>
                                <w:t xml:space="preserve"> </w:t>
                              </w:r>
                              <w:r w:rsidRPr="003F7378">
                                <w:rPr>
                                  <w:color w:val="FF00FF"/>
                                  <w:sz w:val="18"/>
                                  <w:szCs w:val="18"/>
                                </w:rPr>
                                <w:t>'</w:t>
                              </w:r>
                              <w:r>
                                <w:rPr>
                                  <w:rFonts w:hint="eastAsia"/>
                                  <w:color w:val="FF00FF"/>
                                  <w:sz w:val="18"/>
                                  <w:szCs w:val="18"/>
                                </w:rPr>
                                <w:t>password</w:t>
                              </w:r>
                              <w:r w:rsidRPr="003F7378">
                                <w:rPr>
                                  <w:color w:val="FF00FF"/>
                                  <w:sz w:val="18"/>
                                  <w:szCs w:val="18"/>
                                </w:rPr>
                                <w:t>'</w:t>
                              </w:r>
                              <w:r>
                                <w:rPr>
                                  <w:rFonts w:hint="eastAsia"/>
                                  <w:sz w:val="18"/>
                                  <w:szCs w:val="18"/>
                                </w:rPr>
                                <w:t>}</w:t>
                              </w:r>
                              <w:r w:rsidRPr="003F7378">
                                <w:rPr>
                                  <w:sz w:val="18"/>
                                  <w:szCs w:val="18"/>
                                </w:rPr>
                                <w:t>)).show();</w:t>
                              </w:r>
                            </w:p>
                            <w:p w:rsidR="0023747D" w:rsidRDefault="0023747D" w:rsidP="00375F9C">
                              <w:pPr>
                                <w:spacing w:line="240" w:lineRule="exact"/>
                                <w:rPr>
                                  <w:sz w:val="18"/>
                                  <w:szCs w:val="18"/>
                                </w:rPr>
                              </w:pPr>
                            </w:p>
                            <w:p w:rsidR="0023747D" w:rsidRPr="003F7378" w:rsidRDefault="0023747D" w:rsidP="00375F9C">
                              <w:pPr>
                                <w:spacing w:line="240" w:lineRule="exact"/>
                                <w:rPr>
                                  <w:sz w:val="18"/>
                                  <w:szCs w:val="18"/>
                                </w:rPr>
                              </w:pPr>
                              <w:r w:rsidRPr="003F7378">
                                <w:rPr>
                                  <w:sz w:val="18"/>
                                  <w:szCs w:val="18"/>
                                </w:rPr>
                                <w:t>_.asyRun(</w:t>
                              </w:r>
                              <w:r w:rsidRPr="003F7378">
                                <w:rPr>
                                  <w:color w:val="0000FF"/>
                                  <w:sz w:val="18"/>
                                  <w:szCs w:val="18"/>
                                </w:rPr>
                                <w:t>function</w:t>
                              </w:r>
                              <w:r w:rsidRPr="003F7378">
                                <w:rPr>
                                  <w:sz w:val="18"/>
                                  <w:szCs w:val="18"/>
                                </w:rPr>
                                <w:t>(){</w:t>
                              </w:r>
                            </w:p>
                            <w:p w:rsidR="0023747D" w:rsidRDefault="0023747D" w:rsidP="00375F9C">
                              <w:pPr>
                                <w:spacing w:line="240" w:lineRule="exact"/>
                                <w:ind w:firstLine="360"/>
                                <w:rPr>
                                  <w:sz w:val="18"/>
                                  <w:szCs w:val="18"/>
                                </w:rPr>
                              </w:pPr>
                              <w:r w:rsidRPr="003F7378">
                                <w:rPr>
                                  <w:sz w:val="18"/>
                                  <w:szCs w:val="18"/>
                                </w:rPr>
                                <w:t>input.setUIValue(</w:t>
                              </w:r>
                              <w:r>
                                <w:rPr>
                                  <w:color w:val="FF00FF"/>
                                  <w:sz w:val="18"/>
                                  <w:szCs w:val="18"/>
                                </w:rPr>
                                <w:t>'</w:t>
                              </w:r>
                              <w:r>
                                <w:rPr>
                                  <w:rFonts w:hint="eastAsia"/>
                                  <w:color w:val="FF00FF"/>
                                  <w:sz w:val="18"/>
                                  <w:szCs w:val="18"/>
                                </w:rPr>
                                <w:t>123456</w:t>
                              </w:r>
                              <w:r w:rsidRPr="003F7378">
                                <w:rPr>
                                  <w:color w:val="FF00FF"/>
                                  <w:sz w:val="18"/>
                                  <w:szCs w:val="18"/>
                                </w:rPr>
                                <w:t>'</w:t>
                              </w:r>
                              <w:r w:rsidRPr="003F7378">
                                <w:rPr>
                                  <w:sz w:val="18"/>
                                  <w:szCs w:val="18"/>
                                </w:rPr>
                                <w:t>)</w:t>
                              </w:r>
                              <w:r>
                                <w:rPr>
                                  <w:rFonts w:hint="eastAsia"/>
                                  <w:sz w:val="18"/>
                                  <w:szCs w:val="18"/>
                                </w:rPr>
                                <w:t>.updateValue()</w:t>
                              </w:r>
                              <w:r>
                                <w:rPr>
                                  <w:sz w:val="18"/>
                                  <w:szCs w:val="18"/>
                                </w:rPr>
                                <w:t>;</w:t>
                              </w:r>
                            </w:p>
                            <w:p w:rsidR="0023747D" w:rsidRPr="003F7378" w:rsidRDefault="0023747D" w:rsidP="00375F9C">
                              <w:pPr>
                                <w:spacing w:line="240" w:lineRule="exact"/>
                                <w:ind w:firstLine="360"/>
                                <w:rPr>
                                  <w:sz w:val="18"/>
                                  <w:szCs w:val="18"/>
                                </w:rPr>
                              </w:pPr>
                              <w:r>
                                <w:rPr>
                                  <w:rFonts w:hint="eastAsia"/>
                                  <w:sz w:val="18"/>
                                  <w:szCs w:val="18"/>
                                </w:rPr>
                                <w:t>xui.pop(input.getValue());</w:t>
                              </w:r>
                            </w:p>
                            <w:p w:rsidR="0023747D" w:rsidRPr="003F7378" w:rsidRDefault="0023747D" w:rsidP="00375F9C">
                              <w:pPr>
                                <w:spacing w:line="240" w:lineRule="exact"/>
                                <w:rPr>
                                  <w:sz w:val="18"/>
                                  <w:szCs w:val="18"/>
                                </w:rPr>
                              </w:pPr>
                              <w:r w:rsidRPr="003F7378">
                                <w:rPr>
                                  <w:sz w:val="18"/>
                                  <w:szCs w:val="18"/>
                                </w:rPr>
                                <w:t>},</w:t>
                              </w:r>
                              <w:r>
                                <w:rPr>
                                  <w:rFonts w:hint="eastAsia"/>
                                  <w:color w:val="800000"/>
                                  <w:sz w:val="18"/>
                                  <w:szCs w:val="18"/>
                                </w:rPr>
                                <w:t>1</w:t>
                              </w:r>
                              <w:r w:rsidRPr="003F7378">
                                <w:rPr>
                                  <w:color w:val="800000"/>
                                  <w:sz w:val="18"/>
                                  <w:szCs w:val="18"/>
                                </w:rPr>
                                <w:t>000</w:t>
                              </w:r>
                              <w:r>
                                <w:rPr>
                                  <w:sz w:val="18"/>
                                  <w:szCs w:val="18"/>
                                </w:rPr>
                                <w:t>);</w:t>
                              </w:r>
                            </w:p>
                          </w:txbxContent>
                        </wps:txbx>
                        <wps:bodyPr rot="0" vert="horz" wrap="square" lIns="54000" tIns="46800" rIns="54000" bIns="45720" anchor="t" anchorCtr="0" upright="1">
                          <a:spAutoFit/>
                        </wps:bodyPr>
                      </wps:wsp>
                      <wps:wsp>
                        <wps:cNvPr id="886" name="AutoShape 203"/>
                        <wps:cNvSpPr>
                          <a:spLocks noChangeArrowheads="1"/>
                        </wps:cNvSpPr>
                        <wps:spPr bwMode="auto">
                          <a:xfrm flipH="1">
                            <a:off x="2057303" y="395776"/>
                            <a:ext cx="571597" cy="198253"/>
                          </a:xfrm>
                          <a:prstGeom prst="wedgeRoundRectCallout">
                            <a:avLst>
                              <a:gd name="adj1" fmla="val 112889"/>
                              <a:gd name="adj2" fmla="val -124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Sets type</w:t>
                              </w:r>
                            </w:p>
                          </w:txbxContent>
                        </wps:txbx>
                        <wps:bodyPr rot="0" vert="horz" wrap="square" lIns="0" tIns="0" rIns="0" bIns="0" anchor="t" anchorCtr="0" upright="1">
                          <a:noAutofit/>
                        </wps:bodyPr>
                      </wps:wsp>
                    </wpc:wpc>
                  </a:graphicData>
                </a:graphic>
              </wp:inline>
            </w:drawing>
          </mc:Choice>
          <mc:Fallback>
            <w:pict>
              <v:group id="画布 200" o:spid="_x0000_s1188" editas="canvas" style="width:414pt;height:85.8pt;mso-position-horizontal-relative:char;mso-position-vertical-relative:line" coordsize="5257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">
                <v:shape id="_x0000_s1189" type="#_x0000_t75" style="position:absolute;width:52578;height:10896;visibility:visible;mso-wrap-style:square">
                  <v:fill o:detectmouseclick="t"/>
                  <v:path o:connecttype="none"/>
                </v:shape>
                <v:shape id="Text Box 202" o:spid="_x0000_s1190" type="#_x0000_t202" style="position:absolute;top:488;width:52578;height:10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4Rd8QA&#10;AADcAAAADwAAAGRycy9kb3ducmV2LnhtbESPwWrDMBBE74H8g9hAb4mcQoPrRjElobiXQpO098Xa&#10;WsbWykiK4/x9VSjkOMzMG2ZbTrYXI/nQOlawXmUgiGunW24UfJ3fljmIEJE19o5JwY0ClLv5bIuF&#10;dlc+0niKjUgQDgUqMDEOhZShNmQxrNxAnLwf5y3GJH0jtcdrgttePmbZRlpsOS0YHGhvqO5OF6ug&#10;7g7ToWq/jR8vNv/Uz9XtY1Mp9bCYXl9ARJriPfzfftcK8vwJ/s6kIy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uEXfEAAAA3AAAAA8AAAAAAAAAAAAAAAAAmAIAAGRycy9k&#10;b3ducmV2LnhtbFBLBQYAAAAABAAEAPUAAACJAwAAAAA=&#10;" strokeweight="1pt">
                  <v:textbox style="mso-fit-shape-to-text:t" inset="1.5mm,1.3mm,1.5mm">
                    <w:txbxContent>
                      <w:p w:rsidR="0023747D" w:rsidRPr="003F7378" w:rsidRDefault="0023747D" w:rsidP="00375F9C">
                        <w:pPr>
                          <w:spacing w:line="240" w:lineRule="exact"/>
                          <w:rPr>
                            <w:sz w:val="18"/>
                            <w:szCs w:val="18"/>
                          </w:rPr>
                        </w:pPr>
                        <w:proofErr w:type="gramStart"/>
                        <w:r w:rsidRPr="003F7378">
                          <w:rPr>
                            <w:color w:val="0000FF"/>
                            <w:sz w:val="18"/>
                            <w:szCs w:val="18"/>
                          </w:rPr>
                          <w:t>var</w:t>
                        </w:r>
                        <w:proofErr w:type="gramEnd"/>
                        <w:r w:rsidRPr="003F7378">
                          <w:rPr>
                            <w:sz w:val="18"/>
                            <w:szCs w:val="18"/>
                          </w:rPr>
                          <w:t xml:space="preserve"> input = (</w:t>
                        </w:r>
                        <w:r w:rsidRPr="003F7378">
                          <w:rPr>
                            <w:color w:val="0000FF"/>
                            <w:sz w:val="18"/>
                            <w:szCs w:val="18"/>
                          </w:rPr>
                          <w:t>new</w:t>
                        </w:r>
                        <w:r w:rsidRPr="003F7378">
                          <w:rPr>
                            <w:sz w:val="18"/>
                            <w:szCs w:val="18"/>
                          </w:rPr>
                          <w:t xml:space="preserve"> </w:t>
                        </w:r>
                        <w:r>
                          <w:rPr>
                            <w:sz w:val="18"/>
                            <w:szCs w:val="18"/>
                          </w:rPr>
                          <w:t>xui.</w:t>
                        </w:r>
                        <w:r w:rsidRPr="003F7378">
                          <w:rPr>
                            <w:sz w:val="18"/>
                            <w:szCs w:val="18"/>
                          </w:rPr>
                          <w:t>UI.Input(</w:t>
                        </w:r>
                        <w:r>
                          <w:rPr>
                            <w:rFonts w:hint="eastAsia"/>
                            <w:sz w:val="18"/>
                            <w:szCs w:val="18"/>
                          </w:rPr>
                          <w:t>{type:</w:t>
                        </w:r>
                        <w:r w:rsidRPr="0066585B">
                          <w:rPr>
                            <w:color w:val="FF00FF"/>
                            <w:sz w:val="18"/>
                            <w:szCs w:val="18"/>
                          </w:rPr>
                          <w:t xml:space="preserve"> </w:t>
                        </w:r>
                        <w:r w:rsidRPr="003F7378">
                          <w:rPr>
                            <w:color w:val="FF00FF"/>
                            <w:sz w:val="18"/>
                            <w:szCs w:val="18"/>
                          </w:rPr>
                          <w:t>'</w:t>
                        </w:r>
                        <w:r>
                          <w:rPr>
                            <w:rFonts w:hint="eastAsia"/>
                            <w:color w:val="FF00FF"/>
                            <w:sz w:val="18"/>
                            <w:szCs w:val="18"/>
                          </w:rPr>
                          <w:t>password</w:t>
                        </w:r>
                        <w:r w:rsidRPr="003F7378">
                          <w:rPr>
                            <w:color w:val="FF00FF"/>
                            <w:sz w:val="18"/>
                            <w:szCs w:val="18"/>
                          </w:rPr>
                          <w:t>'</w:t>
                        </w:r>
                        <w:r>
                          <w:rPr>
                            <w:rFonts w:hint="eastAsia"/>
                            <w:sz w:val="18"/>
                            <w:szCs w:val="18"/>
                          </w:rPr>
                          <w:t>}</w:t>
                        </w:r>
                        <w:r w:rsidRPr="003F7378">
                          <w:rPr>
                            <w:sz w:val="18"/>
                            <w:szCs w:val="18"/>
                          </w:rPr>
                          <w:t>)).show();</w:t>
                        </w:r>
                      </w:p>
                      <w:p w:rsidR="0023747D" w:rsidRDefault="0023747D" w:rsidP="00375F9C">
                        <w:pPr>
                          <w:spacing w:line="240" w:lineRule="exact"/>
                          <w:rPr>
                            <w:sz w:val="18"/>
                            <w:szCs w:val="18"/>
                          </w:rPr>
                        </w:pPr>
                      </w:p>
                      <w:p w:rsidR="0023747D" w:rsidRPr="003F7378" w:rsidRDefault="0023747D" w:rsidP="00375F9C">
                        <w:pPr>
                          <w:spacing w:line="240" w:lineRule="exact"/>
                          <w:rPr>
                            <w:sz w:val="18"/>
                            <w:szCs w:val="18"/>
                          </w:rPr>
                        </w:pPr>
                        <w:r w:rsidRPr="003F7378">
                          <w:rPr>
                            <w:sz w:val="18"/>
                            <w:szCs w:val="18"/>
                          </w:rPr>
                          <w:t>_.</w:t>
                        </w:r>
                        <w:proofErr w:type="gramStart"/>
                        <w:r w:rsidRPr="003F7378">
                          <w:rPr>
                            <w:sz w:val="18"/>
                            <w:szCs w:val="18"/>
                          </w:rPr>
                          <w:t>asyRun(</w:t>
                        </w:r>
                        <w:proofErr w:type="gramEnd"/>
                        <w:r w:rsidRPr="003F7378">
                          <w:rPr>
                            <w:color w:val="0000FF"/>
                            <w:sz w:val="18"/>
                            <w:szCs w:val="18"/>
                          </w:rPr>
                          <w:t>function</w:t>
                        </w:r>
                        <w:r w:rsidRPr="003F7378">
                          <w:rPr>
                            <w:sz w:val="18"/>
                            <w:szCs w:val="18"/>
                          </w:rPr>
                          <w:t>(){</w:t>
                        </w:r>
                      </w:p>
                      <w:p w:rsidR="0023747D" w:rsidRDefault="0023747D" w:rsidP="00375F9C">
                        <w:pPr>
                          <w:spacing w:line="240" w:lineRule="exact"/>
                          <w:ind w:firstLine="360"/>
                          <w:rPr>
                            <w:sz w:val="18"/>
                            <w:szCs w:val="18"/>
                          </w:rPr>
                        </w:pPr>
                        <w:proofErr w:type="gramStart"/>
                        <w:r w:rsidRPr="003F7378">
                          <w:rPr>
                            <w:sz w:val="18"/>
                            <w:szCs w:val="18"/>
                          </w:rPr>
                          <w:t>input.setUIValue(</w:t>
                        </w:r>
                        <w:proofErr w:type="gramEnd"/>
                        <w:r>
                          <w:rPr>
                            <w:color w:val="FF00FF"/>
                            <w:sz w:val="18"/>
                            <w:szCs w:val="18"/>
                          </w:rPr>
                          <w:t>'</w:t>
                        </w:r>
                        <w:r>
                          <w:rPr>
                            <w:rFonts w:hint="eastAsia"/>
                            <w:color w:val="FF00FF"/>
                            <w:sz w:val="18"/>
                            <w:szCs w:val="18"/>
                          </w:rPr>
                          <w:t>123456</w:t>
                        </w:r>
                        <w:r w:rsidRPr="003F7378">
                          <w:rPr>
                            <w:color w:val="FF00FF"/>
                            <w:sz w:val="18"/>
                            <w:szCs w:val="18"/>
                          </w:rPr>
                          <w:t>'</w:t>
                        </w:r>
                        <w:r w:rsidRPr="003F7378">
                          <w:rPr>
                            <w:sz w:val="18"/>
                            <w:szCs w:val="18"/>
                          </w:rPr>
                          <w:t>)</w:t>
                        </w:r>
                        <w:r>
                          <w:rPr>
                            <w:rFonts w:hint="eastAsia"/>
                            <w:sz w:val="18"/>
                            <w:szCs w:val="18"/>
                          </w:rPr>
                          <w:t>.updateValue()</w:t>
                        </w:r>
                        <w:r>
                          <w:rPr>
                            <w:sz w:val="18"/>
                            <w:szCs w:val="18"/>
                          </w:rPr>
                          <w:t>;</w:t>
                        </w:r>
                      </w:p>
                      <w:p w:rsidR="0023747D" w:rsidRPr="003F7378" w:rsidRDefault="0023747D" w:rsidP="00375F9C">
                        <w:pPr>
                          <w:spacing w:line="240" w:lineRule="exact"/>
                          <w:ind w:firstLine="360"/>
                          <w:rPr>
                            <w:sz w:val="18"/>
                            <w:szCs w:val="18"/>
                          </w:rPr>
                        </w:pPr>
                        <w:proofErr w:type="gramStart"/>
                        <w:r>
                          <w:rPr>
                            <w:rFonts w:hint="eastAsia"/>
                            <w:sz w:val="18"/>
                            <w:szCs w:val="18"/>
                          </w:rPr>
                          <w:t>xui.pop(</w:t>
                        </w:r>
                        <w:proofErr w:type="gramEnd"/>
                        <w:r>
                          <w:rPr>
                            <w:rFonts w:hint="eastAsia"/>
                            <w:sz w:val="18"/>
                            <w:szCs w:val="18"/>
                          </w:rPr>
                          <w:t>input.getValue());</w:t>
                        </w:r>
                      </w:p>
                      <w:p w:rsidR="0023747D" w:rsidRPr="003F7378" w:rsidRDefault="0023747D" w:rsidP="00375F9C">
                        <w:pPr>
                          <w:spacing w:line="240" w:lineRule="exact"/>
                          <w:rPr>
                            <w:sz w:val="18"/>
                            <w:szCs w:val="18"/>
                          </w:rPr>
                        </w:pPr>
                        <w:r w:rsidRPr="003F7378">
                          <w:rPr>
                            <w:sz w:val="18"/>
                            <w:szCs w:val="18"/>
                          </w:rPr>
                          <w:t>}</w:t>
                        </w:r>
                        <w:proofErr w:type="gramStart"/>
                        <w:r w:rsidRPr="003F7378">
                          <w:rPr>
                            <w:sz w:val="18"/>
                            <w:szCs w:val="18"/>
                          </w:rPr>
                          <w:t>,</w:t>
                        </w:r>
                        <w:r>
                          <w:rPr>
                            <w:rFonts w:hint="eastAsia"/>
                            <w:color w:val="800000"/>
                            <w:sz w:val="18"/>
                            <w:szCs w:val="18"/>
                          </w:rPr>
                          <w:t>1</w:t>
                        </w:r>
                        <w:r w:rsidRPr="003F7378">
                          <w:rPr>
                            <w:color w:val="800000"/>
                            <w:sz w:val="18"/>
                            <w:szCs w:val="18"/>
                          </w:rPr>
                          <w:t>000</w:t>
                        </w:r>
                        <w:proofErr w:type="gramEnd"/>
                        <w:r>
                          <w:rPr>
                            <w:sz w:val="18"/>
                            <w:szCs w:val="18"/>
                          </w:rPr>
                          <w:t>);</w:t>
                        </w:r>
                      </w:p>
                    </w:txbxContent>
                  </v:textbox>
                </v:shape>
                <v:shape id="AutoShape 203" o:spid="_x0000_s1191" type="#_x0000_t62" style="position:absolute;left:20573;top:3957;width:5716;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fkN8UA&#10;AADcAAAADwAAAGRycy9kb3ducmV2LnhtbESP0WrCQBRE34X+w3ILfdONheoSXUXaRPpQxKZ+wCV7&#10;TYLZu2l2G9O/7xYEH4eZOcOst6NtxUC9bxxrmM8SEMSlMw1XGk5f+VSB8AHZYOuYNPySh+3mYbLG&#10;1Lgrf9JQhEpECPsUNdQhdKmUvqzJop+5jjh6Z9dbDFH2lTQ9XiPctvI5SRbSYsNxocaOXmsqL8WP&#10;1WCzXf62H+Zq+fK9Px7coLKKP7R+ehx3KxCBxnAP39rvRoNSC/g/E4+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Q3xQAAANwAAAAPAAAAAAAAAAAAAAAAAJgCAABkcnMv&#10;ZG93bnJldi54bWxQSwUGAAAAAAQABAD1AAAAigMAAAAA&#10;" adj="35184,-16011" fillcolor="#ff9">
                  <v:textbox inset="0,0,0,0">
                    <w:txbxContent>
                      <w:p w:rsidR="0023747D" w:rsidRPr="000E23E9" w:rsidRDefault="0023747D" w:rsidP="00B532B2">
                        <w:pPr>
                          <w:jc w:val="center"/>
                          <w:rPr>
                            <w:szCs w:val="18"/>
                          </w:rPr>
                        </w:pPr>
                        <w:r>
                          <w:rPr>
                            <w:rFonts w:hint="eastAsia"/>
                            <w:szCs w:val="18"/>
                          </w:rPr>
                          <w:t>Sets type</w:t>
                        </w:r>
                      </w:p>
                    </w:txbxContent>
                  </v:textbox>
                </v:shape>
                <w10:anchorlock/>
              </v:group>
            </w:pict>
          </mc:Fallback>
        </mc:AlternateContent>
      </w:r>
    </w:p>
    <w:p w:rsidR="00375F9C" w:rsidRDefault="00375F9C" w:rsidP="00375F9C"/>
    <w:p w:rsidR="00375F9C" w:rsidRPr="00606C37" w:rsidRDefault="00375F9C" w:rsidP="00375F9C">
      <w:pPr>
        <w:rPr>
          <w:b/>
        </w:rPr>
      </w:pPr>
      <w:r w:rsidRPr="00606C37">
        <w:rPr>
          <w:rFonts w:hint="eastAsia"/>
          <w:b/>
        </w:rPr>
        <w:t>Output:</w:t>
      </w:r>
    </w:p>
    <w:p w:rsidR="00375F9C" w:rsidRPr="0066585B" w:rsidRDefault="005C781A" w:rsidP="00375F9C">
      <w:r>
        <w:rPr>
          <w:rFonts w:hint="eastAsia"/>
          <w:noProof/>
        </w:rPr>
        <w:drawing>
          <wp:inline distT="0" distB="0" distL="0" distR="0" wp14:anchorId="4113A73A" wp14:editId="2A033E4E">
            <wp:extent cx="2609850" cy="17145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09850" cy="1714500"/>
                    </a:xfrm>
                    <a:prstGeom prst="rect">
                      <a:avLst/>
                    </a:prstGeom>
                    <a:noFill/>
                    <a:ln>
                      <a:noFill/>
                    </a:ln>
                  </pic:spPr>
                </pic:pic>
              </a:graphicData>
            </a:graphic>
          </wp:inline>
        </w:drawing>
      </w:r>
    </w:p>
    <w:p w:rsidR="00375F9C" w:rsidRDefault="00375F9C" w:rsidP="00E45D25">
      <w:pPr>
        <w:pStyle w:val="3"/>
        <w:numPr>
          <w:ilvl w:val="2"/>
          <w:numId w:val="17"/>
        </w:numPr>
      </w:pPr>
      <w:bookmarkStart w:id="46" w:name="_Toc235676270"/>
      <w:bookmarkStart w:id="47" w:name="_Toc356466187"/>
      <w:r>
        <w:rPr>
          <w:rFonts w:hint="eastAsia"/>
        </w:rPr>
        <w:t>Multi-lines</w:t>
      </w:r>
      <w:bookmarkEnd w:id="46"/>
      <w:bookmarkEnd w:id="47"/>
      <w:r>
        <w:rPr>
          <w:rFonts w:hint="eastAsia"/>
        </w:rPr>
        <w:t xml:space="preserve"> </w:t>
      </w:r>
    </w:p>
    <w:p w:rsidR="00375F9C" w:rsidRDefault="00375F9C" w:rsidP="00375F9C">
      <w:r>
        <w:rPr>
          <w:rFonts w:hint="eastAsia"/>
        </w:rPr>
        <w:t>Sets Input</w:t>
      </w:r>
      <w:r>
        <w:t>’</w:t>
      </w:r>
      <w:r>
        <w:rPr>
          <w:rFonts w:hint="eastAsia"/>
        </w:rPr>
        <w:t>s multiLine property to true.</w:t>
      </w:r>
    </w:p>
    <w:p w:rsidR="00375F9C" w:rsidRPr="00606C37" w:rsidRDefault="00375F9C" w:rsidP="00375F9C">
      <w:pPr>
        <w:rPr>
          <w:b/>
        </w:rPr>
      </w:pPr>
      <w:r w:rsidRPr="00606C37">
        <w:rPr>
          <w:rFonts w:hint="eastAsia"/>
          <w:b/>
        </w:rPr>
        <w:t>Input:</w:t>
      </w:r>
    </w:p>
    <w:p w:rsidR="00375F9C" w:rsidRPr="00606C37" w:rsidRDefault="00375F9C" w:rsidP="00375F9C"/>
    <w:p w:rsidR="00375F9C" w:rsidRDefault="005C781A" w:rsidP="00375F9C">
      <w:r>
        <w:rPr>
          <w:noProof/>
        </w:rPr>
        <w:lastRenderedPageBreak/>
        <mc:AlternateContent>
          <mc:Choice Requires="wpc">
            <w:drawing>
              <wp:inline distT="0" distB="0" distL="0" distR="0" wp14:anchorId="5979EED5" wp14:editId="35CC3992">
                <wp:extent cx="5257800" cy="1068705"/>
                <wp:effectExtent l="9525" t="0" r="9525" b="7620"/>
                <wp:docPr id="883" name="画布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81" name="Text Box 224"/>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804520" w:rsidRDefault="0023747D" w:rsidP="00375F9C">
                              <w:pPr>
                                <w:spacing w:line="240" w:lineRule="exact"/>
                                <w:rPr>
                                  <w:sz w:val="18"/>
                                  <w:szCs w:val="18"/>
                                </w:rPr>
                              </w:pPr>
                              <w:r w:rsidRPr="00804520">
                                <w:rPr>
                                  <w:color w:val="0000FF"/>
                                  <w:sz w:val="18"/>
                                  <w:szCs w:val="18"/>
                                </w:rPr>
                                <w:t>var</w:t>
                              </w:r>
                              <w:r w:rsidRPr="00804520">
                                <w:rPr>
                                  <w:sz w:val="18"/>
                                  <w:szCs w:val="18"/>
                                </w:rPr>
                                <w:t xml:space="preserve"> input = (</w:t>
                              </w:r>
                              <w:r w:rsidRPr="00804520">
                                <w:rPr>
                                  <w:color w:val="0000FF"/>
                                  <w:sz w:val="18"/>
                                  <w:szCs w:val="18"/>
                                </w:rPr>
                                <w:t>new</w:t>
                              </w:r>
                              <w:r w:rsidRPr="00804520">
                                <w:rPr>
                                  <w:sz w:val="18"/>
                                  <w:szCs w:val="18"/>
                                </w:rPr>
                                <w:t xml:space="preserve"> </w:t>
                              </w:r>
                              <w:r>
                                <w:rPr>
                                  <w:sz w:val="18"/>
                                  <w:szCs w:val="18"/>
                                </w:rPr>
                                <w:t>xui.</w:t>
                              </w:r>
                              <w:r w:rsidRPr="00804520">
                                <w:rPr>
                                  <w:sz w:val="18"/>
                                  <w:szCs w:val="18"/>
                                </w:rPr>
                                <w:t>UI.Input()).setMultiLines(</w:t>
                              </w:r>
                              <w:r w:rsidRPr="00804520">
                                <w:rPr>
                                  <w:color w:val="0000FF"/>
                                  <w:sz w:val="18"/>
                                  <w:szCs w:val="18"/>
                                </w:rPr>
                                <w:t>true</w:t>
                              </w:r>
                              <w:r w:rsidRPr="00804520">
                                <w:rPr>
                                  <w:sz w:val="18"/>
                                  <w:szCs w:val="18"/>
                                </w:rPr>
                                <w:t>).setHeight(</w:t>
                              </w:r>
                              <w:r w:rsidRPr="00804520">
                                <w:rPr>
                                  <w:color w:val="800000"/>
                                  <w:sz w:val="18"/>
                                  <w:szCs w:val="18"/>
                                </w:rPr>
                                <w:t>100</w:t>
                              </w:r>
                              <w:r w:rsidRPr="00804520">
                                <w:rPr>
                                  <w:sz w:val="18"/>
                                  <w:szCs w:val="18"/>
                                </w:rPr>
                                <w:t>).show();</w:t>
                              </w:r>
                            </w:p>
                            <w:p w:rsidR="0023747D" w:rsidRPr="00B532B2" w:rsidRDefault="0023747D" w:rsidP="00375F9C">
                              <w:pPr>
                                <w:spacing w:line="240" w:lineRule="exact"/>
                                <w:rPr>
                                  <w:sz w:val="18"/>
                                  <w:szCs w:val="18"/>
                                </w:rPr>
                              </w:pPr>
                            </w:p>
                            <w:p w:rsidR="0023747D" w:rsidRPr="00804520" w:rsidRDefault="0023747D" w:rsidP="00375F9C">
                              <w:pPr>
                                <w:spacing w:line="240" w:lineRule="exact"/>
                                <w:rPr>
                                  <w:sz w:val="18"/>
                                  <w:szCs w:val="18"/>
                                </w:rPr>
                              </w:pPr>
                              <w:r w:rsidRPr="00804520">
                                <w:rPr>
                                  <w:sz w:val="18"/>
                                  <w:szCs w:val="18"/>
                                </w:rPr>
                                <w:t>_.asyRun(</w:t>
                              </w:r>
                              <w:r w:rsidRPr="00804520">
                                <w:rPr>
                                  <w:color w:val="0000FF"/>
                                  <w:sz w:val="18"/>
                                  <w:szCs w:val="18"/>
                                </w:rPr>
                                <w:t>function</w:t>
                              </w:r>
                              <w:r w:rsidRPr="00804520">
                                <w:rPr>
                                  <w:sz w:val="18"/>
                                  <w:szCs w:val="18"/>
                                </w:rPr>
                                <w:t>(){</w:t>
                              </w:r>
                            </w:p>
                            <w:p w:rsidR="0023747D" w:rsidRPr="00804520" w:rsidRDefault="0023747D" w:rsidP="00375F9C">
                              <w:pPr>
                                <w:spacing w:line="240" w:lineRule="exact"/>
                                <w:ind w:firstLineChars="200" w:firstLine="360"/>
                                <w:rPr>
                                  <w:sz w:val="18"/>
                                  <w:szCs w:val="18"/>
                                </w:rPr>
                              </w:pPr>
                              <w:r w:rsidRPr="00804520">
                                <w:rPr>
                                  <w:sz w:val="18"/>
                                  <w:szCs w:val="18"/>
                                </w:rPr>
                                <w:t>input.setUIValue(</w:t>
                              </w:r>
                              <w:r w:rsidRPr="00804520">
                                <w:rPr>
                                  <w:color w:val="FF00FF"/>
                                  <w:sz w:val="18"/>
                                  <w:szCs w:val="18"/>
                                </w:rPr>
                                <w:t>'123456 \n abc'</w:t>
                              </w:r>
                              <w:r w:rsidRPr="00804520">
                                <w:rPr>
                                  <w:sz w:val="18"/>
                                  <w:szCs w:val="18"/>
                                </w:rPr>
                                <w:t>).updateValue();</w:t>
                              </w:r>
                            </w:p>
                            <w:p w:rsidR="0023747D" w:rsidRPr="00804520" w:rsidRDefault="0023747D" w:rsidP="00375F9C">
                              <w:pPr>
                                <w:spacing w:line="240" w:lineRule="exact"/>
                                <w:ind w:firstLineChars="200" w:firstLine="360"/>
                                <w:rPr>
                                  <w:sz w:val="18"/>
                                  <w:szCs w:val="18"/>
                                </w:rPr>
                              </w:pPr>
                              <w:r>
                                <w:rPr>
                                  <w:sz w:val="18"/>
                                  <w:szCs w:val="18"/>
                                </w:rPr>
                                <w:t>xui.</w:t>
                              </w:r>
                              <w:r w:rsidRPr="00804520">
                                <w:rPr>
                                  <w:sz w:val="18"/>
                                  <w:szCs w:val="18"/>
                                </w:rPr>
                                <w:t>pop(input.getValue());</w:t>
                              </w:r>
                            </w:p>
                            <w:p w:rsidR="0023747D" w:rsidRPr="00804520" w:rsidRDefault="0023747D" w:rsidP="00375F9C">
                              <w:pPr>
                                <w:spacing w:line="240" w:lineRule="exact"/>
                                <w:rPr>
                                  <w:sz w:val="18"/>
                                  <w:szCs w:val="18"/>
                                </w:rPr>
                              </w:pPr>
                              <w:r w:rsidRPr="00804520">
                                <w:rPr>
                                  <w:sz w:val="18"/>
                                  <w:szCs w:val="18"/>
                                </w:rPr>
                                <w:t>},</w:t>
                              </w:r>
                              <w:r w:rsidRPr="00804520">
                                <w:rPr>
                                  <w:color w:val="800000"/>
                                  <w:sz w:val="18"/>
                                  <w:szCs w:val="18"/>
                                </w:rPr>
                                <w:t>1000</w:t>
                              </w:r>
                              <w:r w:rsidRPr="00804520">
                                <w:rPr>
                                  <w:sz w:val="18"/>
                                  <w:szCs w:val="18"/>
                                </w:rPr>
                                <w:t>);</w:t>
                              </w:r>
                            </w:p>
                          </w:txbxContent>
                        </wps:txbx>
                        <wps:bodyPr rot="0" vert="horz" wrap="square" lIns="54000" tIns="46800" rIns="54000" bIns="45720" anchor="t" anchorCtr="0" upright="1">
                          <a:spAutoFit/>
                        </wps:bodyPr>
                      </wps:wsp>
                      <wps:wsp>
                        <wps:cNvPr id="882" name="AutoShape 225"/>
                        <wps:cNvSpPr>
                          <a:spLocks noChangeArrowheads="1"/>
                        </wps:cNvSpPr>
                        <wps:spPr bwMode="auto">
                          <a:xfrm flipH="1">
                            <a:off x="2057400" y="396875"/>
                            <a:ext cx="1371600" cy="197485"/>
                          </a:xfrm>
                          <a:prstGeom prst="wedgeRoundRectCallout">
                            <a:avLst>
                              <a:gd name="adj1" fmla="val 29907"/>
                              <a:gd name="adj2" fmla="val -1326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Sets multiLine to true</w:t>
                              </w:r>
                            </w:p>
                          </w:txbxContent>
                        </wps:txbx>
                        <wps:bodyPr rot="0" vert="horz" wrap="square" lIns="0" tIns="0" rIns="0" bIns="0" anchor="t" anchorCtr="0" upright="1">
                          <a:noAutofit/>
                        </wps:bodyPr>
                      </wps:wsp>
                    </wpc:wpc>
                  </a:graphicData>
                </a:graphic>
              </wp:inline>
            </w:drawing>
          </mc:Choice>
          <mc:Fallback>
            <w:pict>
              <v:group id="画布 222" o:spid="_x0000_s1192" editas="canvas" style="width:414pt;height:84.15pt;mso-position-horizontal-relative:char;mso-position-vertical-relative:line" coordsize="52578,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">
                <v:shape id="_x0000_s1193" type="#_x0000_t75" style="position:absolute;width:52578;height:10687;visibility:visible;mso-wrap-style:square">
                  <v:fill o:detectmouseclick="t"/>
                  <v:path o:connecttype="none"/>
                </v:shape>
                <v:shape id="Text Box 224" o:spid="_x0000_s1194"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UXdMMA&#10;AADcAAAADwAAAGRycy9kb3ducmV2LnhtbESPT4vCMBTE74LfITxhb5rqQWrXKMuKdC/C+u/+aN42&#10;xealJLHWb28WFvY4zMxvmPV2sK3oyYfGsYL5LANBXDndcK3gct5PcxAhImtsHZOCJwXYbsajNRba&#10;PfhI/SnWIkE4FKjAxNgVUobKkMUwcx1x8n6ctxiT9LXUHh8Jblu5yLKltNhwWjDY0aeh6na6WwXV&#10;bTfsyuZqfH+3+bdelc/DslTqbTJ8vIOINMT/8F/7SyvI8zn8nklHQG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UXdMMAAADcAAAADwAAAAAAAAAAAAAAAACYAgAAZHJzL2Rv&#10;d25yZXYueG1sUEsFBgAAAAAEAAQA9QAAAIgDAAAAAA==&#10;" strokeweight="1pt">
                  <v:textbox style="mso-fit-shape-to-text:t" inset="1.5mm,1.3mm,1.5mm">
                    <w:txbxContent>
                      <w:p w:rsidR="0023747D" w:rsidRPr="00804520" w:rsidRDefault="0023747D" w:rsidP="00375F9C">
                        <w:pPr>
                          <w:spacing w:line="240" w:lineRule="exact"/>
                          <w:rPr>
                            <w:sz w:val="18"/>
                            <w:szCs w:val="18"/>
                          </w:rPr>
                        </w:pPr>
                        <w:proofErr w:type="gramStart"/>
                        <w:r w:rsidRPr="00804520">
                          <w:rPr>
                            <w:color w:val="0000FF"/>
                            <w:sz w:val="18"/>
                            <w:szCs w:val="18"/>
                          </w:rPr>
                          <w:t>var</w:t>
                        </w:r>
                        <w:proofErr w:type="gramEnd"/>
                        <w:r w:rsidRPr="00804520">
                          <w:rPr>
                            <w:sz w:val="18"/>
                            <w:szCs w:val="18"/>
                          </w:rPr>
                          <w:t xml:space="preserve"> input = (</w:t>
                        </w:r>
                        <w:r w:rsidRPr="00804520">
                          <w:rPr>
                            <w:color w:val="0000FF"/>
                            <w:sz w:val="18"/>
                            <w:szCs w:val="18"/>
                          </w:rPr>
                          <w:t>new</w:t>
                        </w:r>
                        <w:r w:rsidRPr="00804520">
                          <w:rPr>
                            <w:sz w:val="18"/>
                            <w:szCs w:val="18"/>
                          </w:rPr>
                          <w:t xml:space="preserve"> </w:t>
                        </w:r>
                        <w:r>
                          <w:rPr>
                            <w:sz w:val="18"/>
                            <w:szCs w:val="18"/>
                          </w:rPr>
                          <w:t>xui.</w:t>
                        </w:r>
                        <w:r w:rsidRPr="00804520">
                          <w:rPr>
                            <w:sz w:val="18"/>
                            <w:szCs w:val="18"/>
                          </w:rPr>
                          <w:t>UI.Input()).setMultiLines(</w:t>
                        </w:r>
                        <w:r w:rsidRPr="00804520">
                          <w:rPr>
                            <w:color w:val="0000FF"/>
                            <w:sz w:val="18"/>
                            <w:szCs w:val="18"/>
                          </w:rPr>
                          <w:t>true</w:t>
                        </w:r>
                        <w:r w:rsidRPr="00804520">
                          <w:rPr>
                            <w:sz w:val="18"/>
                            <w:szCs w:val="18"/>
                          </w:rPr>
                          <w:t>).setHeight(</w:t>
                        </w:r>
                        <w:r w:rsidRPr="00804520">
                          <w:rPr>
                            <w:color w:val="800000"/>
                            <w:sz w:val="18"/>
                            <w:szCs w:val="18"/>
                          </w:rPr>
                          <w:t>100</w:t>
                        </w:r>
                        <w:r w:rsidRPr="00804520">
                          <w:rPr>
                            <w:sz w:val="18"/>
                            <w:szCs w:val="18"/>
                          </w:rPr>
                          <w:t>).show();</w:t>
                        </w:r>
                      </w:p>
                      <w:p w:rsidR="0023747D" w:rsidRPr="00B532B2" w:rsidRDefault="0023747D" w:rsidP="00375F9C">
                        <w:pPr>
                          <w:spacing w:line="240" w:lineRule="exact"/>
                          <w:rPr>
                            <w:sz w:val="18"/>
                            <w:szCs w:val="18"/>
                          </w:rPr>
                        </w:pPr>
                      </w:p>
                      <w:p w:rsidR="0023747D" w:rsidRPr="00804520" w:rsidRDefault="0023747D" w:rsidP="00375F9C">
                        <w:pPr>
                          <w:spacing w:line="240" w:lineRule="exact"/>
                          <w:rPr>
                            <w:sz w:val="18"/>
                            <w:szCs w:val="18"/>
                          </w:rPr>
                        </w:pPr>
                        <w:r w:rsidRPr="00804520">
                          <w:rPr>
                            <w:sz w:val="18"/>
                            <w:szCs w:val="18"/>
                          </w:rPr>
                          <w:t>_.</w:t>
                        </w:r>
                        <w:proofErr w:type="gramStart"/>
                        <w:r w:rsidRPr="00804520">
                          <w:rPr>
                            <w:sz w:val="18"/>
                            <w:szCs w:val="18"/>
                          </w:rPr>
                          <w:t>asyRun(</w:t>
                        </w:r>
                        <w:proofErr w:type="gramEnd"/>
                        <w:r w:rsidRPr="00804520">
                          <w:rPr>
                            <w:color w:val="0000FF"/>
                            <w:sz w:val="18"/>
                            <w:szCs w:val="18"/>
                          </w:rPr>
                          <w:t>function</w:t>
                        </w:r>
                        <w:r w:rsidRPr="00804520">
                          <w:rPr>
                            <w:sz w:val="18"/>
                            <w:szCs w:val="18"/>
                          </w:rPr>
                          <w:t>(){</w:t>
                        </w:r>
                      </w:p>
                      <w:p w:rsidR="0023747D" w:rsidRPr="00804520" w:rsidRDefault="0023747D" w:rsidP="00375F9C">
                        <w:pPr>
                          <w:spacing w:line="240" w:lineRule="exact"/>
                          <w:ind w:firstLineChars="200" w:firstLine="360"/>
                          <w:rPr>
                            <w:sz w:val="18"/>
                            <w:szCs w:val="18"/>
                          </w:rPr>
                        </w:pPr>
                        <w:proofErr w:type="gramStart"/>
                        <w:r w:rsidRPr="00804520">
                          <w:rPr>
                            <w:sz w:val="18"/>
                            <w:szCs w:val="18"/>
                          </w:rPr>
                          <w:t>input.setUIValue(</w:t>
                        </w:r>
                        <w:proofErr w:type="gramEnd"/>
                        <w:r w:rsidRPr="00804520">
                          <w:rPr>
                            <w:color w:val="FF00FF"/>
                            <w:sz w:val="18"/>
                            <w:szCs w:val="18"/>
                          </w:rPr>
                          <w:t>'123456 \n abc'</w:t>
                        </w:r>
                        <w:r w:rsidRPr="00804520">
                          <w:rPr>
                            <w:sz w:val="18"/>
                            <w:szCs w:val="18"/>
                          </w:rPr>
                          <w:t>).updateValue();</w:t>
                        </w:r>
                      </w:p>
                      <w:p w:rsidR="0023747D" w:rsidRPr="00804520" w:rsidRDefault="0023747D" w:rsidP="00375F9C">
                        <w:pPr>
                          <w:spacing w:line="240" w:lineRule="exact"/>
                          <w:ind w:firstLineChars="200" w:firstLine="360"/>
                          <w:rPr>
                            <w:sz w:val="18"/>
                            <w:szCs w:val="18"/>
                          </w:rPr>
                        </w:pPr>
                        <w:proofErr w:type="gramStart"/>
                        <w:r>
                          <w:rPr>
                            <w:sz w:val="18"/>
                            <w:szCs w:val="18"/>
                          </w:rPr>
                          <w:t>xui.</w:t>
                        </w:r>
                        <w:r w:rsidRPr="00804520">
                          <w:rPr>
                            <w:sz w:val="18"/>
                            <w:szCs w:val="18"/>
                          </w:rPr>
                          <w:t>pop(</w:t>
                        </w:r>
                        <w:proofErr w:type="gramEnd"/>
                        <w:r w:rsidRPr="00804520">
                          <w:rPr>
                            <w:sz w:val="18"/>
                            <w:szCs w:val="18"/>
                          </w:rPr>
                          <w:t>input.getValue());</w:t>
                        </w:r>
                      </w:p>
                      <w:p w:rsidR="0023747D" w:rsidRPr="00804520" w:rsidRDefault="0023747D" w:rsidP="00375F9C">
                        <w:pPr>
                          <w:spacing w:line="240" w:lineRule="exact"/>
                          <w:rPr>
                            <w:sz w:val="18"/>
                            <w:szCs w:val="18"/>
                          </w:rPr>
                        </w:pPr>
                        <w:r w:rsidRPr="00804520">
                          <w:rPr>
                            <w:sz w:val="18"/>
                            <w:szCs w:val="18"/>
                          </w:rPr>
                          <w:t>}</w:t>
                        </w:r>
                        <w:proofErr w:type="gramStart"/>
                        <w:r w:rsidRPr="00804520">
                          <w:rPr>
                            <w:sz w:val="18"/>
                            <w:szCs w:val="18"/>
                          </w:rPr>
                          <w:t>,</w:t>
                        </w:r>
                        <w:r w:rsidRPr="00804520">
                          <w:rPr>
                            <w:color w:val="800000"/>
                            <w:sz w:val="18"/>
                            <w:szCs w:val="18"/>
                          </w:rPr>
                          <w:t>1000</w:t>
                        </w:r>
                        <w:proofErr w:type="gramEnd"/>
                        <w:r w:rsidRPr="00804520">
                          <w:rPr>
                            <w:sz w:val="18"/>
                            <w:szCs w:val="18"/>
                          </w:rPr>
                          <w:t>);</w:t>
                        </w:r>
                      </w:p>
                    </w:txbxContent>
                  </v:textbox>
                </v:shape>
                <v:shape id="AutoShape 225" o:spid="_x0000_s1195" type="#_x0000_t62" style="position:absolute;left:20574;top:3968;width:13716;height:19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CMsYA&#10;AADcAAAADwAAAGRycy9kb3ducmV2LnhtbESPQUvDQBSE7wX/w/IEb+3GqiWk2RYRtEUUbM0lt0f2&#10;NQnJvo27mzb+e1cQPA4z8w2TbyfTizM531pWcLtIQBBXVrdcKyg+n+cpCB+QNfaWScE3edhurmY5&#10;Ztpe+EDnY6hFhLDPUEETwpBJ6auGDPqFHYijd7LOYIjS1VI7vES46eUySVbSYMtxocGBnhqquuNo&#10;FBxeyrfX4o5WO/fxML53X2V3P5ZK3VxPj2sQgabwH/5r77WCNF3C75l4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CMsYAAADcAAAADwAAAAAAAAAAAAAAAACYAgAAZHJz&#10;L2Rvd25yZXYueG1sUEsFBgAAAAAEAAQA9QAAAIsDAAAAAA==&#10;" adj="17260,-17850" fillcolor="#ff9">
                  <v:textbox inset="0,0,0,0">
                    <w:txbxContent>
                      <w:p w:rsidR="0023747D" w:rsidRPr="000E23E9" w:rsidRDefault="0023747D" w:rsidP="00B532B2">
                        <w:pPr>
                          <w:jc w:val="center"/>
                          <w:rPr>
                            <w:szCs w:val="18"/>
                          </w:rPr>
                        </w:pPr>
                        <w:r>
                          <w:rPr>
                            <w:rFonts w:hint="eastAsia"/>
                            <w:szCs w:val="18"/>
                          </w:rPr>
                          <w:t>Sets multiLine to true</w:t>
                        </w:r>
                      </w:p>
                    </w:txbxContent>
                  </v:textbox>
                </v:shape>
                <w10:anchorlock/>
              </v:group>
            </w:pict>
          </mc:Fallback>
        </mc:AlternateContent>
      </w:r>
    </w:p>
    <w:p w:rsidR="00375F9C" w:rsidRDefault="00375F9C" w:rsidP="00375F9C">
      <w:pPr>
        <w:rPr>
          <w:b/>
        </w:rPr>
      </w:pPr>
    </w:p>
    <w:p w:rsidR="00375F9C" w:rsidRPr="00862C36" w:rsidRDefault="00375F9C" w:rsidP="00375F9C">
      <w:pPr>
        <w:rPr>
          <w:b/>
        </w:rPr>
      </w:pPr>
      <w:r w:rsidRPr="00606C37">
        <w:rPr>
          <w:rFonts w:hint="eastAsia"/>
          <w:b/>
        </w:rPr>
        <w:t>Output:</w:t>
      </w:r>
    </w:p>
    <w:p w:rsidR="00375F9C" w:rsidRDefault="005C781A" w:rsidP="00375F9C">
      <w:r>
        <w:rPr>
          <w:rFonts w:hint="eastAsia"/>
          <w:noProof/>
        </w:rPr>
        <w:drawing>
          <wp:inline distT="0" distB="0" distL="0" distR="0" wp14:anchorId="76C967DC" wp14:editId="27A24A40">
            <wp:extent cx="2857500" cy="216217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57500" cy="2162175"/>
                    </a:xfrm>
                    <a:prstGeom prst="rect">
                      <a:avLst/>
                    </a:prstGeom>
                    <a:noFill/>
                    <a:ln>
                      <a:noFill/>
                    </a:ln>
                  </pic:spPr>
                </pic:pic>
              </a:graphicData>
            </a:graphic>
          </wp:inline>
        </w:drawing>
      </w:r>
    </w:p>
    <w:p w:rsidR="00375F9C" w:rsidRDefault="00375F9C" w:rsidP="00E45D25">
      <w:pPr>
        <w:pStyle w:val="3"/>
        <w:numPr>
          <w:ilvl w:val="2"/>
          <w:numId w:val="17"/>
        </w:numPr>
      </w:pPr>
      <w:bookmarkStart w:id="48" w:name="_Toc356466188"/>
      <w:r w:rsidRPr="00862C36">
        <w:t>Input validation</w:t>
      </w:r>
      <w:bookmarkEnd w:id="48"/>
    </w:p>
    <w:p w:rsidR="00375F9C" w:rsidRDefault="00375F9C" w:rsidP="00E45D25">
      <w:pPr>
        <w:pStyle w:val="4"/>
        <w:numPr>
          <w:ilvl w:val="3"/>
          <w:numId w:val="17"/>
        </w:numPr>
      </w:pPr>
      <w:bookmarkStart w:id="49" w:name="_Toc356466189"/>
      <w:r w:rsidRPr="00764E2D">
        <w:t>valueFormat</w:t>
      </w:r>
      <w:r>
        <w:rPr>
          <w:rFonts w:hint="eastAsia"/>
        </w:rPr>
        <w:t xml:space="preserve"> property</w:t>
      </w:r>
      <w:bookmarkEnd w:id="49"/>
    </w:p>
    <w:p w:rsidR="00375F9C" w:rsidRDefault="00375F9C" w:rsidP="00375F9C">
      <w:r>
        <w:t>“</w:t>
      </w:r>
      <w:r>
        <w:rPr>
          <w:rFonts w:hint="eastAsia"/>
        </w:rPr>
        <w:t>valueForamt</w:t>
      </w:r>
      <w:r>
        <w:t>”</w:t>
      </w:r>
      <w:r>
        <w:rPr>
          <w:rFonts w:hint="eastAsia"/>
        </w:rPr>
        <w:t xml:space="preserve"> property </w:t>
      </w:r>
      <w:r w:rsidRPr="00684E87">
        <w:t>represents a regular expression</w:t>
      </w:r>
      <w:r>
        <w:rPr>
          <w:rFonts w:hint="eastAsia"/>
        </w:rPr>
        <w:t xml:space="preserve">. </w:t>
      </w:r>
    </w:p>
    <w:p w:rsidR="00375F9C" w:rsidRPr="00684E87" w:rsidRDefault="00375F9C" w:rsidP="00375F9C">
      <w:pPr>
        <w:rPr>
          <w:b/>
        </w:rPr>
      </w:pPr>
    </w:p>
    <w:p w:rsidR="00375F9C" w:rsidRPr="00684E87" w:rsidRDefault="00375F9C" w:rsidP="00375F9C">
      <w:pPr>
        <w:rPr>
          <w:b/>
        </w:rPr>
      </w:pPr>
      <w:r w:rsidRPr="00684E87">
        <w:rPr>
          <w:rFonts w:hint="eastAsia"/>
          <w:b/>
        </w:rPr>
        <w:t>Input:</w:t>
      </w:r>
    </w:p>
    <w:p w:rsidR="00375F9C" w:rsidRDefault="005C781A" w:rsidP="00375F9C">
      <w:r>
        <w:rPr>
          <w:noProof/>
        </w:rPr>
        <mc:AlternateContent>
          <mc:Choice Requires="wpc">
            <w:drawing>
              <wp:inline distT="0" distB="0" distL="0" distR="0" wp14:anchorId="18073F50" wp14:editId="69148D2B">
                <wp:extent cx="5257800" cy="792480"/>
                <wp:effectExtent l="9525" t="0" r="9525" b="0"/>
                <wp:docPr id="879" name="画布 2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7" name="Text Box 246"/>
                        <wps:cNvSpPr txBox="1">
                          <a:spLocks noChangeArrowheads="1"/>
                        </wps:cNvSpPr>
                        <wps:spPr bwMode="auto">
                          <a:xfrm>
                            <a:off x="0" y="48895"/>
                            <a:ext cx="5257800" cy="69977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64E2D" w:rsidRDefault="0023747D" w:rsidP="00375F9C">
                              <w:pPr>
                                <w:rPr>
                                  <w:sz w:val="18"/>
                                  <w:szCs w:val="18"/>
                                </w:rPr>
                              </w:pPr>
                              <w:r w:rsidRPr="00764E2D">
                                <w:rPr>
                                  <w:color w:val="0000FF"/>
                                  <w:sz w:val="18"/>
                                  <w:szCs w:val="18"/>
                                </w:rPr>
                                <w:t>var</w:t>
                              </w:r>
                              <w:r w:rsidRPr="00764E2D">
                                <w:rPr>
                                  <w:sz w:val="18"/>
                                  <w:szCs w:val="18"/>
                                </w:rPr>
                                <w:t xml:space="preserve"> input = (</w:t>
                              </w:r>
                              <w:r w:rsidRPr="00764E2D">
                                <w:rPr>
                                  <w:color w:val="0000FF"/>
                                  <w:sz w:val="18"/>
                                  <w:szCs w:val="18"/>
                                </w:rPr>
                                <w:t>new</w:t>
                              </w:r>
                              <w:r w:rsidRPr="00764E2D">
                                <w:rPr>
                                  <w:sz w:val="18"/>
                                  <w:szCs w:val="18"/>
                                </w:rPr>
                                <w:t xml:space="preserve"> </w:t>
                              </w:r>
                              <w:r>
                                <w:rPr>
                                  <w:rFonts w:hint="eastAsia"/>
                                  <w:sz w:val="18"/>
                                  <w:szCs w:val="18"/>
                                </w:rPr>
                                <w:t>xui</w:t>
                              </w:r>
                              <w:r w:rsidRPr="00764E2D">
                                <w:rPr>
                                  <w:sz w:val="18"/>
                                  <w:szCs w:val="18"/>
                                </w:rPr>
                                <w:t>.UI.Input())</w:t>
                              </w:r>
                            </w:p>
                            <w:p w:rsidR="0023747D" w:rsidRPr="00764E2D" w:rsidRDefault="0023747D" w:rsidP="00375F9C">
                              <w:pPr>
                                <w:rPr>
                                  <w:sz w:val="18"/>
                                  <w:szCs w:val="18"/>
                                </w:rPr>
                              </w:pPr>
                              <w:r w:rsidRPr="00764E2D">
                                <w:rPr>
                                  <w:sz w:val="18"/>
                                  <w:szCs w:val="18"/>
                                </w:rPr>
                                <w:t xml:space="preserve">    .setValueFormat(</w:t>
                              </w:r>
                              <w:r w:rsidRPr="00764E2D">
                                <w:rPr>
                                  <w:color w:val="FF00FF"/>
                                  <w:sz w:val="18"/>
                                  <w:szCs w:val="18"/>
                                </w:rPr>
                                <w:t>"^-?\\d\\d*$"</w:t>
                              </w:r>
                              <w:r w:rsidRPr="00764E2D">
                                <w:rPr>
                                  <w:sz w:val="18"/>
                                  <w:szCs w:val="18"/>
                                </w:rPr>
                                <w:t>)</w:t>
                              </w:r>
                            </w:p>
                            <w:p w:rsidR="0023747D" w:rsidRPr="00764E2D" w:rsidRDefault="0023747D" w:rsidP="00375F9C">
                              <w:pPr>
                                <w:rPr>
                                  <w:sz w:val="18"/>
                                  <w:szCs w:val="18"/>
                                </w:rPr>
                              </w:pPr>
                              <w:r w:rsidRPr="00764E2D">
                                <w:rPr>
                                  <w:sz w:val="18"/>
                                  <w:szCs w:val="18"/>
                                </w:rPr>
                                <w:t xml:space="preserve">    .show();</w:t>
                              </w:r>
                            </w:p>
                          </w:txbxContent>
                        </wps:txbx>
                        <wps:bodyPr rot="0" vert="horz" wrap="square" lIns="54000" tIns="46800" rIns="54000" bIns="45720" anchor="t" anchorCtr="0" upright="1">
                          <a:spAutoFit/>
                        </wps:bodyPr>
                      </wps:wsp>
                      <wps:wsp>
                        <wps:cNvPr id="878" name="AutoShape 248"/>
                        <wps:cNvSpPr>
                          <a:spLocks noChangeArrowheads="1"/>
                        </wps:cNvSpPr>
                        <wps:spPr bwMode="auto">
                          <a:xfrm flipH="1">
                            <a:off x="2171700" y="396240"/>
                            <a:ext cx="1028700" cy="198120"/>
                          </a:xfrm>
                          <a:prstGeom prst="wedgeRoundRectCallout">
                            <a:avLst>
                              <a:gd name="adj1" fmla="val 89444"/>
                              <a:gd name="adj2" fmla="val -3686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Number only</w:t>
                              </w:r>
                            </w:p>
                          </w:txbxContent>
                        </wps:txbx>
                        <wps:bodyPr rot="0" vert="horz" wrap="square" lIns="0" tIns="0" rIns="0" bIns="0" anchor="t" anchorCtr="0" upright="1">
                          <a:noAutofit/>
                        </wps:bodyPr>
                      </wps:wsp>
                    </wpc:wpc>
                  </a:graphicData>
                </a:graphic>
              </wp:inline>
            </w:drawing>
          </mc:Choice>
          <mc:Fallback>
            <w:pict>
              <v:group id="画布 244" o:spid="_x0000_s1196" editas="canvas" style="width:414pt;height:62.4pt;mso-position-horizontal-relative:char;mso-position-vertical-relative:line" coordsize="52578,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">
                <v:shape id="_x0000_s1197" type="#_x0000_t75" style="position:absolute;width:52578;height:7924;visibility:visible;mso-wrap-style:square">
                  <v:fill o:detectmouseclick="t"/>
                  <v:path o:connecttype="none"/>
                </v:shape>
                <v:shape id="Text Box 246" o:spid="_x0000_s1198" type="#_x0000_t202" style="position:absolute;top:488;width:52578;height:6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VavMMA&#10;AADcAAAADwAAAGRycy9kb3ducmV2LnhtbESPQWsCMRSE74L/ITzBm2brQberUYoi24vQ2vb+2Dw3&#10;i5uXJYnr+u8bodDjMDPfMJvdYFvRkw+NYwUv8wwEceV0w7WC76/jLAcRIrLG1jEpeFCA3XY82mCh&#10;3Z0/qT/HWiQIhwIVmBi7QspQGbIY5q4jTt7FeYsxSV9L7fGe4LaViyxbSosNpwWDHe0NVdfzzSqo&#10;rofhUDY/xvc3m3/o1/JxWpZKTSfD2xpEpCH+h//a71pBvlrB80w6An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VavMMAAADcAAAADwAAAAAAAAAAAAAAAACYAgAAZHJzL2Rv&#10;d25yZXYueG1sUEsFBgAAAAAEAAQA9QAAAIgDAAAAAA==&#10;" strokeweight="1pt">
                  <v:textbox style="mso-fit-shape-to-text:t" inset="1.5mm,1.3mm,1.5mm">
                    <w:txbxContent>
                      <w:p w:rsidR="0023747D" w:rsidRPr="00764E2D" w:rsidRDefault="0023747D" w:rsidP="00375F9C">
                        <w:pPr>
                          <w:rPr>
                            <w:sz w:val="18"/>
                            <w:szCs w:val="18"/>
                          </w:rPr>
                        </w:pPr>
                        <w:proofErr w:type="gramStart"/>
                        <w:r w:rsidRPr="00764E2D">
                          <w:rPr>
                            <w:color w:val="0000FF"/>
                            <w:sz w:val="18"/>
                            <w:szCs w:val="18"/>
                          </w:rPr>
                          <w:t>var</w:t>
                        </w:r>
                        <w:proofErr w:type="gramEnd"/>
                        <w:r w:rsidRPr="00764E2D">
                          <w:rPr>
                            <w:sz w:val="18"/>
                            <w:szCs w:val="18"/>
                          </w:rPr>
                          <w:t xml:space="preserve"> input = (</w:t>
                        </w:r>
                        <w:r w:rsidRPr="00764E2D">
                          <w:rPr>
                            <w:color w:val="0000FF"/>
                            <w:sz w:val="18"/>
                            <w:szCs w:val="18"/>
                          </w:rPr>
                          <w:t>new</w:t>
                        </w:r>
                        <w:r w:rsidRPr="00764E2D">
                          <w:rPr>
                            <w:sz w:val="18"/>
                            <w:szCs w:val="18"/>
                          </w:rPr>
                          <w:t xml:space="preserve"> </w:t>
                        </w:r>
                        <w:r>
                          <w:rPr>
                            <w:rFonts w:hint="eastAsia"/>
                            <w:sz w:val="18"/>
                            <w:szCs w:val="18"/>
                          </w:rPr>
                          <w:t>xui</w:t>
                        </w:r>
                        <w:r w:rsidRPr="00764E2D">
                          <w:rPr>
                            <w:sz w:val="18"/>
                            <w:szCs w:val="18"/>
                          </w:rPr>
                          <w:t>.UI.Input())</w:t>
                        </w:r>
                      </w:p>
                      <w:p w:rsidR="0023747D" w:rsidRPr="00764E2D" w:rsidRDefault="0023747D" w:rsidP="00375F9C">
                        <w:pPr>
                          <w:rPr>
                            <w:sz w:val="18"/>
                            <w:szCs w:val="18"/>
                          </w:rPr>
                        </w:pPr>
                        <w:r w:rsidRPr="00764E2D">
                          <w:rPr>
                            <w:sz w:val="18"/>
                            <w:szCs w:val="18"/>
                          </w:rPr>
                          <w:t xml:space="preserve">    .</w:t>
                        </w:r>
                        <w:proofErr w:type="gramStart"/>
                        <w:r w:rsidRPr="00764E2D">
                          <w:rPr>
                            <w:sz w:val="18"/>
                            <w:szCs w:val="18"/>
                          </w:rPr>
                          <w:t>setValueFormat(</w:t>
                        </w:r>
                        <w:proofErr w:type="gramEnd"/>
                        <w:r w:rsidRPr="00764E2D">
                          <w:rPr>
                            <w:color w:val="FF00FF"/>
                            <w:sz w:val="18"/>
                            <w:szCs w:val="18"/>
                          </w:rPr>
                          <w:t>"^-?\\d\\d*$"</w:t>
                        </w:r>
                        <w:r w:rsidRPr="00764E2D">
                          <w:rPr>
                            <w:sz w:val="18"/>
                            <w:szCs w:val="18"/>
                          </w:rPr>
                          <w:t>)</w:t>
                        </w:r>
                      </w:p>
                      <w:p w:rsidR="0023747D" w:rsidRPr="00764E2D" w:rsidRDefault="0023747D" w:rsidP="00375F9C">
                        <w:pPr>
                          <w:rPr>
                            <w:sz w:val="18"/>
                            <w:szCs w:val="18"/>
                          </w:rPr>
                        </w:pPr>
                        <w:r w:rsidRPr="00764E2D">
                          <w:rPr>
                            <w:sz w:val="18"/>
                            <w:szCs w:val="18"/>
                          </w:rPr>
                          <w:t xml:space="preserve">    .</w:t>
                        </w:r>
                        <w:proofErr w:type="gramStart"/>
                        <w:r w:rsidRPr="00764E2D">
                          <w:rPr>
                            <w:sz w:val="18"/>
                            <w:szCs w:val="18"/>
                          </w:rPr>
                          <w:t>show(</w:t>
                        </w:r>
                        <w:proofErr w:type="gramEnd"/>
                        <w:r w:rsidRPr="00764E2D">
                          <w:rPr>
                            <w:sz w:val="18"/>
                            <w:szCs w:val="18"/>
                          </w:rPr>
                          <w:t>);</w:t>
                        </w:r>
                      </w:p>
                    </w:txbxContent>
                  </v:textbox>
                </v:shape>
                <v:shape id="AutoShape 248" o:spid="_x0000_s1199" type="#_x0000_t62" style="position:absolute;left:21717;top:3962;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k5ucEA&#10;AADcAAAADwAAAGRycy9kb3ducmV2LnhtbERPu07DMBTdK/EP1kXq1jhhoFWoW1UFRNWpScp+iW+T&#10;iPg6xCaPv68HJMaj897uJ9OKgXrXWFaQRDEI4tLqhisF1+J9tQHhPLLG1jIpmMnBfvew2GKq7cgZ&#10;DbmvRAhhl6KC2vsuldKVNRl0ke2IA3ezvUEfYF9J3eMYwk0rn+L4WRpsODTU2NGxpvI7/zUKfvIP&#10;Tr7kbebP4U0m5yJ7zS6TUsvH6fACwtPk/8V/7pNWsFmHteFMOAJ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pObnBAAAA3AAAAA8AAAAAAAAAAAAAAAAAmAIAAGRycy9kb3du&#10;cmV2LnhtbFBLBQYAAAAABAAEAPUAAACGAwAAAAA=&#10;" adj="30120,2838" fillcolor="#ff9">
                  <v:textbox inset="0,0,0,0">
                    <w:txbxContent>
                      <w:p w:rsidR="0023747D" w:rsidRPr="000E23E9" w:rsidRDefault="0023747D" w:rsidP="00B532B2">
                        <w:pPr>
                          <w:jc w:val="center"/>
                          <w:rPr>
                            <w:szCs w:val="18"/>
                          </w:rPr>
                        </w:pPr>
                        <w:r>
                          <w:rPr>
                            <w:rFonts w:hint="eastAsia"/>
                            <w:szCs w:val="18"/>
                          </w:rPr>
                          <w:t>Number only</w:t>
                        </w:r>
                      </w:p>
                    </w:txbxContent>
                  </v:textbox>
                </v:shape>
                <w10:anchorlock/>
              </v:group>
            </w:pict>
          </mc:Fallback>
        </mc:AlternateContent>
      </w:r>
    </w:p>
    <w:p w:rsidR="00375F9C" w:rsidRPr="00684E87" w:rsidRDefault="00375F9C" w:rsidP="00375F9C">
      <w:r w:rsidRPr="00684E87">
        <w:t>Executes the above code, input some</w:t>
      </w:r>
      <w:r w:rsidR="00B532B2">
        <w:rPr>
          <w:rFonts w:hint="eastAsia"/>
        </w:rPr>
        <w:t xml:space="preserve"> charts</w:t>
      </w:r>
      <w:r w:rsidRPr="00684E87">
        <w:t xml:space="preserve">, and let it lose the mouse focus, the “Error </w:t>
      </w:r>
      <w:r>
        <w:rPr>
          <w:rFonts w:hint="eastAsia"/>
        </w:rPr>
        <w:t>Mark</w:t>
      </w:r>
      <w:r w:rsidRPr="00684E87">
        <w:t>” will appear.</w:t>
      </w:r>
    </w:p>
    <w:p w:rsidR="00375F9C" w:rsidRDefault="005C781A" w:rsidP="00375F9C">
      <w:r>
        <w:rPr>
          <w:rFonts w:hint="eastAsia"/>
          <w:noProof/>
        </w:rPr>
        <w:drawing>
          <wp:inline distT="0" distB="0" distL="0" distR="0" wp14:anchorId="547891CC" wp14:editId="307E1D85">
            <wp:extent cx="1295400" cy="2952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95400" cy="295275"/>
                    </a:xfrm>
                    <a:prstGeom prst="rect">
                      <a:avLst/>
                    </a:prstGeom>
                    <a:noFill/>
                    <a:ln>
                      <a:noFill/>
                    </a:ln>
                  </pic:spPr>
                </pic:pic>
              </a:graphicData>
            </a:graphic>
          </wp:inline>
        </w:drawing>
      </w:r>
    </w:p>
    <w:p w:rsidR="00375F9C" w:rsidRDefault="00375F9C" w:rsidP="00E45D25">
      <w:pPr>
        <w:pStyle w:val="4"/>
        <w:numPr>
          <w:ilvl w:val="3"/>
          <w:numId w:val="17"/>
        </w:numPr>
      </w:pPr>
      <w:bookmarkStart w:id="50" w:name="_Toc356466190"/>
      <w:r w:rsidRPr="00764E2D">
        <w:t>beforeFormatCheck</w:t>
      </w:r>
      <w:r>
        <w:rPr>
          <w:rFonts w:hint="eastAsia"/>
        </w:rPr>
        <w:t xml:space="preserve"> event</w:t>
      </w:r>
      <w:bookmarkEnd w:id="50"/>
    </w:p>
    <w:p w:rsidR="00375F9C" w:rsidRPr="00684E87" w:rsidRDefault="00375F9C" w:rsidP="00375F9C">
      <w:pPr>
        <w:rPr>
          <w:b/>
        </w:rPr>
      </w:pPr>
      <w:r w:rsidRPr="00684E87">
        <w:rPr>
          <w:rFonts w:hint="eastAsia"/>
          <w:b/>
        </w:rPr>
        <w:t>Input:</w:t>
      </w:r>
    </w:p>
    <w:p w:rsidR="00375F9C" w:rsidRDefault="005C781A" w:rsidP="00375F9C">
      <w:r>
        <w:rPr>
          <w:noProof/>
        </w:rPr>
        <w:lastRenderedPageBreak/>
        <mc:AlternateContent>
          <mc:Choice Requires="wpc">
            <w:drawing>
              <wp:inline distT="0" distB="0" distL="0" distR="0" wp14:anchorId="713F4C0F" wp14:editId="2455C600">
                <wp:extent cx="5257800" cy="1089660"/>
                <wp:effectExtent l="9525" t="0" r="9525" b="0"/>
                <wp:docPr id="876" name="画布 2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4" name="Text Box 251"/>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64E2D" w:rsidRDefault="0023747D" w:rsidP="00375F9C">
                              <w:pPr>
                                <w:spacing w:line="240" w:lineRule="exact"/>
                                <w:ind w:leftChars="100" w:left="210"/>
                                <w:rPr>
                                  <w:sz w:val="18"/>
                                  <w:szCs w:val="18"/>
                                </w:rPr>
                              </w:pPr>
                              <w:r w:rsidRPr="00764E2D">
                                <w:rPr>
                                  <w:color w:val="0000FF"/>
                                  <w:sz w:val="18"/>
                                  <w:szCs w:val="18"/>
                                </w:rPr>
                                <w:t>var</w:t>
                              </w:r>
                              <w:r w:rsidRPr="00764E2D">
                                <w:rPr>
                                  <w:sz w:val="18"/>
                                  <w:szCs w:val="18"/>
                                </w:rPr>
                                <w:t xml:space="preserve"> input = (</w:t>
                              </w:r>
                              <w:r w:rsidRPr="00764E2D">
                                <w:rPr>
                                  <w:color w:val="0000FF"/>
                                  <w:sz w:val="18"/>
                                  <w:szCs w:val="18"/>
                                </w:rPr>
                                <w:t>new</w:t>
                              </w:r>
                              <w:r w:rsidRPr="00764E2D">
                                <w:rPr>
                                  <w:sz w:val="18"/>
                                  <w:szCs w:val="18"/>
                                </w:rPr>
                                <w:t xml:space="preserve"> </w:t>
                              </w:r>
                              <w:r>
                                <w:rPr>
                                  <w:sz w:val="18"/>
                                  <w:szCs w:val="18"/>
                                </w:rPr>
                                <w:t>xui.</w:t>
                              </w:r>
                              <w:r w:rsidRPr="00764E2D">
                                <w:rPr>
                                  <w:sz w:val="18"/>
                                  <w:szCs w:val="18"/>
                                </w:rPr>
                                <w:t>UI.Input())</w:t>
                              </w:r>
                            </w:p>
                            <w:p w:rsidR="0023747D" w:rsidRPr="00764E2D" w:rsidRDefault="0023747D" w:rsidP="00375F9C">
                              <w:pPr>
                                <w:spacing w:line="240" w:lineRule="exact"/>
                                <w:ind w:leftChars="100" w:left="210"/>
                                <w:rPr>
                                  <w:sz w:val="18"/>
                                  <w:szCs w:val="18"/>
                                </w:rPr>
                              </w:pPr>
                              <w:r w:rsidRPr="00764E2D">
                                <w:rPr>
                                  <w:sz w:val="18"/>
                                  <w:szCs w:val="18"/>
                                </w:rPr>
                                <w:t xml:space="preserve">    .beforeFormatCheck(</w:t>
                              </w:r>
                              <w:r w:rsidRPr="00764E2D">
                                <w:rPr>
                                  <w:color w:val="0000FF"/>
                                  <w:sz w:val="18"/>
                                  <w:szCs w:val="18"/>
                                </w:rPr>
                                <w:t>function</w:t>
                              </w:r>
                              <w:r w:rsidRPr="00764E2D">
                                <w:rPr>
                                  <w:sz w:val="18"/>
                                  <w:szCs w:val="18"/>
                                </w:rPr>
                                <w:t>(profile,value){</w:t>
                              </w:r>
                            </w:p>
                            <w:p w:rsidR="0023747D" w:rsidRPr="00764E2D" w:rsidRDefault="0023747D" w:rsidP="00375F9C">
                              <w:pPr>
                                <w:spacing w:line="240" w:lineRule="exact"/>
                                <w:ind w:leftChars="100" w:left="210"/>
                                <w:rPr>
                                  <w:sz w:val="18"/>
                                  <w:szCs w:val="18"/>
                                </w:rPr>
                              </w:pPr>
                              <w:r w:rsidRPr="00764E2D">
                                <w:rPr>
                                  <w:sz w:val="18"/>
                                  <w:szCs w:val="18"/>
                                </w:rPr>
                                <w:t xml:space="preserve">         </w:t>
                              </w:r>
                              <w:r w:rsidRPr="00764E2D">
                                <w:rPr>
                                  <w:color w:val="0000FF"/>
                                  <w:sz w:val="18"/>
                                  <w:szCs w:val="18"/>
                                </w:rPr>
                                <w:t>if</w:t>
                              </w:r>
                              <w:r w:rsidRPr="00764E2D">
                                <w:rPr>
                                  <w:sz w:val="18"/>
                                  <w:szCs w:val="18"/>
                                </w:rPr>
                                <w:t>(value!=parseFloat(value).toString())</w:t>
                              </w:r>
                            </w:p>
                            <w:p w:rsidR="0023747D" w:rsidRPr="00764E2D" w:rsidRDefault="0023747D" w:rsidP="00375F9C">
                              <w:pPr>
                                <w:spacing w:line="240" w:lineRule="exact"/>
                                <w:ind w:leftChars="100" w:left="210"/>
                                <w:rPr>
                                  <w:sz w:val="18"/>
                                  <w:szCs w:val="18"/>
                                </w:rPr>
                              </w:pPr>
                              <w:r w:rsidRPr="00764E2D">
                                <w:rPr>
                                  <w:sz w:val="18"/>
                                  <w:szCs w:val="18"/>
                                </w:rPr>
                                <w:t xml:space="preserve">             </w:t>
                              </w:r>
                              <w:r w:rsidRPr="00764E2D">
                                <w:rPr>
                                  <w:color w:val="0000FF"/>
                                  <w:sz w:val="18"/>
                                  <w:szCs w:val="18"/>
                                </w:rPr>
                                <w:t>return</w:t>
                              </w:r>
                              <w:r w:rsidRPr="00764E2D">
                                <w:rPr>
                                  <w:sz w:val="18"/>
                                  <w:szCs w:val="18"/>
                                </w:rPr>
                                <w:t xml:space="preserve"> </w:t>
                              </w:r>
                              <w:r w:rsidRPr="00764E2D">
                                <w:rPr>
                                  <w:color w:val="0000FF"/>
                                  <w:sz w:val="18"/>
                                  <w:szCs w:val="18"/>
                                </w:rPr>
                                <w:t>false</w:t>
                              </w:r>
                              <w:r w:rsidRPr="00764E2D">
                                <w:rPr>
                                  <w:sz w:val="18"/>
                                  <w:szCs w:val="18"/>
                                </w:rPr>
                                <w:t>;</w:t>
                              </w:r>
                            </w:p>
                            <w:p w:rsidR="0023747D" w:rsidRPr="00764E2D" w:rsidRDefault="0023747D" w:rsidP="00375F9C">
                              <w:pPr>
                                <w:spacing w:line="240" w:lineRule="exact"/>
                                <w:ind w:leftChars="100" w:left="210"/>
                                <w:rPr>
                                  <w:sz w:val="18"/>
                                  <w:szCs w:val="18"/>
                                </w:rPr>
                              </w:pPr>
                              <w:r w:rsidRPr="00764E2D">
                                <w:rPr>
                                  <w:sz w:val="18"/>
                                  <w:szCs w:val="18"/>
                                </w:rPr>
                                <w:t xml:space="preserve">     })</w:t>
                              </w:r>
                            </w:p>
                            <w:p w:rsidR="0023747D" w:rsidRPr="00764E2D" w:rsidRDefault="0023747D" w:rsidP="00375F9C">
                              <w:pPr>
                                <w:spacing w:line="240" w:lineRule="exact"/>
                                <w:ind w:leftChars="100" w:left="210"/>
                                <w:rPr>
                                  <w:sz w:val="18"/>
                                  <w:szCs w:val="18"/>
                                </w:rPr>
                              </w:pPr>
                              <w:r w:rsidRPr="00764E2D">
                                <w:rPr>
                                  <w:sz w:val="18"/>
                                  <w:szCs w:val="18"/>
                                </w:rPr>
                                <w:t xml:space="preserve">    .show();</w:t>
                              </w:r>
                            </w:p>
                          </w:txbxContent>
                        </wps:txbx>
                        <wps:bodyPr rot="0" vert="horz" wrap="square" lIns="54000" tIns="46800" rIns="54000" bIns="45720" anchor="t" anchorCtr="0" upright="1">
                          <a:spAutoFit/>
                        </wps:bodyPr>
                      </wps:wsp>
                      <wps:wsp>
                        <wps:cNvPr id="875" name="AutoShape 252"/>
                        <wps:cNvSpPr>
                          <a:spLocks noChangeArrowheads="1"/>
                        </wps:cNvSpPr>
                        <wps:spPr bwMode="auto">
                          <a:xfrm flipH="1">
                            <a:off x="2743200" y="396240"/>
                            <a:ext cx="1028700" cy="198120"/>
                          </a:xfrm>
                          <a:prstGeom prst="wedgeRoundRectCallout">
                            <a:avLst>
                              <a:gd name="adj1" fmla="val 69995"/>
                              <a:gd name="adj2" fmla="val 57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Number only</w:t>
                              </w:r>
                            </w:p>
                            <w:p w:rsidR="0023747D" w:rsidRPr="00684E87"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249" o:spid="_x0000_s1200" editas="canvas" style="width:414pt;height:85.8pt;mso-position-horizontal-relative:char;mso-position-vertical-relative:line" coordsize="5257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">
                <v:shape id="_x0000_s1201" type="#_x0000_t75" style="position:absolute;width:52578;height:10896;visibility:visible;mso-wrap-style:square">
                  <v:fill o:detectmouseclick="t"/>
                  <v:path o:connecttype="none"/>
                </v:shape>
                <v:shape id="Text Box 251" o:spid="_x0000_s1202"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fEy8QA&#10;AADcAAAADwAAAGRycy9kb3ducmV2LnhtbESPQWsCMRSE7wX/Q3hCbzXbUuy6GkWUsl6E1ur9sXnd&#10;LG5eliSu6783QqHHYWa+YRarwbaiJx8axwpeJxkI4srphmsFx5/PlxxEiMgaW8ek4EYBVsvR0wIL&#10;7a78Tf0h1iJBOBSowMTYFVKGypDFMHEdcfJ+nbcYk/S11B6vCW5b+ZZlU2mx4bRgsKONoep8uFgF&#10;1Xk7bMvmZHx/sfmXnpW3/bRU6nk8rOcgIg3xP/zX3mkF+cc7PM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3xMvEAAAA3AAAAA8AAAAAAAAAAAAAAAAAmAIAAGRycy9k&#10;b3ducmV2LnhtbFBLBQYAAAAABAAEAPUAAACJAwAAAAA=&#10;" strokeweight="1pt">
                  <v:textbox style="mso-fit-shape-to-text:t" inset="1.5mm,1.3mm,1.5mm">
                    <w:txbxContent>
                      <w:p w:rsidR="0023747D" w:rsidRPr="00764E2D" w:rsidRDefault="0023747D" w:rsidP="00375F9C">
                        <w:pPr>
                          <w:spacing w:line="240" w:lineRule="exact"/>
                          <w:ind w:leftChars="100" w:left="210"/>
                          <w:rPr>
                            <w:sz w:val="18"/>
                            <w:szCs w:val="18"/>
                          </w:rPr>
                        </w:pPr>
                        <w:proofErr w:type="gramStart"/>
                        <w:r w:rsidRPr="00764E2D">
                          <w:rPr>
                            <w:color w:val="0000FF"/>
                            <w:sz w:val="18"/>
                            <w:szCs w:val="18"/>
                          </w:rPr>
                          <w:t>var</w:t>
                        </w:r>
                        <w:proofErr w:type="gramEnd"/>
                        <w:r w:rsidRPr="00764E2D">
                          <w:rPr>
                            <w:sz w:val="18"/>
                            <w:szCs w:val="18"/>
                          </w:rPr>
                          <w:t xml:space="preserve"> input = (</w:t>
                        </w:r>
                        <w:r w:rsidRPr="00764E2D">
                          <w:rPr>
                            <w:color w:val="0000FF"/>
                            <w:sz w:val="18"/>
                            <w:szCs w:val="18"/>
                          </w:rPr>
                          <w:t>new</w:t>
                        </w:r>
                        <w:r w:rsidRPr="00764E2D">
                          <w:rPr>
                            <w:sz w:val="18"/>
                            <w:szCs w:val="18"/>
                          </w:rPr>
                          <w:t xml:space="preserve"> </w:t>
                        </w:r>
                        <w:r>
                          <w:rPr>
                            <w:sz w:val="18"/>
                            <w:szCs w:val="18"/>
                          </w:rPr>
                          <w:t>xui.</w:t>
                        </w:r>
                        <w:r w:rsidRPr="00764E2D">
                          <w:rPr>
                            <w:sz w:val="18"/>
                            <w:szCs w:val="18"/>
                          </w:rPr>
                          <w:t>UI.Input())</w:t>
                        </w:r>
                      </w:p>
                      <w:p w:rsidR="0023747D" w:rsidRPr="00764E2D" w:rsidRDefault="0023747D" w:rsidP="00375F9C">
                        <w:pPr>
                          <w:spacing w:line="240" w:lineRule="exact"/>
                          <w:ind w:leftChars="100" w:left="210"/>
                          <w:rPr>
                            <w:sz w:val="18"/>
                            <w:szCs w:val="18"/>
                          </w:rPr>
                        </w:pPr>
                        <w:r w:rsidRPr="00764E2D">
                          <w:rPr>
                            <w:sz w:val="18"/>
                            <w:szCs w:val="18"/>
                          </w:rPr>
                          <w:t xml:space="preserve">    .</w:t>
                        </w:r>
                        <w:proofErr w:type="gramStart"/>
                        <w:r w:rsidRPr="00764E2D">
                          <w:rPr>
                            <w:sz w:val="18"/>
                            <w:szCs w:val="18"/>
                          </w:rPr>
                          <w:t>beforeFormatCheck(</w:t>
                        </w:r>
                        <w:proofErr w:type="gramEnd"/>
                        <w:r w:rsidRPr="00764E2D">
                          <w:rPr>
                            <w:color w:val="0000FF"/>
                            <w:sz w:val="18"/>
                            <w:szCs w:val="18"/>
                          </w:rPr>
                          <w:t>function</w:t>
                        </w:r>
                        <w:r w:rsidRPr="00764E2D">
                          <w:rPr>
                            <w:sz w:val="18"/>
                            <w:szCs w:val="18"/>
                          </w:rPr>
                          <w:t>(profile,value){</w:t>
                        </w:r>
                      </w:p>
                      <w:p w:rsidR="0023747D" w:rsidRPr="00764E2D" w:rsidRDefault="0023747D" w:rsidP="00375F9C">
                        <w:pPr>
                          <w:spacing w:line="240" w:lineRule="exact"/>
                          <w:ind w:leftChars="100" w:left="210"/>
                          <w:rPr>
                            <w:sz w:val="18"/>
                            <w:szCs w:val="18"/>
                          </w:rPr>
                        </w:pPr>
                        <w:r w:rsidRPr="00764E2D">
                          <w:rPr>
                            <w:sz w:val="18"/>
                            <w:szCs w:val="18"/>
                          </w:rPr>
                          <w:t xml:space="preserve">         </w:t>
                        </w:r>
                        <w:proofErr w:type="gramStart"/>
                        <w:r w:rsidRPr="00764E2D">
                          <w:rPr>
                            <w:color w:val="0000FF"/>
                            <w:sz w:val="18"/>
                            <w:szCs w:val="18"/>
                          </w:rPr>
                          <w:t>if</w:t>
                        </w:r>
                        <w:r w:rsidRPr="00764E2D">
                          <w:rPr>
                            <w:sz w:val="18"/>
                            <w:szCs w:val="18"/>
                          </w:rPr>
                          <w:t>(</w:t>
                        </w:r>
                        <w:proofErr w:type="gramEnd"/>
                        <w:r w:rsidRPr="00764E2D">
                          <w:rPr>
                            <w:sz w:val="18"/>
                            <w:szCs w:val="18"/>
                          </w:rPr>
                          <w:t>value!=parseFloat(value).toString())</w:t>
                        </w:r>
                      </w:p>
                      <w:p w:rsidR="0023747D" w:rsidRPr="00764E2D" w:rsidRDefault="0023747D" w:rsidP="00375F9C">
                        <w:pPr>
                          <w:spacing w:line="240" w:lineRule="exact"/>
                          <w:ind w:leftChars="100" w:left="210"/>
                          <w:rPr>
                            <w:sz w:val="18"/>
                            <w:szCs w:val="18"/>
                          </w:rPr>
                        </w:pPr>
                        <w:r w:rsidRPr="00764E2D">
                          <w:rPr>
                            <w:sz w:val="18"/>
                            <w:szCs w:val="18"/>
                          </w:rPr>
                          <w:t xml:space="preserve">             </w:t>
                        </w:r>
                        <w:proofErr w:type="gramStart"/>
                        <w:r w:rsidRPr="00764E2D">
                          <w:rPr>
                            <w:color w:val="0000FF"/>
                            <w:sz w:val="18"/>
                            <w:szCs w:val="18"/>
                          </w:rPr>
                          <w:t>return</w:t>
                        </w:r>
                        <w:proofErr w:type="gramEnd"/>
                        <w:r w:rsidRPr="00764E2D">
                          <w:rPr>
                            <w:sz w:val="18"/>
                            <w:szCs w:val="18"/>
                          </w:rPr>
                          <w:t xml:space="preserve"> </w:t>
                        </w:r>
                        <w:r w:rsidRPr="00764E2D">
                          <w:rPr>
                            <w:color w:val="0000FF"/>
                            <w:sz w:val="18"/>
                            <w:szCs w:val="18"/>
                          </w:rPr>
                          <w:t>false</w:t>
                        </w:r>
                        <w:r w:rsidRPr="00764E2D">
                          <w:rPr>
                            <w:sz w:val="18"/>
                            <w:szCs w:val="18"/>
                          </w:rPr>
                          <w:t>;</w:t>
                        </w:r>
                      </w:p>
                      <w:p w:rsidR="0023747D" w:rsidRPr="00764E2D" w:rsidRDefault="0023747D" w:rsidP="00375F9C">
                        <w:pPr>
                          <w:spacing w:line="240" w:lineRule="exact"/>
                          <w:ind w:leftChars="100" w:left="210"/>
                          <w:rPr>
                            <w:sz w:val="18"/>
                            <w:szCs w:val="18"/>
                          </w:rPr>
                        </w:pPr>
                        <w:r w:rsidRPr="00764E2D">
                          <w:rPr>
                            <w:sz w:val="18"/>
                            <w:szCs w:val="18"/>
                          </w:rPr>
                          <w:t xml:space="preserve">     })</w:t>
                        </w:r>
                      </w:p>
                      <w:p w:rsidR="0023747D" w:rsidRPr="00764E2D" w:rsidRDefault="0023747D" w:rsidP="00375F9C">
                        <w:pPr>
                          <w:spacing w:line="240" w:lineRule="exact"/>
                          <w:ind w:leftChars="100" w:left="210"/>
                          <w:rPr>
                            <w:sz w:val="18"/>
                            <w:szCs w:val="18"/>
                          </w:rPr>
                        </w:pPr>
                        <w:r w:rsidRPr="00764E2D">
                          <w:rPr>
                            <w:sz w:val="18"/>
                            <w:szCs w:val="18"/>
                          </w:rPr>
                          <w:t xml:space="preserve">    .</w:t>
                        </w:r>
                        <w:proofErr w:type="gramStart"/>
                        <w:r w:rsidRPr="00764E2D">
                          <w:rPr>
                            <w:sz w:val="18"/>
                            <w:szCs w:val="18"/>
                          </w:rPr>
                          <w:t>show(</w:t>
                        </w:r>
                        <w:proofErr w:type="gramEnd"/>
                        <w:r w:rsidRPr="00764E2D">
                          <w:rPr>
                            <w:sz w:val="18"/>
                            <w:szCs w:val="18"/>
                          </w:rPr>
                          <w:t>);</w:t>
                        </w:r>
                      </w:p>
                    </w:txbxContent>
                  </v:textbox>
                </v:shape>
                <v:shape id="AutoShape 252" o:spid="_x0000_s1203" type="#_x0000_t62" style="position:absolute;left:27432;top:3962;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QdxMUA&#10;AADcAAAADwAAAGRycy9kb3ducmV2LnhtbESPT2vCQBTE7wW/w/IKvdVNpP6LriKaQhEv2iIeH9nX&#10;JJh9G7PbGL99VxA8DjPzG2a+7EwlWmpcaVlB3I9AEGdWl5wr+Pn+fJ+AcB5ZY2WZFNzIwXLRe5lj&#10;ou2V99QefC4ChF2CCgrv60RKlxVk0PVtTRy8X9sY9EE2udQNXgPcVHIQRSNpsOSwUGBN64Ky8+HP&#10;KHB1urmU4zj+0Hp6TE+7qN2mZ6XeXrvVDISnzj/Dj/aXVjAZD+F+Jhw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B3ExQAAANwAAAAPAAAAAAAAAAAAAAAAAJgCAABkcnMv&#10;ZG93bnJldi54bWxQSwUGAAAAAAQABAD1AAAAigMAAAAA&#10;" adj="25919,12046" fillcolor="#ff9">
                  <v:textbox inset="0,0,0,0">
                    <w:txbxContent>
                      <w:p w:rsidR="0023747D" w:rsidRPr="000E23E9" w:rsidRDefault="0023747D" w:rsidP="00B532B2">
                        <w:pPr>
                          <w:jc w:val="center"/>
                          <w:rPr>
                            <w:szCs w:val="18"/>
                          </w:rPr>
                        </w:pPr>
                        <w:r>
                          <w:rPr>
                            <w:rFonts w:hint="eastAsia"/>
                            <w:szCs w:val="18"/>
                          </w:rPr>
                          <w:t>Number only</w:t>
                        </w:r>
                      </w:p>
                      <w:p w:rsidR="0023747D" w:rsidRPr="00684E87" w:rsidRDefault="0023747D" w:rsidP="00375F9C">
                        <w:pPr>
                          <w:rPr>
                            <w:szCs w:val="18"/>
                          </w:rPr>
                        </w:pPr>
                      </w:p>
                    </w:txbxContent>
                  </v:textbox>
                </v:shape>
                <w10:anchorlock/>
              </v:group>
            </w:pict>
          </mc:Fallback>
        </mc:AlternateContent>
      </w:r>
    </w:p>
    <w:p w:rsidR="00375F9C" w:rsidRPr="002655FE" w:rsidRDefault="00375F9C" w:rsidP="00375F9C">
      <w:r w:rsidRPr="002655FE">
        <w:t xml:space="preserve">In above methods, “beforeFormatCheck” has priority. That means, when "beforeFormatCheck" returns </w:t>
      </w:r>
      <w:r>
        <w:t>‘</w:t>
      </w:r>
      <w:r w:rsidRPr="002655FE">
        <w:t>false</w:t>
      </w:r>
      <w:r>
        <w:t>’</w:t>
      </w:r>
      <w:r w:rsidRPr="002655FE">
        <w:t>, "valueFormat" property will be ignored.</w:t>
      </w:r>
    </w:p>
    <w:p w:rsidR="00375F9C" w:rsidRDefault="00375F9C" w:rsidP="00E45D25">
      <w:pPr>
        <w:pStyle w:val="3"/>
        <w:numPr>
          <w:ilvl w:val="2"/>
          <w:numId w:val="17"/>
        </w:numPr>
      </w:pPr>
      <w:bookmarkStart w:id="51" w:name="_Toc356466191"/>
      <w:r w:rsidRPr="002655FE">
        <w:t>Dynamic input validation</w:t>
      </w:r>
      <w:bookmarkEnd w:id="51"/>
    </w:p>
    <w:p w:rsidR="00375F9C" w:rsidRDefault="00375F9C" w:rsidP="00375F9C">
      <w:r w:rsidRPr="002655FE">
        <w:t>In previous section examples, “Error Mark” appears only when the control loses focus</w:t>
      </w:r>
      <w:r>
        <w:rPr>
          <w:rFonts w:hint="eastAsia"/>
        </w:rPr>
        <w:t xml:space="preserve">. </w:t>
      </w:r>
      <w:r w:rsidRPr="002655FE">
        <w:t>If you want to a real-time input validation , you need to set dynCheck property to true</w:t>
      </w:r>
      <w:r>
        <w:rPr>
          <w:rFonts w:hint="eastAsia"/>
        </w:rPr>
        <w:t>.</w:t>
      </w:r>
    </w:p>
    <w:p w:rsidR="00375F9C" w:rsidRPr="002655FE" w:rsidRDefault="00375F9C" w:rsidP="00375F9C"/>
    <w:p w:rsidR="00375F9C" w:rsidRDefault="005C781A" w:rsidP="00375F9C">
      <w:r>
        <w:rPr>
          <w:noProof/>
        </w:rPr>
        <mc:AlternateContent>
          <mc:Choice Requires="wpc">
            <w:drawing>
              <wp:inline distT="0" distB="0" distL="0" distR="0" wp14:anchorId="0999ACDE" wp14:editId="67898355">
                <wp:extent cx="5257800" cy="901065"/>
                <wp:effectExtent l="9525" t="0" r="9525" b="13335"/>
                <wp:docPr id="872" name="画布 2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0" name="Text Box 255"/>
                        <wps:cNvSpPr txBox="1">
                          <a:spLocks noChangeArrowheads="1"/>
                        </wps:cNvSpPr>
                        <wps:spPr bwMode="auto">
                          <a:xfrm>
                            <a:off x="0" y="48895"/>
                            <a:ext cx="5257800" cy="85217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60214" w:rsidRDefault="0023747D" w:rsidP="00375F9C">
                              <w:pPr>
                                <w:rPr>
                                  <w:sz w:val="18"/>
                                  <w:szCs w:val="18"/>
                                </w:rPr>
                              </w:pPr>
                              <w:r w:rsidRPr="00B60214">
                                <w:rPr>
                                  <w:color w:val="0000FF"/>
                                  <w:sz w:val="18"/>
                                  <w:szCs w:val="18"/>
                                </w:rPr>
                                <w:t>var</w:t>
                              </w:r>
                              <w:r w:rsidRPr="00B60214">
                                <w:rPr>
                                  <w:sz w:val="18"/>
                                  <w:szCs w:val="18"/>
                                </w:rPr>
                                <w:t xml:space="preserve"> input = (</w:t>
                              </w:r>
                              <w:r w:rsidRPr="00B60214">
                                <w:rPr>
                                  <w:color w:val="0000FF"/>
                                  <w:sz w:val="18"/>
                                  <w:szCs w:val="18"/>
                                </w:rPr>
                                <w:t>new</w:t>
                              </w:r>
                              <w:r w:rsidRPr="00B60214">
                                <w:rPr>
                                  <w:sz w:val="18"/>
                                  <w:szCs w:val="18"/>
                                </w:rPr>
                                <w:t xml:space="preserve"> </w:t>
                              </w:r>
                              <w:r>
                                <w:rPr>
                                  <w:sz w:val="18"/>
                                  <w:szCs w:val="18"/>
                                </w:rPr>
                                <w:t>xui.</w:t>
                              </w:r>
                              <w:r w:rsidRPr="00B60214">
                                <w:rPr>
                                  <w:sz w:val="18"/>
                                  <w:szCs w:val="18"/>
                                </w:rPr>
                                <w:t>UI.Input())</w:t>
                              </w:r>
                            </w:p>
                            <w:p w:rsidR="0023747D" w:rsidRPr="00B60214" w:rsidRDefault="0023747D" w:rsidP="00375F9C">
                              <w:pPr>
                                <w:spacing w:line="240" w:lineRule="exact"/>
                                <w:ind w:leftChars="100" w:left="210"/>
                                <w:rPr>
                                  <w:sz w:val="18"/>
                                  <w:szCs w:val="18"/>
                                </w:rPr>
                              </w:pPr>
                              <w:r w:rsidRPr="00B60214">
                                <w:rPr>
                                  <w:rFonts w:hint="eastAsia"/>
                                  <w:sz w:val="18"/>
                                  <w:szCs w:val="18"/>
                                </w:rPr>
                                <w:t xml:space="preserve">  .setDynCheck(</w:t>
                              </w:r>
                              <w:r w:rsidRPr="00B60214">
                                <w:rPr>
                                  <w:rFonts w:hint="eastAsia"/>
                                  <w:color w:val="0000FF"/>
                                  <w:sz w:val="18"/>
                                  <w:szCs w:val="18"/>
                                </w:rPr>
                                <w:t>true</w:t>
                              </w:r>
                              <w:r w:rsidRPr="00B60214">
                                <w:rPr>
                                  <w:rFonts w:hint="eastAsia"/>
                                  <w:sz w:val="18"/>
                                  <w:szCs w:val="18"/>
                                </w:rPr>
                                <w:t>)</w:t>
                              </w:r>
                            </w:p>
                            <w:p w:rsidR="0023747D" w:rsidRPr="00B60214" w:rsidRDefault="0023747D" w:rsidP="00375F9C">
                              <w:pPr>
                                <w:rPr>
                                  <w:sz w:val="18"/>
                                  <w:szCs w:val="18"/>
                                </w:rPr>
                              </w:pPr>
                              <w:r w:rsidRPr="00B60214">
                                <w:rPr>
                                  <w:sz w:val="18"/>
                                  <w:szCs w:val="18"/>
                                </w:rPr>
                                <w:t xml:space="preserve">    .setValueFormat(</w:t>
                              </w:r>
                              <w:r w:rsidRPr="00B60214">
                                <w:rPr>
                                  <w:color w:val="FF00FF"/>
                                  <w:sz w:val="18"/>
                                  <w:szCs w:val="18"/>
                                </w:rPr>
                                <w:t>"^-?\\d\\d*$"</w:t>
                              </w:r>
                              <w:r w:rsidRPr="00B60214">
                                <w:rPr>
                                  <w:sz w:val="18"/>
                                  <w:szCs w:val="18"/>
                                </w:rPr>
                                <w:t>)</w:t>
                              </w:r>
                            </w:p>
                            <w:p w:rsidR="0023747D" w:rsidRPr="00B60214" w:rsidRDefault="0023747D" w:rsidP="00375F9C">
                              <w:pPr>
                                <w:rPr>
                                  <w:sz w:val="18"/>
                                  <w:szCs w:val="18"/>
                                </w:rPr>
                              </w:pPr>
                              <w:r w:rsidRPr="00B60214">
                                <w:rPr>
                                  <w:sz w:val="18"/>
                                  <w:szCs w:val="18"/>
                                </w:rPr>
                                <w:t xml:space="preserve">    .show();</w:t>
                              </w:r>
                            </w:p>
                          </w:txbxContent>
                        </wps:txbx>
                        <wps:bodyPr rot="0" vert="horz" wrap="square" lIns="54000" tIns="46800" rIns="54000" bIns="45720" anchor="t" anchorCtr="0" upright="1">
                          <a:spAutoFit/>
                        </wps:bodyPr>
                      </wps:wsp>
                      <wps:wsp>
                        <wps:cNvPr id="871" name="AutoShape 256"/>
                        <wps:cNvSpPr>
                          <a:spLocks noChangeArrowheads="1"/>
                        </wps:cNvSpPr>
                        <wps:spPr bwMode="auto">
                          <a:xfrm flipH="1">
                            <a:off x="1828800" y="297180"/>
                            <a:ext cx="1028700" cy="198120"/>
                          </a:xfrm>
                          <a:prstGeom prst="wedgeRoundRectCallout">
                            <a:avLst>
                              <a:gd name="adj1" fmla="val 96847"/>
                              <a:gd name="adj2" fmla="val 163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Sets dynCheck</w:t>
                              </w:r>
                            </w:p>
                          </w:txbxContent>
                        </wps:txbx>
                        <wps:bodyPr rot="0" vert="horz" wrap="square" lIns="0" tIns="0" rIns="0" bIns="0" anchor="t" anchorCtr="0" upright="1">
                          <a:noAutofit/>
                        </wps:bodyPr>
                      </wps:wsp>
                    </wpc:wpc>
                  </a:graphicData>
                </a:graphic>
              </wp:inline>
            </w:drawing>
          </mc:Choice>
          <mc:Fallback>
            <w:pict>
              <v:group id="画布 253" o:spid="_x0000_s1204" editas="canvas" style="width:414pt;height:70.95pt;mso-position-horizontal-relative:char;mso-position-vertical-relative:line" coordsize="52578,9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">
                <v:shape id="_x0000_s1205" type="#_x0000_t75" style="position:absolute;width:52578;height:9010;visibility:visible;mso-wrap-style:square">
                  <v:fill o:detectmouseclick="t"/>
                  <v:path o:connecttype="none"/>
                </v:shape>
                <v:shape id="Text Box 255" o:spid="_x0000_s1206" type="#_x0000_t202" style="position:absolute;top:488;width:52578;height:8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CyMAA&#10;AADcAAAADwAAAGRycy9kb3ducmV2LnhtbERPz2vCMBS+D/wfwhO8zVQPrqtGEUXqZbA5vT+aZ1Ns&#10;XkoSa/3vzWGw48f3e7UZbCt68qFxrGA2zUAQV043XCs4/x7ecxAhImtsHZOCJwXYrEdvKyy0e/AP&#10;9adYixTCoUAFJsaukDJUhiyGqeuIE3d13mJM0NdSe3ykcNvKeZYtpMWGU4PBjnaGqtvpbhVUt/2w&#10;L5uL8f3d5t/6s3x+LUqlJuNhuwQRaYj/4j/3USvIP9L8dCYdAb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gzCyMAAAADcAAAADwAAAAAAAAAAAAAAAACYAgAAZHJzL2Rvd25y&#10;ZXYueG1sUEsFBgAAAAAEAAQA9QAAAIUDAAAAAA==&#10;" strokeweight="1pt">
                  <v:textbox style="mso-fit-shape-to-text:t" inset="1.5mm,1.3mm,1.5mm">
                    <w:txbxContent>
                      <w:p w:rsidR="0023747D" w:rsidRPr="00B60214" w:rsidRDefault="0023747D" w:rsidP="00375F9C">
                        <w:pPr>
                          <w:rPr>
                            <w:sz w:val="18"/>
                            <w:szCs w:val="18"/>
                          </w:rPr>
                        </w:pPr>
                        <w:proofErr w:type="gramStart"/>
                        <w:r w:rsidRPr="00B60214">
                          <w:rPr>
                            <w:color w:val="0000FF"/>
                            <w:sz w:val="18"/>
                            <w:szCs w:val="18"/>
                          </w:rPr>
                          <w:t>var</w:t>
                        </w:r>
                        <w:proofErr w:type="gramEnd"/>
                        <w:r w:rsidRPr="00B60214">
                          <w:rPr>
                            <w:sz w:val="18"/>
                            <w:szCs w:val="18"/>
                          </w:rPr>
                          <w:t xml:space="preserve"> input = (</w:t>
                        </w:r>
                        <w:r w:rsidRPr="00B60214">
                          <w:rPr>
                            <w:color w:val="0000FF"/>
                            <w:sz w:val="18"/>
                            <w:szCs w:val="18"/>
                          </w:rPr>
                          <w:t>new</w:t>
                        </w:r>
                        <w:r w:rsidRPr="00B60214">
                          <w:rPr>
                            <w:sz w:val="18"/>
                            <w:szCs w:val="18"/>
                          </w:rPr>
                          <w:t xml:space="preserve"> </w:t>
                        </w:r>
                        <w:r>
                          <w:rPr>
                            <w:sz w:val="18"/>
                            <w:szCs w:val="18"/>
                          </w:rPr>
                          <w:t>xui.</w:t>
                        </w:r>
                        <w:r w:rsidRPr="00B60214">
                          <w:rPr>
                            <w:sz w:val="18"/>
                            <w:szCs w:val="18"/>
                          </w:rPr>
                          <w:t>UI.Input())</w:t>
                        </w:r>
                      </w:p>
                      <w:p w:rsidR="0023747D" w:rsidRPr="00B60214" w:rsidRDefault="0023747D" w:rsidP="00375F9C">
                        <w:pPr>
                          <w:spacing w:line="240" w:lineRule="exact"/>
                          <w:ind w:leftChars="100" w:left="210"/>
                          <w:rPr>
                            <w:sz w:val="18"/>
                            <w:szCs w:val="18"/>
                          </w:rPr>
                        </w:pPr>
                        <w:r w:rsidRPr="00B60214">
                          <w:rPr>
                            <w:rFonts w:hint="eastAsia"/>
                            <w:sz w:val="18"/>
                            <w:szCs w:val="18"/>
                          </w:rPr>
                          <w:t xml:space="preserve">  .</w:t>
                        </w:r>
                        <w:proofErr w:type="gramStart"/>
                        <w:r w:rsidRPr="00B60214">
                          <w:rPr>
                            <w:rFonts w:hint="eastAsia"/>
                            <w:sz w:val="18"/>
                            <w:szCs w:val="18"/>
                          </w:rPr>
                          <w:t>setDynCheck(</w:t>
                        </w:r>
                        <w:proofErr w:type="gramEnd"/>
                        <w:r w:rsidRPr="00B60214">
                          <w:rPr>
                            <w:rFonts w:hint="eastAsia"/>
                            <w:color w:val="0000FF"/>
                            <w:sz w:val="18"/>
                            <w:szCs w:val="18"/>
                          </w:rPr>
                          <w:t>true</w:t>
                        </w:r>
                        <w:r w:rsidRPr="00B60214">
                          <w:rPr>
                            <w:rFonts w:hint="eastAsia"/>
                            <w:sz w:val="18"/>
                            <w:szCs w:val="18"/>
                          </w:rPr>
                          <w:t>)</w:t>
                        </w:r>
                      </w:p>
                      <w:p w:rsidR="0023747D" w:rsidRPr="00B60214" w:rsidRDefault="0023747D" w:rsidP="00375F9C">
                        <w:pPr>
                          <w:rPr>
                            <w:sz w:val="18"/>
                            <w:szCs w:val="18"/>
                          </w:rPr>
                        </w:pPr>
                        <w:r w:rsidRPr="00B60214">
                          <w:rPr>
                            <w:sz w:val="18"/>
                            <w:szCs w:val="18"/>
                          </w:rPr>
                          <w:t xml:space="preserve">    .</w:t>
                        </w:r>
                        <w:proofErr w:type="gramStart"/>
                        <w:r w:rsidRPr="00B60214">
                          <w:rPr>
                            <w:sz w:val="18"/>
                            <w:szCs w:val="18"/>
                          </w:rPr>
                          <w:t>setValueFormat(</w:t>
                        </w:r>
                        <w:proofErr w:type="gramEnd"/>
                        <w:r w:rsidRPr="00B60214">
                          <w:rPr>
                            <w:color w:val="FF00FF"/>
                            <w:sz w:val="18"/>
                            <w:szCs w:val="18"/>
                          </w:rPr>
                          <w:t>"^-?\\d\\d*$"</w:t>
                        </w:r>
                        <w:r w:rsidRPr="00B60214">
                          <w:rPr>
                            <w:sz w:val="18"/>
                            <w:szCs w:val="18"/>
                          </w:rPr>
                          <w:t>)</w:t>
                        </w:r>
                      </w:p>
                      <w:p w:rsidR="0023747D" w:rsidRPr="00B60214" w:rsidRDefault="0023747D" w:rsidP="00375F9C">
                        <w:pPr>
                          <w:rPr>
                            <w:sz w:val="18"/>
                            <w:szCs w:val="18"/>
                          </w:rPr>
                        </w:pPr>
                        <w:r w:rsidRPr="00B60214">
                          <w:rPr>
                            <w:sz w:val="18"/>
                            <w:szCs w:val="18"/>
                          </w:rPr>
                          <w:t xml:space="preserve">    .</w:t>
                        </w:r>
                        <w:proofErr w:type="gramStart"/>
                        <w:r w:rsidRPr="00B60214">
                          <w:rPr>
                            <w:sz w:val="18"/>
                            <w:szCs w:val="18"/>
                          </w:rPr>
                          <w:t>show(</w:t>
                        </w:r>
                        <w:proofErr w:type="gramEnd"/>
                        <w:r w:rsidRPr="00B60214">
                          <w:rPr>
                            <w:sz w:val="18"/>
                            <w:szCs w:val="18"/>
                          </w:rPr>
                          <w:t>);</w:t>
                        </w:r>
                      </w:p>
                    </w:txbxContent>
                  </v:textbox>
                </v:shape>
                <v:shape id="AutoShape 256" o:spid="_x0000_s1207" type="#_x0000_t62" style="position:absolute;left:18288;top:2971;width:10287;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PODsYA&#10;AADcAAAADwAAAGRycy9kb3ducmV2LnhtbESPT2vCQBTE7wW/w/IKvZmNHtoYXaX0DxSqiLFUvD2y&#10;z2ww+zZkV02/vSsIPQ4z8xtmtuhtI87U+dqxglGSgiAuna65UvCz/RxmIHxA1tg4JgV/5GExHzzM&#10;MNfuwhs6F6ESEcI+RwUmhDaX0peGLPrEtcTRO7jOYoiyq6Tu8BLhtpHjNH2WFmuOCwZbejNUHouT&#10;VUBhefp4H2M92VX7bPVtbLYufpV6euxfpyAC9eE/fG9/aQXZywhuZ+IR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PODsYAAADcAAAADwAAAAAAAAAAAAAAAACYAgAAZHJz&#10;L2Rvd25yZXYueG1sUEsFBgAAAAAEAAQA9QAAAIsDAAAAAA==&#10;" adj="31719,14330" fillcolor="#ff9">
                  <v:textbox inset="0,0,0,0">
                    <w:txbxContent>
                      <w:p w:rsidR="0023747D" w:rsidRPr="000E23E9" w:rsidRDefault="0023747D" w:rsidP="00B532B2">
                        <w:pPr>
                          <w:jc w:val="center"/>
                          <w:rPr>
                            <w:szCs w:val="18"/>
                          </w:rPr>
                        </w:pPr>
                        <w:r>
                          <w:rPr>
                            <w:rFonts w:hint="eastAsia"/>
                            <w:szCs w:val="18"/>
                          </w:rPr>
                          <w:t>Sets dynCheck</w:t>
                        </w:r>
                      </w:p>
                    </w:txbxContent>
                  </v:textbox>
                </v:shape>
                <w10:anchorlock/>
              </v:group>
            </w:pict>
          </mc:Fallback>
        </mc:AlternateContent>
      </w:r>
    </w:p>
    <w:p w:rsidR="00375F9C" w:rsidRPr="00B60214" w:rsidRDefault="00375F9C" w:rsidP="00375F9C"/>
    <w:p w:rsidR="00375F9C" w:rsidRDefault="00375F9C" w:rsidP="00E45D25">
      <w:pPr>
        <w:pStyle w:val="3"/>
        <w:numPr>
          <w:ilvl w:val="2"/>
          <w:numId w:val="17"/>
        </w:numPr>
      </w:pPr>
      <w:bookmarkStart w:id="52" w:name="_Toc356466192"/>
      <w:r w:rsidRPr="00C57BEB">
        <w:t>Error Mark</w:t>
      </w:r>
      <w:bookmarkEnd w:id="52"/>
    </w:p>
    <w:p w:rsidR="00375F9C" w:rsidRDefault="00375F9C" w:rsidP="00E45D25">
      <w:pPr>
        <w:pStyle w:val="4"/>
        <w:numPr>
          <w:ilvl w:val="3"/>
          <w:numId w:val="17"/>
        </w:numPr>
      </w:pPr>
      <w:bookmarkStart w:id="53" w:name="_Toc356466193"/>
      <w:r>
        <w:rPr>
          <w:rFonts w:hint="eastAsia"/>
        </w:rPr>
        <w:t xml:space="preserve">Default </w:t>
      </w:r>
      <w:r w:rsidRPr="00C57BEB">
        <w:t>Error Mark</w:t>
      </w:r>
      <w:bookmarkEnd w:id="53"/>
    </w:p>
    <w:p w:rsidR="00375F9C" w:rsidRPr="00C57BEB" w:rsidRDefault="00375F9C" w:rsidP="00375F9C">
      <w:r>
        <w:rPr>
          <w:rFonts w:hint="eastAsia"/>
        </w:rPr>
        <w:t xml:space="preserve">The default </w:t>
      </w:r>
      <w:r w:rsidRPr="00C57BEB">
        <w:t>“Error Mark”</w:t>
      </w:r>
      <w:r>
        <w:rPr>
          <w:rFonts w:hint="eastAsia"/>
        </w:rPr>
        <w:t xml:space="preserve"> is an icon at the right side of I</w:t>
      </w:r>
      <w:r>
        <w:t>n</w:t>
      </w:r>
      <w:r>
        <w:rPr>
          <w:rFonts w:hint="eastAsia"/>
        </w:rPr>
        <w:t>put.</w:t>
      </w:r>
    </w:p>
    <w:p w:rsidR="00375F9C" w:rsidRDefault="005C781A" w:rsidP="00375F9C">
      <w:pPr>
        <w:ind w:left="420"/>
      </w:pPr>
      <w:r>
        <w:rPr>
          <w:rFonts w:hint="eastAsia"/>
          <w:noProof/>
        </w:rPr>
        <mc:AlternateContent>
          <mc:Choice Requires="wps">
            <w:drawing>
              <wp:anchor distT="0" distB="0" distL="114300" distR="114300" simplePos="0" relativeHeight="251513344" behindDoc="0" locked="0" layoutInCell="1" allowOverlap="1" wp14:anchorId="2180470C" wp14:editId="513251CD">
                <wp:simplePos x="0" y="0"/>
                <wp:positionH relativeFrom="column">
                  <wp:posOffset>1828800</wp:posOffset>
                </wp:positionH>
                <wp:positionV relativeFrom="line">
                  <wp:posOffset>13970</wp:posOffset>
                </wp:positionV>
                <wp:extent cx="1371600" cy="198120"/>
                <wp:effectExtent l="457200" t="13970" r="9525" b="16510"/>
                <wp:wrapNone/>
                <wp:docPr id="869" name="AutoShap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198120"/>
                        </a:xfrm>
                        <a:prstGeom prst="wedgeRoundRectCallout">
                          <a:avLst>
                            <a:gd name="adj1" fmla="val 82778"/>
                            <a:gd name="adj2" fmla="val 464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default Error Icon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57" o:spid="_x0000_s1208" type="#_x0000_t62" style="position:absolute;left:0;text-align:left;margin-left:2in;margin-top:1.1pt;width:108pt;height:15.6pt;flip:x;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" adj="28680,20838" fillcolor="#ff9">
                <v:textbox inset="0,0,0,0">
                  <w:txbxContent>
                    <w:p w:rsidR="0023747D" w:rsidRPr="000E23E9" w:rsidRDefault="0023747D" w:rsidP="00375F9C">
                      <w:pPr>
                        <w:rPr>
                          <w:szCs w:val="18"/>
                        </w:rPr>
                      </w:pPr>
                      <w:r>
                        <w:rPr>
                          <w:szCs w:val="18"/>
                        </w:rPr>
                        <w:t>T</w:t>
                      </w:r>
                      <w:r>
                        <w:rPr>
                          <w:rFonts w:hint="eastAsia"/>
                          <w:szCs w:val="18"/>
                        </w:rPr>
                        <w:t>he default Error Icon</w:t>
                      </w:r>
                    </w:p>
                  </w:txbxContent>
                </v:textbox>
                <w10:wrap anchory="line"/>
              </v:shape>
            </w:pict>
          </mc:Fallback>
        </mc:AlternateContent>
      </w:r>
      <w:r>
        <w:rPr>
          <w:rFonts w:hint="eastAsia"/>
          <w:noProof/>
        </w:rPr>
        <w:drawing>
          <wp:inline distT="0" distB="0" distL="0" distR="0" wp14:anchorId="12791964" wp14:editId="4ACFC4BB">
            <wp:extent cx="1152525" cy="2190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52525" cy="219075"/>
                    </a:xfrm>
                    <a:prstGeom prst="rect">
                      <a:avLst/>
                    </a:prstGeom>
                    <a:noFill/>
                    <a:ln>
                      <a:noFill/>
                    </a:ln>
                  </pic:spPr>
                </pic:pic>
              </a:graphicData>
            </a:graphic>
          </wp:inline>
        </w:drawing>
      </w:r>
    </w:p>
    <w:p w:rsidR="00375F9C" w:rsidRDefault="00375F9C" w:rsidP="00E45D25">
      <w:pPr>
        <w:pStyle w:val="4"/>
        <w:numPr>
          <w:ilvl w:val="3"/>
          <w:numId w:val="17"/>
        </w:numPr>
      </w:pPr>
      <w:bookmarkStart w:id="54" w:name="_Toc356466194"/>
      <w:r>
        <w:rPr>
          <w:rFonts w:hint="eastAsia"/>
        </w:rPr>
        <w:t>V</w:t>
      </w:r>
      <w:r w:rsidRPr="002655FE">
        <w:t>alidation</w:t>
      </w:r>
      <w:r>
        <w:rPr>
          <w:rFonts w:hint="eastAsia"/>
        </w:rPr>
        <w:t xml:space="preserve"> Tips</w:t>
      </w:r>
      <w:bookmarkEnd w:id="54"/>
    </w:p>
    <w:p w:rsidR="00375F9C" w:rsidRDefault="00375F9C" w:rsidP="00375F9C">
      <w:r>
        <w:rPr>
          <w:rFonts w:hint="eastAsia"/>
        </w:rPr>
        <w:t xml:space="preserve">There are three </w:t>
      </w:r>
      <w:r w:rsidRPr="005A22AC">
        <w:t>tool tips</w:t>
      </w:r>
      <w:r>
        <w:rPr>
          <w:rFonts w:hint="eastAsia"/>
        </w:rPr>
        <w:t xml:space="preserve"> in </w:t>
      </w:r>
      <w:r w:rsidR="00704D04">
        <w:rPr>
          <w:rFonts w:hint="eastAsia"/>
        </w:rPr>
        <w:t>xui.</w:t>
      </w:r>
      <w:r>
        <w:rPr>
          <w:rFonts w:hint="eastAsia"/>
        </w:rPr>
        <w:t>UI.Input control:</w:t>
      </w:r>
    </w:p>
    <w:p w:rsidR="00375F9C" w:rsidRDefault="00375F9C" w:rsidP="00E45D25">
      <w:pPr>
        <w:numPr>
          <w:ilvl w:val="0"/>
          <w:numId w:val="20"/>
        </w:numPr>
      </w:pPr>
      <w:r>
        <w:rPr>
          <w:rFonts w:hint="eastAsia"/>
        </w:rPr>
        <w:t xml:space="preserve">tips: the default </w:t>
      </w:r>
      <w:r w:rsidRPr="005A22AC">
        <w:t>tool tips</w:t>
      </w:r>
    </w:p>
    <w:p w:rsidR="00375F9C" w:rsidRDefault="00375F9C" w:rsidP="00E45D25">
      <w:pPr>
        <w:numPr>
          <w:ilvl w:val="0"/>
          <w:numId w:val="20"/>
        </w:numPr>
      </w:pPr>
      <w:r>
        <w:rPr>
          <w:rFonts w:hint="eastAsia"/>
        </w:rPr>
        <w:t xml:space="preserve">tipsOK: the valid </w:t>
      </w:r>
      <w:r w:rsidRPr="005A22AC">
        <w:t>tool tips</w:t>
      </w:r>
    </w:p>
    <w:p w:rsidR="00375F9C" w:rsidRDefault="00375F9C" w:rsidP="00E45D25">
      <w:pPr>
        <w:numPr>
          <w:ilvl w:val="0"/>
          <w:numId w:val="20"/>
        </w:numPr>
      </w:pPr>
      <w:r>
        <w:rPr>
          <w:rFonts w:hint="eastAsia"/>
        </w:rPr>
        <w:t xml:space="preserve">tipsErr: the invalid </w:t>
      </w:r>
      <w:r w:rsidRPr="005A22AC">
        <w:t>tool tips</w:t>
      </w:r>
    </w:p>
    <w:p w:rsidR="00375F9C" w:rsidRPr="005A22AC" w:rsidRDefault="00375F9C" w:rsidP="00375F9C">
      <w:pPr>
        <w:rPr>
          <w:b/>
        </w:rPr>
      </w:pPr>
      <w:r w:rsidRPr="005A22AC">
        <w:rPr>
          <w:rFonts w:hint="eastAsia"/>
          <w:b/>
        </w:rPr>
        <w:t xml:space="preserve">Input: </w:t>
      </w:r>
    </w:p>
    <w:p w:rsidR="00375F9C" w:rsidRDefault="005C781A" w:rsidP="00375F9C">
      <w:r>
        <w:rPr>
          <w:noProof/>
        </w:rPr>
        <w:lastRenderedPageBreak/>
        <mc:AlternateContent>
          <mc:Choice Requires="wpc">
            <w:drawing>
              <wp:inline distT="0" distB="0" distL="0" distR="0" wp14:anchorId="1FBB04A4" wp14:editId="64ADBEB9">
                <wp:extent cx="5257800" cy="1205865"/>
                <wp:effectExtent l="9525" t="0" r="9525" b="13335"/>
                <wp:docPr id="868" name="画布 2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66" name="Text Box 260"/>
                        <wps:cNvSpPr txBox="1">
                          <a:spLocks noChangeArrowheads="1"/>
                        </wps:cNvSpPr>
                        <wps:spPr bwMode="auto">
                          <a:xfrm>
                            <a:off x="0" y="48895"/>
                            <a:ext cx="5257800" cy="115697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60214" w:rsidRDefault="0023747D" w:rsidP="00375F9C">
                              <w:pPr>
                                <w:rPr>
                                  <w:sz w:val="18"/>
                                  <w:szCs w:val="18"/>
                                </w:rPr>
                              </w:pPr>
                              <w:r w:rsidRPr="00B60214">
                                <w:rPr>
                                  <w:color w:val="0000FF"/>
                                  <w:sz w:val="18"/>
                                  <w:szCs w:val="18"/>
                                </w:rPr>
                                <w:t>var</w:t>
                              </w:r>
                              <w:r w:rsidRPr="00B60214">
                                <w:rPr>
                                  <w:sz w:val="18"/>
                                  <w:szCs w:val="18"/>
                                </w:rPr>
                                <w:t xml:space="preserve"> input = (</w:t>
                              </w:r>
                              <w:r w:rsidRPr="00B60214">
                                <w:rPr>
                                  <w:color w:val="0000FF"/>
                                  <w:sz w:val="18"/>
                                  <w:szCs w:val="18"/>
                                </w:rPr>
                                <w:t>new</w:t>
                              </w:r>
                              <w:r w:rsidRPr="00B60214">
                                <w:rPr>
                                  <w:sz w:val="18"/>
                                  <w:szCs w:val="18"/>
                                </w:rPr>
                                <w:t xml:space="preserve"> </w:t>
                              </w:r>
                              <w:r>
                                <w:rPr>
                                  <w:sz w:val="18"/>
                                  <w:szCs w:val="18"/>
                                </w:rPr>
                                <w:t>xui.</w:t>
                              </w:r>
                              <w:r w:rsidRPr="00B60214">
                                <w:rPr>
                                  <w:sz w:val="18"/>
                                  <w:szCs w:val="18"/>
                                </w:rPr>
                                <w:t>UI.Input())</w:t>
                              </w:r>
                            </w:p>
                            <w:p w:rsidR="0023747D" w:rsidRPr="00375F9C" w:rsidRDefault="0023747D" w:rsidP="00375F9C">
                              <w:pPr>
                                <w:spacing w:line="240" w:lineRule="exact"/>
                                <w:ind w:leftChars="100" w:left="210"/>
                                <w:rPr>
                                  <w:sz w:val="18"/>
                                  <w:szCs w:val="18"/>
                                  <w:lang w:val="sv-SE"/>
                                </w:rPr>
                              </w:pPr>
                              <w:r w:rsidRPr="00B60214">
                                <w:rPr>
                                  <w:rFonts w:hint="eastAsia"/>
                                  <w:sz w:val="18"/>
                                  <w:szCs w:val="18"/>
                                </w:rPr>
                                <w:t xml:space="preserve">  </w:t>
                              </w:r>
                              <w:r w:rsidRPr="00375F9C">
                                <w:rPr>
                                  <w:rFonts w:hint="eastAsia"/>
                                  <w:sz w:val="18"/>
                                  <w:szCs w:val="18"/>
                                  <w:lang w:val="sv-SE"/>
                                </w:rPr>
                                <w:t>.setTips(</w:t>
                              </w:r>
                              <w:r w:rsidRPr="00375F9C">
                                <w:rPr>
                                  <w:color w:val="FF00FF"/>
                                  <w:sz w:val="18"/>
                                  <w:szCs w:val="18"/>
                                  <w:lang w:val="sv-SE"/>
                                </w:rPr>
                                <w:t>"</w:t>
                              </w:r>
                              <w:r w:rsidRPr="00375F9C">
                                <w:rPr>
                                  <w:rFonts w:hint="eastAsia"/>
                                  <w:color w:val="FF00FF"/>
                                  <w:sz w:val="18"/>
                                  <w:szCs w:val="18"/>
                                  <w:lang w:val="sv-SE"/>
                                </w:rPr>
                                <w:t>default tips</w:t>
                              </w:r>
                              <w:r w:rsidRPr="00375F9C">
                                <w:rPr>
                                  <w:color w:val="FF00FF"/>
                                  <w:sz w:val="18"/>
                                  <w:szCs w:val="18"/>
                                  <w:lang w:val="sv-SE"/>
                                </w:rPr>
                                <w:t>"</w:t>
                              </w:r>
                              <w:r w:rsidRPr="00375F9C">
                                <w:rPr>
                                  <w:rFonts w:hint="eastAsia"/>
                                  <w:sz w:val="18"/>
                                  <w:szCs w:val="18"/>
                                  <w:lang w:val="sv-SE"/>
                                </w:rPr>
                                <w:t>)</w:t>
                              </w:r>
                            </w:p>
                            <w:p w:rsidR="0023747D" w:rsidRPr="00C047B8" w:rsidRDefault="0023747D" w:rsidP="00375F9C">
                              <w:pPr>
                                <w:spacing w:line="240" w:lineRule="exact"/>
                                <w:ind w:leftChars="100" w:left="210"/>
                                <w:rPr>
                                  <w:sz w:val="18"/>
                                  <w:szCs w:val="18"/>
                                  <w:lang w:val="sv-SE"/>
                                </w:rPr>
                              </w:pPr>
                              <w:r w:rsidRPr="00C047B8">
                                <w:rPr>
                                  <w:rFonts w:hint="eastAsia"/>
                                  <w:sz w:val="18"/>
                                  <w:szCs w:val="18"/>
                                  <w:lang w:val="sv-SE"/>
                                </w:rPr>
                                <w:t xml:space="preserve">  .setTipsErr(</w:t>
                              </w:r>
                              <w:r w:rsidRPr="00C047B8">
                                <w:rPr>
                                  <w:color w:val="FF00FF"/>
                                  <w:sz w:val="18"/>
                                  <w:szCs w:val="18"/>
                                  <w:lang w:val="sv-SE"/>
                                </w:rPr>
                                <w:t>"</w:t>
                              </w:r>
                              <w:r w:rsidRPr="00C047B8">
                                <w:rPr>
                                  <w:rFonts w:hint="eastAsia"/>
                                  <w:color w:val="FF00FF"/>
                                  <w:sz w:val="18"/>
                                  <w:szCs w:val="18"/>
                                  <w:lang w:val="sv-SE"/>
                                </w:rPr>
                                <w:t>invalid tips</w:t>
                              </w:r>
                              <w:r w:rsidRPr="00C047B8">
                                <w:rPr>
                                  <w:color w:val="FF00FF"/>
                                  <w:sz w:val="18"/>
                                  <w:szCs w:val="18"/>
                                  <w:lang w:val="sv-SE"/>
                                </w:rPr>
                                <w:t xml:space="preserve"> "</w:t>
                              </w:r>
                              <w:r w:rsidRPr="00C047B8">
                                <w:rPr>
                                  <w:rFonts w:hint="eastAsia"/>
                                  <w:sz w:val="18"/>
                                  <w:szCs w:val="18"/>
                                  <w:lang w:val="sv-SE"/>
                                </w:rPr>
                                <w:t>)</w:t>
                              </w:r>
                            </w:p>
                            <w:p w:rsidR="0023747D" w:rsidRPr="00C047B8" w:rsidRDefault="0023747D" w:rsidP="00375F9C">
                              <w:pPr>
                                <w:spacing w:line="240" w:lineRule="exact"/>
                                <w:ind w:leftChars="100" w:left="210"/>
                                <w:rPr>
                                  <w:sz w:val="18"/>
                                  <w:szCs w:val="18"/>
                                  <w:lang w:val="sv-SE"/>
                                </w:rPr>
                              </w:pPr>
                              <w:r w:rsidRPr="00C047B8">
                                <w:rPr>
                                  <w:rFonts w:hint="eastAsia"/>
                                  <w:sz w:val="18"/>
                                  <w:szCs w:val="18"/>
                                  <w:lang w:val="sv-SE"/>
                                </w:rPr>
                                <w:t xml:space="preserve">  .setTipsOK(</w:t>
                              </w:r>
                              <w:r w:rsidRPr="00C047B8">
                                <w:rPr>
                                  <w:color w:val="FF00FF"/>
                                  <w:sz w:val="18"/>
                                  <w:szCs w:val="18"/>
                                  <w:lang w:val="sv-SE"/>
                                </w:rPr>
                                <w:t>"</w:t>
                              </w:r>
                              <w:r w:rsidRPr="00C047B8">
                                <w:rPr>
                                  <w:rFonts w:hint="eastAsia"/>
                                  <w:color w:val="FF00FF"/>
                                  <w:sz w:val="18"/>
                                  <w:szCs w:val="18"/>
                                  <w:lang w:val="sv-SE"/>
                                </w:rPr>
                                <w:t>valid tips</w:t>
                              </w:r>
                              <w:r w:rsidRPr="00C047B8">
                                <w:rPr>
                                  <w:color w:val="FF00FF"/>
                                  <w:sz w:val="18"/>
                                  <w:szCs w:val="18"/>
                                  <w:lang w:val="sv-SE"/>
                                </w:rPr>
                                <w:t>"</w:t>
                              </w:r>
                              <w:r w:rsidRPr="00C047B8">
                                <w:rPr>
                                  <w:rFonts w:hint="eastAsia"/>
                                  <w:sz w:val="18"/>
                                  <w:szCs w:val="18"/>
                                  <w:lang w:val="sv-SE"/>
                                </w:rPr>
                                <w:t>)</w:t>
                              </w:r>
                            </w:p>
                            <w:p w:rsidR="0023747D" w:rsidRPr="00375F9C" w:rsidRDefault="0023747D" w:rsidP="00375F9C">
                              <w:pPr>
                                <w:rPr>
                                  <w:sz w:val="18"/>
                                  <w:szCs w:val="18"/>
                                  <w:lang w:val="sv-SE"/>
                                </w:rPr>
                              </w:pPr>
                              <w:r w:rsidRPr="00C047B8">
                                <w:rPr>
                                  <w:sz w:val="18"/>
                                  <w:szCs w:val="18"/>
                                  <w:lang w:val="sv-SE"/>
                                </w:rPr>
                                <w:t xml:space="preserve">    </w:t>
                              </w:r>
                              <w:r w:rsidRPr="00375F9C">
                                <w:rPr>
                                  <w:sz w:val="18"/>
                                  <w:szCs w:val="18"/>
                                  <w:lang w:val="sv-SE"/>
                                </w:rPr>
                                <w:t>.setValueFormat(</w:t>
                              </w:r>
                              <w:r w:rsidRPr="00375F9C">
                                <w:rPr>
                                  <w:color w:val="FF00FF"/>
                                  <w:sz w:val="18"/>
                                  <w:szCs w:val="18"/>
                                  <w:lang w:val="sv-SE"/>
                                </w:rPr>
                                <w:t>"^-?\\d\\d*$"</w:t>
                              </w:r>
                              <w:r w:rsidRPr="00375F9C">
                                <w:rPr>
                                  <w:sz w:val="18"/>
                                  <w:szCs w:val="18"/>
                                  <w:lang w:val="sv-SE"/>
                                </w:rPr>
                                <w:t>)</w:t>
                              </w:r>
                            </w:p>
                            <w:p w:rsidR="0023747D" w:rsidRPr="00B60214" w:rsidRDefault="0023747D" w:rsidP="00375F9C">
                              <w:pPr>
                                <w:rPr>
                                  <w:sz w:val="18"/>
                                  <w:szCs w:val="18"/>
                                </w:rPr>
                              </w:pPr>
                              <w:r w:rsidRPr="00375F9C">
                                <w:rPr>
                                  <w:sz w:val="18"/>
                                  <w:szCs w:val="18"/>
                                  <w:lang w:val="sv-SE"/>
                                </w:rPr>
                                <w:t xml:space="preserve">    </w:t>
                              </w:r>
                              <w:r w:rsidRPr="00B60214">
                                <w:rPr>
                                  <w:sz w:val="18"/>
                                  <w:szCs w:val="18"/>
                                </w:rPr>
                                <w:t>.show();</w:t>
                              </w:r>
                            </w:p>
                          </w:txbxContent>
                        </wps:txbx>
                        <wps:bodyPr rot="0" vert="horz" wrap="square" lIns="54000" tIns="46800" rIns="54000" bIns="45720" anchor="t" anchorCtr="0" upright="1">
                          <a:spAutoFit/>
                        </wps:bodyPr>
                      </wps:wsp>
                      <wps:wsp>
                        <wps:cNvPr id="867" name="AutoShape 261"/>
                        <wps:cNvSpPr>
                          <a:spLocks noChangeArrowheads="1"/>
                        </wps:cNvSpPr>
                        <wps:spPr bwMode="auto">
                          <a:xfrm flipH="1">
                            <a:off x="1828800" y="297180"/>
                            <a:ext cx="1143000" cy="198120"/>
                          </a:xfrm>
                          <a:prstGeom prst="wedgeRoundRectCallout">
                            <a:avLst>
                              <a:gd name="adj1" fmla="val 60500"/>
                              <a:gd name="adj2" fmla="val 1012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szCs w:val="18"/>
                                </w:rPr>
                                <w:t>S</w:t>
                              </w:r>
                              <w:r>
                                <w:rPr>
                                  <w:rFonts w:hint="eastAsia"/>
                                  <w:szCs w:val="18"/>
                                </w:rPr>
                                <w:t>ets those tips</w:t>
                              </w:r>
                            </w:p>
                          </w:txbxContent>
                        </wps:txbx>
                        <wps:bodyPr rot="0" vert="horz" wrap="square" lIns="0" tIns="0" rIns="0" bIns="0" anchor="t" anchorCtr="0" upright="1">
                          <a:noAutofit/>
                        </wps:bodyPr>
                      </wps:wsp>
                    </wpc:wpc>
                  </a:graphicData>
                </a:graphic>
              </wp:inline>
            </w:drawing>
          </mc:Choice>
          <mc:Fallback>
            <w:pict>
              <v:group id="画布 258" o:spid="_x0000_s1209" editas="canvas" style="width:414pt;height:94.95pt;mso-position-horizontal-relative:char;mso-position-vertical-relative:line" coordsize="52578,12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">
                <v:shape id="_x0000_s1210" type="#_x0000_t75" style="position:absolute;width:52578;height:12058;visibility:visible;mso-wrap-style:square">
                  <v:fill o:detectmouseclick="t"/>
                  <v:path o:connecttype="none"/>
                </v:shape>
                <v:shape id="Text Box 260" o:spid="_x0000_s1211" type="#_x0000_t202" style="position:absolute;top:488;width:52578;height:11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Bp+sMA&#10;AADcAAAADwAAAGRycy9kb3ducmV2LnhtbESPQWvCQBSE7wX/w/IEb3VjDyFNXUWUEi9Ca9v7I/vM&#10;BrNvw+4a4793C4LHYWa+YZbr0XZiIB9axwoW8wwEce10y42C35/P1wJEiMgaO8ek4EYB1qvJyxJL&#10;7a78TcMxNiJBOJSowMTYl1KG2pDFMHc9cfJOzluMSfpGao/XBLedfMuyXFpsOS0Y7GlrqD4fL1ZB&#10;fd6Nu6r9M3642OJLv1e3Q14pNZuOmw8Qkcb4DD/ae62gyHP4P5OO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Bp+sMAAADcAAAADwAAAAAAAAAAAAAAAACYAgAAZHJzL2Rv&#10;d25yZXYueG1sUEsFBgAAAAAEAAQA9QAAAIgDAAAAAA==&#10;" strokeweight="1pt">
                  <v:textbox style="mso-fit-shape-to-text:t" inset="1.5mm,1.3mm,1.5mm">
                    <w:txbxContent>
                      <w:p w:rsidR="0023747D" w:rsidRPr="00B60214" w:rsidRDefault="0023747D" w:rsidP="00375F9C">
                        <w:pPr>
                          <w:rPr>
                            <w:sz w:val="18"/>
                            <w:szCs w:val="18"/>
                          </w:rPr>
                        </w:pPr>
                        <w:proofErr w:type="gramStart"/>
                        <w:r w:rsidRPr="00B60214">
                          <w:rPr>
                            <w:color w:val="0000FF"/>
                            <w:sz w:val="18"/>
                            <w:szCs w:val="18"/>
                          </w:rPr>
                          <w:t>var</w:t>
                        </w:r>
                        <w:proofErr w:type="gramEnd"/>
                        <w:r w:rsidRPr="00B60214">
                          <w:rPr>
                            <w:sz w:val="18"/>
                            <w:szCs w:val="18"/>
                          </w:rPr>
                          <w:t xml:space="preserve"> input = (</w:t>
                        </w:r>
                        <w:r w:rsidRPr="00B60214">
                          <w:rPr>
                            <w:color w:val="0000FF"/>
                            <w:sz w:val="18"/>
                            <w:szCs w:val="18"/>
                          </w:rPr>
                          <w:t>new</w:t>
                        </w:r>
                        <w:r w:rsidRPr="00B60214">
                          <w:rPr>
                            <w:sz w:val="18"/>
                            <w:szCs w:val="18"/>
                          </w:rPr>
                          <w:t xml:space="preserve"> </w:t>
                        </w:r>
                        <w:r>
                          <w:rPr>
                            <w:sz w:val="18"/>
                            <w:szCs w:val="18"/>
                          </w:rPr>
                          <w:t>xui.</w:t>
                        </w:r>
                        <w:r w:rsidRPr="00B60214">
                          <w:rPr>
                            <w:sz w:val="18"/>
                            <w:szCs w:val="18"/>
                          </w:rPr>
                          <w:t>UI.Input())</w:t>
                        </w:r>
                      </w:p>
                      <w:p w:rsidR="0023747D" w:rsidRPr="00375F9C" w:rsidRDefault="0023747D" w:rsidP="00375F9C">
                        <w:pPr>
                          <w:spacing w:line="240" w:lineRule="exact"/>
                          <w:ind w:leftChars="100" w:left="210"/>
                          <w:rPr>
                            <w:sz w:val="18"/>
                            <w:szCs w:val="18"/>
                            <w:lang w:val="sv-SE"/>
                          </w:rPr>
                        </w:pPr>
                        <w:r w:rsidRPr="00B60214">
                          <w:rPr>
                            <w:rFonts w:hint="eastAsia"/>
                            <w:sz w:val="18"/>
                            <w:szCs w:val="18"/>
                          </w:rPr>
                          <w:t xml:space="preserve">  </w:t>
                        </w:r>
                        <w:r w:rsidRPr="00375F9C">
                          <w:rPr>
                            <w:rFonts w:hint="eastAsia"/>
                            <w:sz w:val="18"/>
                            <w:szCs w:val="18"/>
                            <w:lang w:val="sv-SE"/>
                          </w:rPr>
                          <w:t>.setTips(</w:t>
                        </w:r>
                        <w:r w:rsidRPr="00375F9C">
                          <w:rPr>
                            <w:color w:val="FF00FF"/>
                            <w:sz w:val="18"/>
                            <w:szCs w:val="18"/>
                            <w:lang w:val="sv-SE"/>
                          </w:rPr>
                          <w:t>"</w:t>
                        </w:r>
                        <w:r w:rsidRPr="00375F9C">
                          <w:rPr>
                            <w:rFonts w:hint="eastAsia"/>
                            <w:color w:val="FF00FF"/>
                            <w:sz w:val="18"/>
                            <w:szCs w:val="18"/>
                            <w:lang w:val="sv-SE"/>
                          </w:rPr>
                          <w:t>default tips</w:t>
                        </w:r>
                        <w:r w:rsidRPr="00375F9C">
                          <w:rPr>
                            <w:color w:val="FF00FF"/>
                            <w:sz w:val="18"/>
                            <w:szCs w:val="18"/>
                            <w:lang w:val="sv-SE"/>
                          </w:rPr>
                          <w:t>"</w:t>
                        </w:r>
                        <w:r w:rsidRPr="00375F9C">
                          <w:rPr>
                            <w:rFonts w:hint="eastAsia"/>
                            <w:sz w:val="18"/>
                            <w:szCs w:val="18"/>
                            <w:lang w:val="sv-SE"/>
                          </w:rPr>
                          <w:t>)</w:t>
                        </w:r>
                      </w:p>
                      <w:p w:rsidR="0023747D" w:rsidRPr="00C047B8" w:rsidRDefault="0023747D" w:rsidP="00375F9C">
                        <w:pPr>
                          <w:spacing w:line="240" w:lineRule="exact"/>
                          <w:ind w:leftChars="100" w:left="210"/>
                          <w:rPr>
                            <w:sz w:val="18"/>
                            <w:szCs w:val="18"/>
                            <w:lang w:val="sv-SE"/>
                          </w:rPr>
                        </w:pPr>
                        <w:r w:rsidRPr="00C047B8">
                          <w:rPr>
                            <w:rFonts w:hint="eastAsia"/>
                            <w:sz w:val="18"/>
                            <w:szCs w:val="18"/>
                            <w:lang w:val="sv-SE"/>
                          </w:rPr>
                          <w:t xml:space="preserve">  .setTipsErr(</w:t>
                        </w:r>
                        <w:r w:rsidRPr="00C047B8">
                          <w:rPr>
                            <w:color w:val="FF00FF"/>
                            <w:sz w:val="18"/>
                            <w:szCs w:val="18"/>
                            <w:lang w:val="sv-SE"/>
                          </w:rPr>
                          <w:t>"</w:t>
                        </w:r>
                        <w:r w:rsidRPr="00C047B8">
                          <w:rPr>
                            <w:rFonts w:hint="eastAsia"/>
                            <w:color w:val="FF00FF"/>
                            <w:sz w:val="18"/>
                            <w:szCs w:val="18"/>
                            <w:lang w:val="sv-SE"/>
                          </w:rPr>
                          <w:t>invalid tips</w:t>
                        </w:r>
                        <w:r w:rsidRPr="00C047B8">
                          <w:rPr>
                            <w:color w:val="FF00FF"/>
                            <w:sz w:val="18"/>
                            <w:szCs w:val="18"/>
                            <w:lang w:val="sv-SE"/>
                          </w:rPr>
                          <w:t xml:space="preserve"> "</w:t>
                        </w:r>
                        <w:r w:rsidRPr="00C047B8">
                          <w:rPr>
                            <w:rFonts w:hint="eastAsia"/>
                            <w:sz w:val="18"/>
                            <w:szCs w:val="18"/>
                            <w:lang w:val="sv-SE"/>
                          </w:rPr>
                          <w:t>)</w:t>
                        </w:r>
                      </w:p>
                      <w:p w:rsidR="0023747D" w:rsidRPr="00C047B8" w:rsidRDefault="0023747D" w:rsidP="00375F9C">
                        <w:pPr>
                          <w:spacing w:line="240" w:lineRule="exact"/>
                          <w:ind w:leftChars="100" w:left="210"/>
                          <w:rPr>
                            <w:sz w:val="18"/>
                            <w:szCs w:val="18"/>
                            <w:lang w:val="sv-SE"/>
                          </w:rPr>
                        </w:pPr>
                        <w:r w:rsidRPr="00C047B8">
                          <w:rPr>
                            <w:rFonts w:hint="eastAsia"/>
                            <w:sz w:val="18"/>
                            <w:szCs w:val="18"/>
                            <w:lang w:val="sv-SE"/>
                          </w:rPr>
                          <w:t xml:space="preserve">  .setTipsOK(</w:t>
                        </w:r>
                        <w:r w:rsidRPr="00C047B8">
                          <w:rPr>
                            <w:color w:val="FF00FF"/>
                            <w:sz w:val="18"/>
                            <w:szCs w:val="18"/>
                            <w:lang w:val="sv-SE"/>
                          </w:rPr>
                          <w:t>"</w:t>
                        </w:r>
                        <w:r w:rsidRPr="00C047B8">
                          <w:rPr>
                            <w:rFonts w:hint="eastAsia"/>
                            <w:color w:val="FF00FF"/>
                            <w:sz w:val="18"/>
                            <w:szCs w:val="18"/>
                            <w:lang w:val="sv-SE"/>
                          </w:rPr>
                          <w:t>valid tips</w:t>
                        </w:r>
                        <w:r w:rsidRPr="00C047B8">
                          <w:rPr>
                            <w:color w:val="FF00FF"/>
                            <w:sz w:val="18"/>
                            <w:szCs w:val="18"/>
                            <w:lang w:val="sv-SE"/>
                          </w:rPr>
                          <w:t>"</w:t>
                        </w:r>
                        <w:r w:rsidRPr="00C047B8">
                          <w:rPr>
                            <w:rFonts w:hint="eastAsia"/>
                            <w:sz w:val="18"/>
                            <w:szCs w:val="18"/>
                            <w:lang w:val="sv-SE"/>
                          </w:rPr>
                          <w:t>)</w:t>
                        </w:r>
                      </w:p>
                      <w:p w:rsidR="0023747D" w:rsidRPr="00375F9C" w:rsidRDefault="0023747D" w:rsidP="00375F9C">
                        <w:pPr>
                          <w:rPr>
                            <w:sz w:val="18"/>
                            <w:szCs w:val="18"/>
                            <w:lang w:val="sv-SE"/>
                          </w:rPr>
                        </w:pPr>
                        <w:r w:rsidRPr="00C047B8">
                          <w:rPr>
                            <w:sz w:val="18"/>
                            <w:szCs w:val="18"/>
                            <w:lang w:val="sv-SE"/>
                          </w:rPr>
                          <w:t xml:space="preserve">    </w:t>
                        </w:r>
                        <w:r w:rsidRPr="00375F9C">
                          <w:rPr>
                            <w:sz w:val="18"/>
                            <w:szCs w:val="18"/>
                            <w:lang w:val="sv-SE"/>
                          </w:rPr>
                          <w:t>.setValueFormat(</w:t>
                        </w:r>
                        <w:r w:rsidRPr="00375F9C">
                          <w:rPr>
                            <w:color w:val="FF00FF"/>
                            <w:sz w:val="18"/>
                            <w:szCs w:val="18"/>
                            <w:lang w:val="sv-SE"/>
                          </w:rPr>
                          <w:t>"^-?\\d\\d*$"</w:t>
                        </w:r>
                        <w:r w:rsidRPr="00375F9C">
                          <w:rPr>
                            <w:sz w:val="18"/>
                            <w:szCs w:val="18"/>
                            <w:lang w:val="sv-SE"/>
                          </w:rPr>
                          <w:t>)</w:t>
                        </w:r>
                      </w:p>
                      <w:p w:rsidR="0023747D" w:rsidRPr="00B60214" w:rsidRDefault="0023747D" w:rsidP="00375F9C">
                        <w:pPr>
                          <w:rPr>
                            <w:sz w:val="18"/>
                            <w:szCs w:val="18"/>
                          </w:rPr>
                        </w:pPr>
                        <w:r w:rsidRPr="00375F9C">
                          <w:rPr>
                            <w:sz w:val="18"/>
                            <w:szCs w:val="18"/>
                            <w:lang w:val="sv-SE"/>
                          </w:rPr>
                          <w:t xml:space="preserve">    </w:t>
                        </w:r>
                        <w:r w:rsidRPr="00B60214">
                          <w:rPr>
                            <w:sz w:val="18"/>
                            <w:szCs w:val="18"/>
                          </w:rPr>
                          <w:t>.</w:t>
                        </w:r>
                        <w:proofErr w:type="gramStart"/>
                        <w:r w:rsidRPr="00B60214">
                          <w:rPr>
                            <w:sz w:val="18"/>
                            <w:szCs w:val="18"/>
                          </w:rPr>
                          <w:t>show(</w:t>
                        </w:r>
                        <w:proofErr w:type="gramEnd"/>
                        <w:r w:rsidRPr="00B60214">
                          <w:rPr>
                            <w:sz w:val="18"/>
                            <w:szCs w:val="18"/>
                          </w:rPr>
                          <w:t>);</w:t>
                        </w:r>
                      </w:p>
                    </w:txbxContent>
                  </v:textbox>
                </v:shape>
                <v:shape id="AutoShape 261" o:spid="_x0000_s1212" type="#_x0000_t62" style="position:absolute;left:18288;top:2971;width:11430;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BJYsMA&#10;AADcAAAADwAAAGRycy9kb3ducmV2LnhtbESPQYvCMBSE78L+h/AW9qapwlqpRnEXlhU82QpeH80z&#10;rTYvpYla/70RBI/DzHzDLFa9bcSVOl87VjAeJSCIS6drNgr2xd9wBsIHZI2NY1JwJw+r5cdggZl2&#10;N97RNQ9GRAj7DBVUIbSZlL6syKIfuZY4ekfXWQxRdkbqDm8Rbhs5SZKptFhzXKiwpd+KynN+sQpS&#10;82+Kn4MbN73Zp6dNmm+/i7tSX5/9eg4iUB/e4Vd7oxXMpik8z8Qj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BJYsMAAADcAAAADwAAAAAAAAAAAAAAAACYAgAAZHJzL2Rv&#10;d25yZXYueG1sUEsFBgAAAAAEAAQA9QAAAIgDAAAAAA==&#10;" adj="23868,32676" fillcolor="#ff9">
                  <v:textbox inset="0,0,0,0">
                    <w:txbxContent>
                      <w:p w:rsidR="0023747D" w:rsidRPr="000E23E9" w:rsidRDefault="0023747D" w:rsidP="00B532B2">
                        <w:pPr>
                          <w:jc w:val="center"/>
                          <w:rPr>
                            <w:szCs w:val="18"/>
                          </w:rPr>
                        </w:pPr>
                        <w:r>
                          <w:rPr>
                            <w:szCs w:val="18"/>
                          </w:rPr>
                          <w:t>S</w:t>
                        </w:r>
                        <w:r>
                          <w:rPr>
                            <w:rFonts w:hint="eastAsia"/>
                            <w:szCs w:val="18"/>
                          </w:rPr>
                          <w:t>ets those tips</w:t>
                        </w:r>
                      </w:p>
                    </w:txbxContent>
                  </v:textbox>
                </v:shape>
                <w10:anchorlock/>
              </v:group>
            </w:pict>
          </mc:Fallback>
        </mc:AlternateContent>
      </w:r>
    </w:p>
    <w:p w:rsidR="00375F9C" w:rsidRPr="005A22AC" w:rsidRDefault="00375F9C" w:rsidP="00375F9C">
      <w:pPr>
        <w:rPr>
          <w:b/>
        </w:rPr>
      </w:pPr>
      <w:r w:rsidRPr="005A22AC">
        <w:rPr>
          <w:rFonts w:hint="eastAsia"/>
          <w:b/>
        </w:rPr>
        <w:t>Output:</w:t>
      </w:r>
    </w:p>
    <w:p w:rsidR="00375F9C" w:rsidRDefault="005C781A" w:rsidP="00375F9C">
      <w:r>
        <w:rPr>
          <w:rFonts w:hint="eastAsia"/>
          <w:noProof/>
        </w:rPr>
        <w:drawing>
          <wp:inline distT="0" distB="0" distL="0" distR="0" wp14:anchorId="787AB36B" wp14:editId="16420583">
            <wp:extent cx="5038725" cy="69532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8725" cy="695325"/>
                    </a:xfrm>
                    <a:prstGeom prst="rect">
                      <a:avLst/>
                    </a:prstGeom>
                    <a:noFill/>
                    <a:ln>
                      <a:noFill/>
                    </a:ln>
                  </pic:spPr>
                </pic:pic>
              </a:graphicData>
            </a:graphic>
          </wp:inline>
        </w:drawing>
      </w:r>
    </w:p>
    <w:p w:rsidR="00375F9C" w:rsidRDefault="00375F9C" w:rsidP="00E45D25">
      <w:pPr>
        <w:pStyle w:val="4"/>
        <w:numPr>
          <w:ilvl w:val="3"/>
          <w:numId w:val="17"/>
        </w:numPr>
      </w:pPr>
      <w:bookmarkStart w:id="55" w:name="_Toc356466195"/>
      <w:r w:rsidRPr="005A22AC">
        <w:t>Binding</w:t>
      </w:r>
      <w:r>
        <w:rPr>
          <w:rFonts w:hint="eastAsia"/>
        </w:rPr>
        <w:t xml:space="preserve"> V</w:t>
      </w:r>
      <w:r w:rsidRPr="002655FE">
        <w:t>alidation</w:t>
      </w:r>
      <w:bookmarkEnd w:id="55"/>
    </w:p>
    <w:p w:rsidR="00375F9C" w:rsidRDefault="00375F9C" w:rsidP="00375F9C">
      <w:r>
        <w:rPr>
          <w:rFonts w:hint="eastAsia"/>
        </w:rPr>
        <w:t xml:space="preserve">You can bind the validation tips to a </w:t>
      </w:r>
      <w:r w:rsidR="00704D04">
        <w:rPr>
          <w:rFonts w:hint="eastAsia"/>
        </w:rPr>
        <w:t>xui.</w:t>
      </w:r>
      <w:r>
        <w:rPr>
          <w:rFonts w:hint="eastAsia"/>
        </w:rPr>
        <w:t xml:space="preserve">UI.Div, </w:t>
      </w:r>
      <w:r w:rsidR="00704D04">
        <w:rPr>
          <w:rFonts w:hint="eastAsia"/>
        </w:rPr>
        <w:t>xui.</w:t>
      </w:r>
      <w:r>
        <w:rPr>
          <w:rFonts w:hint="eastAsia"/>
        </w:rPr>
        <w:t xml:space="preserve">UI.SLabel or </w:t>
      </w:r>
      <w:r w:rsidR="00704D04">
        <w:rPr>
          <w:rFonts w:hint="eastAsia"/>
        </w:rPr>
        <w:t>xui.</w:t>
      </w:r>
      <w:r>
        <w:rPr>
          <w:rFonts w:hint="eastAsia"/>
        </w:rPr>
        <w:t>UI.Span.</w:t>
      </w:r>
    </w:p>
    <w:p w:rsidR="00375F9C" w:rsidRPr="002E6A26" w:rsidRDefault="00375F9C" w:rsidP="00375F9C">
      <w:pPr>
        <w:rPr>
          <w:b/>
        </w:rPr>
      </w:pPr>
      <w:r w:rsidRPr="002E6A26">
        <w:rPr>
          <w:rFonts w:hint="eastAsia"/>
          <w:b/>
        </w:rPr>
        <w:t xml:space="preserve">Input: </w:t>
      </w:r>
    </w:p>
    <w:p w:rsidR="00375F9C" w:rsidRDefault="005C781A" w:rsidP="00375F9C">
      <w:r>
        <w:rPr>
          <w:noProof/>
        </w:rPr>
        <mc:AlternateContent>
          <mc:Choice Requires="wpc">
            <w:drawing>
              <wp:inline distT="0" distB="0" distL="0" distR="0" wp14:anchorId="7DDA2CF5" wp14:editId="35FB9FF3">
                <wp:extent cx="5257800" cy="1882140"/>
                <wp:effectExtent l="9525" t="0" r="9525" b="3810"/>
                <wp:docPr id="865" name="画布 2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61" name="Text Box 264"/>
                        <wps:cNvSpPr txBox="1">
                          <a:spLocks noChangeArrowheads="1"/>
                        </wps:cNvSpPr>
                        <wps:spPr bwMode="auto">
                          <a:xfrm>
                            <a:off x="0" y="48895"/>
                            <a:ext cx="5257800" cy="1781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1137A" w:rsidRDefault="0023747D" w:rsidP="00375F9C">
                              <w:pPr>
                                <w:spacing w:line="240" w:lineRule="exact"/>
                                <w:ind w:left="420"/>
                                <w:rPr>
                                  <w:sz w:val="18"/>
                                  <w:szCs w:val="18"/>
                                </w:rPr>
                              </w:pPr>
                              <w:r w:rsidRPr="00C1137A">
                                <w:rPr>
                                  <w:color w:val="0000FF"/>
                                  <w:sz w:val="18"/>
                                  <w:szCs w:val="18"/>
                                </w:rPr>
                                <w:t>var</w:t>
                              </w:r>
                              <w:r w:rsidRPr="00C1137A">
                                <w:rPr>
                                  <w:sz w:val="18"/>
                                  <w:szCs w:val="18"/>
                                </w:rPr>
                                <w:t xml:space="preserve"> slbl= (</w:t>
                              </w:r>
                              <w:r w:rsidRPr="00C1137A">
                                <w:rPr>
                                  <w:color w:val="0000FF"/>
                                  <w:sz w:val="18"/>
                                  <w:szCs w:val="18"/>
                                </w:rPr>
                                <w:t>new</w:t>
                              </w:r>
                              <w:r w:rsidRPr="00C1137A">
                                <w:rPr>
                                  <w:sz w:val="18"/>
                                  <w:szCs w:val="18"/>
                                </w:rPr>
                                <w:t xml:space="preserve"> </w:t>
                              </w:r>
                              <w:r>
                                <w:rPr>
                                  <w:sz w:val="18"/>
                                  <w:szCs w:val="18"/>
                                </w:rPr>
                                <w:t>xui.</w:t>
                              </w:r>
                              <w:r w:rsidRPr="00C1137A">
                                <w:rPr>
                                  <w:sz w:val="18"/>
                                  <w:szCs w:val="18"/>
                                </w:rPr>
                                <w:t>UI.SLabel({position:</w:t>
                              </w:r>
                              <w:r w:rsidRPr="00C1137A">
                                <w:rPr>
                                  <w:color w:val="FF00FF"/>
                                  <w:sz w:val="18"/>
                                  <w:szCs w:val="18"/>
                                </w:rPr>
                                <w:t>'relative'</w:t>
                              </w:r>
                              <w:r w:rsidRPr="00C1137A">
                                <w:rPr>
                                  <w:sz w:val="18"/>
                                  <w:szCs w:val="18"/>
                                </w:rPr>
                                <w:t>}))</w:t>
                              </w:r>
                              <w:r>
                                <w:rPr>
                                  <w:rFonts w:hint="eastAsia"/>
                                  <w:sz w:val="18"/>
                                  <w:szCs w:val="18"/>
                                </w:rPr>
                                <w:t>.setCustomStyle(</w:t>
                              </w:r>
                              <w:r w:rsidRPr="00C1137A">
                                <w:rPr>
                                  <w:sz w:val="18"/>
                                  <w:szCs w:val="18"/>
                                </w:rPr>
                                <w:t>{</w:t>
                              </w:r>
                              <w:r>
                                <w:rPr>
                                  <w:rFonts w:hint="eastAsia"/>
                                  <w:sz w:val="18"/>
                                  <w:szCs w:val="18"/>
                                </w:rPr>
                                <w:t>KEY</w:t>
                              </w:r>
                              <w:r w:rsidRPr="00C1137A">
                                <w:rPr>
                                  <w:sz w:val="18"/>
                                  <w:szCs w:val="18"/>
                                </w:rPr>
                                <w:t>:</w:t>
                              </w:r>
                              <w:r>
                                <w:rPr>
                                  <w:color w:val="FF00FF"/>
                                  <w:sz w:val="18"/>
                                  <w:szCs w:val="18"/>
                                </w:rPr>
                                <w:t>'</w:t>
                              </w:r>
                              <w:r>
                                <w:rPr>
                                  <w:rFonts w:hint="eastAsia"/>
                                  <w:color w:val="FF00FF"/>
                                  <w:sz w:val="18"/>
                                  <w:szCs w:val="18"/>
                                </w:rPr>
                                <w:t>padding-left:10px</w:t>
                              </w:r>
                              <w:r w:rsidRPr="00C1137A">
                                <w:rPr>
                                  <w:color w:val="FF00FF"/>
                                  <w:sz w:val="18"/>
                                  <w:szCs w:val="18"/>
                                </w:rPr>
                                <w:t>'</w:t>
                              </w:r>
                              <w:r w:rsidRPr="00C1137A">
                                <w:rPr>
                                  <w:sz w:val="18"/>
                                  <w:szCs w:val="18"/>
                                </w:rPr>
                                <w:t>}</w:t>
                              </w:r>
                              <w:r>
                                <w:rPr>
                                  <w:rFonts w:hint="eastAsia"/>
                                  <w:sz w:val="18"/>
                                  <w:szCs w:val="18"/>
                                </w:rPr>
                                <w:t>)</w:t>
                              </w:r>
                              <w:r w:rsidRPr="00C1137A">
                                <w:rPr>
                                  <w:sz w:val="18"/>
                                  <w:szCs w:val="18"/>
                                </w:rPr>
                                <w:t>;</w:t>
                              </w:r>
                            </w:p>
                            <w:p w:rsidR="0023747D" w:rsidRPr="00C1137A" w:rsidRDefault="0023747D" w:rsidP="00375F9C">
                              <w:pPr>
                                <w:spacing w:line="240" w:lineRule="exact"/>
                                <w:ind w:left="420"/>
                                <w:rPr>
                                  <w:sz w:val="18"/>
                                  <w:szCs w:val="18"/>
                                </w:rPr>
                              </w:pPr>
                              <w:r w:rsidRPr="00C1137A">
                                <w:rPr>
                                  <w:color w:val="0000FF"/>
                                  <w:sz w:val="18"/>
                                  <w:szCs w:val="18"/>
                                </w:rPr>
                                <w:t>var</w:t>
                              </w:r>
                              <w:r w:rsidRPr="00C1137A">
                                <w:rPr>
                                  <w:sz w:val="18"/>
                                  <w:szCs w:val="18"/>
                                </w:rPr>
                                <w:t xml:space="preserve"> input = (</w:t>
                              </w:r>
                              <w:r w:rsidRPr="00C1137A">
                                <w:rPr>
                                  <w:color w:val="0000FF"/>
                                  <w:sz w:val="18"/>
                                  <w:szCs w:val="18"/>
                                </w:rPr>
                                <w:t>new</w:t>
                              </w:r>
                              <w:r w:rsidRPr="00C1137A">
                                <w:rPr>
                                  <w:sz w:val="18"/>
                                  <w:szCs w:val="18"/>
                                </w:rPr>
                                <w:t xml:space="preserve"> </w:t>
                              </w:r>
                              <w:r>
                                <w:rPr>
                                  <w:sz w:val="18"/>
                                  <w:szCs w:val="18"/>
                                </w:rPr>
                                <w:t>xui.</w:t>
                              </w:r>
                              <w:r w:rsidRPr="00C1137A">
                                <w:rPr>
                                  <w:sz w:val="18"/>
                                  <w:szCs w:val="18"/>
                                </w:rPr>
                                <w:t>UI.Input({position:</w:t>
                              </w:r>
                              <w:r w:rsidRPr="00C1137A">
                                <w:rPr>
                                  <w:color w:val="FF00FF"/>
                                  <w:sz w:val="18"/>
                                  <w:szCs w:val="18"/>
                                </w:rPr>
                                <w:t>'relative'</w:t>
                              </w:r>
                              <w:r w:rsidRPr="00C1137A">
                                <w:rPr>
                                  <w:sz w:val="18"/>
                                  <w:szCs w:val="18"/>
                                </w:rPr>
                                <w:t>}))</w:t>
                              </w:r>
                            </w:p>
                            <w:p w:rsidR="0023747D" w:rsidRPr="00C1137A" w:rsidRDefault="0023747D" w:rsidP="00375F9C">
                              <w:pPr>
                                <w:spacing w:line="240" w:lineRule="exact"/>
                                <w:ind w:left="420"/>
                                <w:rPr>
                                  <w:sz w:val="18"/>
                                  <w:szCs w:val="18"/>
                                  <w:lang w:val="sv-SE"/>
                                </w:rPr>
                              </w:pPr>
                              <w:r w:rsidRPr="00C1137A">
                                <w:rPr>
                                  <w:sz w:val="18"/>
                                  <w:szCs w:val="18"/>
                                </w:rPr>
                                <w:t xml:space="preserve">  </w:t>
                              </w:r>
                              <w:r w:rsidRPr="00C1137A">
                                <w:rPr>
                                  <w:sz w:val="18"/>
                                  <w:szCs w:val="18"/>
                                  <w:lang w:val="sv-SE"/>
                                </w:rPr>
                                <w:t>.setValueFormat(</w:t>
                              </w:r>
                              <w:r w:rsidRPr="00C1137A">
                                <w:rPr>
                                  <w:color w:val="FF00FF"/>
                                  <w:sz w:val="18"/>
                                  <w:szCs w:val="18"/>
                                  <w:lang w:val="sv-SE"/>
                                </w:rPr>
                                <w:t>"^-?\\d\\d*$"</w:t>
                              </w:r>
                              <w:r w:rsidRPr="00C1137A">
                                <w:rPr>
                                  <w:sz w:val="18"/>
                                  <w:szCs w:val="18"/>
                                  <w:lang w:val="sv-SE"/>
                                </w:rPr>
                                <w:t>)</w:t>
                              </w:r>
                            </w:p>
                            <w:p w:rsidR="0023747D" w:rsidRPr="00C1137A" w:rsidRDefault="0023747D" w:rsidP="00375F9C">
                              <w:pPr>
                                <w:spacing w:line="240" w:lineRule="exact"/>
                                <w:ind w:left="420"/>
                                <w:rPr>
                                  <w:sz w:val="18"/>
                                  <w:szCs w:val="18"/>
                                  <w:lang w:val="sv-SE"/>
                                </w:rPr>
                              </w:pPr>
                              <w:r w:rsidRPr="00C1137A">
                                <w:rPr>
                                  <w:sz w:val="18"/>
                                  <w:szCs w:val="18"/>
                                  <w:lang w:val="sv-SE"/>
                                </w:rPr>
                                <w:t xml:space="preserve">  .setTipsBinder(slbl)</w:t>
                              </w:r>
                            </w:p>
                            <w:p w:rsidR="0023747D" w:rsidRPr="00375F9C" w:rsidRDefault="0023747D" w:rsidP="00375F9C">
                              <w:pPr>
                                <w:spacing w:line="240" w:lineRule="exact"/>
                                <w:ind w:left="420"/>
                                <w:rPr>
                                  <w:sz w:val="18"/>
                                  <w:szCs w:val="18"/>
                                </w:rPr>
                              </w:pPr>
                              <w:r w:rsidRPr="00C1137A">
                                <w:rPr>
                                  <w:sz w:val="18"/>
                                  <w:szCs w:val="18"/>
                                  <w:lang w:val="sv-SE"/>
                                </w:rPr>
                                <w:t xml:space="preserve">  </w:t>
                              </w:r>
                              <w:r w:rsidRPr="00375F9C">
                                <w:rPr>
                                  <w:sz w:val="18"/>
                                  <w:szCs w:val="18"/>
                                </w:rPr>
                                <w:t>.setDynCheck(</w:t>
                              </w:r>
                              <w:r w:rsidRPr="00375F9C">
                                <w:rPr>
                                  <w:color w:val="0000FF"/>
                                  <w:sz w:val="18"/>
                                  <w:szCs w:val="18"/>
                                </w:rPr>
                                <w:t>true</w:t>
                              </w:r>
                              <w:r w:rsidRPr="00375F9C">
                                <w:rPr>
                                  <w:sz w:val="18"/>
                                  <w:szCs w:val="18"/>
                                </w:rPr>
                                <w:t>)</w:t>
                              </w:r>
                            </w:p>
                            <w:p w:rsidR="0023747D" w:rsidRPr="00375F9C" w:rsidRDefault="0023747D" w:rsidP="00375F9C">
                              <w:pPr>
                                <w:spacing w:line="240" w:lineRule="exact"/>
                                <w:ind w:leftChars="100" w:left="210" w:firstLineChars="100" w:firstLine="180"/>
                                <w:rPr>
                                  <w:sz w:val="18"/>
                                  <w:szCs w:val="18"/>
                                </w:rPr>
                              </w:pPr>
                              <w:r w:rsidRPr="00375F9C">
                                <w:rPr>
                                  <w:rFonts w:hint="eastAsia"/>
                                  <w:sz w:val="18"/>
                                  <w:szCs w:val="18"/>
                                </w:rPr>
                                <w:t xml:space="preserve">  .setTips(</w:t>
                              </w:r>
                              <w:r w:rsidRPr="00375F9C">
                                <w:rPr>
                                  <w:color w:val="FF00FF"/>
                                  <w:sz w:val="18"/>
                                  <w:szCs w:val="18"/>
                                </w:rPr>
                                <w:t>"</w:t>
                              </w:r>
                              <w:r w:rsidRPr="00375F9C">
                                <w:rPr>
                                  <w:rFonts w:hint="eastAsia"/>
                                  <w:color w:val="FF00FF"/>
                                  <w:sz w:val="18"/>
                                  <w:szCs w:val="18"/>
                                </w:rPr>
                                <w:t xml:space="preserve"> default tips</w:t>
                              </w:r>
                              <w:r w:rsidRPr="00375F9C">
                                <w:rPr>
                                  <w:color w:val="FF00FF"/>
                                  <w:sz w:val="18"/>
                                  <w:szCs w:val="18"/>
                                </w:rPr>
                                <w:t>"</w:t>
                              </w:r>
                              <w:r w:rsidRPr="00375F9C">
                                <w:rPr>
                                  <w:rFonts w:hint="eastAsia"/>
                                  <w:sz w:val="18"/>
                                  <w:szCs w:val="18"/>
                                </w:rPr>
                                <w:t>)</w:t>
                              </w:r>
                            </w:p>
                            <w:p w:rsidR="0023747D" w:rsidRPr="00C047B8" w:rsidRDefault="0023747D" w:rsidP="00375F9C">
                              <w:pPr>
                                <w:spacing w:line="240" w:lineRule="exact"/>
                                <w:ind w:leftChars="100" w:left="210"/>
                                <w:rPr>
                                  <w:sz w:val="18"/>
                                  <w:szCs w:val="18"/>
                                  <w:lang w:val="sv-SE"/>
                                </w:rPr>
                              </w:pPr>
                              <w:r w:rsidRPr="00375F9C">
                                <w:rPr>
                                  <w:rFonts w:hint="eastAsia"/>
                                  <w:sz w:val="18"/>
                                  <w:szCs w:val="18"/>
                                </w:rPr>
                                <w:t xml:space="preserve">    </w:t>
                              </w:r>
                              <w:r w:rsidRPr="00C047B8">
                                <w:rPr>
                                  <w:rFonts w:hint="eastAsia"/>
                                  <w:sz w:val="18"/>
                                  <w:szCs w:val="18"/>
                                  <w:lang w:val="sv-SE"/>
                                </w:rPr>
                                <w:t>.setTipsErr(</w:t>
                              </w:r>
                              <w:r w:rsidRPr="00C047B8">
                                <w:rPr>
                                  <w:color w:val="FF00FF"/>
                                  <w:sz w:val="18"/>
                                  <w:szCs w:val="18"/>
                                  <w:lang w:val="sv-SE"/>
                                </w:rPr>
                                <w:t>"</w:t>
                              </w:r>
                              <w:r>
                                <w:rPr>
                                  <w:rFonts w:hint="eastAsia"/>
                                  <w:color w:val="FF00FF"/>
                                  <w:sz w:val="18"/>
                                  <w:szCs w:val="18"/>
                                  <w:lang w:val="sv-SE"/>
                                </w:rPr>
                                <w:t xml:space="preserve"> </w:t>
                              </w:r>
                              <w:r w:rsidRPr="00C047B8">
                                <w:rPr>
                                  <w:rFonts w:hint="eastAsia"/>
                                  <w:color w:val="FF00FF"/>
                                  <w:sz w:val="18"/>
                                  <w:szCs w:val="18"/>
                                  <w:lang w:val="sv-SE"/>
                                </w:rPr>
                                <w:t>invalid tips</w:t>
                              </w:r>
                              <w:r w:rsidRPr="00C047B8">
                                <w:rPr>
                                  <w:color w:val="FF00FF"/>
                                  <w:sz w:val="18"/>
                                  <w:szCs w:val="18"/>
                                  <w:lang w:val="sv-SE"/>
                                </w:rPr>
                                <w:t xml:space="preserve"> "</w:t>
                              </w:r>
                              <w:r w:rsidRPr="00C047B8">
                                <w:rPr>
                                  <w:rFonts w:hint="eastAsia"/>
                                  <w:sz w:val="18"/>
                                  <w:szCs w:val="18"/>
                                  <w:lang w:val="sv-SE"/>
                                </w:rPr>
                                <w:t>)</w:t>
                              </w:r>
                            </w:p>
                            <w:p w:rsidR="0023747D" w:rsidRPr="00375F9C" w:rsidRDefault="0023747D" w:rsidP="00375F9C">
                              <w:pPr>
                                <w:spacing w:line="240" w:lineRule="exact"/>
                                <w:ind w:leftChars="100" w:left="210"/>
                                <w:rPr>
                                  <w:sz w:val="18"/>
                                  <w:szCs w:val="18"/>
                                  <w:lang w:val="sv-SE"/>
                                </w:rPr>
                              </w:pPr>
                              <w:r w:rsidRPr="00C047B8">
                                <w:rPr>
                                  <w:rFonts w:hint="eastAsia"/>
                                  <w:sz w:val="18"/>
                                  <w:szCs w:val="18"/>
                                  <w:lang w:val="sv-SE"/>
                                </w:rPr>
                                <w:t xml:space="preserve">    </w:t>
                              </w:r>
                              <w:r w:rsidRPr="00375F9C">
                                <w:rPr>
                                  <w:rFonts w:hint="eastAsia"/>
                                  <w:sz w:val="18"/>
                                  <w:szCs w:val="18"/>
                                  <w:lang w:val="sv-SE"/>
                                </w:rPr>
                                <w:t>.setTipsOK(</w:t>
                              </w:r>
                              <w:r w:rsidRPr="00375F9C">
                                <w:rPr>
                                  <w:color w:val="FF00FF"/>
                                  <w:sz w:val="18"/>
                                  <w:szCs w:val="18"/>
                                  <w:lang w:val="sv-SE"/>
                                </w:rPr>
                                <w:t>"</w:t>
                              </w:r>
                              <w:r w:rsidRPr="00375F9C">
                                <w:rPr>
                                  <w:rFonts w:hint="eastAsia"/>
                                  <w:color w:val="FF00FF"/>
                                  <w:sz w:val="18"/>
                                  <w:szCs w:val="18"/>
                                  <w:lang w:val="sv-SE"/>
                                </w:rPr>
                                <w:t xml:space="preserve"> valid tips</w:t>
                              </w:r>
                              <w:r w:rsidRPr="00375F9C">
                                <w:rPr>
                                  <w:color w:val="FF00FF"/>
                                  <w:sz w:val="18"/>
                                  <w:szCs w:val="18"/>
                                  <w:lang w:val="sv-SE"/>
                                </w:rPr>
                                <w:t>"</w:t>
                              </w:r>
                              <w:r w:rsidRPr="00375F9C">
                                <w:rPr>
                                  <w:rFonts w:hint="eastAsia"/>
                                  <w:sz w:val="18"/>
                                  <w:szCs w:val="18"/>
                                  <w:lang w:val="sv-SE"/>
                                </w:rPr>
                                <w:t>)</w:t>
                              </w:r>
                            </w:p>
                            <w:p w:rsidR="0023747D" w:rsidRPr="00375F9C" w:rsidRDefault="0023747D" w:rsidP="00375F9C">
                              <w:pPr>
                                <w:spacing w:line="240" w:lineRule="exact"/>
                                <w:ind w:left="420"/>
                                <w:rPr>
                                  <w:sz w:val="18"/>
                                  <w:szCs w:val="18"/>
                                  <w:lang w:val="sv-SE"/>
                                </w:rPr>
                              </w:pPr>
                            </w:p>
                            <w:p w:rsidR="0023747D" w:rsidRPr="00C047B8" w:rsidRDefault="0023747D" w:rsidP="00375F9C">
                              <w:pPr>
                                <w:spacing w:line="240" w:lineRule="exact"/>
                                <w:ind w:left="420"/>
                                <w:rPr>
                                  <w:sz w:val="18"/>
                                  <w:szCs w:val="18"/>
                                </w:rPr>
                              </w:pPr>
                              <w:r w:rsidRPr="00C047B8">
                                <w:rPr>
                                  <w:sz w:val="18"/>
                                  <w:szCs w:val="18"/>
                                </w:rPr>
                                <w:t>input.show();</w:t>
                              </w:r>
                            </w:p>
                            <w:p w:rsidR="0023747D" w:rsidRPr="00C1137A" w:rsidRDefault="0023747D" w:rsidP="00375F9C">
                              <w:pPr>
                                <w:spacing w:line="240" w:lineRule="exact"/>
                                <w:ind w:firstLineChars="250" w:firstLine="450"/>
                                <w:rPr>
                                  <w:sz w:val="18"/>
                                  <w:szCs w:val="18"/>
                                  <w:lang w:val="sv-SE"/>
                                </w:rPr>
                              </w:pPr>
                              <w:r w:rsidRPr="00C1137A">
                                <w:rPr>
                                  <w:sz w:val="18"/>
                                  <w:szCs w:val="18"/>
                                  <w:lang w:val="sv-SE"/>
                                </w:rPr>
                                <w:t>slbl.show();</w:t>
                              </w:r>
                            </w:p>
                          </w:txbxContent>
                        </wps:txbx>
                        <wps:bodyPr rot="0" vert="horz" wrap="square" lIns="54000" tIns="46800" rIns="54000" bIns="45720" anchor="t" anchorCtr="0" upright="1">
                          <a:spAutoFit/>
                        </wps:bodyPr>
                      </wps:wsp>
                      <wps:wsp>
                        <wps:cNvPr id="862" name="AutoShape 265"/>
                        <wps:cNvSpPr>
                          <a:spLocks noChangeArrowheads="1"/>
                        </wps:cNvSpPr>
                        <wps:spPr bwMode="auto">
                          <a:xfrm flipH="1">
                            <a:off x="1485900" y="1485900"/>
                            <a:ext cx="1257300" cy="198120"/>
                          </a:xfrm>
                          <a:prstGeom prst="wedgeRoundRectCallout">
                            <a:avLst>
                              <a:gd name="adj1" fmla="val 82269"/>
                              <a:gd name="adj2" fmla="val 5416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Show SLabel here</w:t>
                              </w:r>
                            </w:p>
                          </w:txbxContent>
                        </wps:txbx>
                        <wps:bodyPr rot="0" vert="horz" wrap="square" lIns="0" tIns="0" rIns="0" bIns="0" anchor="t" anchorCtr="0" upright="1">
                          <a:noAutofit/>
                        </wps:bodyPr>
                      </wps:wsp>
                      <wps:wsp>
                        <wps:cNvPr id="864" name="AutoShape 266"/>
                        <wps:cNvSpPr>
                          <a:spLocks noChangeArrowheads="1"/>
                        </wps:cNvSpPr>
                        <wps:spPr bwMode="auto">
                          <a:xfrm flipH="1">
                            <a:off x="1943100" y="594360"/>
                            <a:ext cx="1257300" cy="198120"/>
                          </a:xfrm>
                          <a:prstGeom prst="wedgeRoundRectCallout">
                            <a:avLst>
                              <a:gd name="adj1" fmla="val 90602"/>
                              <a:gd name="adj2" fmla="val -1538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Sets tipsBinder</w:t>
                              </w:r>
                            </w:p>
                          </w:txbxContent>
                        </wps:txbx>
                        <wps:bodyPr rot="0" vert="horz" wrap="square" lIns="0" tIns="0" rIns="0" bIns="0" anchor="t" anchorCtr="0" upright="1">
                          <a:noAutofit/>
                        </wps:bodyPr>
                      </wps:wsp>
                    </wpc:wpc>
                  </a:graphicData>
                </a:graphic>
              </wp:inline>
            </w:drawing>
          </mc:Choice>
          <mc:Fallback>
            <w:pict>
              <v:group id="画布 262" o:spid="_x0000_s1213" editas="canvas" style="width:414pt;height:148.2pt;mso-position-horizontal-relative:char;mso-position-vertical-relative:line" coordsize="52578,18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">
                <v:shape id="_x0000_s1214" type="#_x0000_t75" style="position:absolute;width:52578;height:18821;visibility:visible;mso-wrap-style:square">
                  <v:fill o:detectmouseclick="t"/>
                  <v:path o:connecttype="none"/>
                </v:shape>
                <v:shape id="Text Box 264" o:spid="_x0000_s1215"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nxjsMA&#10;AADcAAAADwAAAGRycy9kb3ducmV2LnhtbESPzWrDMBCE74W+g9hCb42cHozjRAkhobiXQvN3X6yN&#10;ZWKtjKQ4zttXhUCOw8x8wyxWo+3EQD60jhVMJxkI4trplhsFx8PXRwEiRGSNnWNScKcAq+XrywJL&#10;7W68o2EfG5EgHEpUYGLsSylDbchimLieOHln5y3GJH0jtcdbgttOfmZZLi22nBYM9rQxVF/2V6ug&#10;vmzHbdWejB+utvjVs+r+k1dKvb+N6zmISGN8hh/tb62gyKfwfyYd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nxjsMAAADcAAAADwAAAAAAAAAAAAAAAACYAgAAZHJzL2Rv&#10;d25yZXYueG1sUEsFBgAAAAAEAAQA9QAAAIgDAAAAAA==&#10;" strokeweight="1pt">
                  <v:textbox style="mso-fit-shape-to-text:t" inset="1.5mm,1.3mm,1.5mm">
                    <w:txbxContent>
                      <w:p w:rsidR="0023747D" w:rsidRPr="00C1137A" w:rsidRDefault="0023747D" w:rsidP="00375F9C">
                        <w:pPr>
                          <w:spacing w:line="240" w:lineRule="exact"/>
                          <w:ind w:left="420"/>
                          <w:rPr>
                            <w:sz w:val="18"/>
                            <w:szCs w:val="18"/>
                          </w:rPr>
                        </w:pPr>
                        <w:proofErr w:type="gramStart"/>
                        <w:r w:rsidRPr="00C1137A">
                          <w:rPr>
                            <w:color w:val="0000FF"/>
                            <w:sz w:val="18"/>
                            <w:szCs w:val="18"/>
                          </w:rPr>
                          <w:t>var</w:t>
                        </w:r>
                        <w:proofErr w:type="gramEnd"/>
                        <w:r w:rsidRPr="00C1137A">
                          <w:rPr>
                            <w:sz w:val="18"/>
                            <w:szCs w:val="18"/>
                          </w:rPr>
                          <w:t xml:space="preserve"> slbl= (</w:t>
                        </w:r>
                        <w:r w:rsidRPr="00C1137A">
                          <w:rPr>
                            <w:color w:val="0000FF"/>
                            <w:sz w:val="18"/>
                            <w:szCs w:val="18"/>
                          </w:rPr>
                          <w:t>new</w:t>
                        </w:r>
                        <w:r w:rsidRPr="00C1137A">
                          <w:rPr>
                            <w:sz w:val="18"/>
                            <w:szCs w:val="18"/>
                          </w:rPr>
                          <w:t xml:space="preserve"> </w:t>
                        </w:r>
                        <w:r>
                          <w:rPr>
                            <w:sz w:val="18"/>
                            <w:szCs w:val="18"/>
                          </w:rPr>
                          <w:t>xui.</w:t>
                        </w:r>
                        <w:r w:rsidRPr="00C1137A">
                          <w:rPr>
                            <w:sz w:val="18"/>
                            <w:szCs w:val="18"/>
                          </w:rPr>
                          <w:t>UI.SLabel({position:</w:t>
                        </w:r>
                        <w:r w:rsidRPr="00C1137A">
                          <w:rPr>
                            <w:color w:val="FF00FF"/>
                            <w:sz w:val="18"/>
                            <w:szCs w:val="18"/>
                          </w:rPr>
                          <w:t>'relative'</w:t>
                        </w:r>
                        <w:r w:rsidRPr="00C1137A">
                          <w:rPr>
                            <w:sz w:val="18"/>
                            <w:szCs w:val="18"/>
                          </w:rPr>
                          <w:t>}))</w:t>
                        </w:r>
                        <w:r>
                          <w:rPr>
                            <w:rFonts w:hint="eastAsia"/>
                            <w:sz w:val="18"/>
                            <w:szCs w:val="18"/>
                          </w:rPr>
                          <w:t>.setCustomStyle(</w:t>
                        </w:r>
                        <w:r w:rsidRPr="00C1137A">
                          <w:rPr>
                            <w:sz w:val="18"/>
                            <w:szCs w:val="18"/>
                          </w:rPr>
                          <w:t>{</w:t>
                        </w:r>
                        <w:r>
                          <w:rPr>
                            <w:rFonts w:hint="eastAsia"/>
                            <w:sz w:val="18"/>
                            <w:szCs w:val="18"/>
                          </w:rPr>
                          <w:t>KEY</w:t>
                        </w:r>
                        <w:r w:rsidRPr="00C1137A">
                          <w:rPr>
                            <w:sz w:val="18"/>
                            <w:szCs w:val="18"/>
                          </w:rPr>
                          <w:t>:</w:t>
                        </w:r>
                        <w:r>
                          <w:rPr>
                            <w:color w:val="FF00FF"/>
                            <w:sz w:val="18"/>
                            <w:szCs w:val="18"/>
                          </w:rPr>
                          <w:t>'</w:t>
                        </w:r>
                        <w:r>
                          <w:rPr>
                            <w:rFonts w:hint="eastAsia"/>
                            <w:color w:val="FF00FF"/>
                            <w:sz w:val="18"/>
                            <w:szCs w:val="18"/>
                          </w:rPr>
                          <w:t>padding-left:10px</w:t>
                        </w:r>
                        <w:r w:rsidRPr="00C1137A">
                          <w:rPr>
                            <w:color w:val="FF00FF"/>
                            <w:sz w:val="18"/>
                            <w:szCs w:val="18"/>
                          </w:rPr>
                          <w:t>'</w:t>
                        </w:r>
                        <w:r w:rsidRPr="00C1137A">
                          <w:rPr>
                            <w:sz w:val="18"/>
                            <w:szCs w:val="18"/>
                          </w:rPr>
                          <w:t>}</w:t>
                        </w:r>
                        <w:r>
                          <w:rPr>
                            <w:rFonts w:hint="eastAsia"/>
                            <w:sz w:val="18"/>
                            <w:szCs w:val="18"/>
                          </w:rPr>
                          <w:t>)</w:t>
                        </w:r>
                        <w:r w:rsidRPr="00C1137A">
                          <w:rPr>
                            <w:sz w:val="18"/>
                            <w:szCs w:val="18"/>
                          </w:rPr>
                          <w:t>;</w:t>
                        </w:r>
                      </w:p>
                      <w:p w:rsidR="0023747D" w:rsidRPr="00C1137A" w:rsidRDefault="0023747D" w:rsidP="00375F9C">
                        <w:pPr>
                          <w:spacing w:line="240" w:lineRule="exact"/>
                          <w:ind w:left="420"/>
                          <w:rPr>
                            <w:sz w:val="18"/>
                            <w:szCs w:val="18"/>
                          </w:rPr>
                        </w:pPr>
                        <w:proofErr w:type="gramStart"/>
                        <w:r w:rsidRPr="00C1137A">
                          <w:rPr>
                            <w:color w:val="0000FF"/>
                            <w:sz w:val="18"/>
                            <w:szCs w:val="18"/>
                          </w:rPr>
                          <w:t>var</w:t>
                        </w:r>
                        <w:proofErr w:type="gramEnd"/>
                        <w:r w:rsidRPr="00C1137A">
                          <w:rPr>
                            <w:sz w:val="18"/>
                            <w:szCs w:val="18"/>
                          </w:rPr>
                          <w:t xml:space="preserve"> input = (</w:t>
                        </w:r>
                        <w:r w:rsidRPr="00C1137A">
                          <w:rPr>
                            <w:color w:val="0000FF"/>
                            <w:sz w:val="18"/>
                            <w:szCs w:val="18"/>
                          </w:rPr>
                          <w:t>new</w:t>
                        </w:r>
                        <w:r w:rsidRPr="00C1137A">
                          <w:rPr>
                            <w:sz w:val="18"/>
                            <w:szCs w:val="18"/>
                          </w:rPr>
                          <w:t xml:space="preserve"> </w:t>
                        </w:r>
                        <w:r>
                          <w:rPr>
                            <w:sz w:val="18"/>
                            <w:szCs w:val="18"/>
                          </w:rPr>
                          <w:t>xui.</w:t>
                        </w:r>
                        <w:r w:rsidRPr="00C1137A">
                          <w:rPr>
                            <w:sz w:val="18"/>
                            <w:szCs w:val="18"/>
                          </w:rPr>
                          <w:t>UI.Input({position:</w:t>
                        </w:r>
                        <w:r w:rsidRPr="00C1137A">
                          <w:rPr>
                            <w:color w:val="FF00FF"/>
                            <w:sz w:val="18"/>
                            <w:szCs w:val="18"/>
                          </w:rPr>
                          <w:t>'relative'</w:t>
                        </w:r>
                        <w:r w:rsidRPr="00C1137A">
                          <w:rPr>
                            <w:sz w:val="18"/>
                            <w:szCs w:val="18"/>
                          </w:rPr>
                          <w:t>}))</w:t>
                        </w:r>
                      </w:p>
                      <w:p w:rsidR="0023747D" w:rsidRPr="00C1137A" w:rsidRDefault="0023747D" w:rsidP="00375F9C">
                        <w:pPr>
                          <w:spacing w:line="240" w:lineRule="exact"/>
                          <w:ind w:left="420"/>
                          <w:rPr>
                            <w:sz w:val="18"/>
                            <w:szCs w:val="18"/>
                            <w:lang w:val="sv-SE"/>
                          </w:rPr>
                        </w:pPr>
                        <w:r w:rsidRPr="00C1137A">
                          <w:rPr>
                            <w:sz w:val="18"/>
                            <w:szCs w:val="18"/>
                          </w:rPr>
                          <w:t xml:space="preserve">  </w:t>
                        </w:r>
                        <w:r w:rsidRPr="00C1137A">
                          <w:rPr>
                            <w:sz w:val="18"/>
                            <w:szCs w:val="18"/>
                            <w:lang w:val="sv-SE"/>
                          </w:rPr>
                          <w:t>.setValueFormat(</w:t>
                        </w:r>
                        <w:r w:rsidRPr="00C1137A">
                          <w:rPr>
                            <w:color w:val="FF00FF"/>
                            <w:sz w:val="18"/>
                            <w:szCs w:val="18"/>
                            <w:lang w:val="sv-SE"/>
                          </w:rPr>
                          <w:t>"^-?\\d\\d*$"</w:t>
                        </w:r>
                        <w:r w:rsidRPr="00C1137A">
                          <w:rPr>
                            <w:sz w:val="18"/>
                            <w:szCs w:val="18"/>
                            <w:lang w:val="sv-SE"/>
                          </w:rPr>
                          <w:t>)</w:t>
                        </w:r>
                      </w:p>
                      <w:p w:rsidR="0023747D" w:rsidRPr="00C1137A" w:rsidRDefault="0023747D" w:rsidP="00375F9C">
                        <w:pPr>
                          <w:spacing w:line="240" w:lineRule="exact"/>
                          <w:ind w:left="420"/>
                          <w:rPr>
                            <w:sz w:val="18"/>
                            <w:szCs w:val="18"/>
                            <w:lang w:val="sv-SE"/>
                          </w:rPr>
                        </w:pPr>
                        <w:r w:rsidRPr="00C1137A">
                          <w:rPr>
                            <w:sz w:val="18"/>
                            <w:szCs w:val="18"/>
                            <w:lang w:val="sv-SE"/>
                          </w:rPr>
                          <w:t xml:space="preserve">  .setTipsBinder(slbl)</w:t>
                        </w:r>
                      </w:p>
                      <w:p w:rsidR="0023747D" w:rsidRPr="00375F9C" w:rsidRDefault="0023747D" w:rsidP="00375F9C">
                        <w:pPr>
                          <w:spacing w:line="240" w:lineRule="exact"/>
                          <w:ind w:left="420"/>
                          <w:rPr>
                            <w:sz w:val="18"/>
                            <w:szCs w:val="18"/>
                          </w:rPr>
                        </w:pPr>
                        <w:r w:rsidRPr="00C1137A">
                          <w:rPr>
                            <w:sz w:val="18"/>
                            <w:szCs w:val="18"/>
                            <w:lang w:val="sv-SE"/>
                          </w:rPr>
                          <w:t xml:space="preserve">  </w:t>
                        </w:r>
                        <w:r w:rsidRPr="00375F9C">
                          <w:rPr>
                            <w:sz w:val="18"/>
                            <w:szCs w:val="18"/>
                          </w:rPr>
                          <w:t>.</w:t>
                        </w:r>
                        <w:proofErr w:type="gramStart"/>
                        <w:r w:rsidRPr="00375F9C">
                          <w:rPr>
                            <w:sz w:val="18"/>
                            <w:szCs w:val="18"/>
                          </w:rPr>
                          <w:t>setDynCheck(</w:t>
                        </w:r>
                        <w:proofErr w:type="gramEnd"/>
                        <w:r w:rsidRPr="00375F9C">
                          <w:rPr>
                            <w:color w:val="0000FF"/>
                            <w:sz w:val="18"/>
                            <w:szCs w:val="18"/>
                          </w:rPr>
                          <w:t>true</w:t>
                        </w:r>
                        <w:r w:rsidRPr="00375F9C">
                          <w:rPr>
                            <w:sz w:val="18"/>
                            <w:szCs w:val="18"/>
                          </w:rPr>
                          <w:t>)</w:t>
                        </w:r>
                      </w:p>
                      <w:p w:rsidR="0023747D" w:rsidRPr="00375F9C" w:rsidRDefault="0023747D" w:rsidP="00375F9C">
                        <w:pPr>
                          <w:spacing w:line="240" w:lineRule="exact"/>
                          <w:ind w:leftChars="100" w:left="210" w:firstLineChars="100" w:firstLine="180"/>
                          <w:rPr>
                            <w:sz w:val="18"/>
                            <w:szCs w:val="18"/>
                          </w:rPr>
                        </w:pPr>
                        <w:r w:rsidRPr="00375F9C">
                          <w:rPr>
                            <w:rFonts w:hint="eastAsia"/>
                            <w:sz w:val="18"/>
                            <w:szCs w:val="18"/>
                          </w:rPr>
                          <w:t xml:space="preserve">  .</w:t>
                        </w:r>
                        <w:proofErr w:type="gramStart"/>
                        <w:r w:rsidRPr="00375F9C">
                          <w:rPr>
                            <w:rFonts w:hint="eastAsia"/>
                            <w:sz w:val="18"/>
                            <w:szCs w:val="18"/>
                          </w:rPr>
                          <w:t>setTips(</w:t>
                        </w:r>
                        <w:proofErr w:type="gramEnd"/>
                        <w:r w:rsidRPr="00375F9C">
                          <w:rPr>
                            <w:color w:val="FF00FF"/>
                            <w:sz w:val="18"/>
                            <w:szCs w:val="18"/>
                          </w:rPr>
                          <w:t>"</w:t>
                        </w:r>
                        <w:r w:rsidRPr="00375F9C">
                          <w:rPr>
                            <w:rFonts w:hint="eastAsia"/>
                            <w:color w:val="FF00FF"/>
                            <w:sz w:val="18"/>
                            <w:szCs w:val="18"/>
                          </w:rPr>
                          <w:t xml:space="preserve"> default tips</w:t>
                        </w:r>
                        <w:r w:rsidRPr="00375F9C">
                          <w:rPr>
                            <w:color w:val="FF00FF"/>
                            <w:sz w:val="18"/>
                            <w:szCs w:val="18"/>
                          </w:rPr>
                          <w:t>"</w:t>
                        </w:r>
                        <w:r w:rsidRPr="00375F9C">
                          <w:rPr>
                            <w:rFonts w:hint="eastAsia"/>
                            <w:sz w:val="18"/>
                            <w:szCs w:val="18"/>
                          </w:rPr>
                          <w:t>)</w:t>
                        </w:r>
                      </w:p>
                      <w:p w:rsidR="0023747D" w:rsidRPr="00C047B8" w:rsidRDefault="0023747D" w:rsidP="00375F9C">
                        <w:pPr>
                          <w:spacing w:line="240" w:lineRule="exact"/>
                          <w:ind w:leftChars="100" w:left="210"/>
                          <w:rPr>
                            <w:sz w:val="18"/>
                            <w:szCs w:val="18"/>
                            <w:lang w:val="sv-SE"/>
                          </w:rPr>
                        </w:pPr>
                        <w:r w:rsidRPr="00375F9C">
                          <w:rPr>
                            <w:rFonts w:hint="eastAsia"/>
                            <w:sz w:val="18"/>
                            <w:szCs w:val="18"/>
                          </w:rPr>
                          <w:t xml:space="preserve">    </w:t>
                        </w:r>
                        <w:r w:rsidRPr="00C047B8">
                          <w:rPr>
                            <w:rFonts w:hint="eastAsia"/>
                            <w:sz w:val="18"/>
                            <w:szCs w:val="18"/>
                            <w:lang w:val="sv-SE"/>
                          </w:rPr>
                          <w:t>.setTipsErr(</w:t>
                        </w:r>
                        <w:r w:rsidRPr="00C047B8">
                          <w:rPr>
                            <w:color w:val="FF00FF"/>
                            <w:sz w:val="18"/>
                            <w:szCs w:val="18"/>
                            <w:lang w:val="sv-SE"/>
                          </w:rPr>
                          <w:t>"</w:t>
                        </w:r>
                        <w:r>
                          <w:rPr>
                            <w:rFonts w:hint="eastAsia"/>
                            <w:color w:val="FF00FF"/>
                            <w:sz w:val="18"/>
                            <w:szCs w:val="18"/>
                            <w:lang w:val="sv-SE"/>
                          </w:rPr>
                          <w:t xml:space="preserve"> </w:t>
                        </w:r>
                        <w:r w:rsidRPr="00C047B8">
                          <w:rPr>
                            <w:rFonts w:hint="eastAsia"/>
                            <w:color w:val="FF00FF"/>
                            <w:sz w:val="18"/>
                            <w:szCs w:val="18"/>
                            <w:lang w:val="sv-SE"/>
                          </w:rPr>
                          <w:t>invalid tips</w:t>
                        </w:r>
                        <w:r w:rsidRPr="00C047B8">
                          <w:rPr>
                            <w:color w:val="FF00FF"/>
                            <w:sz w:val="18"/>
                            <w:szCs w:val="18"/>
                            <w:lang w:val="sv-SE"/>
                          </w:rPr>
                          <w:t xml:space="preserve"> "</w:t>
                        </w:r>
                        <w:r w:rsidRPr="00C047B8">
                          <w:rPr>
                            <w:rFonts w:hint="eastAsia"/>
                            <w:sz w:val="18"/>
                            <w:szCs w:val="18"/>
                            <w:lang w:val="sv-SE"/>
                          </w:rPr>
                          <w:t>)</w:t>
                        </w:r>
                      </w:p>
                      <w:p w:rsidR="0023747D" w:rsidRPr="00375F9C" w:rsidRDefault="0023747D" w:rsidP="00375F9C">
                        <w:pPr>
                          <w:spacing w:line="240" w:lineRule="exact"/>
                          <w:ind w:leftChars="100" w:left="210"/>
                          <w:rPr>
                            <w:sz w:val="18"/>
                            <w:szCs w:val="18"/>
                            <w:lang w:val="sv-SE"/>
                          </w:rPr>
                        </w:pPr>
                        <w:r w:rsidRPr="00C047B8">
                          <w:rPr>
                            <w:rFonts w:hint="eastAsia"/>
                            <w:sz w:val="18"/>
                            <w:szCs w:val="18"/>
                            <w:lang w:val="sv-SE"/>
                          </w:rPr>
                          <w:t xml:space="preserve">    </w:t>
                        </w:r>
                        <w:r w:rsidRPr="00375F9C">
                          <w:rPr>
                            <w:rFonts w:hint="eastAsia"/>
                            <w:sz w:val="18"/>
                            <w:szCs w:val="18"/>
                            <w:lang w:val="sv-SE"/>
                          </w:rPr>
                          <w:t>.setTipsOK(</w:t>
                        </w:r>
                        <w:r w:rsidRPr="00375F9C">
                          <w:rPr>
                            <w:color w:val="FF00FF"/>
                            <w:sz w:val="18"/>
                            <w:szCs w:val="18"/>
                            <w:lang w:val="sv-SE"/>
                          </w:rPr>
                          <w:t>"</w:t>
                        </w:r>
                        <w:r w:rsidRPr="00375F9C">
                          <w:rPr>
                            <w:rFonts w:hint="eastAsia"/>
                            <w:color w:val="FF00FF"/>
                            <w:sz w:val="18"/>
                            <w:szCs w:val="18"/>
                            <w:lang w:val="sv-SE"/>
                          </w:rPr>
                          <w:t xml:space="preserve"> valid tips</w:t>
                        </w:r>
                        <w:r w:rsidRPr="00375F9C">
                          <w:rPr>
                            <w:color w:val="FF00FF"/>
                            <w:sz w:val="18"/>
                            <w:szCs w:val="18"/>
                            <w:lang w:val="sv-SE"/>
                          </w:rPr>
                          <w:t>"</w:t>
                        </w:r>
                        <w:r w:rsidRPr="00375F9C">
                          <w:rPr>
                            <w:rFonts w:hint="eastAsia"/>
                            <w:sz w:val="18"/>
                            <w:szCs w:val="18"/>
                            <w:lang w:val="sv-SE"/>
                          </w:rPr>
                          <w:t>)</w:t>
                        </w:r>
                      </w:p>
                      <w:p w:rsidR="0023747D" w:rsidRPr="00375F9C" w:rsidRDefault="0023747D" w:rsidP="00375F9C">
                        <w:pPr>
                          <w:spacing w:line="240" w:lineRule="exact"/>
                          <w:ind w:left="420"/>
                          <w:rPr>
                            <w:sz w:val="18"/>
                            <w:szCs w:val="18"/>
                            <w:lang w:val="sv-SE"/>
                          </w:rPr>
                        </w:pPr>
                      </w:p>
                      <w:p w:rsidR="0023747D" w:rsidRPr="00C047B8" w:rsidRDefault="0023747D" w:rsidP="00375F9C">
                        <w:pPr>
                          <w:spacing w:line="240" w:lineRule="exact"/>
                          <w:ind w:left="420"/>
                          <w:rPr>
                            <w:sz w:val="18"/>
                            <w:szCs w:val="18"/>
                          </w:rPr>
                        </w:pPr>
                        <w:proofErr w:type="gramStart"/>
                        <w:r w:rsidRPr="00C047B8">
                          <w:rPr>
                            <w:sz w:val="18"/>
                            <w:szCs w:val="18"/>
                          </w:rPr>
                          <w:t>input.show(</w:t>
                        </w:r>
                        <w:proofErr w:type="gramEnd"/>
                        <w:r w:rsidRPr="00C047B8">
                          <w:rPr>
                            <w:sz w:val="18"/>
                            <w:szCs w:val="18"/>
                          </w:rPr>
                          <w:t>);</w:t>
                        </w:r>
                      </w:p>
                      <w:p w:rsidR="0023747D" w:rsidRPr="00C1137A" w:rsidRDefault="0023747D" w:rsidP="00375F9C">
                        <w:pPr>
                          <w:spacing w:line="240" w:lineRule="exact"/>
                          <w:ind w:firstLineChars="250" w:firstLine="450"/>
                          <w:rPr>
                            <w:sz w:val="18"/>
                            <w:szCs w:val="18"/>
                            <w:lang w:val="sv-SE"/>
                          </w:rPr>
                        </w:pPr>
                        <w:r w:rsidRPr="00C1137A">
                          <w:rPr>
                            <w:sz w:val="18"/>
                            <w:szCs w:val="18"/>
                            <w:lang w:val="sv-SE"/>
                          </w:rPr>
                          <w:t>slbl.show();</w:t>
                        </w:r>
                      </w:p>
                    </w:txbxContent>
                  </v:textbox>
                </v:shape>
                <v:shape id="AutoShape 265" o:spid="_x0000_s1216" type="#_x0000_t62" style="position:absolute;left:14859;top:14859;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QCV8UA&#10;AADcAAAADwAAAGRycy9kb3ducmV2LnhtbESPT2vCQBTE70K/w/KE3nRjQJHoKjbW0lP9VwreHtln&#10;NjT7NmS3Gr99VxA8DjPzG2a+7GwtLtT6yrGC0TABQVw4XXGp4Pu4GUxB+ICssXZMCm7kYbl46c0x&#10;0+7Ke7ocQikihH2GCkwITSalLwxZ9EPXEEfv7FqLIcq2lLrFa4TbWqZJMpEWK44LBhvKDRW/hz+r&#10;4Hh6M7tVevvZ4sdXvh6vc2PfK6Ve+91qBiJQF57hR/tTK5hOUrifiUd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5AJXxQAAANwAAAAPAAAAAAAAAAAAAAAAAJgCAABkcnMv&#10;ZG93bnJldi54bWxQSwUGAAAAAAQABAD1AAAAigMAAAAA&#10;" adj="28570,22499" fillcolor="#ff9">
                  <v:textbox inset="0,0,0,0">
                    <w:txbxContent>
                      <w:p w:rsidR="0023747D" w:rsidRPr="000E23E9" w:rsidRDefault="0023747D" w:rsidP="00B532B2">
                        <w:pPr>
                          <w:jc w:val="center"/>
                          <w:rPr>
                            <w:szCs w:val="18"/>
                          </w:rPr>
                        </w:pPr>
                        <w:r>
                          <w:rPr>
                            <w:rFonts w:hint="eastAsia"/>
                            <w:szCs w:val="18"/>
                          </w:rPr>
                          <w:t>Show SLabel here</w:t>
                        </w:r>
                      </w:p>
                    </w:txbxContent>
                  </v:textbox>
                </v:shape>
                <v:shape id="AutoShape 266" o:spid="_x0000_s1217" type="#_x0000_t62" style="position:absolute;left:19431;top:5943;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zI8QA&#10;AADcAAAADwAAAGRycy9kb3ducmV2LnhtbESPT4vCMBTE7wt+h/AEb2uqK/6pRhFhUQ970IrnR/Ns&#10;i81LaVKtfnojCHscZuY3zGLVmlLcqHaFZQWDfgSCOLW64EzBKfn9noJwHlljaZkUPMjBatn5WmCs&#10;7Z0PdDv6TAQIuxgV5N5XsZQuzcmg69uKOHgXWxv0QdaZ1DXeA9yUchhFY2mw4LCQY0WbnNLrsTEK&#10;huvmb783g1kzeSbbRJ532Y+xSvW67XoOwlPr/8Of9k4rmI5H8D4Tjo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D8yPEAAAA3AAAAA8AAAAAAAAAAAAAAAAAmAIAAGRycy9k&#10;b3ducmV2LnhtbFBLBQYAAAAABAAEAPUAAACJAwAAAAA=&#10;" adj="30370,7476" fillcolor="#ff9">
                  <v:textbox inset="0,0,0,0">
                    <w:txbxContent>
                      <w:p w:rsidR="0023747D" w:rsidRPr="000E23E9" w:rsidRDefault="0023747D" w:rsidP="00B532B2">
                        <w:pPr>
                          <w:jc w:val="center"/>
                          <w:rPr>
                            <w:szCs w:val="18"/>
                          </w:rPr>
                        </w:pPr>
                        <w:r>
                          <w:rPr>
                            <w:rFonts w:hint="eastAsia"/>
                            <w:szCs w:val="18"/>
                          </w:rPr>
                          <w:t>Sets tipsBinder</w:t>
                        </w:r>
                      </w:p>
                    </w:txbxContent>
                  </v:textbox>
                </v:shape>
                <w10:anchorlock/>
              </v:group>
            </w:pict>
          </mc:Fallback>
        </mc:AlternateContent>
      </w:r>
    </w:p>
    <w:p w:rsidR="00375F9C" w:rsidRPr="002E6A26" w:rsidRDefault="00375F9C" w:rsidP="00375F9C">
      <w:pPr>
        <w:rPr>
          <w:b/>
        </w:rPr>
      </w:pPr>
      <w:r w:rsidRPr="002E6A26">
        <w:rPr>
          <w:rFonts w:hint="eastAsia"/>
          <w:b/>
        </w:rPr>
        <w:t>Output:</w:t>
      </w:r>
    </w:p>
    <w:p w:rsidR="00375F9C" w:rsidRDefault="005C781A" w:rsidP="00375F9C">
      <w:r>
        <w:rPr>
          <w:rFonts w:hint="eastAsia"/>
          <w:noProof/>
        </w:rPr>
        <w:drawing>
          <wp:inline distT="0" distB="0" distL="0" distR="0" wp14:anchorId="11340B51" wp14:editId="14A2D455">
            <wp:extent cx="5400675" cy="295275"/>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675" cy="295275"/>
                    </a:xfrm>
                    <a:prstGeom prst="rect">
                      <a:avLst/>
                    </a:prstGeom>
                    <a:noFill/>
                    <a:ln>
                      <a:noFill/>
                    </a:ln>
                  </pic:spPr>
                </pic:pic>
              </a:graphicData>
            </a:graphic>
          </wp:inline>
        </w:drawing>
      </w:r>
    </w:p>
    <w:p w:rsidR="00375F9C" w:rsidRDefault="00375F9C" w:rsidP="00E45D25">
      <w:pPr>
        <w:pStyle w:val="4"/>
        <w:numPr>
          <w:ilvl w:val="3"/>
          <w:numId w:val="17"/>
        </w:numPr>
      </w:pPr>
      <w:bookmarkStart w:id="56" w:name="_Toc356466196"/>
      <w:r w:rsidRPr="00C57BEB">
        <w:t>Custom</w:t>
      </w:r>
      <w:r>
        <w:rPr>
          <w:rFonts w:hint="eastAsia"/>
        </w:rPr>
        <w:t xml:space="preserve"> </w:t>
      </w:r>
      <w:r w:rsidRPr="00C57BEB">
        <w:t>Error Mark</w:t>
      </w:r>
      <w:bookmarkEnd w:id="56"/>
    </w:p>
    <w:p w:rsidR="00375F9C" w:rsidRDefault="00375F9C" w:rsidP="00375F9C">
      <w:r>
        <w:t>We</w:t>
      </w:r>
      <w:r>
        <w:rPr>
          <w:rFonts w:hint="eastAsia"/>
        </w:rPr>
        <w:t xml:space="preserve"> can custom </w:t>
      </w:r>
      <w:r>
        <w:t>“</w:t>
      </w:r>
      <w:r>
        <w:rPr>
          <w:rFonts w:hint="eastAsia"/>
        </w:rPr>
        <w:t>Error Mark</w:t>
      </w:r>
      <w:r>
        <w:t>”</w:t>
      </w:r>
      <w:r>
        <w:rPr>
          <w:rFonts w:hint="eastAsia"/>
        </w:rPr>
        <w:t xml:space="preserve"> in </w:t>
      </w:r>
      <w:r w:rsidRPr="00C1137A">
        <w:t>beforeFormatMark</w:t>
      </w:r>
      <w:r>
        <w:rPr>
          <w:rFonts w:hint="eastAsia"/>
        </w:rPr>
        <w:t xml:space="preserve"> event.</w:t>
      </w:r>
    </w:p>
    <w:p w:rsidR="00375F9C" w:rsidRPr="00901F41" w:rsidRDefault="00375F9C" w:rsidP="00375F9C">
      <w:pPr>
        <w:rPr>
          <w:b/>
        </w:rPr>
      </w:pPr>
      <w:r w:rsidRPr="00901F41">
        <w:rPr>
          <w:b/>
        </w:rPr>
        <w:t>Input</w:t>
      </w:r>
      <w:r w:rsidRPr="00901F41">
        <w:rPr>
          <w:rFonts w:hint="eastAsia"/>
          <w:b/>
        </w:rPr>
        <w:t xml:space="preserve">: </w:t>
      </w:r>
    </w:p>
    <w:p w:rsidR="00375F9C" w:rsidRDefault="005C781A" w:rsidP="00375F9C">
      <w:r>
        <w:rPr>
          <w:noProof/>
        </w:rPr>
        <mc:AlternateContent>
          <mc:Choice Requires="wpc">
            <w:drawing>
              <wp:inline distT="0" distB="0" distL="0" distR="0" wp14:anchorId="45B8734E" wp14:editId="502C5A8A">
                <wp:extent cx="5257800" cy="1525905"/>
                <wp:effectExtent l="9525" t="0" r="9525" b="7620"/>
                <wp:docPr id="860" name="画布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57" name="Text Box 269"/>
                        <wps:cNvSpPr txBox="1">
                          <a:spLocks noChangeArrowheads="1"/>
                        </wps:cNvSpPr>
                        <wps:spPr bwMode="auto">
                          <a:xfrm>
                            <a:off x="0" y="48895"/>
                            <a:ext cx="5257800" cy="1477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1137A" w:rsidRDefault="0023747D" w:rsidP="00375F9C">
                              <w:pPr>
                                <w:spacing w:line="240" w:lineRule="exact"/>
                                <w:ind w:left="420"/>
                                <w:rPr>
                                  <w:sz w:val="18"/>
                                  <w:szCs w:val="18"/>
                                </w:rPr>
                              </w:pPr>
                              <w:r w:rsidRPr="00C1137A">
                                <w:rPr>
                                  <w:color w:val="0000FF"/>
                                  <w:sz w:val="18"/>
                                  <w:szCs w:val="18"/>
                                </w:rPr>
                                <w:t>var</w:t>
                              </w:r>
                              <w:r w:rsidRPr="00C1137A">
                                <w:rPr>
                                  <w:sz w:val="18"/>
                                  <w:szCs w:val="18"/>
                                </w:rPr>
                                <w:t xml:space="preserve"> input = (</w:t>
                              </w:r>
                              <w:r w:rsidRPr="00C1137A">
                                <w:rPr>
                                  <w:color w:val="0000FF"/>
                                  <w:sz w:val="18"/>
                                  <w:szCs w:val="18"/>
                                </w:rPr>
                                <w:t>new</w:t>
                              </w:r>
                              <w:r w:rsidRPr="00C1137A">
                                <w:rPr>
                                  <w:sz w:val="18"/>
                                  <w:szCs w:val="18"/>
                                </w:rPr>
                                <w:t xml:space="preserve"> </w:t>
                              </w:r>
                              <w:r>
                                <w:rPr>
                                  <w:sz w:val="18"/>
                                  <w:szCs w:val="18"/>
                                </w:rPr>
                                <w:t>xui</w:t>
                              </w:r>
                              <w:r w:rsidRPr="00C1137A">
                                <w:rPr>
                                  <w:sz w:val="18"/>
                                  <w:szCs w:val="18"/>
                                </w:rPr>
                                <w:t>.UI.Input())</w:t>
                              </w:r>
                            </w:p>
                            <w:p w:rsidR="0023747D" w:rsidRPr="00C1137A" w:rsidRDefault="0023747D" w:rsidP="00375F9C">
                              <w:pPr>
                                <w:spacing w:line="240" w:lineRule="exact"/>
                                <w:ind w:left="420"/>
                                <w:rPr>
                                  <w:sz w:val="18"/>
                                  <w:szCs w:val="18"/>
                                </w:rPr>
                              </w:pPr>
                              <w:r w:rsidRPr="00C1137A">
                                <w:rPr>
                                  <w:sz w:val="18"/>
                                  <w:szCs w:val="18"/>
                                </w:rPr>
                                <w:t xml:space="preserve">  .setValueFormat(</w:t>
                              </w:r>
                              <w:r w:rsidRPr="00C1137A">
                                <w:rPr>
                                  <w:color w:val="FF00FF"/>
                                  <w:sz w:val="18"/>
                                  <w:szCs w:val="18"/>
                                </w:rPr>
                                <w:t>"^-?\\d\\d*$"</w:t>
                              </w:r>
                              <w:r w:rsidRPr="00C1137A">
                                <w:rPr>
                                  <w:sz w:val="18"/>
                                  <w:szCs w:val="18"/>
                                </w:rPr>
                                <w:t>)</w:t>
                              </w:r>
                            </w:p>
                            <w:p w:rsidR="0023747D" w:rsidRPr="00C1137A" w:rsidRDefault="0023747D" w:rsidP="00375F9C">
                              <w:pPr>
                                <w:spacing w:line="240" w:lineRule="exact"/>
                                <w:ind w:left="420"/>
                                <w:rPr>
                                  <w:sz w:val="18"/>
                                  <w:szCs w:val="18"/>
                                </w:rPr>
                              </w:pPr>
                              <w:r w:rsidRPr="00C1137A">
                                <w:rPr>
                                  <w:sz w:val="18"/>
                                  <w:szCs w:val="18"/>
                                </w:rPr>
                                <w:t xml:space="preserve">  .beforeFormatMark(</w:t>
                              </w:r>
                              <w:r w:rsidRPr="00C1137A">
                                <w:rPr>
                                  <w:color w:val="0000FF"/>
                                  <w:sz w:val="18"/>
                                  <w:szCs w:val="18"/>
                                </w:rPr>
                                <w:t>function</w:t>
                              </w:r>
                              <w:r w:rsidRPr="00C1137A">
                                <w:rPr>
                                  <w:sz w:val="18"/>
                                  <w:szCs w:val="18"/>
                                </w:rPr>
                                <w:t>(profile,err){</w:t>
                              </w:r>
                            </w:p>
                            <w:p w:rsidR="0023747D" w:rsidRPr="00C1137A" w:rsidRDefault="0023747D" w:rsidP="00375F9C">
                              <w:pPr>
                                <w:spacing w:line="240" w:lineRule="exact"/>
                                <w:ind w:left="420"/>
                                <w:rPr>
                                  <w:sz w:val="18"/>
                                  <w:szCs w:val="18"/>
                                </w:rPr>
                              </w:pPr>
                              <w:r w:rsidRPr="00C1137A">
                                <w:rPr>
                                  <w:sz w:val="18"/>
                                  <w:szCs w:val="18"/>
                                </w:rPr>
                                <w:t xml:space="preserve">    </w:t>
                              </w:r>
                              <w:r w:rsidRPr="00C1137A">
                                <w:rPr>
                                  <w:color w:val="0000FF"/>
                                  <w:sz w:val="18"/>
                                  <w:szCs w:val="18"/>
                                </w:rPr>
                                <w:t>if</w:t>
                              </w:r>
                              <w:r w:rsidRPr="00C1137A">
                                <w:rPr>
                                  <w:sz w:val="18"/>
                                  <w:szCs w:val="18"/>
                                </w:rPr>
                                <w:t>(err)</w:t>
                              </w:r>
                            </w:p>
                            <w:p w:rsidR="0023747D" w:rsidRPr="00C1137A" w:rsidRDefault="0023747D" w:rsidP="00375F9C">
                              <w:pPr>
                                <w:spacing w:line="240" w:lineRule="exact"/>
                                <w:ind w:left="420"/>
                                <w:rPr>
                                  <w:sz w:val="18"/>
                                  <w:szCs w:val="18"/>
                                </w:rPr>
                              </w:pPr>
                              <w:r w:rsidRPr="00C1137A">
                                <w:rPr>
                                  <w:rFonts w:hint="eastAsia"/>
                                  <w:sz w:val="18"/>
                                  <w:szCs w:val="18"/>
                                </w:rPr>
                                <w:t xml:space="preserve">      </w:t>
                              </w:r>
                              <w:r>
                                <w:rPr>
                                  <w:rFonts w:hint="eastAsia"/>
                                  <w:sz w:val="18"/>
                                  <w:szCs w:val="18"/>
                                </w:rPr>
                                <w:t>xui</w:t>
                              </w:r>
                              <w:r w:rsidRPr="00C1137A">
                                <w:rPr>
                                  <w:rFonts w:hint="eastAsia"/>
                                  <w:sz w:val="18"/>
                                  <w:szCs w:val="18"/>
                                </w:rPr>
                                <w:t>.alert(</w:t>
                              </w:r>
                              <w:r w:rsidRPr="00C1137A">
                                <w:rPr>
                                  <w:rFonts w:hint="eastAsia"/>
                                  <w:color w:val="FF00FF"/>
                                  <w:sz w:val="18"/>
                                  <w:szCs w:val="18"/>
                                </w:rPr>
                                <w:t>"</w:t>
                              </w:r>
                              <w:r>
                                <w:rPr>
                                  <w:rFonts w:hint="eastAsia"/>
                                  <w:color w:val="FF00FF"/>
                                  <w:sz w:val="18"/>
                                  <w:szCs w:val="18"/>
                                </w:rPr>
                                <w:t>Invalid input!</w:t>
                              </w:r>
                              <w:r w:rsidRPr="00C1137A">
                                <w:rPr>
                                  <w:rFonts w:hint="eastAsia"/>
                                  <w:color w:val="FF00FF"/>
                                  <w:sz w:val="18"/>
                                  <w:szCs w:val="18"/>
                                </w:rPr>
                                <w:t>"</w:t>
                              </w:r>
                              <w:r w:rsidRPr="00C1137A">
                                <w:rPr>
                                  <w:rFonts w:hint="eastAsia"/>
                                  <w:sz w:val="18"/>
                                  <w:szCs w:val="18"/>
                                </w:rPr>
                                <w:t>,</w:t>
                              </w:r>
                              <w:r w:rsidRPr="00C1137A">
                                <w:rPr>
                                  <w:rFonts w:hint="eastAsia"/>
                                  <w:color w:val="FF00FF"/>
                                  <w:sz w:val="18"/>
                                  <w:szCs w:val="18"/>
                                </w:rPr>
                                <w:t>"</w:t>
                              </w:r>
                              <w:r>
                                <w:rPr>
                                  <w:rFonts w:hint="eastAsia"/>
                                  <w:color w:val="FF00FF"/>
                                  <w:sz w:val="18"/>
                                  <w:szCs w:val="18"/>
                                </w:rPr>
                                <w:t>Only number allowed!</w:t>
                              </w:r>
                              <w:r w:rsidRPr="00C1137A">
                                <w:rPr>
                                  <w:rFonts w:hint="eastAsia"/>
                                  <w:color w:val="FF00FF"/>
                                  <w:sz w:val="18"/>
                                  <w:szCs w:val="18"/>
                                </w:rPr>
                                <w:t>"</w:t>
                              </w:r>
                              <w:r w:rsidRPr="00C1137A">
                                <w:rPr>
                                  <w:rFonts w:hint="eastAsia"/>
                                  <w:sz w:val="18"/>
                                  <w:szCs w:val="18"/>
                                </w:rPr>
                                <w:t>,</w:t>
                              </w:r>
                              <w:r w:rsidRPr="00C1137A">
                                <w:rPr>
                                  <w:rFonts w:hint="eastAsia"/>
                                  <w:color w:val="0000FF"/>
                                  <w:sz w:val="18"/>
                                  <w:szCs w:val="18"/>
                                </w:rPr>
                                <w:t>function</w:t>
                              </w:r>
                              <w:r w:rsidRPr="00C1137A">
                                <w:rPr>
                                  <w:rFonts w:hint="eastAsia"/>
                                  <w:sz w:val="18"/>
                                  <w:szCs w:val="18"/>
                                </w:rPr>
                                <w:t>(){</w:t>
                              </w:r>
                            </w:p>
                            <w:p w:rsidR="0023747D" w:rsidRPr="00C1137A" w:rsidRDefault="0023747D" w:rsidP="00375F9C">
                              <w:pPr>
                                <w:spacing w:line="240" w:lineRule="exact"/>
                                <w:ind w:left="420"/>
                                <w:rPr>
                                  <w:sz w:val="18"/>
                                  <w:szCs w:val="18"/>
                                </w:rPr>
                              </w:pPr>
                              <w:r w:rsidRPr="00C1137A">
                                <w:rPr>
                                  <w:sz w:val="18"/>
                                  <w:szCs w:val="18"/>
                                </w:rPr>
                                <w:t xml:space="preserve">        profile.boxing().activate();</w:t>
                              </w:r>
                            </w:p>
                            <w:p w:rsidR="0023747D" w:rsidRPr="00C1137A" w:rsidRDefault="0023747D" w:rsidP="00375F9C">
                              <w:pPr>
                                <w:spacing w:line="240" w:lineRule="exact"/>
                                <w:ind w:left="420"/>
                                <w:rPr>
                                  <w:sz w:val="18"/>
                                  <w:szCs w:val="18"/>
                                </w:rPr>
                              </w:pPr>
                              <w:r w:rsidRPr="00C1137A">
                                <w:rPr>
                                  <w:sz w:val="18"/>
                                  <w:szCs w:val="18"/>
                                </w:rPr>
                                <w:t xml:space="preserve">      });</w:t>
                              </w:r>
                            </w:p>
                            <w:p w:rsidR="0023747D" w:rsidRPr="00C1137A" w:rsidRDefault="0023747D" w:rsidP="00375F9C">
                              <w:pPr>
                                <w:spacing w:line="240" w:lineRule="exact"/>
                                <w:ind w:left="420"/>
                                <w:rPr>
                                  <w:sz w:val="18"/>
                                  <w:szCs w:val="18"/>
                                </w:rPr>
                              </w:pPr>
                              <w:r w:rsidRPr="00C1137A">
                                <w:rPr>
                                  <w:sz w:val="18"/>
                                  <w:szCs w:val="18"/>
                                </w:rPr>
                                <w:t xml:space="preserve">    </w:t>
                              </w:r>
                              <w:r w:rsidRPr="00C1137A">
                                <w:rPr>
                                  <w:color w:val="0000FF"/>
                                  <w:sz w:val="18"/>
                                  <w:szCs w:val="18"/>
                                </w:rPr>
                                <w:t>return</w:t>
                              </w:r>
                              <w:r w:rsidRPr="00C1137A">
                                <w:rPr>
                                  <w:sz w:val="18"/>
                                  <w:szCs w:val="18"/>
                                </w:rPr>
                                <w:t xml:space="preserve"> </w:t>
                              </w:r>
                              <w:r w:rsidRPr="00C1137A">
                                <w:rPr>
                                  <w:color w:val="0000FF"/>
                                  <w:sz w:val="18"/>
                                  <w:szCs w:val="18"/>
                                </w:rPr>
                                <w:t>false</w:t>
                              </w:r>
                              <w:r w:rsidRPr="00C1137A">
                                <w:rPr>
                                  <w:sz w:val="18"/>
                                  <w:szCs w:val="18"/>
                                </w:rPr>
                                <w:t>;</w:t>
                              </w:r>
                            </w:p>
                            <w:p w:rsidR="0023747D" w:rsidRPr="00C1137A" w:rsidRDefault="0023747D" w:rsidP="00375F9C">
                              <w:pPr>
                                <w:spacing w:line="240" w:lineRule="exact"/>
                                <w:ind w:left="420"/>
                                <w:rPr>
                                  <w:sz w:val="18"/>
                                  <w:szCs w:val="18"/>
                                </w:rPr>
                              </w:pPr>
                              <w:r w:rsidRPr="00C1137A">
                                <w:rPr>
                                  <w:sz w:val="18"/>
                                  <w:szCs w:val="18"/>
                                </w:rPr>
                                <w:t xml:space="preserve">  }).show();</w:t>
                              </w:r>
                            </w:p>
                          </w:txbxContent>
                        </wps:txbx>
                        <wps:bodyPr rot="0" vert="horz" wrap="square" lIns="54000" tIns="46800" rIns="54000" bIns="45720" anchor="t" anchorCtr="0" upright="1">
                          <a:spAutoFit/>
                        </wps:bodyPr>
                      </wps:wsp>
                      <wps:wsp>
                        <wps:cNvPr id="858" name="AutoShape 270"/>
                        <wps:cNvSpPr>
                          <a:spLocks noChangeArrowheads="1"/>
                        </wps:cNvSpPr>
                        <wps:spPr bwMode="auto">
                          <a:xfrm flipH="1">
                            <a:off x="1600200" y="1188720"/>
                            <a:ext cx="2628900" cy="198120"/>
                          </a:xfrm>
                          <a:prstGeom prst="wedgeRoundRectCallout">
                            <a:avLst>
                              <a:gd name="adj1" fmla="val 66157"/>
                              <a:gd name="adj2" fmla="val 6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eturn false to ignore the default action</w:t>
                              </w:r>
                            </w:p>
                          </w:txbxContent>
                        </wps:txbx>
                        <wps:bodyPr rot="0" vert="horz" wrap="square" lIns="0" tIns="0" rIns="0" bIns="0" anchor="t" anchorCtr="0" upright="1">
                          <a:noAutofit/>
                        </wps:bodyPr>
                      </wps:wsp>
                      <wps:wsp>
                        <wps:cNvPr id="859" name="AutoShape 271"/>
                        <wps:cNvSpPr>
                          <a:spLocks noChangeArrowheads="1"/>
                        </wps:cNvSpPr>
                        <wps:spPr bwMode="auto">
                          <a:xfrm flipH="1">
                            <a:off x="3429000" y="297180"/>
                            <a:ext cx="1485900" cy="396240"/>
                          </a:xfrm>
                          <a:prstGeom prst="wedgeRoundRectCallout">
                            <a:avLst>
                              <a:gd name="adj1" fmla="val 72819"/>
                              <a:gd name="adj2" fmla="val 4375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Customs </w:t>
                              </w:r>
                              <w:r>
                                <w:rPr>
                                  <w:szCs w:val="18"/>
                                </w:rPr>
                                <w:t>information</w:t>
                              </w:r>
                              <w:r>
                                <w:rPr>
                                  <w:rFonts w:hint="eastAsia"/>
                                  <w:szCs w:val="18"/>
                                </w:rPr>
                                <w:t xml:space="preserve"> and aciton</w:t>
                              </w:r>
                            </w:p>
                          </w:txbxContent>
                        </wps:txbx>
                        <wps:bodyPr rot="0" vert="horz" wrap="square" lIns="0" tIns="0" rIns="0" bIns="0" anchor="t" anchorCtr="0" upright="1">
                          <a:noAutofit/>
                        </wps:bodyPr>
                      </wps:wsp>
                    </wpc:wpc>
                  </a:graphicData>
                </a:graphic>
              </wp:inline>
            </w:drawing>
          </mc:Choice>
          <mc:Fallback>
            <w:pict>
              <v:group id="画布 267" o:spid="_x0000_s1218" editas="canvas" style="width:414pt;height:120.15pt;mso-position-horizontal-relative:char;mso-position-vertical-relative:line" coordsize="5257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">
                <v:shape id="_x0000_s1219" type="#_x0000_t75" style="position:absolute;width:52578;height:15259;visibility:visible;mso-wrap-style:square">
                  <v:fill o:detectmouseclick="t"/>
                  <v:path o:connecttype="none"/>
                </v:shape>
                <v:shape id="Text Box 269" o:spid="_x0000_s1220" type="#_x0000_t202" style="position:absolute;top:488;width:52578;height:14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AG3MQA&#10;AADcAAAADwAAAGRycy9kb3ducmV2LnhtbESPQWsCMRSE7wX/Q3hCbzXbQu26GkWUsl6E1ur9sXnd&#10;LG5eliSu6783QqHHYWa+YRarwbaiJx8axwpeJxkI4srphmsFx5/PlxxEiMgaW8ek4EYBVsvR0wIL&#10;7a78Tf0h1iJBOBSowMTYFVKGypDFMHEdcfJ+nbcYk/S11B6vCW5b+ZZlU2mx4bRgsKONoep8uFgF&#10;1Xk7bMvmZHx/sfmXnpW3/bRU6nk8rOcgIg3xP/zX3mkF+fsHPM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QBtzEAAAA3AAAAA8AAAAAAAAAAAAAAAAAmAIAAGRycy9k&#10;b3ducmV2LnhtbFBLBQYAAAAABAAEAPUAAACJAwAAAAA=&#10;" strokeweight="1pt">
                  <v:textbox style="mso-fit-shape-to-text:t" inset="1.5mm,1.3mm,1.5mm">
                    <w:txbxContent>
                      <w:p w:rsidR="0023747D" w:rsidRPr="00C1137A" w:rsidRDefault="0023747D" w:rsidP="00375F9C">
                        <w:pPr>
                          <w:spacing w:line="240" w:lineRule="exact"/>
                          <w:ind w:left="420"/>
                          <w:rPr>
                            <w:sz w:val="18"/>
                            <w:szCs w:val="18"/>
                          </w:rPr>
                        </w:pPr>
                        <w:proofErr w:type="gramStart"/>
                        <w:r w:rsidRPr="00C1137A">
                          <w:rPr>
                            <w:color w:val="0000FF"/>
                            <w:sz w:val="18"/>
                            <w:szCs w:val="18"/>
                          </w:rPr>
                          <w:t>var</w:t>
                        </w:r>
                        <w:proofErr w:type="gramEnd"/>
                        <w:r w:rsidRPr="00C1137A">
                          <w:rPr>
                            <w:sz w:val="18"/>
                            <w:szCs w:val="18"/>
                          </w:rPr>
                          <w:t xml:space="preserve"> input = (</w:t>
                        </w:r>
                        <w:r w:rsidRPr="00C1137A">
                          <w:rPr>
                            <w:color w:val="0000FF"/>
                            <w:sz w:val="18"/>
                            <w:szCs w:val="18"/>
                          </w:rPr>
                          <w:t>new</w:t>
                        </w:r>
                        <w:r w:rsidRPr="00C1137A">
                          <w:rPr>
                            <w:sz w:val="18"/>
                            <w:szCs w:val="18"/>
                          </w:rPr>
                          <w:t xml:space="preserve"> </w:t>
                        </w:r>
                        <w:r>
                          <w:rPr>
                            <w:sz w:val="18"/>
                            <w:szCs w:val="18"/>
                          </w:rPr>
                          <w:t>xui</w:t>
                        </w:r>
                        <w:r w:rsidRPr="00C1137A">
                          <w:rPr>
                            <w:sz w:val="18"/>
                            <w:szCs w:val="18"/>
                          </w:rPr>
                          <w:t>.UI.Input())</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sz w:val="18"/>
                            <w:szCs w:val="18"/>
                          </w:rPr>
                          <w:t>setValueFormat(</w:t>
                        </w:r>
                        <w:proofErr w:type="gramEnd"/>
                        <w:r w:rsidRPr="00C1137A">
                          <w:rPr>
                            <w:color w:val="FF00FF"/>
                            <w:sz w:val="18"/>
                            <w:szCs w:val="18"/>
                          </w:rPr>
                          <w:t>"^-?\\d\\d*$"</w:t>
                        </w:r>
                        <w:r w:rsidRPr="00C1137A">
                          <w:rPr>
                            <w:sz w:val="18"/>
                            <w:szCs w:val="18"/>
                          </w:rPr>
                          <w:t>)</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sz w:val="18"/>
                            <w:szCs w:val="18"/>
                          </w:rPr>
                          <w:t>beforeFormatMark(</w:t>
                        </w:r>
                        <w:proofErr w:type="gramEnd"/>
                        <w:r w:rsidRPr="00C1137A">
                          <w:rPr>
                            <w:color w:val="0000FF"/>
                            <w:sz w:val="18"/>
                            <w:szCs w:val="18"/>
                          </w:rPr>
                          <w:t>function</w:t>
                        </w:r>
                        <w:r w:rsidRPr="00C1137A">
                          <w:rPr>
                            <w:sz w:val="18"/>
                            <w:szCs w:val="18"/>
                          </w:rPr>
                          <w:t>(profile,err){</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color w:val="0000FF"/>
                            <w:sz w:val="18"/>
                            <w:szCs w:val="18"/>
                          </w:rPr>
                          <w:t>if</w:t>
                        </w:r>
                        <w:r w:rsidRPr="00C1137A">
                          <w:rPr>
                            <w:sz w:val="18"/>
                            <w:szCs w:val="18"/>
                          </w:rPr>
                          <w:t>(</w:t>
                        </w:r>
                        <w:proofErr w:type="gramEnd"/>
                        <w:r w:rsidRPr="00C1137A">
                          <w:rPr>
                            <w:sz w:val="18"/>
                            <w:szCs w:val="18"/>
                          </w:rPr>
                          <w:t>err)</w:t>
                        </w:r>
                      </w:p>
                      <w:p w:rsidR="0023747D" w:rsidRPr="00C1137A" w:rsidRDefault="0023747D" w:rsidP="00375F9C">
                        <w:pPr>
                          <w:spacing w:line="240" w:lineRule="exact"/>
                          <w:ind w:left="420"/>
                          <w:rPr>
                            <w:sz w:val="18"/>
                            <w:szCs w:val="18"/>
                          </w:rPr>
                        </w:pPr>
                        <w:r w:rsidRPr="00C1137A">
                          <w:rPr>
                            <w:rFonts w:hint="eastAsia"/>
                            <w:sz w:val="18"/>
                            <w:szCs w:val="18"/>
                          </w:rPr>
                          <w:t xml:space="preserve">      </w:t>
                        </w:r>
                        <w:proofErr w:type="gramStart"/>
                        <w:r>
                          <w:rPr>
                            <w:rFonts w:hint="eastAsia"/>
                            <w:sz w:val="18"/>
                            <w:szCs w:val="18"/>
                          </w:rPr>
                          <w:t>xui</w:t>
                        </w:r>
                        <w:r w:rsidRPr="00C1137A">
                          <w:rPr>
                            <w:rFonts w:hint="eastAsia"/>
                            <w:sz w:val="18"/>
                            <w:szCs w:val="18"/>
                          </w:rPr>
                          <w:t>.alert(</w:t>
                        </w:r>
                        <w:proofErr w:type="gramEnd"/>
                        <w:r w:rsidRPr="00C1137A">
                          <w:rPr>
                            <w:rFonts w:hint="eastAsia"/>
                            <w:color w:val="FF00FF"/>
                            <w:sz w:val="18"/>
                            <w:szCs w:val="18"/>
                          </w:rPr>
                          <w:t>"</w:t>
                        </w:r>
                        <w:r>
                          <w:rPr>
                            <w:rFonts w:hint="eastAsia"/>
                            <w:color w:val="FF00FF"/>
                            <w:sz w:val="18"/>
                            <w:szCs w:val="18"/>
                          </w:rPr>
                          <w:t>Invalid input!</w:t>
                        </w:r>
                        <w:r w:rsidRPr="00C1137A">
                          <w:rPr>
                            <w:rFonts w:hint="eastAsia"/>
                            <w:color w:val="FF00FF"/>
                            <w:sz w:val="18"/>
                            <w:szCs w:val="18"/>
                          </w:rPr>
                          <w:t>"</w:t>
                        </w:r>
                        <w:r w:rsidRPr="00C1137A">
                          <w:rPr>
                            <w:rFonts w:hint="eastAsia"/>
                            <w:sz w:val="18"/>
                            <w:szCs w:val="18"/>
                          </w:rPr>
                          <w:t>,</w:t>
                        </w:r>
                        <w:r w:rsidRPr="00C1137A">
                          <w:rPr>
                            <w:rFonts w:hint="eastAsia"/>
                            <w:color w:val="FF00FF"/>
                            <w:sz w:val="18"/>
                            <w:szCs w:val="18"/>
                          </w:rPr>
                          <w:t>"</w:t>
                        </w:r>
                        <w:r>
                          <w:rPr>
                            <w:rFonts w:hint="eastAsia"/>
                            <w:color w:val="FF00FF"/>
                            <w:sz w:val="18"/>
                            <w:szCs w:val="18"/>
                          </w:rPr>
                          <w:t>Only number allowed!</w:t>
                        </w:r>
                        <w:r w:rsidRPr="00C1137A">
                          <w:rPr>
                            <w:rFonts w:hint="eastAsia"/>
                            <w:color w:val="FF00FF"/>
                            <w:sz w:val="18"/>
                            <w:szCs w:val="18"/>
                          </w:rPr>
                          <w:t>"</w:t>
                        </w:r>
                        <w:r w:rsidRPr="00C1137A">
                          <w:rPr>
                            <w:rFonts w:hint="eastAsia"/>
                            <w:sz w:val="18"/>
                            <w:szCs w:val="18"/>
                          </w:rPr>
                          <w:t>,</w:t>
                        </w:r>
                        <w:r w:rsidRPr="00C1137A">
                          <w:rPr>
                            <w:rFonts w:hint="eastAsia"/>
                            <w:color w:val="0000FF"/>
                            <w:sz w:val="18"/>
                            <w:szCs w:val="18"/>
                          </w:rPr>
                          <w:t>function</w:t>
                        </w:r>
                        <w:r w:rsidRPr="00C1137A">
                          <w:rPr>
                            <w:rFonts w:hint="eastAsia"/>
                            <w:sz w:val="18"/>
                            <w:szCs w:val="18"/>
                          </w:rPr>
                          <w:t>(){</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sz w:val="18"/>
                            <w:szCs w:val="18"/>
                          </w:rPr>
                          <w:t>profile.boxing(</w:t>
                        </w:r>
                        <w:proofErr w:type="gramEnd"/>
                        <w:r w:rsidRPr="00C1137A">
                          <w:rPr>
                            <w:sz w:val="18"/>
                            <w:szCs w:val="18"/>
                          </w:rPr>
                          <w:t>).activate();</w:t>
                        </w:r>
                      </w:p>
                      <w:p w:rsidR="0023747D" w:rsidRPr="00C1137A" w:rsidRDefault="0023747D" w:rsidP="00375F9C">
                        <w:pPr>
                          <w:spacing w:line="240" w:lineRule="exact"/>
                          <w:ind w:left="420"/>
                          <w:rPr>
                            <w:sz w:val="18"/>
                            <w:szCs w:val="18"/>
                          </w:rPr>
                        </w:pPr>
                        <w:r w:rsidRPr="00C1137A">
                          <w:rPr>
                            <w:sz w:val="18"/>
                            <w:szCs w:val="18"/>
                          </w:rPr>
                          <w:t xml:space="preserve">      });</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color w:val="0000FF"/>
                            <w:sz w:val="18"/>
                            <w:szCs w:val="18"/>
                          </w:rPr>
                          <w:t>return</w:t>
                        </w:r>
                        <w:proofErr w:type="gramEnd"/>
                        <w:r w:rsidRPr="00C1137A">
                          <w:rPr>
                            <w:sz w:val="18"/>
                            <w:szCs w:val="18"/>
                          </w:rPr>
                          <w:t xml:space="preserve"> </w:t>
                        </w:r>
                        <w:r w:rsidRPr="00C1137A">
                          <w:rPr>
                            <w:color w:val="0000FF"/>
                            <w:sz w:val="18"/>
                            <w:szCs w:val="18"/>
                          </w:rPr>
                          <w:t>false</w:t>
                        </w:r>
                        <w:r w:rsidRPr="00C1137A">
                          <w:rPr>
                            <w:sz w:val="18"/>
                            <w:szCs w:val="18"/>
                          </w:rPr>
                          <w:t>;</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sz w:val="18"/>
                            <w:szCs w:val="18"/>
                          </w:rPr>
                          <w:t>show(</w:t>
                        </w:r>
                        <w:proofErr w:type="gramEnd"/>
                        <w:r w:rsidRPr="00C1137A">
                          <w:rPr>
                            <w:sz w:val="18"/>
                            <w:szCs w:val="18"/>
                          </w:rPr>
                          <w:t>);</w:t>
                        </w:r>
                      </w:p>
                    </w:txbxContent>
                  </v:textbox>
                </v:shape>
                <v:shape id="AutoShape 270" o:spid="_x0000_s1221" type="#_x0000_t62" style="position:absolute;left:16002;top:11887;width:2628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O0rcMA&#10;AADcAAAADwAAAGRycy9kb3ducmV2LnhtbERPTWvCQBC9F/oflin0VjcNKBKzkSIEvChtzKW3aXZM&#10;otnZmN1o2l/fPQgeH+87XU+mE1caXGtZwfssAkFcWd1yraA85G9LEM4ja+wsk4JfcrDOnp9STLS9&#10;8RddC1+LEMIuQQWN930ipasaMuhmticO3NEOBn2AQy31gLcQbjoZR9FCGmw5NDTY06ah6lyMRsFf&#10;ufjZHPbl56n/3ss4H4vLLm6Ven2ZPlYgPE3+Ib67t1rBch7WhjPhCM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O0rcMAAADcAAAADwAAAAAAAAAAAAAAAACYAgAAZHJzL2Rv&#10;d25yZXYueG1sUEsFBgAAAAAEAAQA9QAAAIgDAAAAAA==&#10;" adj="25090,10938" fillcolor="#ff9">
                  <v:textbox inset="0,0,0,0">
                    <w:txbxContent>
                      <w:p w:rsidR="0023747D" w:rsidRPr="000E23E9" w:rsidRDefault="0023747D" w:rsidP="00375F9C">
                        <w:pPr>
                          <w:rPr>
                            <w:szCs w:val="18"/>
                          </w:rPr>
                        </w:pPr>
                        <w:r>
                          <w:rPr>
                            <w:szCs w:val="18"/>
                          </w:rPr>
                          <w:t>R</w:t>
                        </w:r>
                        <w:r>
                          <w:rPr>
                            <w:rFonts w:hint="eastAsia"/>
                            <w:szCs w:val="18"/>
                          </w:rPr>
                          <w:t>eturn false to ignore the default action</w:t>
                        </w:r>
                      </w:p>
                    </w:txbxContent>
                  </v:textbox>
                </v:shape>
                <v:shape id="AutoShape 271" o:spid="_x0000_s1222" type="#_x0000_t62" style="position:absolute;left:34290;top:2971;width:14859;height:396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UbS8UA&#10;AADcAAAADwAAAGRycy9kb3ducmV2LnhtbESPQWvCQBSE7wX/w/IEb3Wj1KrRVawgiD2I0YPHR/aZ&#10;DWbfhuwa47/vFgo9DjPzDbNcd7YSLTW+dKxgNExAEOdOl1wouJx37zMQPiBrrByTghd5WK96b0tM&#10;tXvyidosFCJC2KeowIRQp1L63JBFP3Q1cfRurrEYomwKqRt8Rrit5DhJPqXFkuOCwZq2hvJ79rAK&#10;th+H8Sl7XY5Zd52W89YcHt9fqNSg320WIAJ14T/8195rBbPJHH7Px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xRtLxQAAANwAAAAPAAAAAAAAAAAAAAAAAJgCAABkcnMv&#10;ZG93bnJldi54bWxQSwUGAAAAAAQABAD1AAAAigMAAAAA&#10;" adj="26529,20250" fillcolor="#ff9">
                  <v:textbox inset="0,0,0,0">
                    <w:txbxContent>
                      <w:p w:rsidR="0023747D" w:rsidRPr="000E23E9" w:rsidRDefault="0023747D" w:rsidP="00375F9C">
                        <w:pPr>
                          <w:rPr>
                            <w:szCs w:val="18"/>
                          </w:rPr>
                        </w:pPr>
                        <w:r>
                          <w:rPr>
                            <w:rFonts w:hint="eastAsia"/>
                            <w:szCs w:val="18"/>
                          </w:rPr>
                          <w:t xml:space="preserve">Customs </w:t>
                        </w:r>
                        <w:r>
                          <w:rPr>
                            <w:szCs w:val="18"/>
                          </w:rPr>
                          <w:t>information</w:t>
                        </w:r>
                        <w:r>
                          <w:rPr>
                            <w:rFonts w:hint="eastAsia"/>
                            <w:szCs w:val="18"/>
                          </w:rPr>
                          <w:t xml:space="preserve"> and aciton</w:t>
                        </w:r>
                      </w:p>
                    </w:txbxContent>
                  </v:textbox>
                </v:shape>
                <w10:anchorlock/>
              </v:group>
            </w:pict>
          </mc:Fallback>
        </mc:AlternateContent>
      </w:r>
    </w:p>
    <w:p w:rsidR="00375F9C" w:rsidRPr="00901F41" w:rsidRDefault="00375F9C" w:rsidP="00375F9C">
      <w:pPr>
        <w:rPr>
          <w:b/>
        </w:rPr>
      </w:pPr>
      <w:r w:rsidRPr="00901F41">
        <w:rPr>
          <w:rFonts w:hint="eastAsia"/>
          <w:b/>
        </w:rPr>
        <w:lastRenderedPageBreak/>
        <w:t>Output:</w:t>
      </w:r>
    </w:p>
    <w:p w:rsidR="00375F9C" w:rsidRDefault="005C781A" w:rsidP="00375F9C">
      <w:r>
        <w:rPr>
          <w:rFonts w:hint="eastAsia"/>
          <w:noProof/>
        </w:rPr>
        <w:drawing>
          <wp:inline distT="0" distB="0" distL="0" distR="0" wp14:anchorId="509A4CDA" wp14:editId="4A83368A">
            <wp:extent cx="2381250" cy="178117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81250" cy="1781175"/>
                    </a:xfrm>
                    <a:prstGeom prst="rect">
                      <a:avLst/>
                    </a:prstGeom>
                    <a:noFill/>
                    <a:ln>
                      <a:noFill/>
                    </a:ln>
                  </pic:spPr>
                </pic:pic>
              </a:graphicData>
            </a:graphic>
          </wp:inline>
        </w:drawing>
      </w:r>
    </w:p>
    <w:p w:rsidR="00375F9C" w:rsidRDefault="00375F9C" w:rsidP="00E45D25">
      <w:pPr>
        <w:pStyle w:val="3"/>
        <w:numPr>
          <w:ilvl w:val="2"/>
          <w:numId w:val="17"/>
        </w:numPr>
      </w:pPr>
      <w:bookmarkStart w:id="57" w:name="_Toc235676273"/>
      <w:bookmarkStart w:id="58" w:name="_Toc356466197"/>
      <w:r>
        <w:rPr>
          <w:rFonts w:hint="eastAsia"/>
        </w:rPr>
        <w:t>Mask Input</w:t>
      </w:r>
      <w:bookmarkEnd w:id="57"/>
      <w:bookmarkEnd w:id="58"/>
    </w:p>
    <w:p w:rsidR="00375F9C" w:rsidRDefault="00375F9C" w:rsidP="00375F9C">
      <w:r>
        <w:rPr>
          <w:rFonts w:hint="eastAsia"/>
        </w:rPr>
        <w:t>Mask Input examples:</w:t>
      </w:r>
    </w:p>
    <w:p w:rsidR="00375F9C" w:rsidRDefault="005C781A" w:rsidP="00375F9C">
      <w:pPr>
        <w:jc w:val="center"/>
      </w:pPr>
      <w:r>
        <w:rPr>
          <w:rFonts w:hint="eastAsia"/>
          <w:noProof/>
        </w:rPr>
        <w:drawing>
          <wp:inline distT="0" distB="0" distL="0" distR="0" wp14:anchorId="26D022D4" wp14:editId="19D4D890">
            <wp:extent cx="4295775" cy="65722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95775" cy="657225"/>
                    </a:xfrm>
                    <a:prstGeom prst="rect">
                      <a:avLst/>
                    </a:prstGeom>
                    <a:noFill/>
                    <a:ln>
                      <a:noFill/>
                    </a:ln>
                  </pic:spPr>
                </pic:pic>
              </a:graphicData>
            </a:graphic>
          </wp:inline>
        </w:drawing>
      </w:r>
    </w:p>
    <w:p w:rsidR="00375F9C" w:rsidRDefault="00375F9C" w:rsidP="00375F9C">
      <w:pPr>
        <w:jc w:val="center"/>
        <w:rPr>
          <w:b/>
        </w:rPr>
      </w:pPr>
      <w:r w:rsidRPr="00B204F5">
        <w:t>I</w:t>
      </w:r>
      <w:r w:rsidRPr="00B204F5">
        <w:rPr>
          <w:rFonts w:hint="eastAsia"/>
        </w:rPr>
        <w:t xml:space="preserve">n </w:t>
      </w:r>
      <w:r w:rsidRPr="00393465">
        <w:rPr>
          <w:b/>
        </w:rPr>
        <w:t>chapter2\Input</w:t>
      </w:r>
      <w:r>
        <w:rPr>
          <w:rFonts w:hint="eastAsia"/>
          <w:b/>
        </w:rPr>
        <w:t>\index.html</w:t>
      </w:r>
    </w:p>
    <w:p w:rsidR="00375F9C" w:rsidRDefault="00375F9C" w:rsidP="00375F9C"/>
    <w:p w:rsidR="00375F9C" w:rsidRDefault="00375F9C" w:rsidP="00375F9C">
      <w:r>
        <w:rPr>
          <w:rFonts w:hint="eastAsia"/>
        </w:rPr>
        <w:t xml:space="preserve">There </w:t>
      </w:r>
      <w:r>
        <w:t xml:space="preserve">is a mask property in </w:t>
      </w:r>
      <w:r w:rsidR="00704D04">
        <w:t>xui.</w:t>
      </w:r>
      <w:r>
        <w:t xml:space="preserve">UI.Input control. </w:t>
      </w:r>
      <w:r>
        <w:rPr>
          <w:rFonts w:hint="eastAsia"/>
        </w:rPr>
        <w:t>It</w:t>
      </w:r>
      <w:r>
        <w:t>’</w:t>
      </w:r>
      <w:r>
        <w:rPr>
          <w:rFonts w:hint="eastAsia"/>
        </w:rPr>
        <w:t>s a string. In this string,</w:t>
      </w:r>
    </w:p>
    <w:p w:rsidR="00375F9C" w:rsidRPr="00D57C81" w:rsidRDefault="00375F9C" w:rsidP="00E45D25">
      <w:pPr>
        <w:numPr>
          <w:ilvl w:val="0"/>
          <w:numId w:val="21"/>
        </w:numPr>
      </w:pPr>
      <w:r>
        <w:rPr>
          <w:lang w:val="pt-BR"/>
        </w:rPr>
        <w:t>‘~’</w:t>
      </w:r>
      <w:r>
        <w:rPr>
          <w:rFonts w:hint="eastAsia"/>
          <w:lang w:val="pt-BR"/>
        </w:rPr>
        <w:t xml:space="preserve"> represents </w:t>
      </w:r>
      <w:r>
        <w:rPr>
          <w:lang w:val="pt-BR"/>
        </w:rPr>
        <w:t>[+-]</w:t>
      </w:r>
    </w:p>
    <w:p w:rsidR="00375F9C" w:rsidRPr="00D57C81" w:rsidRDefault="00375F9C" w:rsidP="00E45D25">
      <w:pPr>
        <w:numPr>
          <w:ilvl w:val="0"/>
          <w:numId w:val="21"/>
        </w:numPr>
      </w:pPr>
      <w:r>
        <w:rPr>
          <w:lang w:val="pt-BR"/>
        </w:rPr>
        <w:t>‘</w:t>
      </w:r>
      <w:smartTag w:uri="urn:schemas-microsoft-com:office:smarttags" w:element="chmetcnv">
        <w:smartTagPr>
          <w:attr w:name="TCSC" w:val="0"/>
          <w:attr w:name="NumberType" w:val="1"/>
          <w:attr w:name="Negative" w:val="False"/>
          <w:attr w:name="HasSpace" w:val="False"/>
          <w:attr w:name="SourceValue" w:val="1"/>
          <w:attr w:name="UnitName" w:val="’"/>
        </w:smartTagPr>
        <w:r>
          <w:rPr>
            <w:lang w:val="pt-BR"/>
          </w:rPr>
          <w:t>1’</w:t>
        </w:r>
      </w:smartTag>
      <w:r>
        <w:rPr>
          <w:rFonts w:hint="eastAsia"/>
          <w:lang w:val="pt-BR"/>
        </w:rPr>
        <w:t xml:space="preserve"> represents </w:t>
      </w:r>
      <w:r>
        <w:rPr>
          <w:lang w:val="pt-BR"/>
        </w:rPr>
        <w:t>[0-9]</w:t>
      </w:r>
    </w:p>
    <w:p w:rsidR="00375F9C" w:rsidRPr="00F40987" w:rsidRDefault="00375F9C" w:rsidP="00E45D25">
      <w:pPr>
        <w:numPr>
          <w:ilvl w:val="0"/>
          <w:numId w:val="21"/>
        </w:numPr>
        <w:rPr>
          <w:lang w:val="pl-PL"/>
        </w:rPr>
      </w:pPr>
      <w:r w:rsidRPr="00F40987">
        <w:rPr>
          <w:lang w:val="pl-PL"/>
        </w:rPr>
        <w:t>‘a’</w:t>
      </w:r>
      <w:r w:rsidRPr="00F40987">
        <w:rPr>
          <w:rFonts w:hint="eastAsia"/>
          <w:lang w:val="pl-PL"/>
        </w:rPr>
        <w:t xml:space="preserve"> represents </w:t>
      </w:r>
      <w:r w:rsidRPr="00F40987">
        <w:rPr>
          <w:lang w:val="pl-PL"/>
        </w:rPr>
        <w:t>[A-Za-z]</w:t>
      </w:r>
    </w:p>
    <w:p w:rsidR="00375F9C" w:rsidRPr="00F40987" w:rsidRDefault="00375F9C" w:rsidP="00E45D25">
      <w:pPr>
        <w:numPr>
          <w:ilvl w:val="0"/>
          <w:numId w:val="21"/>
        </w:numPr>
        <w:rPr>
          <w:lang w:val="pl-PL"/>
        </w:rPr>
      </w:pPr>
      <w:r w:rsidRPr="00F40987">
        <w:rPr>
          <w:lang w:val="pl-PL"/>
        </w:rPr>
        <w:t>‘</w:t>
      </w:r>
      <w:r w:rsidRPr="00F40987">
        <w:rPr>
          <w:rFonts w:hint="eastAsia"/>
          <w:lang w:val="pl-PL"/>
        </w:rPr>
        <w:t>u</w:t>
      </w:r>
      <w:r w:rsidRPr="00F40987">
        <w:rPr>
          <w:lang w:val="pl-PL"/>
        </w:rPr>
        <w:t>’</w:t>
      </w:r>
      <w:r w:rsidRPr="00F40987">
        <w:rPr>
          <w:rFonts w:hint="eastAsia"/>
          <w:lang w:val="pl-PL"/>
        </w:rPr>
        <w:t xml:space="preserve"> represents </w:t>
      </w:r>
      <w:r w:rsidRPr="00F40987">
        <w:rPr>
          <w:lang w:val="pl-PL"/>
        </w:rPr>
        <w:t>[A-Z]</w:t>
      </w:r>
    </w:p>
    <w:p w:rsidR="00375F9C" w:rsidRPr="00D57C81" w:rsidRDefault="00375F9C" w:rsidP="00E45D25">
      <w:pPr>
        <w:numPr>
          <w:ilvl w:val="0"/>
          <w:numId w:val="21"/>
        </w:numPr>
      </w:pPr>
      <w:r>
        <w:rPr>
          <w:lang w:val="pt-BR"/>
        </w:rPr>
        <w:t>‘</w:t>
      </w:r>
      <w:r>
        <w:rPr>
          <w:rFonts w:hint="eastAsia"/>
          <w:lang w:val="pt-BR"/>
        </w:rPr>
        <w:t>l</w:t>
      </w:r>
      <w:r>
        <w:rPr>
          <w:lang w:val="pt-BR"/>
        </w:rPr>
        <w:t>’</w:t>
      </w:r>
      <w:r>
        <w:rPr>
          <w:rFonts w:hint="eastAsia"/>
          <w:lang w:val="pt-BR"/>
        </w:rPr>
        <w:t xml:space="preserve"> represents </w:t>
      </w:r>
      <w:r>
        <w:rPr>
          <w:lang w:val="pt-BR"/>
        </w:rPr>
        <w:t>[a-z]</w:t>
      </w:r>
    </w:p>
    <w:p w:rsidR="00375F9C" w:rsidRPr="00F40987" w:rsidRDefault="00375F9C" w:rsidP="00E45D25">
      <w:pPr>
        <w:numPr>
          <w:ilvl w:val="0"/>
          <w:numId w:val="21"/>
        </w:numPr>
        <w:rPr>
          <w:lang w:val="pl-PL"/>
        </w:rPr>
      </w:pPr>
      <w:r w:rsidRPr="00F40987">
        <w:rPr>
          <w:lang w:val="pl-PL"/>
        </w:rPr>
        <w:t>‘*’</w:t>
      </w:r>
      <w:r w:rsidRPr="00F40987">
        <w:rPr>
          <w:rFonts w:hint="eastAsia"/>
          <w:lang w:val="pl-PL"/>
        </w:rPr>
        <w:t xml:space="preserve"> represents </w:t>
      </w:r>
      <w:r w:rsidRPr="00F40987">
        <w:rPr>
          <w:lang w:val="pl-PL"/>
        </w:rPr>
        <w:t>[A-Za-z0-9]</w:t>
      </w:r>
    </w:p>
    <w:p w:rsidR="00375F9C" w:rsidRDefault="00375F9C" w:rsidP="00E45D25">
      <w:pPr>
        <w:numPr>
          <w:ilvl w:val="0"/>
          <w:numId w:val="21"/>
        </w:numPr>
      </w:pPr>
      <w:r>
        <w:t>O</w:t>
      </w:r>
      <w:r>
        <w:rPr>
          <w:rFonts w:hint="eastAsia"/>
        </w:rPr>
        <w:t xml:space="preserve">ther visible char </w:t>
      </w:r>
      <w:r>
        <w:rPr>
          <w:rFonts w:hint="eastAsia"/>
          <w:lang w:val="pt-BR"/>
        </w:rPr>
        <w:t>represents itself</w:t>
      </w:r>
    </w:p>
    <w:p w:rsidR="00375F9C" w:rsidRPr="00D57C81" w:rsidRDefault="00375F9C" w:rsidP="00375F9C">
      <w:pPr>
        <w:rPr>
          <w:b/>
        </w:rPr>
      </w:pPr>
      <w:r w:rsidRPr="00D57C81">
        <w:rPr>
          <w:rFonts w:hint="eastAsia"/>
          <w:b/>
        </w:rPr>
        <w:t>Input:</w:t>
      </w:r>
    </w:p>
    <w:p w:rsidR="00375F9C" w:rsidRDefault="005C781A" w:rsidP="00375F9C">
      <w:r>
        <w:rPr>
          <w:noProof/>
        </w:rPr>
        <mc:AlternateContent>
          <mc:Choice Requires="wpc">
            <w:drawing>
              <wp:inline distT="0" distB="0" distL="0" distR="0" wp14:anchorId="1584D2F9" wp14:editId="239E58F3">
                <wp:extent cx="5257800" cy="611505"/>
                <wp:effectExtent l="9525" t="0" r="9525" b="7620"/>
                <wp:docPr id="856" name="画布 2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55" name="Text Box 286"/>
                        <wps:cNvSpPr txBox="1">
                          <a:spLocks noChangeArrowheads="1"/>
                        </wps:cNvSpPr>
                        <wps:spPr bwMode="auto">
                          <a:xfrm>
                            <a:off x="0" y="48895"/>
                            <a:ext cx="5257800" cy="562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1137A" w:rsidRDefault="0023747D" w:rsidP="00375F9C">
                              <w:pPr>
                                <w:spacing w:line="240" w:lineRule="exact"/>
                                <w:ind w:left="420"/>
                                <w:rPr>
                                  <w:sz w:val="18"/>
                                  <w:szCs w:val="18"/>
                                </w:rPr>
                              </w:pPr>
                              <w:r w:rsidRPr="00C1137A">
                                <w:rPr>
                                  <w:color w:val="0000FF"/>
                                  <w:sz w:val="18"/>
                                  <w:szCs w:val="18"/>
                                </w:rPr>
                                <w:t>var</w:t>
                              </w:r>
                              <w:r w:rsidRPr="00C1137A">
                                <w:rPr>
                                  <w:sz w:val="18"/>
                                  <w:szCs w:val="18"/>
                                </w:rPr>
                                <w:t xml:space="preserve"> input = (</w:t>
                              </w:r>
                              <w:r w:rsidRPr="00C1137A">
                                <w:rPr>
                                  <w:color w:val="0000FF"/>
                                  <w:sz w:val="18"/>
                                  <w:szCs w:val="18"/>
                                </w:rPr>
                                <w:t>new</w:t>
                              </w:r>
                              <w:r w:rsidRPr="00C1137A">
                                <w:rPr>
                                  <w:sz w:val="18"/>
                                  <w:szCs w:val="18"/>
                                </w:rPr>
                                <w:t xml:space="preserve"> </w:t>
                              </w:r>
                              <w:r>
                                <w:rPr>
                                  <w:rFonts w:hint="eastAsia"/>
                                  <w:sz w:val="18"/>
                                  <w:szCs w:val="18"/>
                                </w:rPr>
                                <w:t>xui</w:t>
                              </w:r>
                              <w:r w:rsidRPr="00C1137A">
                                <w:rPr>
                                  <w:sz w:val="18"/>
                                  <w:szCs w:val="18"/>
                                </w:rPr>
                                <w:t>.UI.Input())</w:t>
                              </w:r>
                            </w:p>
                            <w:p w:rsidR="0023747D" w:rsidRPr="00C1137A" w:rsidRDefault="0023747D" w:rsidP="00375F9C">
                              <w:pPr>
                                <w:spacing w:line="240" w:lineRule="exact"/>
                                <w:ind w:left="420"/>
                                <w:rPr>
                                  <w:sz w:val="18"/>
                                  <w:szCs w:val="18"/>
                                </w:rPr>
                              </w:pPr>
                              <w:r w:rsidRPr="00C1137A">
                                <w:rPr>
                                  <w:sz w:val="18"/>
                                  <w:szCs w:val="18"/>
                                </w:rPr>
                                <w:t xml:space="preserve">  .</w:t>
                              </w:r>
                              <w:r>
                                <w:rPr>
                                  <w:rFonts w:hint="eastAsia"/>
                                  <w:sz w:val="18"/>
                                  <w:szCs w:val="18"/>
                                </w:rPr>
                                <w:t>setMask</w:t>
                              </w:r>
                              <w:r w:rsidRPr="00C1137A">
                                <w:rPr>
                                  <w:sz w:val="18"/>
                                  <w:szCs w:val="18"/>
                                </w:rPr>
                                <w:t>(</w:t>
                              </w:r>
                              <w:r w:rsidRPr="00C1137A">
                                <w:rPr>
                                  <w:color w:val="FF00FF"/>
                                  <w:sz w:val="18"/>
                                  <w:szCs w:val="18"/>
                                </w:rPr>
                                <w:t>"</w:t>
                              </w:r>
                              <w:r>
                                <w:rPr>
                                  <w:rFonts w:hint="eastAsia"/>
                                  <w:color w:val="FF00FF"/>
                                  <w:sz w:val="18"/>
                                  <w:szCs w:val="18"/>
                                </w:rPr>
                                <w:t>(1111)11111111-11</w:t>
                              </w:r>
                              <w:r w:rsidRPr="00C1137A">
                                <w:rPr>
                                  <w:color w:val="FF00FF"/>
                                  <w:sz w:val="18"/>
                                  <w:szCs w:val="18"/>
                                </w:rPr>
                                <w:t>"</w:t>
                              </w:r>
                              <w:r w:rsidRPr="00C1137A">
                                <w:rPr>
                                  <w:sz w:val="18"/>
                                  <w:szCs w:val="18"/>
                                </w:rPr>
                                <w:t>)</w:t>
                              </w:r>
                            </w:p>
                            <w:p w:rsidR="0023747D" w:rsidRPr="00C1137A" w:rsidRDefault="0023747D" w:rsidP="00375F9C">
                              <w:pPr>
                                <w:spacing w:line="240" w:lineRule="exact"/>
                                <w:ind w:leftChars="200" w:left="420" w:firstLineChars="100" w:firstLine="180"/>
                                <w:rPr>
                                  <w:sz w:val="18"/>
                                  <w:szCs w:val="18"/>
                                </w:rPr>
                              </w:pPr>
                              <w:r w:rsidRPr="00C1137A">
                                <w:rPr>
                                  <w:sz w:val="18"/>
                                  <w:szCs w:val="18"/>
                                </w:rPr>
                                <w:t>.show();</w:t>
                              </w:r>
                            </w:p>
                          </w:txbxContent>
                        </wps:txbx>
                        <wps:bodyPr rot="0" vert="horz" wrap="square" lIns="54000" tIns="46800" rIns="54000" bIns="45720" anchor="t" anchorCtr="0" upright="1">
                          <a:spAutoFit/>
                        </wps:bodyPr>
                      </wps:wsp>
                    </wpc:wpc>
                  </a:graphicData>
                </a:graphic>
              </wp:inline>
            </w:drawing>
          </mc:Choice>
          <mc:Fallback>
            <w:pict>
              <v:group id="画布 284" o:spid="_x0000_s1223" editas="canvas" style="width:414pt;height:48.15pt;mso-position-horizontal-relative:char;mso-position-vertical-relative:line" coordsize="52578,6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">
                <v:shape id="_x0000_s1224" type="#_x0000_t75" style="position:absolute;width:52578;height:6115;visibility:visible;mso-wrap-style:square">
                  <v:fill o:detectmouseclick="t"/>
                  <v:path o:connecttype="none"/>
                </v:shape>
                <v:shape id="Text Box 286" o:spid="_x0000_s1225" type="#_x0000_t202" style="position:absolute;top:488;width:52578;height:5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49MMMA&#10;AADcAAAADwAAAGRycy9kb3ducmV2LnhtbESPQWsCMRSE74L/ITzBm2YrKNvVKEWR7UVobXt/bJ6b&#10;xc3LksR1/feNUOhxmJlvmM1usK3oyYfGsYKXeQaCuHK64VrB99dxloMIEVlj65gUPCjAbjsebbDQ&#10;7s6f1J9jLRKEQ4EKTIxdIWWoDFkMc9cRJ+/ivMWYpK+l9nhPcNvKRZatpMWG04LBjvaGquv5ZhVU&#10;18NwKJsf4/ubzT/0a/k4rUqlppPhbQ0i0hD/w3/td60gXy7heSYdAb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49MMMAAADcAAAADwAAAAAAAAAAAAAAAACYAgAAZHJzL2Rv&#10;d25yZXYueG1sUEsFBgAAAAAEAAQA9QAAAIgDAAAAAA==&#10;" strokeweight="1pt">
                  <v:textbox style="mso-fit-shape-to-text:t" inset="1.5mm,1.3mm,1.5mm">
                    <w:txbxContent>
                      <w:p w:rsidR="0023747D" w:rsidRPr="00C1137A" w:rsidRDefault="0023747D" w:rsidP="00375F9C">
                        <w:pPr>
                          <w:spacing w:line="240" w:lineRule="exact"/>
                          <w:ind w:left="420"/>
                          <w:rPr>
                            <w:sz w:val="18"/>
                            <w:szCs w:val="18"/>
                          </w:rPr>
                        </w:pPr>
                        <w:proofErr w:type="gramStart"/>
                        <w:r w:rsidRPr="00C1137A">
                          <w:rPr>
                            <w:color w:val="0000FF"/>
                            <w:sz w:val="18"/>
                            <w:szCs w:val="18"/>
                          </w:rPr>
                          <w:t>var</w:t>
                        </w:r>
                        <w:proofErr w:type="gramEnd"/>
                        <w:r w:rsidRPr="00C1137A">
                          <w:rPr>
                            <w:sz w:val="18"/>
                            <w:szCs w:val="18"/>
                          </w:rPr>
                          <w:t xml:space="preserve"> input = (</w:t>
                        </w:r>
                        <w:r w:rsidRPr="00C1137A">
                          <w:rPr>
                            <w:color w:val="0000FF"/>
                            <w:sz w:val="18"/>
                            <w:szCs w:val="18"/>
                          </w:rPr>
                          <w:t>new</w:t>
                        </w:r>
                        <w:r w:rsidRPr="00C1137A">
                          <w:rPr>
                            <w:sz w:val="18"/>
                            <w:szCs w:val="18"/>
                          </w:rPr>
                          <w:t xml:space="preserve"> </w:t>
                        </w:r>
                        <w:r>
                          <w:rPr>
                            <w:rFonts w:hint="eastAsia"/>
                            <w:sz w:val="18"/>
                            <w:szCs w:val="18"/>
                          </w:rPr>
                          <w:t>xui</w:t>
                        </w:r>
                        <w:r w:rsidRPr="00C1137A">
                          <w:rPr>
                            <w:sz w:val="18"/>
                            <w:szCs w:val="18"/>
                          </w:rPr>
                          <w:t>.UI.Input())</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Pr>
                            <w:rFonts w:hint="eastAsia"/>
                            <w:sz w:val="18"/>
                            <w:szCs w:val="18"/>
                          </w:rPr>
                          <w:t>setMask</w:t>
                        </w:r>
                        <w:r w:rsidRPr="00C1137A">
                          <w:rPr>
                            <w:sz w:val="18"/>
                            <w:szCs w:val="18"/>
                          </w:rPr>
                          <w:t>(</w:t>
                        </w:r>
                        <w:proofErr w:type="gramEnd"/>
                        <w:r w:rsidRPr="00C1137A">
                          <w:rPr>
                            <w:color w:val="FF00FF"/>
                            <w:sz w:val="18"/>
                            <w:szCs w:val="18"/>
                          </w:rPr>
                          <w:t>"</w:t>
                        </w:r>
                        <w:r>
                          <w:rPr>
                            <w:rFonts w:hint="eastAsia"/>
                            <w:color w:val="FF00FF"/>
                            <w:sz w:val="18"/>
                            <w:szCs w:val="18"/>
                          </w:rPr>
                          <w:t>(1111)11111111-11</w:t>
                        </w:r>
                        <w:r w:rsidRPr="00C1137A">
                          <w:rPr>
                            <w:color w:val="FF00FF"/>
                            <w:sz w:val="18"/>
                            <w:szCs w:val="18"/>
                          </w:rPr>
                          <w:t>"</w:t>
                        </w:r>
                        <w:r w:rsidRPr="00C1137A">
                          <w:rPr>
                            <w:sz w:val="18"/>
                            <w:szCs w:val="18"/>
                          </w:rPr>
                          <w:t>)</w:t>
                        </w:r>
                      </w:p>
                      <w:p w:rsidR="0023747D" w:rsidRPr="00C1137A" w:rsidRDefault="0023747D" w:rsidP="00375F9C">
                        <w:pPr>
                          <w:spacing w:line="240" w:lineRule="exact"/>
                          <w:ind w:leftChars="200" w:left="420" w:firstLineChars="100" w:firstLine="180"/>
                          <w:rPr>
                            <w:sz w:val="18"/>
                            <w:szCs w:val="18"/>
                          </w:rPr>
                        </w:pPr>
                        <w:r w:rsidRPr="00C1137A">
                          <w:rPr>
                            <w:sz w:val="18"/>
                            <w:szCs w:val="18"/>
                          </w:rPr>
                          <w:t>.</w:t>
                        </w:r>
                        <w:proofErr w:type="gramStart"/>
                        <w:r w:rsidRPr="00C1137A">
                          <w:rPr>
                            <w:sz w:val="18"/>
                            <w:szCs w:val="18"/>
                          </w:rPr>
                          <w:t>show(</w:t>
                        </w:r>
                        <w:proofErr w:type="gramEnd"/>
                        <w:r w:rsidRPr="00C1137A">
                          <w:rPr>
                            <w:sz w:val="18"/>
                            <w:szCs w:val="18"/>
                          </w:rPr>
                          <w:t>);</w:t>
                        </w:r>
                      </w:p>
                    </w:txbxContent>
                  </v:textbox>
                </v:shape>
                <w10:anchorlock/>
              </v:group>
            </w:pict>
          </mc:Fallback>
        </mc:AlternateContent>
      </w:r>
    </w:p>
    <w:p w:rsidR="00375F9C" w:rsidRPr="00D57C81" w:rsidRDefault="00375F9C" w:rsidP="00375F9C">
      <w:pPr>
        <w:rPr>
          <w:b/>
        </w:rPr>
      </w:pPr>
      <w:r w:rsidRPr="00D57C81">
        <w:rPr>
          <w:rFonts w:hint="eastAsia"/>
          <w:b/>
        </w:rPr>
        <w:t>Output:</w:t>
      </w:r>
    </w:p>
    <w:p w:rsidR="00375F9C" w:rsidRDefault="005C781A" w:rsidP="00375F9C">
      <w:r>
        <w:rPr>
          <w:rFonts w:hint="eastAsia"/>
          <w:noProof/>
        </w:rPr>
        <w:drawing>
          <wp:inline distT="0" distB="0" distL="0" distR="0" wp14:anchorId="0CC7287D" wp14:editId="4F68FE74">
            <wp:extent cx="2867025" cy="381000"/>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67025" cy="381000"/>
                    </a:xfrm>
                    <a:prstGeom prst="rect">
                      <a:avLst/>
                    </a:prstGeom>
                    <a:noFill/>
                    <a:ln>
                      <a:noFill/>
                    </a:ln>
                  </pic:spPr>
                </pic:pic>
              </a:graphicData>
            </a:graphic>
          </wp:inline>
        </w:drawing>
      </w:r>
    </w:p>
    <w:p w:rsidR="00375F9C" w:rsidRDefault="005C781A" w:rsidP="00375F9C">
      <w:r>
        <w:rPr>
          <w:rFonts w:hint="eastAsia"/>
          <w:noProof/>
        </w:rPr>
        <mc:AlternateContent>
          <mc:Choice Requires="wps">
            <w:drawing>
              <wp:anchor distT="0" distB="0" distL="114300" distR="114300" simplePos="0" relativeHeight="251624960" behindDoc="0" locked="0" layoutInCell="1" allowOverlap="1" wp14:anchorId="09F68714" wp14:editId="51A8C30F">
                <wp:simplePos x="0" y="0"/>
                <wp:positionH relativeFrom="column">
                  <wp:posOffset>0</wp:posOffset>
                </wp:positionH>
                <wp:positionV relativeFrom="line">
                  <wp:posOffset>99060</wp:posOffset>
                </wp:positionV>
                <wp:extent cx="5372100" cy="454660"/>
                <wp:effectExtent l="9525" t="13335" r="9525" b="8255"/>
                <wp:wrapNone/>
                <wp:docPr id="853" name="Text Box 6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54660"/>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Pr="00980CAB" w:rsidRDefault="0023747D" w:rsidP="00375F9C">
                            <w:r w:rsidRPr="00393465">
                              <w:rPr>
                                <w:b/>
                              </w:rPr>
                              <w:t>chapter2\Input</w:t>
                            </w:r>
                            <w:r>
                              <w:rPr>
                                <w:rFonts w:hint="eastAsia"/>
                                <w:b/>
                              </w:rPr>
                              <w:t xml:space="preserve">\index.html </w:t>
                            </w:r>
                            <w:r w:rsidRPr="005D318E">
                              <w:rPr>
                                <w:rFonts w:hint="eastAsia"/>
                              </w:rPr>
                              <w:t xml:space="preserve">is an overall </w:t>
                            </w:r>
                            <w:r w:rsidRPr="005D318E">
                              <w:t>example</w:t>
                            </w:r>
                            <w:r w:rsidRPr="005D318E">
                              <w:rPr>
                                <w:rFonts w:hint="eastAsia"/>
                              </w:rPr>
                              <w:t xml:space="preserve"> for Input.</w:t>
                            </w:r>
                          </w:p>
                        </w:txbxContent>
                      </wps:txbx>
                      <wps:bodyPr rot="0" vert="horz" wrap="square" lIns="54000" tIns="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16" o:spid="_x0000_s1226" type="#_x0000_t202" style="position:absolute;left:0;text-align:left;margin-left:0;margin-top:7.8pt;width:423pt;height:35.8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Pr="00980CAB" w:rsidRDefault="0023747D" w:rsidP="00375F9C">
                      <w:r w:rsidRPr="00393465">
                        <w:rPr>
                          <w:b/>
                        </w:rPr>
                        <w:t>chapter2\Input</w:t>
                      </w:r>
                      <w:r>
                        <w:rPr>
                          <w:rFonts w:hint="eastAsia"/>
                          <w:b/>
                        </w:rPr>
                        <w:t xml:space="preserve">\index.html </w:t>
                      </w:r>
                      <w:r w:rsidRPr="005D318E">
                        <w:rPr>
                          <w:rFonts w:hint="eastAsia"/>
                        </w:rPr>
                        <w:t xml:space="preserve">is an overall </w:t>
                      </w:r>
                      <w:r w:rsidRPr="005D318E">
                        <w:t>example</w:t>
                      </w:r>
                      <w:r w:rsidRPr="005D318E">
                        <w:rPr>
                          <w:rFonts w:hint="eastAsia"/>
                        </w:rPr>
                        <w:t xml:space="preserve"> for Input.</w:t>
                      </w:r>
                    </w:p>
                  </w:txbxContent>
                </v:textbox>
                <w10:wrap anchory="line"/>
              </v:shape>
            </w:pict>
          </mc:Fallback>
        </mc:AlternateContent>
      </w:r>
    </w:p>
    <w:p w:rsidR="00375F9C" w:rsidRDefault="00375F9C" w:rsidP="00375F9C"/>
    <w:p w:rsidR="00375F9C" w:rsidRPr="005D318E" w:rsidRDefault="00375F9C" w:rsidP="00375F9C"/>
    <w:p w:rsidR="00375F9C" w:rsidRDefault="00704D04" w:rsidP="00E45D25">
      <w:pPr>
        <w:pStyle w:val="3"/>
        <w:numPr>
          <w:ilvl w:val="2"/>
          <w:numId w:val="17"/>
        </w:numPr>
      </w:pPr>
      <w:bookmarkStart w:id="59" w:name="_Toc356466198"/>
      <w:bookmarkStart w:id="60" w:name="_Toc235676274"/>
      <w:r>
        <w:rPr>
          <w:rFonts w:hint="eastAsia"/>
        </w:rPr>
        <w:lastRenderedPageBreak/>
        <w:t>xui.</w:t>
      </w:r>
      <w:r w:rsidR="00375F9C">
        <w:rPr>
          <w:rFonts w:hint="eastAsia"/>
        </w:rPr>
        <w:t>UI.ComboInput</w:t>
      </w:r>
      <w:bookmarkEnd w:id="59"/>
    </w:p>
    <w:p w:rsidR="00375F9C" w:rsidRDefault="00704D04" w:rsidP="00375F9C">
      <w:pPr>
        <w:ind w:left="420"/>
      </w:pPr>
      <w:r>
        <w:rPr>
          <w:rFonts w:hint="eastAsia"/>
        </w:rPr>
        <w:t>xui.</w:t>
      </w:r>
      <w:r w:rsidR="00375F9C">
        <w:rPr>
          <w:rFonts w:hint="eastAsia"/>
        </w:rPr>
        <w:t xml:space="preserve">UI.ComboInput is an advanced Input. </w:t>
      </w:r>
    </w:p>
    <w:p w:rsidR="00375F9C" w:rsidRDefault="00375F9C" w:rsidP="00E45D25">
      <w:pPr>
        <w:pStyle w:val="4"/>
        <w:numPr>
          <w:ilvl w:val="3"/>
          <w:numId w:val="17"/>
        </w:numPr>
      </w:pPr>
      <w:bookmarkStart w:id="61" w:name="_Toc356466199"/>
      <w:r>
        <w:rPr>
          <w:rFonts w:hint="eastAsia"/>
        </w:rPr>
        <w:t>Pop list for selection</w:t>
      </w:r>
      <w:bookmarkEnd w:id="61"/>
      <w:r>
        <w:rPr>
          <w:rFonts w:hint="eastAsia"/>
        </w:rPr>
        <w:t xml:space="preserve"> </w:t>
      </w:r>
    </w:p>
    <w:p w:rsidR="00375F9C" w:rsidRDefault="00375F9C" w:rsidP="00375F9C">
      <w:r w:rsidRPr="00833779">
        <w:t>When type property was set to “combobox”, “listbox” or “helpinput”, click the command button will trigger to pop a list window for selection.</w:t>
      </w:r>
      <w:r>
        <w:rPr>
          <w:rFonts w:hint="eastAsia"/>
        </w:rPr>
        <w:t xml:space="preserve"> </w:t>
      </w:r>
    </w:p>
    <w:p w:rsidR="00375F9C" w:rsidRDefault="005C781A" w:rsidP="00375F9C">
      <w:r>
        <w:rPr>
          <w:noProof/>
        </w:rPr>
        <mc:AlternateContent>
          <mc:Choice Requires="wps">
            <w:drawing>
              <wp:anchor distT="0" distB="0" distL="114300" distR="114300" simplePos="0" relativeHeight="251515392" behindDoc="0" locked="0" layoutInCell="1" allowOverlap="1" wp14:anchorId="52500A83" wp14:editId="63B02B4A">
                <wp:simplePos x="0" y="0"/>
                <wp:positionH relativeFrom="column">
                  <wp:posOffset>1710689</wp:posOffset>
                </wp:positionH>
                <wp:positionV relativeFrom="line">
                  <wp:posOffset>657859</wp:posOffset>
                </wp:positionV>
                <wp:extent cx="695325" cy="219075"/>
                <wp:effectExtent l="0" t="400050" r="28575" b="28575"/>
                <wp:wrapNone/>
                <wp:docPr id="852" name="AutoShape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95325" cy="219075"/>
                        </a:xfrm>
                        <a:prstGeom prst="wedgeRoundRectCallout">
                          <a:avLst>
                            <a:gd name="adj1" fmla="val 33704"/>
                            <a:gd name="adj2" fmla="val -20580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listbox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04" o:spid="_x0000_s1227" type="#_x0000_t62" style="position:absolute;left:0;text-align:left;margin-left:134.7pt;margin-top:51.8pt;width:54.75pt;height:17.25pt;flip:x;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" adj="18080,-33653" fillcolor="#ff9">
                <v:textbox inset="0,0,0,0">
                  <w:txbxContent>
                    <w:p w:rsidR="0023747D" w:rsidRPr="000E23E9" w:rsidRDefault="0023747D" w:rsidP="00B532B2">
                      <w:pPr>
                        <w:jc w:val="center"/>
                        <w:rPr>
                          <w:szCs w:val="18"/>
                        </w:rPr>
                      </w:pPr>
                      <w:proofErr w:type="gramStart"/>
                      <w:r>
                        <w:rPr>
                          <w:rFonts w:hint="eastAsia"/>
                          <w:szCs w:val="18"/>
                        </w:rPr>
                        <w:t>listbox</w:t>
                      </w:r>
                      <w:proofErr w:type="gramEnd"/>
                    </w:p>
                  </w:txbxContent>
                </v:textbox>
                <w10:wrap anchory="line"/>
              </v:shape>
            </w:pict>
          </mc:Fallback>
        </mc:AlternateContent>
      </w:r>
      <w:r>
        <w:rPr>
          <w:noProof/>
        </w:rPr>
        <mc:AlternateContent>
          <mc:Choice Requires="wpc">
            <w:drawing>
              <wp:inline distT="0" distB="0" distL="0" distR="0" wp14:anchorId="78799EB4" wp14:editId="6CCA6403">
                <wp:extent cx="5257800" cy="748665"/>
                <wp:effectExtent l="0" t="0" r="19050" b="13335"/>
                <wp:docPr id="851" name="画布 3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48" name="Text Box 302"/>
                        <wps:cNvSpPr txBox="1">
                          <a:spLocks noChangeArrowheads="1"/>
                        </wps:cNvSpPr>
                        <wps:spPr bwMode="auto">
                          <a:xfrm>
                            <a:off x="0" y="48895"/>
                            <a:ext cx="5257800" cy="69977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66532" w:rsidRDefault="0023747D" w:rsidP="00375F9C">
                              <w:pPr>
                                <w:rPr>
                                  <w:sz w:val="18"/>
                                  <w:szCs w:val="18"/>
                                </w:rPr>
                              </w:pPr>
                              <w:r w:rsidRPr="00066532">
                                <w:rPr>
                                  <w:sz w:val="18"/>
                                  <w:szCs w:val="18"/>
                                </w:rPr>
                                <w:t>(</w:t>
                              </w:r>
                              <w:r w:rsidRPr="00066532">
                                <w:rPr>
                                  <w:color w:val="0000FF"/>
                                  <w:sz w:val="18"/>
                                  <w:szCs w:val="18"/>
                                </w:rPr>
                                <w:t>new</w:t>
                              </w:r>
                              <w:r w:rsidRPr="00066532">
                                <w:rPr>
                                  <w:sz w:val="18"/>
                                  <w:szCs w:val="18"/>
                                </w:rPr>
                                <w:t xml:space="preserve"> </w:t>
                              </w:r>
                              <w:r>
                                <w:rPr>
                                  <w:sz w:val="18"/>
                                  <w:szCs w:val="18"/>
                                </w:rPr>
                                <w:t>xui</w:t>
                              </w:r>
                              <w:r w:rsidRPr="00066532">
                                <w:rPr>
                                  <w:sz w:val="18"/>
                                  <w:szCs w:val="18"/>
                                </w:rPr>
                                <w:t xml:space="preserve">.UI.ComboInput({items:[ </w:t>
                              </w:r>
                              <w:r w:rsidRPr="00066532">
                                <w:rPr>
                                  <w:color w:val="FF00FF"/>
                                  <w:sz w:val="18"/>
                                  <w:szCs w:val="18"/>
                                </w:rPr>
                                <w:t>"a"</w:t>
                              </w:r>
                              <w:r w:rsidRPr="00066532">
                                <w:rPr>
                                  <w:sz w:val="18"/>
                                  <w:szCs w:val="18"/>
                                </w:rPr>
                                <w:t>,</w:t>
                              </w:r>
                              <w:r w:rsidRPr="00066532">
                                <w:rPr>
                                  <w:color w:val="FF00FF"/>
                                  <w:sz w:val="18"/>
                                  <w:szCs w:val="18"/>
                                </w:rPr>
                                <w:t>"b"</w:t>
                              </w:r>
                              <w:r w:rsidRPr="00066532">
                                <w:rPr>
                                  <w:sz w:val="18"/>
                                  <w:szCs w:val="18"/>
                                </w:rPr>
                                <w:t>,</w:t>
                              </w:r>
                              <w:r w:rsidRPr="00066532">
                                <w:rPr>
                                  <w:color w:val="FF00FF"/>
                                  <w:sz w:val="18"/>
                                  <w:szCs w:val="18"/>
                                </w:rPr>
                                <w:t>"c"</w:t>
                              </w:r>
                              <w:r w:rsidRPr="00066532">
                                <w:rPr>
                                  <w:sz w:val="18"/>
                                  <w:szCs w:val="18"/>
                                </w:rPr>
                                <w:t>]})).show();</w:t>
                              </w:r>
                            </w:p>
                            <w:p w:rsidR="0023747D" w:rsidRDefault="0023747D" w:rsidP="00375F9C">
                              <w:pPr>
                                <w:rPr>
                                  <w:sz w:val="18"/>
                                  <w:szCs w:val="18"/>
                                </w:rPr>
                              </w:pPr>
                              <w:r w:rsidRPr="00066532">
                                <w:rPr>
                                  <w:sz w:val="18"/>
                                  <w:szCs w:val="18"/>
                                </w:rPr>
                                <w:t>(</w:t>
                              </w:r>
                              <w:r w:rsidRPr="00066532">
                                <w:rPr>
                                  <w:color w:val="0000FF"/>
                                  <w:sz w:val="18"/>
                                  <w:szCs w:val="18"/>
                                </w:rPr>
                                <w:t>new</w:t>
                              </w:r>
                              <w:r w:rsidRPr="00066532">
                                <w:rPr>
                                  <w:sz w:val="18"/>
                                  <w:szCs w:val="18"/>
                                </w:rPr>
                                <w:t xml:space="preserve"> </w:t>
                              </w:r>
                              <w:r>
                                <w:rPr>
                                  <w:sz w:val="18"/>
                                  <w:szCs w:val="18"/>
                                </w:rPr>
                                <w:t>xui</w:t>
                              </w:r>
                              <w:r w:rsidRPr="00066532">
                                <w:rPr>
                                  <w:sz w:val="18"/>
                                  <w:szCs w:val="18"/>
                                </w:rPr>
                                <w:t xml:space="preserve">.UI.ComboInput({type: </w:t>
                              </w:r>
                              <w:r w:rsidRPr="00066532">
                                <w:rPr>
                                  <w:color w:val="FF00FF"/>
                                  <w:sz w:val="18"/>
                                  <w:szCs w:val="18"/>
                                </w:rPr>
                                <w:t>"listbox"</w:t>
                              </w:r>
                              <w:r w:rsidRPr="00066532">
                                <w:rPr>
                                  <w:sz w:val="18"/>
                                  <w:szCs w:val="18"/>
                                </w:rPr>
                                <w:t>, top:</w:t>
                              </w:r>
                              <w:r w:rsidRPr="00066532">
                                <w:rPr>
                                  <w:color w:val="FF00FF"/>
                                  <w:sz w:val="18"/>
                                  <w:szCs w:val="18"/>
                                </w:rPr>
                                <w:t>"100"</w:t>
                              </w:r>
                              <w:r w:rsidRPr="00066532">
                                <w:rPr>
                                  <w:sz w:val="18"/>
                                  <w:szCs w:val="18"/>
                                </w:rPr>
                                <w:t xml:space="preserve">, items:[ </w:t>
                              </w:r>
                              <w:r w:rsidRPr="00066532">
                                <w:rPr>
                                  <w:color w:val="FF00FF"/>
                                  <w:sz w:val="18"/>
                                  <w:szCs w:val="18"/>
                                </w:rPr>
                                <w:t>"a"</w:t>
                              </w:r>
                              <w:r w:rsidRPr="00066532">
                                <w:rPr>
                                  <w:sz w:val="18"/>
                                  <w:szCs w:val="18"/>
                                </w:rPr>
                                <w:t>,</w:t>
                              </w:r>
                              <w:r w:rsidRPr="00066532">
                                <w:rPr>
                                  <w:color w:val="FF00FF"/>
                                  <w:sz w:val="18"/>
                                  <w:szCs w:val="18"/>
                                </w:rPr>
                                <w:t>"b"</w:t>
                              </w:r>
                              <w:r w:rsidRPr="00066532">
                                <w:rPr>
                                  <w:sz w:val="18"/>
                                  <w:szCs w:val="18"/>
                                </w:rPr>
                                <w:t>,</w:t>
                              </w:r>
                              <w:r w:rsidRPr="00066532">
                                <w:rPr>
                                  <w:color w:val="FF00FF"/>
                                  <w:sz w:val="18"/>
                                  <w:szCs w:val="18"/>
                                </w:rPr>
                                <w:t>"c"</w:t>
                              </w:r>
                              <w:r w:rsidRPr="00066532">
                                <w:rPr>
                                  <w:sz w:val="18"/>
                                  <w:szCs w:val="18"/>
                                </w:rPr>
                                <w:t>]})).show();</w:t>
                              </w:r>
                            </w:p>
                            <w:p w:rsidR="0023747D" w:rsidRPr="00066532" w:rsidRDefault="0023747D" w:rsidP="00375F9C">
                              <w:pPr>
                                <w:rPr>
                                  <w:sz w:val="18"/>
                                  <w:szCs w:val="18"/>
                                </w:rPr>
                              </w:pPr>
                            </w:p>
                          </w:txbxContent>
                        </wps:txbx>
                        <wps:bodyPr rot="0" vert="horz" wrap="square" lIns="54000" tIns="46800" rIns="54000" bIns="45720" anchor="t" anchorCtr="0" upright="1">
                          <a:spAutoFit/>
                        </wps:bodyPr>
                      </wps:wsp>
                      <wps:wsp>
                        <wps:cNvPr id="850" name="AutoShape 303"/>
                        <wps:cNvSpPr>
                          <a:spLocks noChangeArrowheads="1"/>
                        </wps:cNvSpPr>
                        <wps:spPr bwMode="auto">
                          <a:xfrm flipH="1">
                            <a:off x="2743199" y="0"/>
                            <a:ext cx="885825" cy="217170"/>
                          </a:xfrm>
                          <a:prstGeom prst="wedgeRoundRectCallout">
                            <a:avLst>
                              <a:gd name="adj1" fmla="val 71981"/>
                              <a:gd name="adj2" fmla="val 4619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combobox</w:t>
                              </w:r>
                            </w:p>
                          </w:txbxContent>
                        </wps:txbx>
                        <wps:bodyPr rot="0" vert="horz" wrap="square" lIns="0" tIns="0" rIns="0" bIns="0" anchor="t" anchorCtr="0" upright="1">
                          <a:noAutofit/>
                        </wps:bodyPr>
                      </wps:wsp>
                    </wpc:wpc>
                  </a:graphicData>
                </a:graphic>
              </wp:inline>
            </w:drawing>
          </mc:Choice>
          <mc:Fallback>
            <w:pict>
              <v:group id="画布 300" o:spid="_x0000_s1228" editas="canvas" style="width:414pt;height:58.95pt;mso-position-horizontal-relative:char;mso-position-vertical-relative:line" coordsize="52578,7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">
                <v:shape id="_x0000_s1229" type="#_x0000_t75" style="position:absolute;width:52578;height:7486;visibility:visible;mso-wrap-style:square">
                  <v:fill o:detectmouseclick="t"/>
                  <v:path o:connecttype="none"/>
                </v:shape>
                <v:shape id="Text Box 302" o:spid="_x0000_s1230" type="#_x0000_t202" style="position:absolute;top:488;width:52578;height:6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YEc8AA&#10;AADcAAAADwAAAGRycy9kb3ducmV2LnhtbERPz2vCMBS+D/wfwhO8zVQZ0lWjiDLqRdic3h/Nsyk2&#10;LyWJtf735jDY8eP7vdoMthU9+dA4VjCbZiCIK6cbrhWcf7/ecxAhImtsHZOCJwXYrEdvKyy0e/AP&#10;9adYixTCoUAFJsaukDJUhiyGqeuIE3d13mJM0NdSe3ykcNvKeZYtpMWGU4PBjnaGqtvpbhVUt/2w&#10;L5uL8f3d5t/6s3weF6VSk/GwXYKINMR/8Z/7oBXkH2lt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YEc8AAAADcAAAADwAAAAAAAAAAAAAAAACYAgAAZHJzL2Rvd25y&#10;ZXYueG1sUEsFBgAAAAAEAAQA9QAAAIUDAAAAAA==&#10;" strokeweight="1pt">
                  <v:textbox style="mso-fit-shape-to-text:t" inset="1.5mm,1.3mm,1.5mm">
                    <w:txbxContent>
                      <w:p w:rsidR="0023747D" w:rsidRPr="00066532" w:rsidRDefault="0023747D" w:rsidP="00375F9C">
                        <w:pPr>
                          <w:rPr>
                            <w:sz w:val="18"/>
                            <w:szCs w:val="18"/>
                          </w:rPr>
                        </w:pPr>
                        <w:r w:rsidRPr="00066532">
                          <w:rPr>
                            <w:sz w:val="18"/>
                            <w:szCs w:val="18"/>
                          </w:rPr>
                          <w:t>(</w:t>
                        </w:r>
                        <w:proofErr w:type="gramStart"/>
                        <w:r w:rsidRPr="00066532">
                          <w:rPr>
                            <w:color w:val="0000FF"/>
                            <w:sz w:val="18"/>
                            <w:szCs w:val="18"/>
                          </w:rPr>
                          <w:t>new</w:t>
                        </w:r>
                        <w:proofErr w:type="gramEnd"/>
                        <w:r w:rsidRPr="00066532">
                          <w:rPr>
                            <w:sz w:val="18"/>
                            <w:szCs w:val="18"/>
                          </w:rPr>
                          <w:t xml:space="preserve"> </w:t>
                        </w:r>
                        <w:r>
                          <w:rPr>
                            <w:sz w:val="18"/>
                            <w:szCs w:val="18"/>
                          </w:rPr>
                          <w:t>xui</w:t>
                        </w:r>
                        <w:r w:rsidRPr="00066532">
                          <w:rPr>
                            <w:sz w:val="18"/>
                            <w:szCs w:val="18"/>
                          </w:rPr>
                          <w:t xml:space="preserve">.UI.ComboInput({items:[ </w:t>
                        </w:r>
                        <w:r w:rsidRPr="00066532">
                          <w:rPr>
                            <w:color w:val="FF00FF"/>
                            <w:sz w:val="18"/>
                            <w:szCs w:val="18"/>
                          </w:rPr>
                          <w:t>"a"</w:t>
                        </w:r>
                        <w:r w:rsidRPr="00066532">
                          <w:rPr>
                            <w:sz w:val="18"/>
                            <w:szCs w:val="18"/>
                          </w:rPr>
                          <w:t>,</w:t>
                        </w:r>
                        <w:r w:rsidRPr="00066532">
                          <w:rPr>
                            <w:color w:val="FF00FF"/>
                            <w:sz w:val="18"/>
                            <w:szCs w:val="18"/>
                          </w:rPr>
                          <w:t>"b"</w:t>
                        </w:r>
                        <w:r w:rsidRPr="00066532">
                          <w:rPr>
                            <w:sz w:val="18"/>
                            <w:szCs w:val="18"/>
                          </w:rPr>
                          <w:t>,</w:t>
                        </w:r>
                        <w:r w:rsidRPr="00066532">
                          <w:rPr>
                            <w:color w:val="FF00FF"/>
                            <w:sz w:val="18"/>
                            <w:szCs w:val="18"/>
                          </w:rPr>
                          <w:t>"c"</w:t>
                        </w:r>
                        <w:r w:rsidRPr="00066532">
                          <w:rPr>
                            <w:sz w:val="18"/>
                            <w:szCs w:val="18"/>
                          </w:rPr>
                          <w:t>]})).show();</w:t>
                        </w:r>
                      </w:p>
                      <w:p w:rsidR="0023747D" w:rsidRDefault="0023747D" w:rsidP="00375F9C">
                        <w:pPr>
                          <w:rPr>
                            <w:sz w:val="18"/>
                            <w:szCs w:val="18"/>
                          </w:rPr>
                        </w:pPr>
                        <w:r w:rsidRPr="00066532">
                          <w:rPr>
                            <w:sz w:val="18"/>
                            <w:szCs w:val="18"/>
                          </w:rPr>
                          <w:t>(</w:t>
                        </w:r>
                        <w:proofErr w:type="gramStart"/>
                        <w:r w:rsidRPr="00066532">
                          <w:rPr>
                            <w:color w:val="0000FF"/>
                            <w:sz w:val="18"/>
                            <w:szCs w:val="18"/>
                          </w:rPr>
                          <w:t>new</w:t>
                        </w:r>
                        <w:proofErr w:type="gramEnd"/>
                        <w:r w:rsidRPr="00066532">
                          <w:rPr>
                            <w:sz w:val="18"/>
                            <w:szCs w:val="18"/>
                          </w:rPr>
                          <w:t xml:space="preserve"> </w:t>
                        </w:r>
                        <w:r>
                          <w:rPr>
                            <w:sz w:val="18"/>
                            <w:szCs w:val="18"/>
                          </w:rPr>
                          <w:t>xui</w:t>
                        </w:r>
                        <w:r w:rsidRPr="00066532">
                          <w:rPr>
                            <w:sz w:val="18"/>
                            <w:szCs w:val="18"/>
                          </w:rPr>
                          <w:t xml:space="preserve">.UI.ComboInput({type: </w:t>
                        </w:r>
                        <w:r w:rsidRPr="00066532">
                          <w:rPr>
                            <w:color w:val="FF00FF"/>
                            <w:sz w:val="18"/>
                            <w:szCs w:val="18"/>
                          </w:rPr>
                          <w:t>"listbox"</w:t>
                        </w:r>
                        <w:r w:rsidRPr="00066532">
                          <w:rPr>
                            <w:sz w:val="18"/>
                            <w:szCs w:val="18"/>
                          </w:rPr>
                          <w:t>, top:</w:t>
                        </w:r>
                        <w:r w:rsidRPr="00066532">
                          <w:rPr>
                            <w:color w:val="FF00FF"/>
                            <w:sz w:val="18"/>
                            <w:szCs w:val="18"/>
                          </w:rPr>
                          <w:t>"100"</w:t>
                        </w:r>
                        <w:r w:rsidRPr="00066532">
                          <w:rPr>
                            <w:sz w:val="18"/>
                            <w:szCs w:val="18"/>
                          </w:rPr>
                          <w:t xml:space="preserve">, items:[ </w:t>
                        </w:r>
                        <w:r w:rsidRPr="00066532">
                          <w:rPr>
                            <w:color w:val="FF00FF"/>
                            <w:sz w:val="18"/>
                            <w:szCs w:val="18"/>
                          </w:rPr>
                          <w:t>"a"</w:t>
                        </w:r>
                        <w:r w:rsidRPr="00066532">
                          <w:rPr>
                            <w:sz w:val="18"/>
                            <w:szCs w:val="18"/>
                          </w:rPr>
                          <w:t>,</w:t>
                        </w:r>
                        <w:r w:rsidRPr="00066532">
                          <w:rPr>
                            <w:color w:val="FF00FF"/>
                            <w:sz w:val="18"/>
                            <w:szCs w:val="18"/>
                          </w:rPr>
                          <w:t>"b"</w:t>
                        </w:r>
                        <w:r w:rsidRPr="00066532">
                          <w:rPr>
                            <w:sz w:val="18"/>
                            <w:szCs w:val="18"/>
                          </w:rPr>
                          <w:t>,</w:t>
                        </w:r>
                        <w:r w:rsidRPr="00066532">
                          <w:rPr>
                            <w:color w:val="FF00FF"/>
                            <w:sz w:val="18"/>
                            <w:szCs w:val="18"/>
                          </w:rPr>
                          <w:t>"c"</w:t>
                        </w:r>
                        <w:r w:rsidRPr="00066532">
                          <w:rPr>
                            <w:sz w:val="18"/>
                            <w:szCs w:val="18"/>
                          </w:rPr>
                          <w:t>]})).show();</w:t>
                        </w:r>
                      </w:p>
                      <w:p w:rsidR="0023747D" w:rsidRPr="00066532" w:rsidRDefault="0023747D" w:rsidP="00375F9C">
                        <w:pPr>
                          <w:rPr>
                            <w:sz w:val="18"/>
                            <w:szCs w:val="18"/>
                          </w:rPr>
                        </w:pPr>
                      </w:p>
                    </w:txbxContent>
                  </v:textbox>
                </v:shape>
                <v:shape id="AutoShape 303" o:spid="_x0000_s1231" type="#_x0000_t62" style="position:absolute;left:27431;width:8859;height:217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rcZsIA&#10;AADcAAAADwAAAGRycy9kb3ducmV2LnhtbERPz2vCMBS+D/wfwhO8zdTBSu2MMsSBeGs7Jrs9mmdb&#10;1rzUJGu7/345DHb8+H7vDrPpxUjOd5YVbNYJCOLa6o4bBe/V22MGwgdkjb1lUvBDHg77xcMOc20n&#10;LmgsQyNiCPscFbQhDLmUvm7JoF/bgThyN+sMhghdI7XDKYabXj4lSSoNdhwbWhzo2FL9VX4bBeei&#10;ujXuuknN9mO+y8/0ciqru1Kr5fz6AiLQHP7Ff+6zVpA9x/nxTDw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6txmwgAAANwAAAAPAAAAAAAAAAAAAAAAAJgCAABkcnMvZG93&#10;bnJldi54bWxQSwUGAAAAAAQABAD1AAAAhwMAAAAA&#10;" adj="26348,20778" fillcolor="#ff9">
                  <v:textbox inset="0,0,0,0">
                    <w:txbxContent>
                      <w:p w:rsidR="0023747D" w:rsidRPr="000E23E9" w:rsidRDefault="0023747D" w:rsidP="00B532B2">
                        <w:pPr>
                          <w:jc w:val="center"/>
                          <w:rPr>
                            <w:szCs w:val="18"/>
                          </w:rPr>
                        </w:pPr>
                        <w:proofErr w:type="gramStart"/>
                        <w:r>
                          <w:rPr>
                            <w:rFonts w:hint="eastAsia"/>
                            <w:szCs w:val="18"/>
                          </w:rPr>
                          <w:t>combobox</w:t>
                        </w:r>
                        <w:proofErr w:type="gramEnd"/>
                      </w:p>
                    </w:txbxContent>
                  </v:textbox>
                </v:shape>
                <w10:anchorlock/>
              </v:group>
            </w:pict>
          </mc:Fallback>
        </mc:AlternateContent>
      </w:r>
    </w:p>
    <w:p w:rsidR="00375F9C" w:rsidRDefault="005C781A" w:rsidP="00375F9C">
      <w:r>
        <w:rPr>
          <w:rFonts w:hint="eastAsia"/>
          <w:noProof/>
        </w:rPr>
        <mc:AlternateContent>
          <mc:Choice Requires="wps">
            <w:drawing>
              <wp:anchor distT="0" distB="0" distL="114300" distR="114300" simplePos="0" relativeHeight="251585024" behindDoc="0" locked="0" layoutInCell="1" allowOverlap="1" wp14:anchorId="2B6BB469" wp14:editId="5DF4FA95">
                <wp:simplePos x="0" y="0"/>
                <wp:positionH relativeFrom="column">
                  <wp:posOffset>457200</wp:posOffset>
                </wp:positionH>
                <wp:positionV relativeFrom="line">
                  <wp:posOffset>960120</wp:posOffset>
                </wp:positionV>
                <wp:extent cx="800100" cy="198120"/>
                <wp:effectExtent l="66675" t="255270" r="9525" b="13335"/>
                <wp:wrapNone/>
                <wp:docPr id="847" name="AutoShape 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54523"/>
                            <a:gd name="adj2" fmla="val -1634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readonly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1" o:spid="_x0000_s1232" type="#_x0000_t62" style="position:absolute;left:0;text-align:left;margin-left:36pt;margin-top:75.6pt;width:63pt;height:15.6pt;flip:x;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" adj="22577,-24508" fillcolor="#ff9">
                <v:textbox inset="0,0,0,0">
                  <w:txbxContent>
                    <w:p w:rsidR="0023747D" w:rsidRPr="000E23E9" w:rsidRDefault="0023747D" w:rsidP="00B532B2">
                      <w:pPr>
                        <w:jc w:val="center"/>
                        <w:rPr>
                          <w:szCs w:val="18"/>
                        </w:rPr>
                      </w:pPr>
                      <w:proofErr w:type="gramStart"/>
                      <w:r>
                        <w:rPr>
                          <w:rFonts w:hint="eastAsia"/>
                          <w:szCs w:val="18"/>
                        </w:rPr>
                        <w:t>readonly</w:t>
                      </w:r>
                      <w:proofErr w:type="gramEnd"/>
                    </w:p>
                  </w:txbxContent>
                </v:textbox>
                <w10:wrap anchory="line"/>
              </v:shape>
            </w:pict>
          </mc:Fallback>
        </mc:AlternateContent>
      </w:r>
      <w:r>
        <w:rPr>
          <w:rFonts w:hint="eastAsia"/>
          <w:noProof/>
        </w:rPr>
        <mc:AlternateContent>
          <mc:Choice Requires="wps">
            <w:drawing>
              <wp:anchor distT="0" distB="0" distL="114300" distR="114300" simplePos="0" relativeHeight="251586048" behindDoc="0" locked="0" layoutInCell="1" allowOverlap="1" wp14:anchorId="1A3E0930" wp14:editId="58F32EDB">
                <wp:simplePos x="0" y="0"/>
                <wp:positionH relativeFrom="column">
                  <wp:posOffset>685800</wp:posOffset>
                </wp:positionH>
                <wp:positionV relativeFrom="line">
                  <wp:posOffset>365760</wp:posOffset>
                </wp:positionV>
                <wp:extent cx="1028700" cy="198120"/>
                <wp:effectExtent l="219075" t="118110" r="9525" b="7620"/>
                <wp:wrapNone/>
                <wp:docPr id="846" name="AutoShape 4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198120"/>
                        </a:xfrm>
                        <a:prstGeom prst="wedgeRoundRectCallout">
                          <a:avLst>
                            <a:gd name="adj1" fmla="val 70185"/>
                            <a:gd name="adj2" fmla="val -9294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szCs w:val="18"/>
                              </w:rPr>
                              <w:t>K</w:t>
                            </w:r>
                            <w:r>
                              <w:rPr>
                                <w:rFonts w:hint="eastAsia"/>
                                <w:szCs w:val="18"/>
                              </w:rPr>
                              <w:t>eyboard input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2" o:spid="_x0000_s1233" type="#_x0000_t62" style="position:absolute;left:0;text-align:left;margin-left:54pt;margin-top:28.8pt;width:81pt;height:15.6pt;flip:x;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" adj="25960,-9277" fillcolor="#ff9">
                <v:textbox inset="0,0,0,0">
                  <w:txbxContent>
                    <w:p w:rsidR="0023747D" w:rsidRPr="000E23E9" w:rsidRDefault="0023747D" w:rsidP="00B532B2">
                      <w:pPr>
                        <w:jc w:val="center"/>
                        <w:rPr>
                          <w:szCs w:val="18"/>
                        </w:rPr>
                      </w:pPr>
                      <w:r>
                        <w:rPr>
                          <w:szCs w:val="18"/>
                        </w:rPr>
                        <w:t>K</w:t>
                      </w:r>
                      <w:r>
                        <w:rPr>
                          <w:rFonts w:hint="eastAsia"/>
                          <w:szCs w:val="18"/>
                        </w:rPr>
                        <w:t>eyboard input</w:t>
                      </w:r>
                    </w:p>
                  </w:txbxContent>
                </v:textbox>
                <w10:wrap anchory="line"/>
              </v:shape>
            </w:pict>
          </mc:Fallback>
        </mc:AlternateContent>
      </w:r>
      <w:r>
        <w:rPr>
          <w:rFonts w:hint="eastAsia"/>
          <w:noProof/>
        </w:rPr>
        <w:drawing>
          <wp:inline distT="0" distB="0" distL="0" distR="0" wp14:anchorId="04597F26" wp14:editId="786F8462">
            <wp:extent cx="1400175" cy="1409700"/>
            <wp:effectExtent l="0" t="0" r="952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00175" cy="1409700"/>
                    </a:xfrm>
                    <a:prstGeom prst="rect">
                      <a:avLst/>
                    </a:prstGeom>
                    <a:noFill/>
                    <a:ln>
                      <a:noFill/>
                    </a:ln>
                  </pic:spPr>
                </pic:pic>
              </a:graphicData>
            </a:graphic>
          </wp:inline>
        </w:drawing>
      </w:r>
    </w:p>
    <w:p w:rsidR="00375F9C" w:rsidRDefault="00375F9C" w:rsidP="00E45D25">
      <w:pPr>
        <w:pStyle w:val="4"/>
        <w:numPr>
          <w:ilvl w:val="3"/>
          <w:numId w:val="17"/>
        </w:numPr>
      </w:pPr>
      <w:bookmarkStart w:id="62" w:name="_Toc356466200"/>
      <w:r>
        <w:rPr>
          <w:rFonts w:hint="eastAsia"/>
        </w:rPr>
        <w:t>combobox, listbox and helpinput</w:t>
      </w:r>
      <w:bookmarkEnd w:id="62"/>
    </w:p>
    <w:p w:rsidR="00375F9C" w:rsidRDefault="00375F9C" w:rsidP="00375F9C">
      <w:r>
        <w:rPr>
          <w:rFonts w:hint="eastAsia"/>
        </w:rPr>
        <w:t>There</w:t>
      </w:r>
      <w:r>
        <w:t>’</w:t>
      </w:r>
      <w:r>
        <w:rPr>
          <w:rFonts w:hint="eastAsia"/>
        </w:rPr>
        <w:t xml:space="preserve">s </w:t>
      </w:r>
      <w:r>
        <w:t>an</w:t>
      </w:r>
      <w:r>
        <w:rPr>
          <w:rFonts w:hint="eastAsia"/>
        </w:rPr>
        <w:t xml:space="preserve"> items </w:t>
      </w:r>
      <w:r>
        <w:t>property</w:t>
      </w:r>
      <w:r>
        <w:rPr>
          <w:rFonts w:hint="eastAsia"/>
        </w:rPr>
        <w:t xml:space="preserve"> in </w:t>
      </w:r>
      <w:r w:rsidR="00704D04">
        <w:rPr>
          <w:rFonts w:hint="eastAsia"/>
        </w:rPr>
        <w:t>xui.</w:t>
      </w:r>
      <w:r>
        <w:rPr>
          <w:rFonts w:hint="eastAsia"/>
        </w:rPr>
        <w:t>UI.ComboInput (And all l</w:t>
      </w:r>
      <w:r>
        <w:rPr>
          <w:rStyle w:val="shorttext"/>
          <w:color w:val="000000"/>
          <w:shd w:val="clear" w:color="auto" w:fill="FFFFFF"/>
        </w:rPr>
        <w:t>ist related controls have this property</w:t>
      </w:r>
      <w:r>
        <w:rPr>
          <w:rStyle w:val="shorttext"/>
          <w:rFonts w:hint="eastAsia"/>
          <w:color w:val="000000"/>
          <w:shd w:val="clear" w:color="auto" w:fill="FFFFFF"/>
        </w:rPr>
        <w:t xml:space="preserve"> too</w:t>
      </w:r>
      <w:r>
        <w:rPr>
          <w:rFonts w:hint="eastAsia"/>
        </w:rPr>
        <w:t xml:space="preserve">). </w:t>
      </w:r>
      <w:r w:rsidRPr="001A6346">
        <w:t xml:space="preserve">Usually, we set items as </w:t>
      </w:r>
      <w:r w:rsidR="004D6FBC" w:rsidRPr="001A6346">
        <w:t>a</w:t>
      </w:r>
      <w:r w:rsidRPr="001A6346">
        <w:t xml:space="preserve"> simple single layer array (like "[ia</w:t>
      </w:r>
      <w:r>
        <w:t>’</w:t>
      </w:r>
      <w:r w:rsidRPr="001A6346">
        <w:t xml:space="preserve">, </w:t>
      </w:r>
      <w:r>
        <w:t>‘</w:t>
      </w:r>
      <w:r w:rsidRPr="001A6346">
        <w:t>ib</w:t>
      </w:r>
      <w:r>
        <w:t>’</w:t>
      </w:r>
      <w:r w:rsidRPr="001A6346">
        <w:t xml:space="preserve">, </w:t>
      </w:r>
      <w:r>
        <w:t>‘</w:t>
      </w:r>
      <w:r w:rsidRPr="001A6346">
        <w:t>ic</w:t>
      </w:r>
      <w:r>
        <w:t>’</w:t>
      </w:r>
      <w:r w:rsidR="00B532B2">
        <w:t xml:space="preserve">]"). </w:t>
      </w:r>
      <w:r w:rsidR="004D6FBC">
        <w:t>Framework</w:t>
      </w:r>
      <w:r w:rsidRPr="001A6346">
        <w:t xml:space="preserve"> will convert this simple array to inner format:</w:t>
      </w:r>
      <w:r>
        <w:rPr>
          <w:rFonts w:hint="eastAsia"/>
        </w:rPr>
        <w:t xml:space="preserve"> </w:t>
      </w:r>
    </w:p>
    <w:p w:rsidR="00375F9C" w:rsidRDefault="005C781A" w:rsidP="00375F9C">
      <w:r>
        <w:rPr>
          <w:noProof/>
        </w:rPr>
        <mc:AlternateContent>
          <mc:Choice Requires="wpc">
            <w:drawing>
              <wp:inline distT="0" distB="0" distL="0" distR="0" wp14:anchorId="69368A8D" wp14:editId="6C6E333D">
                <wp:extent cx="5257800" cy="2287905"/>
                <wp:effectExtent l="9525" t="0" r="9525" b="7620"/>
                <wp:docPr id="845" name="画布 6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43" name="Text Box 614"/>
                        <wps:cNvSpPr txBox="1">
                          <a:spLocks noChangeArrowheads="1"/>
                        </wps:cNvSpPr>
                        <wps:spPr bwMode="auto">
                          <a:xfrm>
                            <a:off x="0" y="48895"/>
                            <a:ext cx="5257800" cy="2239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11739" w:rsidRDefault="0023747D" w:rsidP="00375F9C">
                              <w:pPr>
                                <w:spacing w:line="240" w:lineRule="exact"/>
                                <w:ind w:firstLine="420"/>
                                <w:rPr>
                                  <w:sz w:val="18"/>
                                  <w:szCs w:val="18"/>
                                  <w:lang w:val="pt-BR"/>
                                </w:rPr>
                              </w:pPr>
                              <w:r w:rsidRPr="00F11739">
                                <w:rPr>
                                  <w:rFonts w:hint="eastAsia"/>
                                  <w:sz w:val="18"/>
                                  <w:szCs w:val="18"/>
                                  <w:lang w:val="pt-BR"/>
                                </w:rPr>
                                <w:t>[</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r w:rsidRPr="00B532B2">
                                <w:rPr>
                                  <w:rFonts w:hint="eastAsia"/>
                                  <w:color w:val="FF0000"/>
                                  <w:sz w:val="18"/>
                                  <w:szCs w:val="18"/>
                                  <w:lang w:val="pt-BR"/>
                                </w:rPr>
                                <w:t xml:space="preserve">id </w:t>
                              </w:r>
                              <w:r w:rsidRPr="00F11739">
                                <w:rPr>
                                  <w:rFonts w:hint="eastAsia"/>
                                  <w:sz w:val="18"/>
                                  <w:szCs w:val="18"/>
                                  <w:lang w:val="pt-BR"/>
                                </w:rPr>
                                <w:t xml:space="preserve">: </w:t>
                              </w:r>
                              <w:r w:rsidRPr="00F11739">
                                <w:rPr>
                                  <w:color w:val="FF00FF"/>
                                  <w:sz w:val="18"/>
                                  <w:szCs w:val="18"/>
                                  <w:lang w:val="pt-BR"/>
                                </w:rPr>
                                <w:t>"</w:t>
                              </w:r>
                              <w:r w:rsidRPr="00F11739">
                                <w:rPr>
                                  <w:rFonts w:hint="eastAsia"/>
                                  <w:color w:val="FF00FF"/>
                                  <w:sz w:val="18"/>
                                  <w:szCs w:val="18"/>
                                  <w:lang w:val="pt-BR"/>
                                </w:rPr>
                                <w:t>ia</w:t>
                              </w:r>
                              <w:r w:rsidRPr="00F11739">
                                <w:rPr>
                                  <w:color w:val="FF00FF"/>
                                  <w:sz w:val="18"/>
                                  <w:szCs w:val="18"/>
                                  <w:lang w:val="pt-BR"/>
                                </w:rPr>
                                <w:t>"</w:t>
                              </w:r>
                              <w:r w:rsidRPr="00F11739">
                                <w:rPr>
                                  <w:rFonts w:hint="eastAsia"/>
                                  <w:sz w:val="18"/>
                                  <w:szCs w:val="18"/>
                                  <w:lang w:val="pt-BR"/>
                                </w:rPr>
                                <w:t>,</w:t>
                              </w:r>
                            </w:p>
                            <w:p w:rsidR="0023747D" w:rsidRPr="00F11739" w:rsidRDefault="0023747D" w:rsidP="00375F9C">
                              <w:pPr>
                                <w:spacing w:line="240" w:lineRule="exact"/>
                                <w:ind w:firstLineChars="450" w:firstLine="810"/>
                                <w:rPr>
                                  <w:sz w:val="18"/>
                                  <w:szCs w:val="18"/>
                                  <w:lang w:val="pt-BR"/>
                                </w:rPr>
                              </w:pPr>
                              <w:r w:rsidRPr="00B532B2">
                                <w:rPr>
                                  <w:rFonts w:hint="eastAsia"/>
                                  <w:color w:val="FF0000"/>
                                  <w:sz w:val="18"/>
                                  <w:szCs w:val="18"/>
                                  <w:lang w:val="pt-BR"/>
                                </w:rPr>
                                <w:t xml:space="preserve">caption </w:t>
                              </w:r>
                              <w:r w:rsidRPr="00F11739">
                                <w:rPr>
                                  <w:rFonts w:hint="eastAsia"/>
                                  <w:sz w:val="18"/>
                                  <w:szCs w:val="18"/>
                                  <w:lang w:val="pt-BR"/>
                                </w:rPr>
                                <w:t xml:space="preserve">: </w:t>
                              </w:r>
                              <w:r w:rsidRPr="00F11739">
                                <w:rPr>
                                  <w:color w:val="FF00FF"/>
                                  <w:sz w:val="18"/>
                                  <w:szCs w:val="18"/>
                                  <w:lang w:val="pt-BR"/>
                                </w:rPr>
                                <w:t>"</w:t>
                              </w:r>
                              <w:r w:rsidRPr="00F11739">
                                <w:rPr>
                                  <w:rFonts w:hint="eastAsia"/>
                                  <w:color w:val="FF00FF"/>
                                  <w:sz w:val="18"/>
                                  <w:szCs w:val="18"/>
                                  <w:lang w:val="pt-BR"/>
                                </w:rPr>
                                <w:t>ia</w:t>
                              </w:r>
                              <w:r w:rsidRPr="00F11739">
                                <w:rPr>
                                  <w:color w:val="FF00FF"/>
                                  <w:sz w:val="18"/>
                                  <w:szCs w:val="18"/>
                                  <w:lang w:val="pt-BR"/>
                                </w:rPr>
                                <w:t>"</w:t>
                              </w:r>
                            </w:p>
                            <w:p w:rsidR="0023747D" w:rsidRPr="00F11739" w:rsidRDefault="0023747D" w:rsidP="00375F9C">
                              <w:pPr>
                                <w:spacing w:line="240" w:lineRule="exact"/>
                                <w:ind w:firstLineChars="300" w:firstLine="540"/>
                                <w:rPr>
                                  <w:sz w:val="18"/>
                                  <w:szCs w:val="18"/>
                                  <w:lang w:val="pt-BR"/>
                                </w:rPr>
                              </w:pPr>
                              <w:r w:rsidRPr="00F11739">
                                <w:rPr>
                                  <w:rFonts w:hint="eastAsia"/>
                                  <w:sz w:val="18"/>
                                  <w:szCs w:val="18"/>
                                  <w:lang w:val="pt-BR"/>
                                </w:rPr>
                                <w:t>},</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r w:rsidRPr="00B532B2">
                                <w:rPr>
                                  <w:rFonts w:hint="eastAsia"/>
                                  <w:color w:val="FF0000"/>
                                  <w:sz w:val="18"/>
                                  <w:szCs w:val="18"/>
                                  <w:lang w:val="pt-BR"/>
                                </w:rPr>
                                <w:t xml:space="preserve">id </w:t>
                              </w:r>
                              <w:r w:rsidRPr="00F11739">
                                <w:rPr>
                                  <w:rFonts w:hint="eastAsia"/>
                                  <w:sz w:val="18"/>
                                  <w:szCs w:val="18"/>
                                  <w:lang w:val="pt-BR"/>
                                </w:rPr>
                                <w:t xml:space="preserve">: </w:t>
                              </w:r>
                              <w:r w:rsidRPr="00F11739">
                                <w:rPr>
                                  <w:color w:val="FF00FF"/>
                                  <w:sz w:val="18"/>
                                  <w:szCs w:val="18"/>
                                  <w:lang w:val="pt-BR"/>
                                </w:rPr>
                                <w:t>"</w:t>
                              </w:r>
                              <w:r w:rsidRPr="00F11739">
                                <w:rPr>
                                  <w:rFonts w:hint="eastAsia"/>
                                  <w:color w:val="FF00FF"/>
                                  <w:sz w:val="18"/>
                                  <w:szCs w:val="18"/>
                                  <w:lang w:val="pt-BR"/>
                                </w:rPr>
                                <w:t>ib</w:t>
                              </w:r>
                              <w:r w:rsidRPr="00F11739">
                                <w:rPr>
                                  <w:color w:val="FF00FF"/>
                                  <w:sz w:val="18"/>
                                  <w:szCs w:val="18"/>
                                  <w:lang w:val="pt-BR"/>
                                </w:rPr>
                                <w:t>"</w:t>
                              </w:r>
                              <w:r w:rsidRPr="00F11739">
                                <w:rPr>
                                  <w:rFonts w:hint="eastAsia"/>
                                  <w:sz w:val="18"/>
                                  <w:szCs w:val="18"/>
                                  <w:lang w:val="pt-BR"/>
                                </w:rPr>
                                <w:t>,</w:t>
                              </w:r>
                            </w:p>
                            <w:p w:rsidR="0023747D" w:rsidRPr="00F11739" w:rsidRDefault="0023747D" w:rsidP="00375F9C">
                              <w:pPr>
                                <w:spacing w:line="240" w:lineRule="exact"/>
                                <w:ind w:firstLineChars="450" w:firstLine="810"/>
                                <w:rPr>
                                  <w:sz w:val="18"/>
                                  <w:szCs w:val="18"/>
                                </w:rPr>
                              </w:pPr>
                              <w:r w:rsidRPr="00B532B2">
                                <w:rPr>
                                  <w:rFonts w:hint="eastAsia"/>
                                  <w:color w:val="FF0000"/>
                                  <w:sz w:val="18"/>
                                  <w:szCs w:val="18"/>
                                </w:rPr>
                                <w:t xml:space="preserve">caption </w:t>
                              </w:r>
                              <w:r w:rsidRPr="00F11739">
                                <w:rPr>
                                  <w:rFonts w:hint="eastAsia"/>
                                  <w:sz w:val="18"/>
                                  <w:szCs w:val="18"/>
                                </w:rPr>
                                <w:t xml:space="preserve">: </w:t>
                              </w:r>
                              <w:r w:rsidRPr="00F11739">
                                <w:rPr>
                                  <w:color w:val="FF00FF"/>
                                  <w:sz w:val="18"/>
                                  <w:szCs w:val="18"/>
                                </w:rPr>
                                <w:t>"</w:t>
                              </w:r>
                              <w:r w:rsidRPr="00F11739">
                                <w:rPr>
                                  <w:rFonts w:hint="eastAsia"/>
                                  <w:color w:val="FF00FF"/>
                                  <w:sz w:val="18"/>
                                  <w:szCs w:val="18"/>
                                </w:rPr>
                                <w:t>ib</w:t>
                              </w:r>
                              <w:r w:rsidRPr="00F11739">
                                <w:rPr>
                                  <w:color w:val="FF00FF"/>
                                  <w:sz w:val="18"/>
                                  <w:szCs w:val="18"/>
                                </w:rPr>
                                <w:t>"</w:t>
                              </w:r>
                            </w:p>
                            <w:p w:rsidR="0023747D" w:rsidRPr="00F11739" w:rsidRDefault="0023747D" w:rsidP="00375F9C">
                              <w:pPr>
                                <w:spacing w:line="240" w:lineRule="exact"/>
                                <w:ind w:firstLineChars="300" w:firstLine="540"/>
                                <w:rPr>
                                  <w:sz w:val="18"/>
                                  <w:szCs w:val="18"/>
                                </w:rPr>
                              </w:pPr>
                              <w:r w:rsidRPr="00F11739">
                                <w:rPr>
                                  <w:rFonts w:hint="eastAsia"/>
                                  <w:sz w:val="18"/>
                                  <w:szCs w:val="18"/>
                                </w:rPr>
                                <w:t>},</w:t>
                              </w:r>
                            </w:p>
                            <w:p w:rsidR="0023747D" w:rsidRPr="00F11739" w:rsidRDefault="0023747D" w:rsidP="00375F9C">
                              <w:pPr>
                                <w:spacing w:line="240" w:lineRule="exact"/>
                                <w:ind w:firstLine="420"/>
                                <w:rPr>
                                  <w:sz w:val="18"/>
                                  <w:szCs w:val="18"/>
                                </w:rPr>
                              </w:pPr>
                              <w:r w:rsidRPr="00F11739">
                                <w:rPr>
                                  <w:rFonts w:hint="eastAsia"/>
                                  <w:sz w:val="18"/>
                                  <w:szCs w:val="18"/>
                                </w:rPr>
                                <w:t xml:space="preserve">  {</w:t>
                              </w:r>
                            </w:p>
                            <w:p w:rsidR="0023747D" w:rsidRPr="00F11739" w:rsidRDefault="0023747D" w:rsidP="00375F9C">
                              <w:pPr>
                                <w:spacing w:line="240" w:lineRule="exact"/>
                                <w:ind w:firstLine="420"/>
                                <w:rPr>
                                  <w:sz w:val="18"/>
                                  <w:szCs w:val="18"/>
                                </w:rPr>
                              </w:pPr>
                              <w:r w:rsidRPr="00F11739">
                                <w:rPr>
                                  <w:rFonts w:hint="eastAsia"/>
                                  <w:sz w:val="18"/>
                                  <w:szCs w:val="18"/>
                                </w:rPr>
                                <w:t xml:space="preserve">     </w:t>
                              </w:r>
                              <w:r w:rsidRPr="00B532B2">
                                <w:rPr>
                                  <w:rFonts w:hint="eastAsia"/>
                                  <w:color w:val="FF0000"/>
                                  <w:sz w:val="18"/>
                                  <w:szCs w:val="18"/>
                                </w:rPr>
                                <w:t xml:space="preserve">id </w:t>
                              </w:r>
                              <w:r w:rsidRPr="00F11739">
                                <w:rPr>
                                  <w:rFonts w:hint="eastAsia"/>
                                  <w:sz w:val="18"/>
                                  <w:szCs w:val="18"/>
                                </w:rPr>
                                <w:t xml:space="preserve">: </w:t>
                              </w:r>
                              <w:r w:rsidRPr="00F11739">
                                <w:rPr>
                                  <w:color w:val="FF00FF"/>
                                  <w:sz w:val="18"/>
                                  <w:szCs w:val="18"/>
                                </w:rPr>
                                <w:t>"</w:t>
                              </w:r>
                              <w:r w:rsidRPr="00F11739">
                                <w:rPr>
                                  <w:rFonts w:hint="eastAsia"/>
                                  <w:color w:val="FF00FF"/>
                                  <w:sz w:val="18"/>
                                  <w:szCs w:val="18"/>
                                </w:rPr>
                                <w:t>ic</w:t>
                              </w:r>
                              <w:r w:rsidRPr="00F11739">
                                <w:rPr>
                                  <w:color w:val="FF00FF"/>
                                  <w:sz w:val="18"/>
                                  <w:szCs w:val="18"/>
                                </w:rPr>
                                <w:t>"</w:t>
                              </w:r>
                              <w:r w:rsidRPr="00F11739">
                                <w:rPr>
                                  <w:rFonts w:hint="eastAsia"/>
                                  <w:sz w:val="18"/>
                                  <w:szCs w:val="18"/>
                                </w:rPr>
                                <w:t>,</w:t>
                              </w:r>
                            </w:p>
                            <w:p w:rsidR="0023747D" w:rsidRPr="00F11739" w:rsidRDefault="0023747D" w:rsidP="00375F9C">
                              <w:pPr>
                                <w:spacing w:line="240" w:lineRule="exact"/>
                                <w:ind w:firstLineChars="450" w:firstLine="810"/>
                                <w:rPr>
                                  <w:sz w:val="18"/>
                                  <w:szCs w:val="18"/>
                                </w:rPr>
                              </w:pPr>
                              <w:r w:rsidRPr="00B532B2">
                                <w:rPr>
                                  <w:rFonts w:hint="eastAsia"/>
                                  <w:color w:val="FF0000"/>
                                  <w:sz w:val="18"/>
                                  <w:szCs w:val="18"/>
                                </w:rPr>
                                <w:t xml:space="preserve">caption </w:t>
                              </w:r>
                              <w:r w:rsidRPr="00F11739">
                                <w:rPr>
                                  <w:rFonts w:hint="eastAsia"/>
                                  <w:sz w:val="18"/>
                                  <w:szCs w:val="18"/>
                                </w:rPr>
                                <w:t xml:space="preserve">: </w:t>
                              </w:r>
                              <w:r w:rsidRPr="00F11739">
                                <w:rPr>
                                  <w:color w:val="FF00FF"/>
                                  <w:sz w:val="18"/>
                                  <w:szCs w:val="18"/>
                                </w:rPr>
                                <w:t>"</w:t>
                              </w:r>
                              <w:r w:rsidRPr="00F11739">
                                <w:rPr>
                                  <w:rFonts w:hint="eastAsia"/>
                                  <w:color w:val="FF00FF"/>
                                  <w:sz w:val="18"/>
                                  <w:szCs w:val="18"/>
                                </w:rPr>
                                <w:t>ic</w:t>
                              </w:r>
                              <w:r w:rsidRPr="00F11739">
                                <w:rPr>
                                  <w:color w:val="FF00FF"/>
                                  <w:sz w:val="18"/>
                                  <w:szCs w:val="18"/>
                                </w:rPr>
                                <w:t>"</w:t>
                              </w:r>
                            </w:p>
                            <w:p w:rsidR="0023747D" w:rsidRPr="00F11739" w:rsidRDefault="0023747D" w:rsidP="00375F9C">
                              <w:pPr>
                                <w:spacing w:line="240" w:lineRule="exact"/>
                                <w:ind w:firstLineChars="300" w:firstLine="540"/>
                                <w:rPr>
                                  <w:sz w:val="18"/>
                                  <w:szCs w:val="18"/>
                                </w:rPr>
                              </w:pPr>
                              <w:r w:rsidRPr="00F11739">
                                <w:rPr>
                                  <w:rFonts w:hint="eastAsia"/>
                                  <w:sz w:val="18"/>
                                  <w:szCs w:val="18"/>
                                </w:rPr>
                                <w:t>}</w:t>
                              </w:r>
                            </w:p>
                            <w:p w:rsidR="0023747D" w:rsidRPr="00066532" w:rsidRDefault="0023747D" w:rsidP="00375F9C">
                              <w:pPr>
                                <w:spacing w:line="240" w:lineRule="exact"/>
                                <w:ind w:firstLine="420"/>
                                <w:rPr>
                                  <w:sz w:val="18"/>
                                  <w:szCs w:val="18"/>
                                </w:rPr>
                              </w:pPr>
                              <w:r w:rsidRPr="00F11739">
                                <w:rPr>
                                  <w:rFonts w:hint="eastAsia"/>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612" o:spid="_x0000_s1234" editas="canvas" style="width:414pt;height:180.15pt;mso-position-horizontal-relative:char;mso-position-vertical-relative:line" coordsize="52578,22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">
                <v:shape id="_x0000_s1235" type="#_x0000_t75" style="position:absolute;width:52578;height:22879;visibility:visible;mso-wrap-style:square">
                  <v:fill o:detectmouseclick="t"/>
                  <v:path o:connecttype="none"/>
                </v:shape>
                <v:shape id="Text Box 614" o:spid="_x0000_s1236" type="#_x0000_t202" style="position:absolute;top:488;width:52578;height:22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KWAsQA&#10;AADcAAAADwAAAGRycy9kb3ducmV2LnhtbESPQWsCMRSE7wX/Q3iCt5q1FtlujSJK2V6Equ39sXlu&#10;FjcvSxLX9d83BaHHYWa+YZbrwbaiJx8axwpm0wwEceV0w7WC79PHcw4iRGSNrWNScKcA69XoaYmF&#10;djc+UH+MtUgQDgUqMDF2hZShMmQxTF1HnLyz8xZjkr6W2uMtwW0rX7JsIS02nBYMdrQ1VF2OV6ug&#10;uuyGXdn8GN9fbf6l38r7flEqNRkPm3cQkYb4H360P7WC/HUOf2fS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ylgLEAAAA3AAAAA8AAAAAAAAAAAAAAAAAmAIAAGRycy9k&#10;b3ducmV2LnhtbFBLBQYAAAAABAAEAPUAAACJAwAAAAA=&#10;" strokeweight="1pt">
                  <v:textbox style="mso-fit-shape-to-text:t" inset="1.5mm,1.3mm,1.5mm">
                    <w:txbxContent>
                      <w:p w:rsidR="0023747D" w:rsidRPr="00F11739" w:rsidRDefault="0023747D" w:rsidP="00375F9C">
                        <w:pPr>
                          <w:spacing w:line="240" w:lineRule="exact"/>
                          <w:ind w:firstLine="420"/>
                          <w:rPr>
                            <w:sz w:val="18"/>
                            <w:szCs w:val="18"/>
                            <w:lang w:val="pt-BR"/>
                          </w:rPr>
                        </w:pPr>
                        <w:r w:rsidRPr="00F11739">
                          <w:rPr>
                            <w:rFonts w:hint="eastAsia"/>
                            <w:sz w:val="18"/>
                            <w:szCs w:val="18"/>
                            <w:lang w:val="pt-BR"/>
                          </w:rPr>
                          <w:t>[</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r w:rsidRPr="00B532B2">
                          <w:rPr>
                            <w:rFonts w:hint="eastAsia"/>
                            <w:color w:val="FF0000"/>
                            <w:sz w:val="18"/>
                            <w:szCs w:val="18"/>
                            <w:lang w:val="pt-BR"/>
                          </w:rPr>
                          <w:t xml:space="preserve">id </w:t>
                        </w:r>
                        <w:r w:rsidRPr="00F11739">
                          <w:rPr>
                            <w:rFonts w:hint="eastAsia"/>
                            <w:sz w:val="18"/>
                            <w:szCs w:val="18"/>
                            <w:lang w:val="pt-BR"/>
                          </w:rPr>
                          <w:t xml:space="preserve">: </w:t>
                        </w:r>
                        <w:r w:rsidRPr="00F11739">
                          <w:rPr>
                            <w:color w:val="FF00FF"/>
                            <w:sz w:val="18"/>
                            <w:szCs w:val="18"/>
                            <w:lang w:val="pt-BR"/>
                          </w:rPr>
                          <w:t>"</w:t>
                        </w:r>
                        <w:r w:rsidRPr="00F11739">
                          <w:rPr>
                            <w:rFonts w:hint="eastAsia"/>
                            <w:color w:val="FF00FF"/>
                            <w:sz w:val="18"/>
                            <w:szCs w:val="18"/>
                            <w:lang w:val="pt-BR"/>
                          </w:rPr>
                          <w:t>ia</w:t>
                        </w:r>
                        <w:r w:rsidRPr="00F11739">
                          <w:rPr>
                            <w:color w:val="FF00FF"/>
                            <w:sz w:val="18"/>
                            <w:szCs w:val="18"/>
                            <w:lang w:val="pt-BR"/>
                          </w:rPr>
                          <w:t>"</w:t>
                        </w:r>
                        <w:r w:rsidRPr="00F11739">
                          <w:rPr>
                            <w:rFonts w:hint="eastAsia"/>
                            <w:sz w:val="18"/>
                            <w:szCs w:val="18"/>
                            <w:lang w:val="pt-BR"/>
                          </w:rPr>
                          <w:t>,</w:t>
                        </w:r>
                      </w:p>
                      <w:p w:rsidR="0023747D" w:rsidRPr="00F11739" w:rsidRDefault="0023747D" w:rsidP="00375F9C">
                        <w:pPr>
                          <w:spacing w:line="240" w:lineRule="exact"/>
                          <w:ind w:firstLineChars="450" w:firstLine="810"/>
                          <w:rPr>
                            <w:sz w:val="18"/>
                            <w:szCs w:val="18"/>
                            <w:lang w:val="pt-BR"/>
                          </w:rPr>
                        </w:pPr>
                        <w:r w:rsidRPr="00B532B2">
                          <w:rPr>
                            <w:rFonts w:hint="eastAsia"/>
                            <w:color w:val="FF0000"/>
                            <w:sz w:val="18"/>
                            <w:szCs w:val="18"/>
                            <w:lang w:val="pt-BR"/>
                          </w:rPr>
                          <w:t xml:space="preserve">caption </w:t>
                        </w:r>
                        <w:r w:rsidRPr="00F11739">
                          <w:rPr>
                            <w:rFonts w:hint="eastAsia"/>
                            <w:sz w:val="18"/>
                            <w:szCs w:val="18"/>
                            <w:lang w:val="pt-BR"/>
                          </w:rPr>
                          <w:t xml:space="preserve">: </w:t>
                        </w:r>
                        <w:r w:rsidRPr="00F11739">
                          <w:rPr>
                            <w:color w:val="FF00FF"/>
                            <w:sz w:val="18"/>
                            <w:szCs w:val="18"/>
                            <w:lang w:val="pt-BR"/>
                          </w:rPr>
                          <w:t>"</w:t>
                        </w:r>
                        <w:r w:rsidRPr="00F11739">
                          <w:rPr>
                            <w:rFonts w:hint="eastAsia"/>
                            <w:color w:val="FF00FF"/>
                            <w:sz w:val="18"/>
                            <w:szCs w:val="18"/>
                            <w:lang w:val="pt-BR"/>
                          </w:rPr>
                          <w:t>ia</w:t>
                        </w:r>
                        <w:r w:rsidRPr="00F11739">
                          <w:rPr>
                            <w:color w:val="FF00FF"/>
                            <w:sz w:val="18"/>
                            <w:szCs w:val="18"/>
                            <w:lang w:val="pt-BR"/>
                          </w:rPr>
                          <w:t>"</w:t>
                        </w:r>
                      </w:p>
                      <w:p w:rsidR="0023747D" w:rsidRPr="00F11739" w:rsidRDefault="0023747D" w:rsidP="00375F9C">
                        <w:pPr>
                          <w:spacing w:line="240" w:lineRule="exact"/>
                          <w:ind w:firstLineChars="300" w:firstLine="540"/>
                          <w:rPr>
                            <w:sz w:val="18"/>
                            <w:szCs w:val="18"/>
                            <w:lang w:val="pt-BR"/>
                          </w:rPr>
                        </w:pPr>
                        <w:r w:rsidRPr="00F11739">
                          <w:rPr>
                            <w:rFonts w:hint="eastAsia"/>
                            <w:sz w:val="18"/>
                            <w:szCs w:val="18"/>
                            <w:lang w:val="pt-BR"/>
                          </w:rPr>
                          <w:t>},</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r w:rsidRPr="00B532B2">
                          <w:rPr>
                            <w:rFonts w:hint="eastAsia"/>
                            <w:color w:val="FF0000"/>
                            <w:sz w:val="18"/>
                            <w:szCs w:val="18"/>
                            <w:lang w:val="pt-BR"/>
                          </w:rPr>
                          <w:t xml:space="preserve">id </w:t>
                        </w:r>
                        <w:r w:rsidRPr="00F11739">
                          <w:rPr>
                            <w:rFonts w:hint="eastAsia"/>
                            <w:sz w:val="18"/>
                            <w:szCs w:val="18"/>
                            <w:lang w:val="pt-BR"/>
                          </w:rPr>
                          <w:t xml:space="preserve">: </w:t>
                        </w:r>
                        <w:r w:rsidRPr="00F11739">
                          <w:rPr>
                            <w:color w:val="FF00FF"/>
                            <w:sz w:val="18"/>
                            <w:szCs w:val="18"/>
                            <w:lang w:val="pt-BR"/>
                          </w:rPr>
                          <w:t>"</w:t>
                        </w:r>
                        <w:r w:rsidRPr="00F11739">
                          <w:rPr>
                            <w:rFonts w:hint="eastAsia"/>
                            <w:color w:val="FF00FF"/>
                            <w:sz w:val="18"/>
                            <w:szCs w:val="18"/>
                            <w:lang w:val="pt-BR"/>
                          </w:rPr>
                          <w:t>ib</w:t>
                        </w:r>
                        <w:r w:rsidRPr="00F11739">
                          <w:rPr>
                            <w:color w:val="FF00FF"/>
                            <w:sz w:val="18"/>
                            <w:szCs w:val="18"/>
                            <w:lang w:val="pt-BR"/>
                          </w:rPr>
                          <w:t>"</w:t>
                        </w:r>
                        <w:r w:rsidRPr="00F11739">
                          <w:rPr>
                            <w:rFonts w:hint="eastAsia"/>
                            <w:sz w:val="18"/>
                            <w:szCs w:val="18"/>
                            <w:lang w:val="pt-BR"/>
                          </w:rPr>
                          <w:t>,</w:t>
                        </w:r>
                      </w:p>
                      <w:p w:rsidR="0023747D" w:rsidRPr="00F11739" w:rsidRDefault="0023747D" w:rsidP="00375F9C">
                        <w:pPr>
                          <w:spacing w:line="240" w:lineRule="exact"/>
                          <w:ind w:firstLineChars="450" w:firstLine="810"/>
                          <w:rPr>
                            <w:sz w:val="18"/>
                            <w:szCs w:val="18"/>
                          </w:rPr>
                        </w:pPr>
                        <w:proofErr w:type="gramStart"/>
                        <w:r w:rsidRPr="00B532B2">
                          <w:rPr>
                            <w:rFonts w:hint="eastAsia"/>
                            <w:color w:val="FF0000"/>
                            <w:sz w:val="18"/>
                            <w:szCs w:val="18"/>
                          </w:rPr>
                          <w:t xml:space="preserve">caption </w:t>
                        </w:r>
                        <w:r w:rsidRPr="00F11739">
                          <w:rPr>
                            <w:rFonts w:hint="eastAsia"/>
                            <w:sz w:val="18"/>
                            <w:szCs w:val="18"/>
                          </w:rPr>
                          <w:t>:</w:t>
                        </w:r>
                        <w:proofErr w:type="gramEnd"/>
                        <w:r w:rsidRPr="00F11739">
                          <w:rPr>
                            <w:rFonts w:hint="eastAsia"/>
                            <w:sz w:val="18"/>
                            <w:szCs w:val="18"/>
                          </w:rPr>
                          <w:t xml:space="preserve"> </w:t>
                        </w:r>
                        <w:r w:rsidRPr="00F11739">
                          <w:rPr>
                            <w:color w:val="FF00FF"/>
                            <w:sz w:val="18"/>
                            <w:szCs w:val="18"/>
                          </w:rPr>
                          <w:t>"</w:t>
                        </w:r>
                        <w:r w:rsidRPr="00F11739">
                          <w:rPr>
                            <w:rFonts w:hint="eastAsia"/>
                            <w:color w:val="FF00FF"/>
                            <w:sz w:val="18"/>
                            <w:szCs w:val="18"/>
                          </w:rPr>
                          <w:t>ib</w:t>
                        </w:r>
                        <w:r w:rsidRPr="00F11739">
                          <w:rPr>
                            <w:color w:val="FF00FF"/>
                            <w:sz w:val="18"/>
                            <w:szCs w:val="18"/>
                          </w:rPr>
                          <w:t>"</w:t>
                        </w:r>
                      </w:p>
                      <w:p w:rsidR="0023747D" w:rsidRPr="00F11739" w:rsidRDefault="0023747D" w:rsidP="00375F9C">
                        <w:pPr>
                          <w:spacing w:line="240" w:lineRule="exact"/>
                          <w:ind w:firstLineChars="300" w:firstLine="540"/>
                          <w:rPr>
                            <w:sz w:val="18"/>
                            <w:szCs w:val="18"/>
                          </w:rPr>
                        </w:pPr>
                        <w:r w:rsidRPr="00F11739">
                          <w:rPr>
                            <w:rFonts w:hint="eastAsia"/>
                            <w:sz w:val="18"/>
                            <w:szCs w:val="18"/>
                          </w:rPr>
                          <w:t>},</w:t>
                        </w:r>
                      </w:p>
                      <w:p w:rsidR="0023747D" w:rsidRPr="00F11739" w:rsidRDefault="0023747D" w:rsidP="00375F9C">
                        <w:pPr>
                          <w:spacing w:line="240" w:lineRule="exact"/>
                          <w:ind w:firstLine="420"/>
                          <w:rPr>
                            <w:sz w:val="18"/>
                            <w:szCs w:val="18"/>
                          </w:rPr>
                        </w:pPr>
                        <w:r w:rsidRPr="00F11739">
                          <w:rPr>
                            <w:rFonts w:hint="eastAsia"/>
                            <w:sz w:val="18"/>
                            <w:szCs w:val="18"/>
                          </w:rPr>
                          <w:t xml:space="preserve">  {</w:t>
                        </w:r>
                      </w:p>
                      <w:p w:rsidR="0023747D" w:rsidRPr="00F11739" w:rsidRDefault="0023747D" w:rsidP="00375F9C">
                        <w:pPr>
                          <w:spacing w:line="240" w:lineRule="exact"/>
                          <w:ind w:firstLine="420"/>
                          <w:rPr>
                            <w:sz w:val="18"/>
                            <w:szCs w:val="18"/>
                          </w:rPr>
                        </w:pPr>
                        <w:r w:rsidRPr="00F11739">
                          <w:rPr>
                            <w:rFonts w:hint="eastAsia"/>
                            <w:sz w:val="18"/>
                            <w:szCs w:val="18"/>
                          </w:rPr>
                          <w:t xml:space="preserve">     </w:t>
                        </w:r>
                        <w:proofErr w:type="gramStart"/>
                        <w:r w:rsidRPr="00B532B2">
                          <w:rPr>
                            <w:rFonts w:hint="eastAsia"/>
                            <w:color w:val="FF0000"/>
                            <w:sz w:val="18"/>
                            <w:szCs w:val="18"/>
                          </w:rPr>
                          <w:t xml:space="preserve">id </w:t>
                        </w:r>
                        <w:r w:rsidRPr="00F11739">
                          <w:rPr>
                            <w:rFonts w:hint="eastAsia"/>
                            <w:sz w:val="18"/>
                            <w:szCs w:val="18"/>
                          </w:rPr>
                          <w:t>:</w:t>
                        </w:r>
                        <w:proofErr w:type="gramEnd"/>
                        <w:r w:rsidRPr="00F11739">
                          <w:rPr>
                            <w:rFonts w:hint="eastAsia"/>
                            <w:sz w:val="18"/>
                            <w:szCs w:val="18"/>
                          </w:rPr>
                          <w:t xml:space="preserve"> </w:t>
                        </w:r>
                        <w:r w:rsidRPr="00F11739">
                          <w:rPr>
                            <w:color w:val="FF00FF"/>
                            <w:sz w:val="18"/>
                            <w:szCs w:val="18"/>
                          </w:rPr>
                          <w:t>"</w:t>
                        </w:r>
                        <w:r w:rsidRPr="00F11739">
                          <w:rPr>
                            <w:rFonts w:hint="eastAsia"/>
                            <w:color w:val="FF00FF"/>
                            <w:sz w:val="18"/>
                            <w:szCs w:val="18"/>
                          </w:rPr>
                          <w:t>ic</w:t>
                        </w:r>
                        <w:r w:rsidRPr="00F11739">
                          <w:rPr>
                            <w:color w:val="FF00FF"/>
                            <w:sz w:val="18"/>
                            <w:szCs w:val="18"/>
                          </w:rPr>
                          <w:t>"</w:t>
                        </w:r>
                        <w:r w:rsidRPr="00F11739">
                          <w:rPr>
                            <w:rFonts w:hint="eastAsia"/>
                            <w:sz w:val="18"/>
                            <w:szCs w:val="18"/>
                          </w:rPr>
                          <w:t>,</w:t>
                        </w:r>
                      </w:p>
                      <w:p w:rsidR="0023747D" w:rsidRPr="00F11739" w:rsidRDefault="0023747D" w:rsidP="00375F9C">
                        <w:pPr>
                          <w:spacing w:line="240" w:lineRule="exact"/>
                          <w:ind w:firstLineChars="450" w:firstLine="810"/>
                          <w:rPr>
                            <w:sz w:val="18"/>
                            <w:szCs w:val="18"/>
                          </w:rPr>
                        </w:pPr>
                        <w:proofErr w:type="gramStart"/>
                        <w:r w:rsidRPr="00B532B2">
                          <w:rPr>
                            <w:rFonts w:hint="eastAsia"/>
                            <w:color w:val="FF0000"/>
                            <w:sz w:val="18"/>
                            <w:szCs w:val="18"/>
                          </w:rPr>
                          <w:t xml:space="preserve">caption </w:t>
                        </w:r>
                        <w:r w:rsidRPr="00F11739">
                          <w:rPr>
                            <w:rFonts w:hint="eastAsia"/>
                            <w:sz w:val="18"/>
                            <w:szCs w:val="18"/>
                          </w:rPr>
                          <w:t>:</w:t>
                        </w:r>
                        <w:proofErr w:type="gramEnd"/>
                        <w:r w:rsidRPr="00F11739">
                          <w:rPr>
                            <w:rFonts w:hint="eastAsia"/>
                            <w:sz w:val="18"/>
                            <w:szCs w:val="18"/>
                          </w:rPr>
                          <w:t xml:space="preserve"> </w:t>
                        </w:r>
                        <w:r w:rsidRPr="00F11739">
                          <w:rPr>
                            <w:color w:val="FF00FF"/>
                            <w:sz w:val="18"/>
                            <w:szCs w:val="18"/>
                          </w:rPr>
                          <w:t>"</w:t>
                        </w:r>
                        <w:r w:rsidRPr="00F11739">
                          <w:rPr>
                            <w:rFonts w:hint="eastAsia"/>
                            <w:color w:val="FF00FF"/>
                            <w:sz w:val="18"/>
                            <w:szCs w:val="18"/>
                          </w:rPr>
                          <w:t>ic</w:t>
                        </w:r>
                        <w:r w:rsidRPr="00F11739">
                          <w:rPr>
                            <w:color w:val="FF00FF"/>
                            <w:sz w:val="18"/>
                            <w:szCs w:val="18"/>
                          </w:rPr>
                          <w:t>"</w:t>
                        </w:r>
                      </w:p>
                      <w:p w:rsidR="0023747D" w:rsidRPr="00F11739" w:rsidRDefault="0023747D" w:rsidP="00375F9C">
                        <w:pPr>
                          <w:spacing w:line="240" w:lineRule="exact"/>
                          <w:ind w:firstLineChars="300" w:firstLine="540"/>
                          <w:rPr>
                            <w:sz w:val="18"/>
                            <w:szCs w:val="18"/>
                          </w:rPr>
                        </w:pPr>
                        <w:r w:rsidRPr="00F11739">
                          <w:rPr>
                            <w:rFonts w:hint="eastAsia"/>
                            <w:sz w:val="18"/>
                            <w:szCs w:val="18"/>
                          </w:rPr>
                          <w:t>}</w:t>
                        </w:r>
                      </w:p>
                      <w:p w:rsidR="0023747D" w:rsidRPr="00066532" w:rsidRDefault="0023747D" w:rsidP="00375F9C">
                        <w:pPr>
                          <w:spacing w:line="240" w:lineRule="exact"/>
                          <w:ind w:firstLine="420"/>
                          <w:rPr>
                            <w:sz w:val="18"/>
                            <w:szCs w:val="18"/>
                          </w:rPr>
                        </w:pPr>
                        <w:r w:rsidRPr="00F11739">
                          <w:rPr>
                            <w:rFonts w:hint="eastAsia"/>
                            <w:sz w:val="18"/>
                            <w:szCs w:val="18"/>
                          </w:rPr>
                          <w:t>]</w:t>
                        </w:r>
                      </w:p>
                    </w:txbxContent>
                  </v:textbox>
                </v:shape>
                <w10:anchorlock/>
              </v:group>
            </w:pict>
          </mc:Fallback>
        </mc:AlternateContent>
      </w:r>
    </w:p>
    <w:p w:rsidR="00375F9C" w:rsidRDefault="00375F9C" w:rsidP="00375F9C"/>
    <w:p w:rsidR="00375F9C" w:rsidRDefault="00375F9C" w:rsidP="00E45D25">
      <w:pPr>
        <w:numPr>
          <w:ilvl w:val="1"/>
          <w:numId w:val="4"/>
        </w:numPr>
      </w:pPr>
      <w:r>
        <w:rPr>
          <w:rFonts w:hint="eastAsia"/>
        </w:rPr>
        <w:t xml:space="preserve">combobox: Not readonly. The pop List shows </w:t>
      </w:r>
      <w:r>
        <w:t>“</w:t>
      </w:r>
      <w:r w:rsidRPr="006D62FD">
        <w:rPr>
          <w:rFonts w:hint="eastAsia"/>
          <w:color w:val="FF0000"/>
          <w:shd w:val="pct15" w:color="auto" w:fill="FFFFFF"/>
        </w:rPr>
        <w:t>caption</w:t>
      </w:r>
      <w:r>
        <w:t>”</w:t>
      </w:r>
      <w:r>
        <w:rPr>
          <w:rFonts w:hint="eastAsia"/>
        </w:rPr>
        <w:t xml:space="preserve">; Input box shows </w:t>
      </w:r>
      <w:r>
        <w:t>“</w:t>
      </w:r>
      <w:r w:rsidRPr="006D62FD">
        <w:rPr>
          <w:rFonts w:hint="eastAsia"/>
          <w:color w:val="FF0000"/>
          <w:shd w:val="pct15" w:color="auto" w:fill="FFFFFF"/>
        </w:rPr>
        <w:t>caption</w:t>
      </w:r>
      <w:r>
        <w:t>”</w:t>
      </w:r>
      <w:r>
        <w:rPr>
          <w:rFonts w:hint="eastAsia"/>
        </w:rPr>
        <w:t xml:space="preserve">; getValue returns </w:t>
      </w:r>
      <w:r>
        <w:t>“</w:t>
      </w:r>
      <w:r w:rsidRPr="006D62FD">
        <w:rPr>
          <w:rFonts w:hint="eastAsia"/>
          <w:color w:val="FF0000"/>
          <w:shd w:val="pct15" w:color="auto" w:fill="FFFFFF"/>
        </w:rPr>
        <w:t>caption</w:t>
      </w:r>
      <w:r>
        <w:t>”</w:t>
      </w:r>
      <w:r>
        <w:rPr>
          <w:rFonts w:hint="eastAsia"/>
        </w:rPr>
        <w:t>.</w:t>
      </w:r>
    </w:p>
    <w:p w:rsidR="00375F9C" w:rsidRPr="00F11739" w:rsidRDefault="00375F9C" w:rsidP="00E45D25">
      <w:pPr>
        <w:numPr>
          <w:ilvl w:val="1"/>
          <w:numId w:val="4"/>
        </w:numPr>
      </w:pPr>
      <w:r>
        <w:rPr>
          <w:rFonts w:hint="eastAsia"/>
        </w:rPr>
        <w:t xml:space="preserve">listbox: Readonly. The pop List shows </w:t>
      </w:r>
      <w:r>
        <w:t>“</w:t>
      </w:r>
      <w:r w:rsidRPr="006D62FD">
        <w:rPr>
          <w:rFonts w:hint="eastAsia"/>
          <w:color w:val="FF0000"/>
          <w:shd w:val="pct15" w:color="auto" w:fill="FFFFFF"/>
        </w:rPr>
        <w:t>caption</w:t>
      </w:r>
      <w:r>
        <w:t>”</w:t>
      </w:r>
      <w:r>
        <w:rPr>
          <w:rFonts w:hint="eastAsia"/>
        </w:rPr>
        <w:t xml:space="preserve">; Input box shows </w:t>
      </w:r>
      <w:r>
        <w:t>“</w:t>
      </w:r>
      <w:r w:rsidRPr="006D62FD">
        <w:rPr>
          <w:rFonts w:hint="eastAsia"/>
          <w:color w:val="FF0000"/>
          <w:shd w:val="pct15" w:color="auto" w:fill="FFFFFF"/>
        </w:rPr>
        <w:t>caption</w:t>
      </w:r>
      <w:r>
        <w:t>”</w:t>
      </w:r>
      <w:r>
        <w:rPr>
          <w:rFonts w:hint="eastAsia"/>
        </w:rPr>
        <w:t xml:space="preserve">; getValue </w:t>
      </w:r>
      <w:r>
        <w:rPr>
          <w:rFonts w:hint="eastAsia"/>
        </w:rPr>
        <w:lastRenderedPageBreak/>
        <w:t xml:space="preserve">returns </w:t>
      </w:r>
      <w:r>
        <w:t>“</w:t>
      </w:r>
      <w:r>
        <w:rPr>
          <w:rFonts w:hint="eastAsia"/>
          <w:color w:val="FF0000"/>
          <w:shd w:val="pct15" w:color="auto" w:fill="FFFFFF"/>
        </w:rPr>
        <w:t>id</w:t>
      </w:r>
      <w:r>
        <w:rPr>
          <w:rFonts w:hint="eastAsia"/>
        </w:rPr>
        <w:t>.</w:t>
      </w:r>
      <w:r w:rsidRPr="00F11739">
        <w:rPr>
          <w:rFonts w:hint="eastAsia"/>
        </w:rPr>
        <w:t xml:space="preserve"> </w:t>
      </w:r>
    </w:p>
    <w:p w:rsidR="00375F9C" w:rsidRDefault="00375F9C" w:rsidP="00E45D25">
      <w:pPr>
        <w:numPr>
          <w:ilvl w:val="1"/>
          <w:numId w:val="4"/>
        </w:numPr>
      </w:pPr>
      <w:r>
        <w:rPr>
          <w:rFonts w:hint="eastAsia"/>
        </w:rPr>
        <w:t xml:space="preserve">helpinput: Not readonly. The pop List shows </w:t>
      </w:r>
      <w:r>
        <w:t>“</w:t>
      </w:r>
      <w:r w:rsidRPr="006D62FD">
        <w:rPr>
          <w:rFonts w:hint="eastAsia"/>
          <w:color w:val="FF0000"/>
          <w:shd w:val="pct15" w:color="auto" w:fill="FFFFFF"/>
        </w:rPr>
        <w:t>caption</w:t>
      </w:r>
      <w:r>
        <w:t>”</w:t>
      </w:r>
      <w:r>
        <w:rPr>
          <w:rFonts w:hint="eastAsia"/>
        </w:rPr>
        <w:t xml:space="preserve">; Input box shows </w:t>
      </w:r>
      <w:r>
        <w:t>“</w:t>
      </w:r>
      <w:r>
        <w:rPr>
          <w:rFonts w:hint="eastAsia"/>
          <w:color w:val="FF0000"/>
          <w:shd w:val="pct15" w:color="auto" w:fill="FFFFFF"/>
        </w:rPr>
        <w:t>id</w:t>
      </w:r>
      <w:r>
        <w:t>”</w:t>
      </w:r>
      <w:r>
        <w:rPr>
          <w:rFonts w:hint="eastAsia"/>
        </w:rPr>
        <w:t xml:space="preserve">; getValue returns </w:t>
      </w:r>
      <w:r>
        <w:t>“</w:t>
      </w:r>
      <w:r>
        <w:rPr>
          <w:rFonts w:hint="eastAsia"/>
          <w:color w:val="FF0000"/>
          <w:shd w:val="pct15" w:color="auto" w:fill="FFFFFF"/>
        </w:rPr>
        <w:t>id</w:t>
      </w:r>
      <w:r>
        <w:t>”</w:t>
      </w:r>
      <w:r>
        <w:rPr>
          <w:rFonts w:hint="eastAsia"/>
        </w:rPr>
        <w:t xml:space="preserve">. </w:t>
      </w:r>
    </w:p>
    <w:p w:rsidR="00375F9C" w:rsidRPr="000D0345" w:rsidRDefault="00375F9C" w:rsidP="00375F9C">
      <w:pPr>
        <w:rPr>
          <w:b/>
        </w:rPr>
      </w:pPr>
      <w:r w:rsidRPr="000D0345">
        <w:rPr>
          <w:rFonts w:hint="eastAsia"/>
          <w:b/>
        </w:rPr>
        <w:t>Input:</w:t>
      </w:r>
    </w:p>
    <w:p w:rsidR="00375F9C" w:rsidRDefault="005C781A" w:rsidP="00375F9C">
      <w:r>
        <w:rPr>
          <w:noProof/>
        </w:rPr>
        <mc:AlternateContent>
          <mc:Choice Requires="wpc">
            <w:drawing>
              <wp:inline distT="0" distB="0" distL="0" distR="0" wp14:anchorId="5AB09A34" wp14:editId="44189E39">
                <wp:extent cx="5257800" cy="3126105"/>
                <wp:effectExtent l="9525" t="0" r="9525" b="7620"/>
                <wp:docPr id="842" name="画布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41" name="Text Box 312"/>
                        <wps:cNvSpPr txBox="1">
                          <a:spLocks noChangeArrowheads="1"/>
                        </wps:cNvSpPr>
                        <wps:spPr bwMode="auto">
                          <a:xfrm>
                            <a:off x="0" y="48895"/>
                            <a:ext cx="5257800" cy="3077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039E3" w:rsidRDefault="0023747D" w:rsidP="00375F9C">
                              <w:pPr>
                                <w:spacing w:line="240" w:lineRule="atLeast"/>
                                <w:rPr>
                                  <w:sz w:val="18"/>
                                  <w:szCs w:val="18"/>
                                </w:rPr>
                              </w:pPr>
                              <w:r w:rsidRPr="00F039E3">
                                <w:rPr>
                                  <w:color w:val="0000FF"/>
                                  <w:sz w:val="18"/>
                                  <w:szCs w:val="18"/>
                                </w:rPr>
                                <w:t>var</w:t>
                              </w:r>
                              <w:r w:rsidRPr="00F039E3">
                                <w:rPr>
                                  <w:sz w:val="18"/>
                                  <w:szCs w:val="18"/>
                                </w:rPr>
                                <w:t xml:space="preserve"> items=[</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 xml:space="preserve">    </w:t>
                              </w:r>
                              <w:r w:rsidRPr="00B532B2">
                                <w:rPr>
                                  <w:color w:val="FF0000"/>
                                  <w:sz w:val="18"/>
                                  <w:szCs w:val="18"/>
                                </w:rPr>
                                <w:t xml:space="preserve">id </w:t>
                              </w:r>
                              <w:r w:rsidRPr="00F039E3">
                                <w:rPr>
                                  <w:sz w:val="18"/>
                                  <w:szCs w:val="18"/>
                                </w:rPr>
                                <w:t xml:space="preserve">: </w:t>
                              </w:r>
                              <w:r w:rsidRPr="00F039E3">
                                <w:rPr>
                                  <w:color w:val="FF00FF"/>
                                  <w:sz w:val="18"/>
                                  <w:szCs w:val="18"/>
                                </w:rPr>
                                <w:t>"id1"</w:t>
                              </w:r>
                              <w:r w:rsidRPr="00F039E3">
                                <w:rPr>
                                  <w:sz w:val="18"/>
                                  <w:szCs w:val="18"/>
                                </w:rPr>
                                <w:t>,</w:t>
                              </w:r>
                            </w:p>
                            <w:p w:rsidR="0023747D" w:rsidRPr="00F039E3" w:rsidRDefault="0023747D" w:rsidP="00375F9C">
                              <w:pPr>
                                <w:spacing w:line="240" w:lineRule="atLeast"/>
                                <w:rPr>
                                  <w:sz w:val="18"/>
                                  <w:szCs w:val="18"/>
                                </w:rPr>
                              </w:pPr>
                              <w:r w:rsidRPr="00F039E3">
                                <w:rPr>
                                  <w:sz w:val="18"/>
                                  <w:szCs w:val="18"/>
                                </w:rPr>
                                <w:t xml:space="preserve">    </w:t>
                              </w:r>
                              <w:r w:rsidRPr="00B532B2">
                                <w:rPr>
                                  <w:color w:val="FF0000"/>
                                  <w:sz w:val="18"/>
                                  <w:szCs w:val="18"/>
                                </w:rPr>
                                <w:t xml:space="preserve">caption </w:t>
                              </w:r>
                              <w:r w:rsidRPr="00F039E3">
                                <w:rPr>
                                  <w:sz w:val="18"/>
                                  <w:szCs w:val="18"/>
                                </w:rPr>
                                <w:t xml:space="preserve">: </w:t>
                              </w:r>
                              <w:r w:rsidRPr="00F039E3">
                                <w:rPr>
                                  <w:color w:val="FF00FF"/>
                                  <w:sz w:val="18"/>
                                  <w:szCs w:val="18"/>
                                </w:rPr>
                                <w:t>"caption1"</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 xml:space="preserve">    </w:t>
                              </w:r>
                              <w:r w:rsidRPr="00B532B2">
                                <w:rPr>
                                  <w:color w:val="FF0000"/>
                                  <w:sz w:val="18"/>
                                  <w:szCs w:val="18"/>
                                </w:rPr>
                                <w:t xml:space="preserve">id </w:t>
                              </w:r>
                              <w:r w:rsidRPr="00F039E3">
                                <w:rPr>
                                  <w:sz w:val="18"/>
                                  <w:szCs w:val="18"/>
                                </w:rPr>
                                <w:t xml:space="preserve">: </w:t>
                              </w:r>
                              <w:r w:rsidRPr="00F039E3">
                                <w:rPr>
                                  <w:color w:val="FF00FF"/>
                                  <w:sz w:val="18"/>
                                  <w:szCs w:val="18"/>
                                </w:rPr>
                                <w:t>"id2"</w:t>
                              </w:r>
                              <w:r w:rsidRPr="00F039E3">
                                <w:rPr>
                                  <w:sz w:val="18"/>
                                  <w:szCs w:val="18"/>
                                </w:rPr>
                                <w:t>,</w:t>
                              </w:r>
                            </w:p>
                            <w:p w:rsidR="0023747D" w:rsidRPr="00F039E3" w:rsidRDefault="0023747D" w:rsidP="00375F9C">
                              <w:pPr>
                                <w:spacing w:line="240" w:lineRule="atLeast"/>
                                <w:rPr>
                                  <w:sz w:val="18"/>
                                  <w:szCs w:val="18"/>
                                </w:rPr>
                              </w:pPr>
                              <w:r w:rsidRPr="00F039E3">
                                <w:rPr>
                                  <w:sz w:val="18"/>
                                  <w:szCs w:val="18"/>
                                </w:rPr>
                                <w:t xml:space="preserve">    </w:t>
                              </w:r>
                              <w:r w:rsidRPr="00B532B2">
                                <w:rPr>
                                  <w:color w:val="FF0000"/>
                                  <w:sz w:val="18"/>
                                  <w:szCs w:val="18"/>
                                </w:rPr>
                                <w:t xml:space="preserve">caption </w:t>
                              </w:r>
                              <w:r w:rsidRPr="00F039E3">
                                <w:rPr>
                                  <w:sz w:val="18"/>
                                  <w:szCs w:val="18"/>
                                </w:rPr>
                                <w:t xml:space="preserve">: </w:t>
                              </w:r>
                              <w:r w:rsidRPr="00F039E3">
                                <w:rPr>
                                  <w:color w:val="FF00FF"/>
                                  <w:sz w:val="18"/>
                                  <w:szCs w:val="18"/>
                                </w:rPr>
                                <w:t>"caption2"</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 xml:space="preserve">    </w:t>
                              </w:r>
                              <w:r w:rsidRPr="00B532B2">
                                <w:rPr>
                                  <w:color w:val="FF0000"/>
                                  <w:sz w:val="18"/>
                                  <w:szCs w:val="18"/>
                                </w:rPr>
                                <w:t xml:space="preserve">id </w:t>
                              </w:r>
                              <w:r w:rsidRPr="00F039E3">
                                <w:rPr>
                                  <w:sz w:val="18"/>
                                  <w:szCs w:val="18"/>
                                </w:rPr>
                                <w:t xml:space="preserve">: </w:t>
                              </w:r>
                              <w:r w:rsidRPr="00F039E3">
                                <w:rPr>
                                  <w:color w:val="FF00FF"/>
                                  <w:sz w:val="18"/>
                                  <w:szCs w:val="18"/>
                                </w:rPr>
                                <w:t>"id3"</w:t>
                              </w:r>
                              <w:r w:rsidRPr="00F039E3">
                                <w:rPr>
                                  <w:sz w:val="18"/>
                                  <w:szCs w:val="18"/>
                                </w:rPr>
                                <w:t>,</w:t>
                              </w:r>
                            </w:p>
                            <w:p w:rsidR="0023747D" w:rsidRPr="00F039E3" w:rsidRDefault="0023747D" w:rsidP="00375F9C">
                              <w:pPr>
                                <w:spacing w:line="240" w:lineRule="atLeast"/>
                                <w:rPr>
                                  <w:sz w:val="18"/>
                                  <w:szCs w:val="18"/>
                                </w:rPr>
                              </w:pPr>
                              <w:r w:rsidRPr="00F039E3">
                                <w:rPr>
                                  <w:sz w:val="18"/>
                                  <w:szCs w:val="18"/>
                                </w:rPr>
                                <w:t xml:space="preserve">    </w:t>
                              </w:r>
                              <w:r w:rsidRPr="00B532B2">
                                <w:rPr>
                                  <w:color w:val="FF0000"/>
                                  <w:sz w:val="18"/>
                                  <w:szCs w:val="18"/>
                                </w:rPr>
                                <w:t xml:space="preserve">caption </w:t>
                              </w:r>
                              <w:r w:rsidRPr="00F039E3">
                                <w:rPr>
                                  <w:sz w:val="18"/>
                                  <w:szCs w:val="18"/>
                                </w:rPr>
                                <w:t xml:space="preserve">: </w:t>
                              </w:r>
                              <w:r w:rsidRPr="00F039E3">
                                <w:rPr>
                                  <w:color w:val="FF00FF"/>
                                  <w:sz w:val="18"/>
                                  <w:szCs w:val="18"/>
                                </w:rPr>
                                <w:t>"caption3"</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w:t>
                              </w:r>
                            </w:p>
                            <w:p w:rsidR="0023747D" w:rsidRPr="00F039E3" w:rsidRDefault="0023747D" w:rsidP="00375F9C">
                              <w:pPr>
                                <w:spacing w:line="240" w:lineRule="atLeast"/>
                                <w:rPr>
                                  <w:sz w:val="18"/>
                                  <w:szCs w:val="18"/>
                                </w:rPr>
                              </w:pPr>
                              <w:r>
                                <w:rPr>
                                  <w:sz w:val="18"/>
                                  <w:szCs w:val="18"/>
                                </w:rPr>
                                <w:t>xui</w:t>
                              </w:r>
                              <w:r w:rsidRPr="00F039E3">
                                <w:rPr>
                                  <w:sz w:val="18"/>
                                  <w:szCs w:val="18"/>
                                </w:rPr>
                                <w:t>.create(</w:t>
                              </w:r>
                              <w:r w:rsidRPr="00F039E3">
                                <w:rPr>
                                  <w:color w:val="FF00FF"/>
                                  <w:sz w:val="18"/>
                                  <w:szCs w:val="18"/>
                                </w:rPr>
                                <w:t>'ComboInput'</w:t>
                              </w:r>
                              <w:r w:rsidRPr="00F039E3">
                                <w:rPr>
                                  <w:sz w:val="18"/>
                                  <w:szCs w:val="18"/>
                                </w:rPr>
                                <w:t>,{position:</w:t>
                              </w:r>
                              <w:r w:rsidRPr="00F039E3">
                                <w:rPr>
                                  <w:color w:val="FF00FF"/>
                                  <w:sz w:val="18"/>
                                  <w:szCs w:val="18"/>
                                </w:rPr>
                                <w:t>'relative'</w:t>
                              </w:r>
                              <w:r>
                                <w:rPr>
                                  <w:sz w:val="18"/>
                                  <w:szCs w:val="18"/>
                                </w:rPr>
                                <w:t>,items:items</w:t>
                              </w:r>
                              <w:r w:rsidRPr="00F039E3">
                                <w:rPr>
                                  <w:sz w:val="18"/>
                                  <w:szCs w:val="18"/>
                                </w:rPr>
                                <w:t>}).show();</w:t>
                              </w:r>
                            </w:p>
                            <w:p w:rsidR="0023747D" w:rsidRPr="00F039E3" w:rsidRDefault="0023747D" w:rsidP="00375F9C">
                              <w:pPr>
                                <w:spacing w:line="240" w:lineRule="atLeast"/>
                                <w:rPr>
                                  <w:sz w:val="18"/>
                                  <w:szCs w:val="18"/>
                                </w:rPr>
                              </w:pPr>
                              <w:r>
                                <w:rPr>
                                  <w:sz w:val="18"/>
                                  <w:szCs w:val="18"/>
                                </w:rPr>
                                <w:t>xui</w:t>
                              </w:r>
                              <w:r w:rsidRPr="00F039E3">
                                <w:rPr>
                                  <w:sz w:val="18"/>
                                  <w:szCs w:val="18"/>
                                </w:rPr>
                                <w:t>.create(</w:t>
                              </w:r>
                              <w:r w:rsidRPr="00F039E3">
                                <w:rPr>
                                  <w:color w:val="FF00FF"/>
                                  <w:sz w:val="18"/>
                                  <w:szCs w:val="18"/>
                                </w:rPr>
                                <w:t>'ComboInput'</w:t>
                              </w:r>
                              <w:r w:rsidRPr="00F039E3">
                                <w:rPr>
                                  <w:sz w:val="18"/>
                                  <w:szCs w:val="18"/>
                                </w:rPr>
                                <w:t>,{position:</w:t>
                              </w:r>
                              <w:r w:rsidRPr="00F039E3">
                                <w:rPr>
                                  <w:color w:val="FF00FF"/>
                                  <w:sz w:val="18"/>
                                  <w:szCs w:val="18"/>
                                </w:rPr>
                                <w:t>'relative'</w:t>
                              </w:r>
                              <w:r w:rsidRPr="00F039E3">
                                <w:rPr>
                                  <w:sz w:val="18"/>
                                  <w:szCs w:val="18"/>
                                </w:rPr>
                                <w:t>,items:items,type:</w:t>
                              </w:r>
                              <w:r w:rsidRPr="00F039E3">
                                <w:rPr>
                                  <w:color w:val="FF00FF"/>
                                  <w:sz w:val="18"/>
                                  <w:szCs w:val="18"/>
                                </w:rPr>
                                <w:t>'listbox'</w:t>
                              </w:r>
                              <w:r w:rsidRPr="00F039E3">
                                <w:rPr>
                                  <w:sz w:val="18"/>
                                  <w:szCs w:val="18"/>
                                </w:rPr>
                                <w:t>}).show();</w:t>
                              </w:r>
                            </w:p>
                            <w:p w:rsidR="0023747D" w:rsidRPr="00F039E3" w:rsidRDefault="0023747D" w:rsidP="00375F9C">
                              <w:pPr>
                                <w:spacing w:line="240" w:lineRule="atLeast"/>
                                <w:rPr>
                                  <w:sz w:val="18"/>
                                  <w:szCs w:val="18"/>
                                </w:rPr>
                              </w:pPr>
                              <w:r>
                                <w:rPr>
                                  <w:sz w:val="18"/>
                                  <w:szCs w:val="18"/>
                                </w:rPr>
                                <w:t>xui</w:t>
                              </w:r>
                              <w:r w:rsidRPr="00F039E3">
                                <w:rPr>
                                  <w:sz w:val="18"/>
                                  <w:szCs w:val="18"/>
                                </w:rPr>
                                <w:t>.create(</w:t>
                              </w:r>
                              <w:r w:rsidRPr="00F039E3">
                                <w:rPr>
                                  <w:color w:val="FF00FF"/>
                                  <w:sz w:val="18"/>
                                  <w:szCs w:val="18"/>
                                </w:rPr>
                                <w:t>'ComboInput'</w:t>
                              </w:r>
                              <w:r w:rsidRPr="00F039E3">
                                <w:rPr>
                                  <w:sz w:val="18"/>
                                  <w:szCs w:val="18"/>
                                </w:rPr>
                                <w:t>,{position:</w:t>
                              </w:r>
                              <w:r w:rsidRPr="00F039E3">
                                <w:rPr>
                                  <w:color w:val="FF00FF"/>
                                  <w:sz w:val="18"/>
                                  <w:szCs w:val="18"/>
                                </w:rPr>
                                <w:t>'relative'</w:t>
                              </w:r>
                              <w:r w:rsidRPr="00F039E3">
                                <w:rPr>
                                  <w:sz w:val="18"/>
                                  <w:szCs w:val="18"/>
                                </w:rPr>
                                <w:t>,items:items,type:</w:t>
                              </w:r>
                              <w:r w:rsidRPr="00F039E3">
                                <w:rPr>
                                  <w:color w:val="FF00FF"/>
                                  <w:sz w:val="18"/>
                                  <w:szCs w:val="18"/>
                                </w:rPr>
                                <w:t>'helpinput'</w:t>
                              </w:r>
                              <w:r w:rsidRPr="00F039E3">
                                <w:rPr>
                                  <w:sz w:val="18"/>
                                  <w:szCs w:val="18"/>
                                </w:rPr>
                                <w:t>}).show();</w:t>
                              </w:r>
                            </w:p>
                          </w:txbxContent>
                        </wps:txbx>
                        <wps:bodyPr rot="0" vert="horz" wrap="square" lIns="54000" tIns="46800" rIns="54000" bIns="45720" anchor="t" anchorCtr="0" upright="1">
                          <a:spAutoFit/>
                        </wps:bodyPr>
                      </wps:wsp>
                    </wpc:wpc>
                  </a:graphicData>
                </a:graphic>
              </wp:inline>
            </w:drawing>
          </mc:Choice>
          <mc:Fallback>
            <w:pict>
              <v:group id="画布 310" o:spid="_x0000_s1237" editas="canvas" style="width:414pt;height:246.15pt;mso-position-horizontal-relative:char;mso-position-vertical-relative:line" coordsize="52578,31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">
                <v:shape id="_x0000_s1238" type="#_x0000_t75" style="position:absolute;width:52578;height:31261;visibility:visible;mso-wrap-style:square">
                  <v:fill o:detectmouseclick="t"/>
                  <v:path o:connecttype="none"/>
                </v:shape>
                <v:shape id="Text Box 312" o:spid="_x0000_s1239" type="#_x0000_t202" style="position:absolute;top:488;width:52578;height:30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yt7sMA&#10;AADcAAAADwAAAGRycy9kb3ducmV2LnhtbESPQWsCMRSE74L/IbyCN80qItutUYoi20vBWr0/Nq+b&#10;xc3LksR1/fdNQehxmJlvmPV2sK3oyYfGsYL5LANBXDndcK3g/H2Y5iBCRNbYOiYFDwqw3YxHayy0&#10;u/MX9adYiwThUKACE2NXSBkqQxbDzHXEyftx3mJM0tdSe7wnuG3lIstW0mLDacFgRztD1fV0swqq&#10;637Yl83F+P5m86N+LR+fq1Kpycvw/gYi0hD/w8/2h1aQL+fwdyYd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yt7sMAAADcAAAADwAAAAAAAAAAAAAAAACYAgAAZHJzL2Rv&#10;d25yZXYueG1sUEsFBgAAAAAEAAQA9QAAAIgDAAAAAA==&#10;" strokeweight="1pt">
                  <v:textbox style="mso-fit-shape-to-text:t" inset="1.5mm,1.3mm,1.5mm">
                    <w:txbxContent>
                      <w:p w:rsidR="0023747D" w:rsidRPr="00F039E3" w:rsidRDefault="0023747D" w:rsidP="00375F9C">
                        <w:pPr>
                          <w:spacing w:line="240" w:lineRule="atLeast"/>
                          <w:rPr>
                            <w:sz w:val="18"/>
                            <w:szCs w:val="18"/>
                          </w:rPr>
                        </w:pPr>
                        <w:proofErr w:type="gramStart"/>
                        <w:r w:rsidRPr="00F039E3">
                          <w:rPr>
                            <w:color w:val="0000FF"/>
                            <w:sz w:val="18"/>
                            <w:szCs w:val="18"/>
                          </w:rPr>
                          <w:t>var</w:t>
                        </w:r>
                        <w:proofErr w:type="gramEnd"/>
                        <w:r w:rsidRPr="00F039E3">
                          <w:rPr>
                            <w:sz w:val="18"/>
                            <w:szCs w:val="18"/>
                          </w:rPr>
                          <w:t xml:space="preserve"> items=[</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id </w:t>
                        </w:r>
                        <w:r w:rsidRPr="00F039E3">
                          <w:rPr>
                            <w:sz w:val="18"/>
                            <w:szCs w:val="18"/>
                          </w:rPr>
                          <w:t>:</w:t>
                        </w:r>
                        <w:proofErr w:type="gramEnd"/>
                        <w:r w:rsidRPr="00F039E3">
                          <w:rPr>
                            <w:sz w:val="18"/>
                            <w:szCs w:val="18"/>
                          </w:rPr>
                          <w:t xml:space="preserve"> </w:t>
                        </w:r>
                        <w:r w:rsidRPr="00F039E3">
                          <w:rPr>
                            <w:color w:val="FF00FF"/>
                            <w:sz w:val="18"/>
                            <w:szCs w:val="18"/>
                          </w:rPr>
                          <w:t>"id1"</w:t>
                        </w:r>
                        <w:r w:rsidRPr="00F039E3">
                          <w:rPr>
                            <w:sz w:val="18"/>
                            <w:szCs w:val="18"/>
                          </w:rPr>
                          <w:t>,</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caption </w:t>
                        </w:r>
                        <w:r w:rsidRPr="00F039E3">
                          <w:rPr>
                            <w:sz w:val="18"/>
                            <w:szCs w:val="18"/>
                          </w:rPr>
                          <w:t>:</w:t>
                        </w:r>
                        <w:proofErr w:type="gramEnd"/>
                        <w:r w:rsidRPr="00F039E3">
                          <w:rPr>
                            <w:sz w:val="18"/>
                            <w:szCs w:val="18"/>
                          </w:rPr>
                          <w:t xml:space="preserve"> </w:t>
                        </w:r>
                        <w:r w:rsidRPr="00F039E3">
                          <w:rPr>
                            <w:color w:val="FF00FF"/>
                            <w:sz w:val="18"/>
                            <w:szCs w:val="18"/>
                          </w:rPr>
                          <w:t>"caption1"</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id </w:t>
                        </w:r>
                        <w:r w:rsidRPr="00F039E3">
                          <w:rPr>
                            <w:sz w:val="18"/>
                            <w:szCs w:val="18"/>
                          </w:rPr>
                          <w:t>:</w:t>
                        </w:r>
                        <w:proofErr w:type="gramEnd"/>
                        <w:r w:rsidRPr="00F039E3">
                          <w:rPr>
                            <w:sz w:val="18"/>
                            <w:szCs w:val="18"/>
                          </w:rPr>
                          <w:t xml:space="preserve"> </w:t>
                        </w:r>
                        <w:r w:rsidRPr="00F039E3">
                          <w:rPr>
                            <w:color w:val="FF00FF"/>
                            <w:sz w:val="18"/>
                            <w:szCs w:val="18"/>
                          </w:rPr>
                          <w:t>"id2"</w:t>
                        </w:r>
                        <w:r w:rsidRPr="00F039E3">
                          <w:rPr>
                            <w:sz w:val="18"/>
                            <w:szCs w:val="18"/>
                          </w:rPr>
                          <w:t>,</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caption </w:t>
                        </w:r>
                        <w:r w:rsidRPr="00F039E3">
                          <w:rPr>
                            <w:sz w:val="18"/>
                            <w:szCs w:val="18"/>
                          </w:rPr>
                          <w:t>:</w:t>
                        </w:r>
                        <w:proofErr w:type="gramEnd"/>
                        <w:r w:rsidRPr="00F039E3">
                          <w:rPr>
                            <w:sz w:val="18"/>
                            <w:szCs w:val="18"/>
                          </w:rPr>
                          <w:t xml:space="preserve"> </w:t>
                        </w:r>
                        <w:r w:rsidRPr="00F039E3">
                          <w:rPr>
                            <w:color w:val="FF00FF"/>
                            <w:sz w:val="18"/>
                            <w:szCs w:val="18"/>
                          </w:rPr>
                          <w:t>"caption2"</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id </w:t>
                        </w:r>
                        <w:r w:rsidRPr="00F039E3">
                          <w:rPr>
                            <w:sz w:val="18"/>
                            <w:szCs w:val="18"/>
                          </w:rPr>
                          <w:t>:</w:t>
                        </w:r>
                        <w:proofErr w:type="gramEnd"/>
                        <w:r w:rsidRPr="00F039E3">
                          <w:rPr>
                            <w:sz w:val="18"/>
                            <w:szCs w:val="18"/>
                          </w:rPr>
                          <w:t xml:space="preserve"> </w:t>
                        </w:r>
                        <w:r w:rsidRPr="00F039E3">
                          <w:rPr>
                            <w:color w:val="FF00FF"/>
                            <w:sz w:val="18"/>
                            <w:szCs w:val="18"/>
                          </w:rPr>
                          <w:t>"id3"</w:t>
                        </w:r>
                        <w:r w:rsidRPr="00F039E3">
                          <w:rPr>
                            <w:sz w:val="18"/>
                            <w:szCs w:val="18"/>
                          </w:rPr>
                          <w:t>,</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caption </w:t>
                        </w:r>
                        <w:r w:rsidRPr="00F039E3">
                          <w:rPr>
                            <w:sz w:val="18"/>
                            <w:szCs w:val="18"/>
                          </w:rPr>
                          <w:t>:</w:t>
                        </w:r>
                        <w:proofErr w:type="gramEnd"/>
                        <w:r w:rsidRPr="00F039E3">
                          <w:rPr>
                            <w:sz w:val="18"/>
                            <w:szCs w:val="18"/>
                          </w:rPr>
                          <w:t xml:space="preserve"> </w:t>
                        </w:r>
                        <w:r w:rsidRPr="00F039E3">
                          <w:rPr>
                            <w:color w:val="FF00FF"/>
                            <w:sz w:val="18"/>
                            <w:szCs w:val="18"/>
                          </w:rPr>
                          <w:t>"caption3"</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w:t>
                        </w:r>
                      </w:p>
                      <w:p w:rsidR="0023747D" w:rsidRPr="00F039E3" w:rsidRDefault="0023747D" w:rsidP="00375F9C">
                        <w:pPr>
                          <w:spacing w:line="240" w:lineRule="atLeast"/>
                          <w:rPr>
                            <w:sz w:val="18"/>
                            <w:szCs w:val="18"/>
                          </w:rPr>
                        </w:pPr>
                        <w:proofErr w:type="gramStart"/>
                        <w:r>
                          <w:rPr>
                            <w:sz w:val="18"/>
                            <w:szCs w:val="18"/>
                          </w:rPr>
                          <w:t>xui</w:t>
                        </w:r>
                        <w:r w:rsidRPr="00F039E3">
                          <w:rPr>
                            <w:sz w:val="18"/>
                            <w:szCs w:val="18"/>
                          </w:rPr>
                          <w:t>.create(</w:t>
                        </w:r>
                        <w:proofErr w:type="gramEnd"/>
                        <w:r w:rsidRPr="00F039E3">
                          <w:rPr>
                            <w:color w:val="FF00FF"/>
                            <w:sz w:val="18"/>
                            <w:szCs w:val="18"/>
                          </w:rPr>
                          <w:t>'ComboInput'</w:t>
                        </w:r>
                        <w:r w:rsidRPr="00F039E3">
                          <w:rPr>
                            <w:sz w:val="18"/>
                            <w:szCs w:val="18"/>
                          </w:rPr>
                          <w:t>,{position:</w:t>
                        </w:r>
                        <w:r w:rsidRPr="00F039E3">
                          <w:rPr>
                            <w:color w:val="FF00FF"/>
                            <w:sz w:val="18"/>
                            <w:szCs w:val="18"/>
                          </w:rPr>
                          <w:t>'relative'</w:t>
                        </w:r>
                        <w:r>
                          <w:rPr>
                            <w:sz w:val="18"/>
                            <w:szCs w:val="18"/>
                          </w:rPr>
                          <w:t>,items:items</w:t>
                        </w:r>
                        <w:r w:rsidRPr="00F039E3">
                          <w:rPr>
                            <w:sz w:val="18"/>
                            <w:szCs w:val="18"/>
                          </w:rPr>
                          <w:t>}).show();</w:t>
                        </w:r>
                      </w:p>
                      <w:p w:rsidR="0023747D" w:rsidRPr="00F039E3" w:rsidRDefault="0023747D" w:rsidP="00375F9C">
                        <w:pPr>
                          <w:spacing w:line="240" w:lineRule="atLeast"/>
                          <w:rPr>
                            <w:sz w:val="18"/>
                            <w:szCs w:val="18"/>
                          </w:rPr>
                        </w:pPr>
                        <w:proofErr w:type="gramStart"/>
                        <w:r>
                          <w:rPr>
                            <w:sz w:val="18"/>
                            <w:szCs w:val="18"/>
                          </w:rPr>
                          <w:t>xui</w:t>
                        </w:r>
                        <w:r w:rsidRPr="00F039E3">
                          <w:rPr>
                            <w:sz w:val="18"/>
                            <w:szCs w:val="18"/>
                          </w:rPr>
                          <w:t>.create(</w:t>
                        </w:r>
                        <w:proofErr w:type="gramEnd"/>
                        <w:r w:rsidRPr="00F039E3">
                          <w:rPr>
                            <w:color w:val="FF00FF"/>
                            <w:sz w:val="18"/>
                            <w:szCs w:val="18"/>
                          </w:rPr>
                          <w:t>'ComboInput'</w:t>
                        </w:r>
                        <w:r w:rsidRPr="00F039E3">
                          <w:rPr>
                            <w:sz w:val="18"/>
                            <w:szCs w:val="18"/>
                          </w:rPr>
                          <w:t>,{position:</w:t>
                        </w:r>
                        <w:r w:rsidRPr="00F039E3">
                          <w:rPr>
                            <w:color w:val="FF00FF"/>
                            <w:sz w:val="18"/>
                            <w:szCs w:val="18"/>
                          </w:rPr>
                          <w:t>'relative'</w:t>
                        </w:r>
                        <w:r w:rsidRPr="00F039E3">
                          <w:rPr>
                            <w:sz w:val="18"/>
                            <w:szCs w:val="18"/>
                          </w:rPr>
                          <w:t>,items:items,type:</w:t>
                        </w:r>
                        <w:r w:rsidRPr="00F039E3">
                          <w:rPr>
                            <w:color w:val="FF00FF"/>
                            <w:sz w:val="18"/>
                            <w:szCs w:val="18"/>
                          </w:rPr>
                          <w:t>'listbox'</w:t>
                        </w:r>
                        <w:r w:rsidRPr="00F039E3">
                          <w:rPr>
                            <w:sz w:val="18"/>
                            <w:szCs w:val="18"/>
                          </w:rPr>
                          <w:t>}).show();</w:t>
                        </w:r>
                      </w:p>
                      <w:p w:rsidR="0023747D" w:rsidRPr="00F039E3" w:rsidRDefault="0023747D" w:rsidP="00375F9C">
                        <w:pPr>
                          <w:spacing w:line="240" w:lineRule="atLeast"/>
                          <w:rPr>
                            <w:sz w:val="18"/>
                            <w:szCs w:val="18"/>
                          </w:rPr>
                        </w:pPr>
                        <w:proofErr w:type="gramStart"/>
                        <w:r>
                          <w:rPr>
                            <w:sz w:val="18"/>
                            <w:szCs w:val="18"/>
                          </w:rPr>
                          <w:t>xui</w:t>
                        </w:r>
                        <w:r w:rsidRPr="00F039E3">
                          <w:rPr>
                            <w:sz w:val="18"/>
                            <w:szCs w:val="18"/>
                          </w:rPr>
                          <w:t>.create(</w:t>
                        </w:r>
                        <w:proofErr w:type="gramEnd"/>
                        <w:r w:rsidRPr="00F039E3">
                          <w:rPr>
                            <w:color w:val="FF00FF"/>
                            <w:sz w:val="18"/>
                            <w:szCs w:val="18"/>
                          </w:rPr>
                          <w:t>'ComboInput'</w:t>
                        </w:r>
                        <w:r w:rsidRPr="00F039E3">
                          <w:rPr>
                            <w:sz w:val="18"/>
                            <w:szCs w:val="18"/>
                          </w:rPr>
                          <w:t>,{position:</w:t>
                        </w:r>
                        <w:r w:rsidRPr="00F039E3">
                          <w:rPr>
                            <w:color w:val="FF00FF"/>
                            <w:sz w:val="18"/>
                            <w:szCs w:val="18"/>
                          </w:rPr>
                          <w:t>'relative'</w:t>
                        </w:r>
                        <w:r w:rsidRPr="00F039E3">
                          <w:rPr>
                            <w:sz w:val="18"/>
                            <w:szCs w:val="18"/>
                          </w:rPr>
                          <w:t>,items:items,type:</w:t>
                        </w:r>
                        <w:r w:rsidRPr="00F039E3">
                          <w:rPr>
                            <w:color w:val="FF00FF"/>
                            <w:sz w:val="18"/>
                            <w:szCs w:val="18"/>
                          </w:rPr>
                          <w:t>'helpinput'</w:t>
                        </w:r>
                        <w:r w:rsidRPr="00F039E3">
                          <w:rPr>
                            <w:sz w:val="18"/>
                            <w:szCs w:val="18"/>
                          </w:rPr>
                          <w:t>}).show();</w:t>
                        </w:r>
                      </w:p>
                    </w:txbxContent>
                  </v:textbox>
                </v:shape>
                <w10:anchorlock/>
              </v:group>
            </w:pict>
          </mc:Fallback>
        </mc:AlternateContent>
      </w:r>
    </w:p>
    <w:p w:rsidR="00375F9C" w:rsidRPr="000D0345" w:rsidRDefault="00375F9C" w:rsidP="00375F9C">
      <w:pPr>
        <w:rPr>
          <w:b/>
        </w:rPr>
      </w:pPr>
      <w:r>
        <w:rPr>
          <w:rFonts w:hint="eastAsia"/>
          <w:b/>
        </w:rPr>
        <w:t>Out</w:t>
      </w:r>
      <w:r w:rsidRPr="000D0345">
        <w:rPr>
          <w:rFonts w:hint="eastAsia"/>
          <w:b/>
        </w:rPr>
        <w:t>put:</w:t>
      </w:r>
    </w:p>
    <w:p w:rsidR="00375F9C" w:rsidRDefault="005C781A" w:rsidP="00375F9C">
      <w:r>
        <w:rPr>
          <w:rFonts w:hint="eastAsia"/>
          <w:noProof/>
        </w:rPr>
        <w:drawing>
          <wp:inline distT="0" distB="0" distL="0" distR="0" wp14:anchorId="7F7AC8AB" wp14:editId="247151C4">
            <wp:extent cx="3448050" cy="86677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48050" cy="866775"/>
                    </a:xfrm>
                    <a:prstGeom prst="rect">
                      <a:avLst/>
                    </a:prstGeom>
                    <a:noFill/>
                    <a:ln>
                      <a:noFill/>
                    </a:ln>
                  </pic:spPr>
                </pic:pic>
              </a:graphicData>
            </a:graphic>
          </wp:inline>
        </w:drawing>
      </w:r>
    </w:p>
    <w:p w:rsidR="00375F9C" w:rsidRDefault="00375F9C" w:rsidP="00E45D25">
      <w:pPr>
        <w:pStyle w:val="4"/>
        <w:numPr>
          <w:ilvl w:val="3"/>
          <w:numId w:val="17"/>
        </w:numPr>
      </w:pPr>
      <w:bookmarkStart w:id="63" w:name="_Toc356466201"/>
      <w:r>
        <w:rPr>
          <w:rFonts w:hint="eastAsia"/>
        </w:rPr>
        <w:t>Date Piker</w:t>
      </w:r>
      <w:bookmarkEnd w:id="63"/>
      <w:r>
        <w:rPr>
          <w:rFonts w:hint="eastAsia"/>
        </w:rPr>
        <w:t xml:space="preserve"> </w:t>
      </w:r>
    </w:p>
    <w:p w:rsidR="00375F9C" w:rsidRDefault="00375F9C" w:rsidP="00375F9C">
      <w:r>
        <w:rPr>
          <w:rFonts w:hint="eastAsia"/>
        </w:rPr>
        <w:t xml:space="preserve">Sets type property to </w:t>
      </w:r>
      <w:r>
        <w:t>“</w:t>
      </w:r>
      <w:r>
        <w:rPr>
          <w:rFonts w:hint="eastAsia"/>
        </w:rPr>
        <w:t>date</w:t>
      </w:r>
      <w:r>
        <w:t>”</w:t>
      </w:r>
      <w:r>
        <w:rPr>
          <w:rFonts w:hint="eastAsia"/>
        </w:rPr>
        <w:t>.</w:t>
      </w:r>
    </w:p>
    <w:p w:rsidR="00375F9C" w:rsidRPr="00DC3657" w:rsidRDefault="00375F9C" w:rsidP="00375F9C">
      <w:pPr>
        <w:rPr>
          <w:b/>
        </w:rPr>
      </w:pPr>
      <w:r w:rsidRPr="00DC3657">
        <w:rPr>
          <w:rFonts w:hint="eastAsia"/>
          <w:b/>
        </w:rPr>
        <w:t>Input:</w:t>
      </w:r>
    </w:p>
    <w:p w:rsidR="00375F9C" w:rsidRDefault="005C781A" w:rsidP="00375F9C">
      <w:r>
        <w:rPr>
          <w:noProof/>
        </w:rPr>
        <mc:AlternateContent>
          <mc:Choice Requires="wpc">
            <w:drawing>
              <wp:inline distT="0" distB="0" distL="0" distR="0" wp14:anchorId="2A5A999B" wp14:editId="70C39B22">
                <wp:extent cx="5257800" cy="1525905"/>
                <wp:effectExtent l="0" t="0" r="19050" b="17145"/>
                <wp:docPr id="840" name="画布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37" name="Text Box 315"/>
                        <wps:cNvSpPr txBox="1">
                          <a:spLocks noChangeArrowheads="1"/>
                        </wps:cNvSpPr>
                        <wps:spPr bwMode="auto">
                          <a:xfrm>
                            <a:off x="0" y="48895"/>
                            <a:ext cx="5257800" cy="1477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4CA8" w:rsidRDefault="0023747D" w:rsidP="00375F9C">
                              <w:pPr>
                                <w:spacing w:line="240" w:lineRule="exact"/>
                                <w:rPr>
                                  <w:sz w:val="18"/>
                                  <w:szCs w:val="18"/>
                                </w:rPr>
                              </w:pPr>
                              <w:r w:rsidRPr="00784CA8">
                                <w:rPr>
                                  <w:color w:val="0000FF"/>
                                  <w:sz w:val="18"/>
                                  <w:szCs w:val="18"/>
                                </w:rPr>
                                <w:t>var</w:t>
                              </w:r>
                              <w:r w:rsidRPr="00784CA8">
                                <w:rPr>
                                  <w:sz w:val="18"/>
                                  <w:szCs w:val="18"/>
                                </w:rPr>
                                <w:t xml:space="preserve"> ctrl=</w:t>
                              </w:r>
                              <w:r>
                                <w:rPr>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.setType(</w:t>
                              </w:r>
                              <w:r w:rsidRPr="00784CA8">
                                <w:rPr>
                                  <w:color w:val="FF00FF"/>
                                  <w:sz w:val="18"/>
                                  <w:szCs w:val="18"/>
                                </w:rPr>
                                <w:t>'date'</w:t>
                              </w:r>
                              <w:r w:rsidRPr="00784CA8">
                                <w:rPr>
                                  <w:sz w:val="18"/>
                                  <w:szCs w:val="18"/>
                                </w:rPr>
                                <w:t>)</w:t>
                              </w:r>
                            </w:p>
                            <w:p w:rsidR="0023747D" w:rsidRPr="00784CA8" w:rsidRDefault="0023747D" w:rsidP="00375F9C">
                              <w:pPr>
                                <w:spacing w:line="240" w:lineRule="exact"/>
                                <w:rPr>
                                  <w:sz w:val="18"/>
                                  <w:szCs w:val="18"/>
                                </w:rPr>
                              </w:pPr>
                              <w:r w:rsidRPr="00784CA8">
                                <w:rPr>
                                  <w:sz w:val="18"/>
                                  <w:szCs w:val="18"/>
                                </w:rPr>
                                <w:t>.setValue(</w:t>
                              </w:r>
                              <w:r w:rsidRPr="00784CA8">
                                <w:rPr>
                                  <w:color w:val="0000FF"/>
                                  <w:sz w:val="18"/>
                                  <w:szCs w:val="18"/>
                                </w:rPr>
                                <w:t>new</w:t>
                              </w:r>
                              <w:r w:rsidRPr="00784CA8">
                                <w:rPr>
                                  <w:sz w:val="18"/>
                                  <w:szCs w:val="18"/>
                                </w:rPr>
                                <w:t xml:space="preserve"> Date)</w:t>
                              </w:r>
                            </w:p>
                            <w:p w:rsidR="0023747D" w:rsidRPr="00784CA8" w:rsidRDefault="0023747D" w:rsidP="00375F9C">
                              <w:pPr>
                                <w:spacing w:line="240" w:lineRule="exact"/>
                                <w:rPr>
                                  <w:sz w:val="18"/>
                                  <w:szCs w:val="18"/>
                                </w:rPr>
                              </w:pPr>
                              <w:r w:rsidRPr="00784CA8">
                                <w:rPr>
                                  <w:sz w:val="18"/>
                                  <w:szCs w:val="18"/>
                                </w:rPr>
                                <w:t>.show();</w:t>
                              </w:r>
                            </w:p>
                            <w:p w:rsidR="0023747D" w:rsidRPr="00784CA8" w:rsidRDefault="0023747D" w:rsidP="00375F9C">
                              <w:pPr>
                                <w:spacing w:line="240" w:lineRule="exact"/>
                                <w:rPr>
                                  <w:sz w:val="18"/>
                                  <w:szCs w:val="18"/>
                                </w:rPr>
                              </w:pPr>
                            </w:p>
                            <w:p w:rsidR="0023747D" w:rsidRDefault="0023747D" w:rsidP="00375F9C">
                              <w:pPr>
                                <w:spacing w:line="240" w:lineRule="exact"/>
                                <w:rPr>
                                  <w:sz w:val="18"/>
                                  <w:szCs w:val="18"/>
                                </w:rPr>
                              </w:pPr>
                              <w:r>
                                <w:rPr>
                                  <w:rFonts w:hint="eastAsia"/>
                                  <w:sz w:val="18"/>
                                  <w:szCs w:val="18"/>
                                </w:rPr>
                                <w:t>_.asyRun(function(){</w:t>
                              </w:r>
                            </w:p>
                            <w:p w:rsidR="0023747D" w:rsidRPr="00784CA8" w:rsidRDefault="0023747D" w:rsidP="00375F9C">
                              <w:pPr>
                                <w:spacing w:line="240" w:lineRule="exact"/>
                                <w:ind w:leftChars="-200" w:left="-420" w:firstLineChars="400" w:firstLine="720"/>
                                <w:rPr>
                                  <w:sz w:val="18"/>
                                  <w:szCs w:val="18"/>
                                </w:rPr>
                              </w:pPr>
                              <w:r>
                                <w:rPr>
                                  <w:rFonts w:hint="eastAsia"/>
                                  <w:sz w:val="18"/>
                                  <w:szCs w:val="18"/>
                                </w:rPr>
                                <w:t>a</w:t>
                              </w:r>
                              <w:r w:rsidRPr="00784CA8">
                                <w:rPr>
                                  <w:rFonts w:hint="eastAsia"/>
                                  <w:sz w:val="18"/>
                                  <w:szCs w:val="18"/>
                                </w:rPr>
                                <w:t>lert(</w:t>
                              </w:r>
                              <w:r w:rsidRPr="00784CA8">
                                <w:rPr>
                                  <w:rFonts w:hint="eastAsia"/>
                                  <w:color w:val="FF00FF"/>
                                  <w:sz w:val="18"/>
                                  <w:szCs w:val="18"/>
                                </w:rPr>
                                <w:t>"</w:t>
                              </w:r>
                              <w:r>
                                <w:rPr>
                                  <w:rFonts w:hint="eastAsia"/>
                                  <w:color w:val="FF00FF"/>
                                  <w:sz w:val="18"/>
                                  <w:szCs w:val="18"/>
                                </w:rPr>
                                <w:t>The value is a timestamp string:</w:t>
                              </w:r>
                              <w:r w:rsidRPr="00784CA8">
                                <w:rPr>
                                  <w:rFonts w:hint="eastAsia"/>
                                  <w:color w:val="FF00FF"/>
                                  <w:sz w:val="18"/>
                                  <w:szCs w:val="18"/>
                                </w:rPr>
                                <w:t>"</w:t>
                              </w:r>
                              <w:r w:rsidRPr="00784CA8">
                                <w:rPr>
                                  <w:rFonts w:hint="eastAsia"/>
                                  <w:sz w:val="18"/>
                                  <w:szCs w:val="18"/>
                                </w:rPr>
                                <w:t>+ctrl.getValue());</w:t>
                              </w:r>
                            </w:p>
                            <w:p w:rsidR="0023747D" w:rsidRDefault="0023747D" w:rsidP="00375F9C">
                              <w:pPr>
                                <w:spacing w:line="240" w:lineRule="exact"/>
                                <w:ind w:firstLineChars="400" w:firstLine="720"/>
                                <w:rPr>
                                  <w:sz w:val="18"/>
                                  <w:szCs w:val="18"/>
                                </w:rPr>
                              </w:pPr>
                              <w:r w:rsidRPr="00784CA8">
                                <w:rPr>
                                  <w:rFonts w:hint="eastAsia"/>
                                  <w:sz w:val="18"/>
                                  <w:szCs w:val="18"/>
                                </w:rPr>
                                <w:t>alert(</w:t>
                              </w:r>
                              <w:r w:rsidRPr="00784CA8">
                                <w:rPr>
                                  <w:rFonts w:hint="eastAsia"/>
                                  <w:color w:val="FF00FF"/>
                                  <w:sz w:val="18"/>
                                  <w:szCs w:val="18"/>
                                </w:rPr>
                                <w:t>"</w:t>
                              </w:r>
                              <w:r>
                                <w:rPr>
                                  <w:rFonts w:hint="eastAsia"/>
                                  <w:color w:val="FF00FF"/>
                                  <w:sz w:val="18"/>
                                  <w:szCs w:val="18"/>
                                </w:rPr>
                                <w:t>Y</w:t>
                              </w:r>
                              <w:r>
                                <w:rPr>
                                  <w:color w:val="FF00FF"/>
                                  <w:sz w:val="18"/>
                                  <w:szCs w:val="18"/>
                                </w:rPr>
                                <w:t>o</w:t>
                              </w:r>
                              <w:r>
                                <w:rPr>
                                  <w:rFonts w:hint="eastAsia"/>
                                  <w:color w:val="FF00FF"/>
                                  <w:sz w:val="18"/>
                                  <w:szCs w:val="18"/>
                                </w:rPr>
                                <w:t>u can convert it to date object:</w:t>
                              </w:r>
                              <w:r w:rsidRPr="00784CA8">
                                <w:rPr>
                                  <w:rFonts w:hint="eastAsia"/>
                                  <w:color w:val="FF00FF"/>
                                  <w:sz w:val="18"/>
                                  <w:szCs w:val="18"/>
                                </w:rPr>
                                <w:t>"</w:t>
                              </w:r>
                              <w:r w:rsidRPr="00784CA8">
                                <w:rPr>
                                  <w:rFonts w:hint="eastAsia"/>
                                  <w:sz w:val="18"/>
                                  <w:szCs w:val="18"/>
                                </w:rPr>
                                <w:t>+</w:t>
                              </w:r>
                              <w:r w:rsidRPr="00784CA8">
                                <w:rPr>
                                  <w:rFonts w:hint="eastAsia"/>
                                  <w:color w:val="0000FF"/>
                                  <w:sz w:val="18"/>
                                  <w:szCs w:val="18"/>
                                </w:rPr>
                                <w:t>new</w:t>
                              </w:r>
                              <w:r w:rsidRPr="00784CA8">
                                <w:rPr>
                                  <w:rFonts w:hint="eastAsia"/>
                                  <w:sz w:val="18"/>
                                  <w:szCs w:val="18"/>
                                </w:rPr>
                                <w:t xml:space="preserve"> Date(parseInt(ctrl.getValue())));</w:t>
                              </w:r>
                            </w:p>
                            <w:p w:rsidR="0023747D" w:rsidRPr="00784CA8" w:rsidRDefault="0023747D" w:rsidP="00375F9C">
                              <w:pPr>
                                <w:spacing w:line="240" w:lineRule="exact"/>
                                <w:ind w:leftChars="-200" w:left="-420" w:firstLineChars="200" w:firstLine="360"/>
                                <w:rPr>
                                  <w:sz w:val="18"/>
                                  <w:szCs w:val="18"/>
                                </w:rPr>
                              </w:pPr>
                              <w:r>
                                <w:rPr>
                                  <w:rFonts w:hint="eastAsia"/>
                                  <w:sz w:val="18"/>
                                  <w:szCs w:val="18"/>
                                </w:rPr>
                                <w:t>});</w:t>
                              </w:r>
                            </w:p>
                          </w:txbxContent>
                        </wps:txbx>
                        <wps:bodyPr rot="0" vert="horz" wrap="square" lIns="54000" tIns="46800" rIns="54000" bIns="45720" anchor="t" anchorCtr="0" upright="1">
                          <a:spAutoFit/>
                        </wps:bodyPr>
                      </wps:wsp>
                      <wps:wsp>
                        <wps:cNvPr id="838" name="AutoShape 319"/>
                        <wps:cNvSpPr>
                          <a:spLocks noChangeArrowheads="1"/>
                        </wps:cNvSpPr>
                        <wps:spPr bwMode="auto">
                          <a:xfrm flipH="1">
                            <a:off x="1714498" y="297179"/>
                            <a:ext cx="2400302" cy="255271"/>
                          </a:xfrm>
                          <a:prstGeom prst="wedgeRoundRectCallout">
                            <a:avLst>
                              <a:gd name="adj1" fmla="val 77403"/>
                              <a:gd name="adj2" fmla="val 3804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Date object or timestamp string</w:t>
                              </w:r>
                            </w:p>
                          </w:txbxContent>
                        </wps:txbx>
                        <wps:bodyPr rot="0" vert="horz" wrap="square" lIns="0" tIns="0" rIns="0" bIns="0" anchor="t" anchorCtr="0" upright="1">
                          <a:noAutofit/>
                        </wps:bodyPr>
                      </wps:wsp>
                    </wpc:wpc>
                  </a:graphicData>
                </a:graphic>
              </wp:inline>
            </w:drawing>
          </mc:Choice>
          <mc:Fallback>
            <w:pict>
              <v:group id="画布 313" o:spid="_x0000_s1240" editas="canvas" style="width:414pt;height:120.15pt;mso-position-horizontal-relative:char;mso-position-vertical-relative:line" coordsize="5257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">
                <v:shape id="_x0000_s1241" type="#_x0000_t75" style="position:absolute;width:52578;height:15259;visibility:visible;mso-wrap-style:square">
                  <v:fill o:detectmouseclick="t"/>
                  <v:path o:connecttype="none"/>
                </v:shape>
                <v:shape id="Text Box 315" o:spid="_x0000_s1242" type="#_x0000_t202" style="position:absolute;top:488;width:52578;height:14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jfMQA&#10;AADcAAAADwAAAGRycy9kb3ducmV2LnhtbESPQWsCMRSE7wX/Q3hCbzXbFuy6GkWUsl6E1ur9sXnd&#10;LG5eliSu6783QqHHYWa+YRarwbaiJx8axwpeJxkI4srphmsFx5/PlxxEiMgaW8ek4EYBVsvR0wIL&#10;7a78Tf0h1iJBOBSowMTYFVKGypDFMHEdcfJ+nbcYk/S11B6vCW5b+ZZlU2mx4bRgsKONoep8uFgF&#10;1Xk7bMvmZHx/sfmXnpW3/bRU6nk8rOcgIg3xP/zX3mkF+fsHPM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P43zEAAAA3AAAAA8AAAAAAAAAAAAAAAAAmAIAAGRycy9k&#10;b3ducmV2LnhtbFBLBQYAAAAABAAEAPUAAACJAwAAAAA=&#10;" strokeweight="1pt">
                  <v:textbox style="mso-fit-shape-to-text:t" inset="1.5mm,1.3mm,1.5mm">
                    <w:txbxContent>
                      <w:p w:rsidR="0023747D" w:rsidRPr="00784CA8" w:rsidRDefault="0023747D" w:rsidP="00375F9C">
                        <w:pPr>
                          <w:spacing w:line="240" w:lineRule="exact"/>
                          <w:rPr>
                            <w:sz w:val="18"/>
                            <w:szCs w:val="18"/>
                          </w:rPr>
                        </w:pPr>
                        <w:proofErr w:type="gramStart"/>
                        <w:r w:rsidRPr="00784CA8">
                          <w:rPr>
                            <w:color w:val="0000FF"/>
                            <w:sz w:val="18"/>
                            <w:szCs w:val="18"/>
                          </w:rPr>
                          <w:t>var</w:t>
                        </w:r>
                        <w:proofErr w:type="gramEnd"/>
                        <w:r w:rsidRPr="00784CA8">
                          <w:rPr>
                            <w:sz w:val="18"/>
                            <w:szCs w:val="18"/>
                          </w:rPr>
                          <w:t xml:space="preserve"> ctrl=</w:t>
                        </w:r>
                        <w:r>
                          <w:rPr>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setType(</w:t>
                        </w:r>
                        <w:proofErr w:type="gramEnd"/>
                        <w:r w:rsidRPr="00784CA8">
                          <w:rPr>
                            <w:color w:val="FF00FF"/>
                            <w:sz w:val="18"/>
                            <w:szCs w:val="18"/>
                          </w:rPr>
                          <w:t>'date'</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setValue(</w:t>
                        </w:r>
                        <w:proofErr w:type="gramEnd"/>
                        <w:r w:rsidRPr="00784CA8">
                          <w:rPr>
                            <w:color w:val="0000FF"/>
                            <w:sz w:val="18"/>
                            <w:szCs w:val="18"/>
                          </w:rPr>
                          <w:t>new</w:t>
                        </w:r>
                        <w:r w:rsidRPr="00784CA8">
                          <w:rPr>
                            <w:sz w:val="18"/>
                            <w:szCs w:val="18"/>
                          </w:rPr>
                          <w:t xml:space="preserve"> Date)</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show(</w:t>
                        </w:r>
                        <w:proofErr w:type="gramEnd"/>
                        <w:r w:rsidRPr="00784CA8">
                          <w:rPr>
                            <w:sz w:val="18"/>
                            <w:szCs w:val="18"/>
                          </w:rPr>
                          <w:t>);</w:t>
                        </w:r>
                      </w:p>
                      <w:p w:rsidR="0023747D" w:rsidRPr="00784CA8" w:rsidRDefault="0023747D" w:rsidP="00375F9C">
                        <w:pPr>
                          <w:spacing w:line="240" w:lineRule="exact"/>
                          <w:rPr>
                            <w:sz w:val="18"/>
                            <w:szCs w:val="18"/>
                          </w:rPr>
                        </w:pPr>
                      </w:p>
                      <w:p w:rsidR="0023747D" w:rsidRDefault="0023747D" w:rsidP="00375F9C">
                        <w:pPr>
                          <w:spacing w:line="240" w:lineRule="exact"/>
                          <w:rPr>
                            <w:sz w:val="18"/>
                            <w:szCs w:val="18"/>
                          </w:rPr>
                        </w:pPr>
                        <w:r>
                          <w:rPr>
                            <w:rFonts w:hint="eastAsia"/>
                            <w:sz w:val="18"/>
                            <w:szCs w:val="18"/>
                          </w:rPr>
                          <w:t>_.</w:t>
                        </w:r>
                        <w:proofErr w:type="gramStart"/>
                        <w:r>
                          <w:rPr>
                            <w:rFonts w:hint="eastAsia"/>
                            <w:sz w:val="18"/>
                            <w:szCs w:val="18"/>
                          </w:rPr>
                          <w:t>asyRun(</w:t>
                        </w:r>
                        <w:proofErr w:type="gramEnd"/>
                        <w:r>
                          <w:rPr>
                            <w:rFonts w:hint="eastAsia"/>
                            <w:sz w:val="18"/>
                            <w:szCs w:val="18"/>
                          </w:rPr>
                          <w:t>function(){</w:t>
                        </w:r>
                      </w:p>
                      <w:p w:rsidR="0023747D" w:rsidRPr="00784CA8" w:rsidRDefault="0023747D" w:rsidP="00375F9C">
                        <w:pPr>
                          <w:spacing w:line="240" w:lineRule="exact"/>
                          <w:ind w:leftChars="-200" w:left="-420" w:firstLineChars="400" w:firstLine="720"/>
                          <w:rPr>
                            <w:sz w:val="18"/>
                            <w:szCs w:val="18"/>
                          </w:rPr>
                        </w:pPr>
                        <w:proofErr w:type="gramStart"/>
                        <w:r>
                          <w:rPr>
                            <w:rFonts w:hint="eastAsia"/>
                            <w:sz w:val="18"/>
                            <w:szCs w:val="18"/>
                          </w:rPr>
                          <w:t>a</w:t>
                        </w:r>
                        <w:r w:rsidRPr="00784CA8">
                          <w:rPr>
                            <w:rFonts w:hint="eastAsia"/>
                            <w:sz w:val="18"/>
                            <w:szCs w:val="18"/>
                          </w:rPr>
                          <w:t>lert(</w:t>
                        </w:r>
                        <w:proofErr w:type="gramEnd"/>
                        <w:r w:rsidRPr="00784CA8">
                          <w:rPr>
                            <w:rFonts w:hint="eastAsia"/>
                            <w:color w:val="FF00FF"/>
                            <w:sz w:val="18"/>
                            <w:szCs w:val="18"/>
                          </w:rPr>
                          <w:t>"</w:t>
                        </w:r>
                        <w:r>
                          <w:rPr>
                            <w:rFonts w:hint="eastAsia"/>
                            <w:color w:val="FF00FF"/>
                            <w:sz w:val="18"/>
                            <w:szCs w:val="18"/>
                          </w:rPr>
                          <w:t>The value is a timestamp string:</w:t>
                        </w:r>
                        <w:r w:rsidRPr="00784CA8">
                          <w:rPr>
                            <w:rFonts w:hint="eastAsia"/>
                            <w:color w:val="FF00FF"/>
                            <w:sz w:val="18"/>
                            <w:szCs w:val="18"/>
                          </w:rPr>
                          <w:t>"</w:t>
                        </w:r>
                        <w:r w:rsidRPr="00784CA8">
                          <w:rPr>
                            <w:rFonts w:hint="eastAsia"/>
                            <w:sz w:val="18"/>
                            <w:szCs w:val="18"/>
                          </w:rPr>
                          <w:t>+ctrl.getValue());</w:t>
                        </w:r>
                      </w:p>
                      <w:p w:rsidR="0023747D" w:rsidRDefault="0023747D" w:rsidP="00375F9C">
                        <w:pPr>
                          <w:spacing w:line="240" w:lineRule="exact"/>
                          <w:ind w:firstLineChars="400" w:firstLine="720"/>
                          <w:rPr>
                            <w:sz w:val="18"/>
                            <w:szCs w:val="18"/>
                          </w:rPr>
                        </w:pPr>
                        <w:proofErr w:type="gramStart"/>
                        <w:r w:rsidRPr="00784CA8">
                          <w:rPr>
                            <w:rFonts w:hint="eastAsia"/>
                            <w:sz w:val="18"/>
                            <w:szCs w:val="18"/>
                          </w:rPr>
                          <w:t>alert(</w:t>
                        </w:r>
                        <w:proofErr w:type="gramEnd"/>
                        <w:r w:rsidRPr="00784CA8">
                          <w:rPr>
                            <w:rFonts w:hint="eastAsia"/>
                            <w:color w:val="FF00FF"/>
                            <w:sz w:val="18"/>
                            <w:szCs w:val="18"/>
                          </w:rPr>
                          <w:t>"</w:t>
                        </w:r>
                        <w:r>
                          <w:rPr>
                            <w:rFonts w:hint="eastAsia"/>
                            <w:color w:val="FF00FF"/>
                            <w:sz w:val="18"/>
                            <w:szCs w:val="18"/>
                          </w:rPr>
                          <w:t>Y</w:t>
                        </w:r>
                        <w:r>
                          <w:rPr>
                            <w:color w:val="FF00FF"/>
                            <w:sz w:val="18"/>
                            <w:szCs w:val="18"/>
                          </w:rPr>
                          <w:t>o</w:t>
                        </w:r>
                        <w:r>
                          <w:rPr>
                            <w:rFonts w:hint="eastAsia"/>
                            <w:color w:val="FF00FF"/>
                            <w:sz w:val="18"/>
                            <w:szCs w:val="18"/>
                          </w:rPr>
                          <w:t>u can convert it to date object:</w:t>
                        </w:r>
                        <w:r w:rsidRPr="00784CA8">
                          <w:rPr>
                            <w:rFonts w:hint="eastAsia"/>
                            <w:color w:val="FF00FF"/>
                            <w:sz w:val="18"/>
                            <w:szCs w:val="18"/>
                          </w:rPr>
                          <w:t>"</w:t>
                        </w:r>
                        <w:r w:rsidRPr="00784CA8">
                          <w:rPr>
                            <w:rFonts w:hint="eastAsia"/>
                            <w:sz w:val="18"/>
                            <w:szCs w:val="18"/>
                          </w:rPr>
                          <w:t>+</w:t>
                        </w:r>
                        <w:r w:rsidRPr="00784CA8">
                          <w:rPr>
                            <w:rFonts w:hint="eastAsia"/>
                            <w:color w:val="0000FF"/>
                            <w:sz w:val="18"/>
                            <w:szCs w:val="18"/>
                          </w:rPr>
                          <w:t>new</w:t>
                        </w:r>
                        <w:r w:rsidRPr="00784CA8">
                          <w:rPr>
                            <w:rFonts w:hint="eastAsia"/>
                            <w:sz w:val="18"/>
                            <w:szCs w:val="18"/>
                          </w:rPr>
                          <w:t xml:space="preserve"> Date(parseInt(ctrl.getValue())));</w:t>
                        </w:r>
                      </w:p>
                      <w:p w:rsidR="0023747D" w:rsidRPr="00784CA8" w:rsidRDefault="0023747D" w:rsidP="00375F9C">
                        <w:pPr>
                          <w:spacing w:line="240" w:lineRule="exact"/>
                          <w:ind w:leftChars="-200" w:left="-420" w:firstLineChars="200" w:firstLine="360"/>
                          <w:rPr>
                            <w:sz w:val="18"/>
                            <w:szCs w:val="18"/>
                          </w:rPr>
                        </w:pPr>
                        <w:r>
                          <w:rPr>
                            <w:rFonts w:hint="eastAsia"/>
                            <w:sz w:val="18"/>
                            <w:szCs w:val="18"/>
                          </w:rPr>
                          <w:t>});</w:t>
                        </w:r>
                      </w:p>
                    </w:txbxContent>
                  </v:textbox>
                </v:shape>
                <v:shape id="AutoShape 319" o:spid="_x0000_s1243" type="#_x0000_t62" style="position:absolute;left:17144;top:2971;width:24004;height:255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8x7MAA&#10;AADcAAAADwAAAGRycy9kb3ducmV2LnhtbERPy4rCMBTdD/gP4QruxtQRRapRxBkHV4oPcHttbttg&#10;c1OaTO38vVkILg/nvVh1thItNd44VjAaJiCIM6cNFwou5+3nDIQPyBorx6Tgnzyslr2PBabaPfhI&#10;7SkUIoawT1FBGUKdSumzkiz6oauJI5e7xmKIsCmkbvARw20lv5JkKi0ajg0l1rQpKbuf/qyC34R/&#10;bvvvvA1ma47yOjm0WZcrNeh36zmIQF14i1/unVYwG8e18Uw8An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8x7MAAAADcAAAADwAAAAAAAAAAAAAAAACYAgAAZHJzL2Rvd25y&#10;ZXYueG1sUEsFBgAAAAAEAAQA9QAAAIUDAAAAAA==&#10;" adj="27519,19019" fillcolor="#ff9">
                  <v:textbox inset="0,0,0,0">
                    <w:txbxContent>
                      <w:p w:rsidR="0023747D" w:rsidRPr="000E23E9" w:rsidRDefault="0023747D" w:rsidP="00375F9C">
                        <w:pPr>
                          <w:rPr>
                            <w:szCs w:val="18"/>
                          </w:rPr>
                        </w:pPr>
                        <w:r>
                          <w:rPr>
                            <w:rFonts w:hint="eastAsia"/>
                            <w:szCs w:val="18"/>
                          </w:rPr>
                          <w:t>Date object or timestamp string</w:t>
                        </w:r>
                      </w:p>
                    </w:txbxContent>
                  </v:textbox>
                </v:shape>
                <w10:anchorlock/>
              </v:group>
            </w:pict>
          </mc:Fallback>
        </mc:AlternateContent>
      </w:r>
    </w:p>
    <w:p w:rsidR="00375F9C" w:rsidRPr="00AE73BB" w:rsidRDefault="00375F9C" w:rsidP="00375F9C">
      <w:pPr>
        <w:rPr>
          <w:b/>
        </w:rPr>
      </w:pPr>
      <w:r w:rsidRPr="00AE73BB">
        <w:rPr>
          <w:rFonts w:hint="eastAsia"/>
          <w:b/>
        </w:rPr>
        <w:t>Output:</w:t>
      </w:r>
    </w:p>
    <w:p w:rsidR="00375F9C" w:rsidRPr="00784CA8" w:rsidRDefault="005C781A" w:rsidP="00375F9C">
      <w:r>
        <w:rPr>
          <w:rFonts w:hint="eastAsia"/>
          <w:noProof/>
        </w:rPr>
        <w:lastRenderedPageBreak/>
        <w:drawing>
          <wp:inline distT="0" distB="0" distL="0" distR="0" wp14:anchorId="1B2360AA" wp14:editId="3740103B">
            <wp:extent cx="2162175" cy="201930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62175" cy="2019300"/>
                    </a:xfrm>
                    <a:prstGeom prst="rect">
                      <a:avLst/>
                    </a:prstGeom>
                    <a:noFill/>
                    <a:ln>
                      <a:noFill/>
                    </a:ln>
                  </pic:spPr>
                </pic:pic>
              </a:graphicData>
            </a:graphic>
          </wp:inline>
        </w:drawing>
      </w:r>
    </w:p>
    <w:p w:rsidR="00375F9C" w:rsidRDefault="00375F9C" w:rsidP="00E45D25">
      <w:pPr>
        <w:pStyle w:val="4"/>
        <w:numPr>
          <w:ilvl w:val="3"/>
          <w:numId w:val="17"/>
        </w:numPr>
      </w:pPr>
      <w:bookmarkStart w:id="64" w:name="_Toc356466202"/>
      <w:r>
        <w:rPr>
          <w:rFonts w:hint="eastAsia"/>
        </w:rPr>
        <w:t>Time Picker</w:t>
      </w:r>
      <w:bookmarkEnd w:id="64"/>
      <w:r>
        <w:rPr>
          <w:rFonts w:hint="eastAsia"/>
        </w:rPr>
        <w:t xml:space="preserve"> </w:t>
      </w:r>
    </w:p>
    <w:p w:rsidR="00375F9C" w:rsidRDefault="00375F9C" w:rsidP="00375F9C">
      <w:r>
        <w:rPr>
          <w:rFonts w:hint="eastAsia"/>
        </w:rPr>
        <w:t xml:space="preserve">Sets type property to </w:t>
      </w:r>
      <w:r>
        <w:t>“</w:t>
      </w:r>
      <w:r>
        <w:rPr>
          <w:rFonts w:hint="eastAsia"/>
        </w:rPr>
        <w:t>time</w:t>
      </w:r>
      <w:r>
        <w:t>”</w:t>
      </w:r>
      <w:r>
        <w:rPr>
          <w:rFonts w:hint="eastAsia"/>
        </w:rPr>
        <w:t>.</w:t>
      </w:r>
    </w:p>
    <w:p w:rsidR="00375F9C" w:rsidRPr="00AE73BB" w:rsidRDefault="00375F9C" w:rsidP="00375F9C">
      <w:pPr>
        <w:rPr>
          <w:b/>
        </w:rPr>
      </w:pPr>
      <w:r w:rsidRPr="00AE73BB">
        <w:rPr>
          <w:rFonts w:hint="eastAsia"/>
          <w:b/>
        </w:rPr>
        <w:t>Input:</w:t>
      </w:r>
    </w:p>
    <w:p w:rsidR="00375F9C" w:rsidRDefault="005C781A" w:rsidP="00375F9C">
      <w:r>
        <w:rPr>
          <w:noProof/>
        </w:rPr>
        <mc:AlternateContent>
          <mc:Choice Requires="wpc">
            <w:drawing>
              <wp:inline distT="0" distB="0" distL="0" distR="0" wp14:anchorId="2FBB834C" wp14:editId="47A8C89C">
                <wp:extent cx="5257800" cy="1089660"/>
                <wp:effectExtent l="9525" t="0" r="9525" b="0"/>
                <wp:docPr id="836" name="画布 3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34" name="Text Box 318"/>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4CA8" w:rsidRDefault="0023747D" w:rsidP="00375F9C">
                              <w:pPr>
                                <w:spacing w:line="240" w:lineRule="exact"/>
                                <w:rPr>
                                  <w:sz w:val="18"/>
                                  <w:szCs w:val="18"/>
                                </w:rPr>
                              </w:pPr>
                              <w:r w:rsidRPr="00784CA8">
                                <w:rPr>
                                  <w:color w:val="0000FF"/>
                                  <w:sz w:val="18"/>
                                  <w:szCs w:val="18"/>
                                </w:rPr>
                                <w:t>var</w:t>
                              </w:r>
                              <w:r w:rsidRPr="00784CA8">
                                <w:rPr>
                                  <w:sz w:val="18"/>
                                  <w:szCs w:val="18"/>
                                </w:rPr>
                                <w:t xml:space="preserve"> ctrl=</w:t>
                              </w:r>
                              <w:r>
                                <w:rPr>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.setType(</w:t>
                              </w:r>
                              <w:r>
                                <w:rPr>
                                  <w:color w:val="FF00FF"/>
                                  <w:sz w:val="18"/>
                                  <w:szCs w:val="18"/>
                                </w:rPr>
                                <w:t>'</w:t>
                              </w:r>
                              <w:r>
                                <w:rPr>
                                  <w:rFonts w:hint="eastAsia"/>
                                  <w:color w:val="FF00FF"/>
                                  <w:sz w:val="18"/>
                                  <w:szCs w:val="18"/>
                                </w:rPr>
                                <w:t>time</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sidRPr="00784CA8">
                                <w:rPr>
                                  <w:sz w:val="18"/>
                                  <w:szCs w:val="18"/>
                                </w:rPr>
                                <w:t>.setValue(</w:t>
                              </w:r>
                              <w:r>
                                <w:rPr>
                                  <w:color w:val="FF00FF"/>
                                  <w:sz w:val="18"/>
                                  <w:szCs w:val="18"/>
                                </w:rPr>
                                <w:t>'</w:t>
                              </w:r>
                              <w:r>
                                <w:rPr>
                                  <w:rFonts w:hint="eastAsia"/>
                                  <w:color w:val="FF00FF"/>
                                  <w:sz w:val="18"/>
                                  <w:szCs w:val="18"/>
                                </w:rPr>
                                <w:t>2:15</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sidRPr="00784CA8">
                                <w:rPr>
                                  <w:sz w:val="18"/>
                                  <w:szCs w:val="18"/>
                                </w:rPr>
                                <w:t>.show();</w:t>
                              </w:r>
                            </w:p>
                            <w:p w:rsidR="0023747D" w:rsidRPr="00784CA8" w:rsidRDefault="0023747D" w:rsidP="00375F9C">
                              <w:pPr>
                                <w:spacing w:line="240" w:lineRule="exact"/>
                                <w:rPr>
                                  <w:sz w:val="18"/>
                                  <w:szCs w:val="18"/>
                                </w:rPr>
                              </w:pPr>
                            </w:p>
                            <w:p w:rsidR="0023747D" w:rsidRPr="00784CA8" w:rsidRDefault="0023747D" w:rsidP="00375F9C">
                              <w:pPr>
                                <w:spacing w:line="240" w:lineRule="exact"/>
                                <w:rPr>
                                  <w:sz w:val="18"/>
                                  <w:szCs w:val="18"/>
                                </w:rPr>
                              </w:pPr>
                              <w:r>
                                <w:rPr>
                                  <w:rFonts w:hint="eastAsia"/>
                                  <w:sz w:val="18"/>
                                  <w:szCs w:val="18"/>
                                </w:rPr>
                                <w:t>xui.</w:t>
                              </w:r>
                              <w:r w:rsidRPr="00784CA8">
                                <w:rPr>
                                  <w:rFonts w:hint="eastAsia"/>
                                  <w:sz w:val="18"/>
                                  <w:szCs w:val="18"/>
                                </w:rPr>
                                <w:t>alert(</w:t>
                              </w:r>
                              <w:r w:rsidRPr="00784CA8">
                                <w:rPr>
                                  <w:rFonts w:hint="eastAsia"/>
                                  <w:color w:val="FF00FF"/>
                                  <w:sz w:val="18"/>
                                  <w:szCs w:val="18"/>
                                </w:rPr>
                                <w:t>"</w:t>
                              </w:r>
                              <w:r>
                                <w:rPr>
                                  <w:rFonts w:hint="eastAsia"/>
                                  <w:color w:val="FF00FF"/>
                                  <w:sz w:val="18"/>
                                  <w:szCs w:val="18"/>
                                </w:rPr>
                                <w:t xml:space="preserve">The value is a string : </w:t>
                              </w:r>
                              <w:r w:rsidRPr="00784CA8">
                                <w:rPr>
                                  <w:rFonts w:hint="eastAsia"/>
                                  <w:color w:val="FF00FF"/>
                                  <w:sz w:val="18"/>
                                  <w:szCs w:val="18"/>
                                </w:rPr>
                                <w:t>"</w:t>
                              </w:r>
                              <w:r w:rsidRPr="00784CA8">
                                <w:rPr>
                                  <w:rFonts w:hint="eastAsia"/>
                                  <w:sz w:val="18"/>
                                  <w:szCs w:val="18"/>
                                </w:rPr>
                                <w:t>+ctrl.getValue());</w:t>
                              </w:r>
                            </w:p>
                          </w:txbxContent>
                        </wps:txbx>
                        <wps:bodyPr rot="0" vert="horz" wrap="square" lIns="54000" tIns="46800" rIns="54000" bIns="45720" anchor="t" anchorCtr="0" upright="1">
                          <a:spAutoFit/>
                        </wps:bodyPr>
                      </wps:wsp>
                      <wps:wsp>
                        <wps:cNvPr id="835" name="AutoShape 320"/>
                        <wps:cNvSpPr>
                          <a:spLocks noChangeArrowheads="1"/>
                        </wps:cNvSpPr>
                        <wps:spPr bwMode="auto">
                          <a:xfrm flipH="1">
                            <a:off x="1714500" y="297180"/>
                            <a:ext cx="884555" cy="244475"/>
                          </a:xfrm>
                          <a:prstGeom prst="wedgeRoundRectCallout">
                            <a:avLst>
                              <a:gd name="adj1" fmla="val 106852"/>
                              <a:gd name="adj2" fmla="val 2869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string</w:t>
                              </w:r>
                            </w:p>
                          </w:txbxContent>
                        </wps:txbx>
                        <wps:bodyPr rot="0" vert="horz" wrap="square" lIns="0" tIns="0" rIns="0" bIns="0" anchor="t" anchorCtr="0" upright="1">
                          <a:noAutofit/>
                        </wps:bodyPr>
                      </wps:wsp>
                    </wpc:wpc>
                  </a:graphicData>
                </a:graphic>
              </wp:inline>
            </w:drawing>
          </mc:Choice>
          <mc:Fallback>
            <w:pict>
              <v:group id="画布 316" o:spid="_x0000_s1244" editas="canvas" style="width:414pt;height:85.8pt;mso-position-horizontal-relative:char;mso-position-vertical-relative:line" coordsize="5257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">
                <v:shape id="_x0000_s1245" type="#_x0000_t75" style="position:absolute;width:52578;height:10896;visibility:visible;mso-wrap-style:square">
                  <v:fill o:detectmouseclick="t"/>
                  <v:path o:connecttype="none"/>
                </v:shape>
                <v:shape id="Text Box 318" o:spid="_x0000_s1246"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19C8QA&#10;AADcAAAADwAAAGRycy9kb3ducmV2LnhtbESPQWsCMRSE7wX/Q3iCt5q1FtlujSJK2V6Equ39sXlu&#10;FjcvSxLX9d83BaHHYWa+YZbrwbaiJx8axwpm0wwEceV0w7WC79PHcw4iRGSNrWNScKcA69XoaYmF&#10;djc+UH+MtUgQDgUqMDF2hZShMmQxTF1HnLyz8xZjkr6W2uMtwW0rX7JsIS02nBYMdrQ1VF2OV6ug&#10;uuyGXdn8GN9fbf6l38r7flEqNRkPm3cQkYb4H360P7WCfP4Kf2fS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dfQvEAAAA3AAAAA8AAAAAAAAAAAAAAAAAmAIAAGRycy9k&#10;b3ducmV2LnhtbFBLBQYAAAAABAAEAPUAAACJAwAAAAA=&#10;" strokeweight="1pt">
                  <v:textbox style="mso-fit-shape-to-text:t" inset="1.5mm,1.3mm,1.5mm">
                    <w:txbxContent>
                      <w:p w:rsidR="0023747D" w:rsidRPr="00784CA8" w:rsidRDefault="0023747D" w:rsidP="00375F9C">
                        <w:pPr>
                          <w:spacing w:line="240" w:lineRule="exact"/>
                          <w:rPr>
                            <w:sz w:val="18"/>
                            <w:szCs w:val="18"/>
                          </w:rPr>
                        </w:pPr>
                        <w:proofErr w:type="gramStart"/>
                        <w:r w:rsidRPr="00784CA8">
                          <w:rPr>
                            <w:color w:val="0000FF"/>
                            <w:sz w:val="18"/>
                            <w:szCs w:val="18"/>
                          </w:rPr>
                          <w:t>var</w:t>
                        </w:r>
                        <w:proofErr w:type="gramEnd"/>
                        <w:r w:rsidRPr="00784CA8">
                          <w:rPr>
                            <w:sz w:val="18"/>
                            <w:szCs w:val="18"/>
                          </w:rPr>
                          <w:t xml:space="preserve"> ctrl=</w:t>
                        </w:r>
                        <w:r>
                          <w:rPr>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setType(</w:t>
                        </w:r>
                        <w:proofErr w:type="gramEnd"/>
                        <w:r>
                          <w:rPr>
                            <w:color w:val="FF00FF"/>
                            <w:sz w:val="18"/>
                            <w:szCs w:val="18"/>
                          </w:rPr>
                          <w:t>'</w:t>
                        </w:r>
                        <w:r>
                          <w:rPr>
                            <w:rFonts w:hint="eastAsia"/>
                            <w:color w:val="FF00FF"/>
                            <w:sz w:val="18"/>
                            <w:szCs w:val="18"/>
                          </w:rPr>
                          <w:t>time</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setValue(</w:t>
                        </w:r>
                        <w:proofErr w:type="gramEnd"/>
                        <w:r>
                          <w:rPr>
                            <w:color w:val="FF00FF"/>
                            <w:sz w:val="18"/>
                            <w:szCs w:val="18"/>
                          </w:rPr>
                          <w:t>'</w:t>
                        </w:r>
                        <w:r>
                          <w:rPr>
                            <w:rFonts w:hint="eastAsia"/>
                            <w:color w:val="FF00FF"/>
                            <w:sz w:val="18"/>
                            <w:szCs w:val="18"/>
                          </w:rPr>
                          <w:t>2:15</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show(</w:t>
                        </w:r>
                        <w:proofErr w:type="gramEnd"/>
                        <w:r w:rsidRPr="00784CA8">
                          <w:rPr>
                            <w:sz w:val="18"/>
                            <w:szCs w:val="18"/>
                          </w:rPr>
                          <w:t>);</w:t>
                        </w:r>
                      </w:p>
                      <w:p w:rsidR="0023747D" w:rsidRPr="00784CA8" w:rsidRDefault="0023747D" w:rsidP="00375F9C">
                        <w:pPr>
                          <w:spacing w:line="240" w:lineRule="exact"/>
                          <w:rPr>
                            <w:sz w:val="18"/>
                            <w:szCs w:val="18"/>
                          </w:rPr>
                        </w:pPr>
                      </w:p>
                      <w:p w:rsidR="0023747D" w:rsidRPr="00784CA8" w:rsidRDefault="0023747D" w:rsidP="00375F9C">
                        <w:pPr>
                          <w:spacing w:line="240" w:lineRule="exact"/>
                          <w:rPr>
                            <w:sz w:val="18"/>
                            <w:szCs w:val="18"/>
                          </w:rPr>
                        </w:pPr>
                        <w:proofErr w:type="gramStart"/>
                        <w:r>
                          <w:rPr>
                            <w:rFonts w:hint="eastAsia"/>
                            <w:sz w:val="18"/>
                            <w:szCs w:val="18"/>
                          </w:rPr>
                          <w:t>xui.</w:t>
                        </w:r>
                        <w:r w:rsidRPr="00784CA8">
                          <w:rPr>
                            <w:rFonts w:hint="eastAsia"/>
                            <w:sz w:val="18"/>
                            <w:szCs w:val="18"/>
                          </w:rPr>
                          <w:t>alert(</w:t>
                        </w:r>
                        <w:proofErr w:type="gramEnd"/>
                        <w:r w:rsidRPr="00784CA8">
                          <w:rPr>
                            <w:rFonts w:hint="eastAsia"/>
                            <w:color w:val="FF00FF"/>
                            <w:sz w:val="18"/>
                            <w:szCs w:val="18"/>
                          </w:rPr>
                          <w:t>"</w:t>
                        </w:r>
                        <w:r>
                          <w:rPr>
                            <w:rFonts w:hint="eastAsia"/>
                            <w:color w:val="FF00FF"/>
                            <w:sz w:val="18"/>
                            <w:szCs w:val="18"/>
                          </w:rPr>
                          <w:t xml:space="preserve">The value is a string : </w:t>
                        </w:r>
                        <w:r w:rsidRPr="00784CA8">
                          <w:rPr>
                            <w:rFonts w:hint="eastAsia"/>
                            <w:color w:val="FF00FF"/>
                            <w:sz w:val="18"/>
                            <w:szCs w:val="18"/>
                          </w:rPr>
                          <w:t>"</w:t>
                        </w:r>
                        <w:r w:rsidRPr="00784CA8">
                          <w:rPr>
                            <w:rFonts w:hint="eastAsia"/>
                            <w:sz w:val="18"/>
                            <w:szCs w:val="18"/>
                          </w:rPr>
                          <w:t>+ctrl.getValue());</w:t>
                        </w:r>
                      </w:p>
                    </w:txbxContent>
                  </v:textbox>
                </v:shape>
                <v:shape id="AutoShape 320" o:spid="_x0000_s1247" type="#_x0000_t62" style="position:absolute;left:17145;top:2971;width:8845;height:244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E1ncUA&#10;AADcAAAADwAAAGRycy9kb3ducmV2LnhtbESPQWvCQBSE7wX/w/KEXoputK3EmFVEKJQeCkbR6yP7&#10;TEKyb8PuqvHfdwuFHoeZ+YbJN4PpxI2cbywrmE0TEMSl1Q1XCo6Hj0kKwgdkjZ1lUvAgD5v16CnH&#10;TNs77+lWhEpECPsMFdQh9JmUvqzJoJ/anjh6F+sMhihdJbXDe4SbTs6TZCENNhwXauxpV1PZFlej&#10;4O0L59dl+p2cT/sXczq6R1vYQqnn8bBdgQg0hP/wX/tTK0hf3+H3TDw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wTWdxQAAANwAAAAPAAAAAAAAAAAAAAAAAJgCAABkcnMv&#10;ZG93bnJldi54bWxQSwUGAAAAAAQABAD1AAAAigMAAAAA&#10;" adj="33880,16999" fillcolor="#ff9">
                  <v:textbox inset="0,0,0,0">
                    <w:txbxContent>
                      <w:p w:rsidR="0023747D" w:rsidRPr="000E23E9" w:rsidRDefault="0023747D" w:rsidP="00375F9C">
                        <w:pPr>
                          <w:rPr>
                            <w:szCs w:val="18"/>
                          </w:rPr>
                        </w:pPr>
                        <w:r>
                          <w:rPr>
                            <w:rFonts w:hint="eastAsia"/>
                            <w:szCs w:val="18"/>
                          </w:rPr>
                          <w:t>Sets string</w:t>
                        </w:r>
                      </w:p>
                    </w:txbxContent>
                  </v:textbox>
                </v:shape>
                <w10:anchorlock/>
              </v:group>
            </w:pict>
          </mc:Fallback>
        </mc:AlternateContent>
      </w:r>
    </w:p>
    <w:p w:rsidR="00375F9C" w:rsidRPr="00AE73BB" w:rsidRDefault="00375F9C" w:rsidP="00375F9C">
      <w:pPr>
        <w:rPr>
          <w:b/>
        </w:rPr>
      </w:pPr>
      <w:r w:rsidRPr="00AE73BB">
        <w:rPr>
          <w:rFonts w:hint="eastAsia"/>
          <w:b/>
        </w:rPr>
        <w:t>Output:</w:t>
      </w:r>
    </w:p>
    <w:p w:rsidR="00375F9C" w:rsidRPr="00784CA8" w:rsidRDefault="005C781A" w:rsidP="00375F9C">
      <w:r>
        <w:rPr>
          <w:rFonts w:hint="eastAsia"/>
          <w:noProof/>
        </w:rPr>
        <w:drawing>
          <wp:inline distT="0" distB="0" distL="0" distR="0" wp14:anchorId="3124E5E2" wp14:editId="6F93E770">
            <wp:extent cx="2333625" cy="1885950"/>
            <wp:effectExtent l="0" t="0" r="952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33625" cy="1885950"/>
                    </a:xfrm>
                    <a:prstGeom prst="rect">
                      <a:avLst/>
                    </a:prstGeom>
                    <a:noFill/>
                    <a:ln>
                      <a:noFill/>
                    </a:ln>
                  </pic:spPr>
                </pic:pic>
              </a:graphicData>
            </a:graphic>
          </wp:inline>
        </w:drawing>
      </w:r>
    </w:p>
    <w:p w:rsidR="00375F9C" w:rsidRDefault="00375F9C" w:rsidP="00E45D25">
      <w:pPr>
        <w:pStyle w:val="4"/>
        <w:numPr>
          <w:ilvl w:val="3"/>
          <w:numId w:val="17"/>
        </w:numPr>
      </w:pPr>
      <w:bookmarkStart w:id="65" w:name="_Toc356466203"/>
      <w:r>
        <w:rPr>
          <w:rFonts w:hint="eastAsia"/>
        </w:rPr>
        <w:t>Color Picker</w:t>
      </w:r>
      <w:bookmarkEnd w:id="65"/>
      <w:r>
        <w:rPr>
          <w:rFonts w:hint="eastAsia"/>
        </w:rPr>
        <w:t xml:space="preserve"> </w:t>
      </w:r>
    </w:p>
    <w:p w:rsidR="00375F9C" w:rsidRDefault="00375F9C" w:rsidP="00375F9C">
      <w:r>
        <w:rPr>
          <w:rFonts w:hint="eastAsia"/>
        </w:rPr>
        <w:t xml:space="preserve">Sets type property to </w:t>
      </w:r>
      <w:r>
        <w:t>“</w:t>
      </w:r>
      <w:r>
        <w:rPr>
          <w:rFonts w:hint="eastAsia"/>
        </w:rPr>
        <w:t>color</w:t>
      </w:r>
      <w:r>
        <w:t>”</w:t>
      </w:r>
      <w:r>
        <w:rPr>
          <w:rFonts w:hint="eastAsia"/>
        </w:rPr>
        <w:t>.</w:t>
      </w:r>
    </w:p>
    <w:p w:rsidR="00375F9C" w:rsidRPr="00AE73BB" w:rsidRDefault="00375F9C" w:rsidP="00375F9C">
      <w:pPr>
        <w:rPr>
          <w:b/>
        </w:rPr>
      </w:pPr>
      <w:r w:rsidRPr="00AE73BB">
        <w:rPr>
          <w:rFonts w:hint="eastAsia"/>
          <w:b/>
        </w:rPr>
        <w:t>Input:</w:t>
      </w:r>
    </w:p>
    <w:p w:rsidR="00375F9C" w:rsidRDefault="005C781A" w:rsidP="00375F9C">
      <w:r>
        <w:rPr>
          <w:noProof/>
        </w:rPr>
        <w:lastRenderedPageBreak/>
        <mc:AlternateContent>
          <mc:Choice Requires="wpc">
            <w:drawing>
              <wp:inline distT="0" distB="0" distL="0" distR="0" wp14:anchorId="1822B9D0" wp14:editId="073F1970">
                <wp:extent cx="5257800" cy="1089660"/>
                <wp:effectExtent l="9525" t="0" r="9525" b="0"/>
                <wp:docPr id="833" name="画布 3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31" name="Text Box 325"/>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4CA8" w:rsidRDefault="0023747D" w:rsidP="00375F9C">
                              <w:pPr>
                                <w:spacing w:line="240" w:lineRule="exact"/>
                                <w:rPr>
                                  <w:sz w:val="18"/>
                                  <w:szCs w:val="18"/>
                                </w:rPr>
                              </w:pPr>
                              <w:r w:rsidRPr="00784CA8">
                                <w:rPr>
                                  <w:color w:val="0000FF"/>
                                  <w:sz w:val="18"/>
                                  <w:szCs w:val="18"/>
                                </w:rPr>
                                <w:t>var</w:t>
                              </w:r>
                              <w:r w:rsidRPr="00784CA8">
                                <w:rPr>
                                  <w:sz w:val="18"/>
                                  <w:szCs w:val="18"/>
                                </w:rPr>
                                <w:t xml:space="preserve"> ctrl=</w:t>
                              </w:r>
                              <w:r>
                                <w:rPr>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.setType(</w:t>
                              </w:r>
                              <w:r>
                                <w:rPr>
                                  <w:color w:val="FF00FF"/>
                                  <w:sz w:val="18"/>
                                  <w:szCs w:val="18"/>
                                </w:rPr>
                                <w:t>'</w:t>
                              </w:r>
                              <w:r>
                                <w:rPr>
                                  <w:rFonts w:hint="eastAsia"/>
                                  <w:color w:val="FF00FF"/>
                                  <w:sz w:val="18"/>
                                  <w:szCs w:val="18"/>
                                </w:rPr>
                                <w:t>color</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sidRPr="00784CA8">
                                <w:rPr>
                                  <w:sz w:val="18"/>
                                  <w:szCs w:val="18"/>
                                </w:rPr>
                                <w:t>.setValue(</w:t>
                              </w:r>
                              <w:r>
                                <w:rPr>
                                  <w:color w:val="FF00FF"/>
                                  <w:sz w:val="18"/>
                                  <w:szCs w:val="18"/>
                                </w:rPr>
                                <w:t>'</w:t>
                              </w:r>
                              <w:r>
                                <w:rPr>
                                  <w:rFonts w:hint="eastAsia"/>
                                  <w:color w:val="FF00FF"/>
                                  <w:sz w:val="18"/>
                                  <w:szCs w:val="18"/>
                                </w:rPr>
                                <w:t>#00ff00</w:t>
                              </w:r>
                              <w:r w:rsidRPr="00784CA8">
                                <w:rPr>
                                  <w:color w:val="FF00FF"/>
                                  <w:sz w:val="18"/>
                                  <w:szCs w:val="18"/>
                                </w:rPr>
                                <w:t>'</w:t>
                              </w:r>
                              <w:r w:rsidRPr="00784CA8">
                                <w:rPr>
                                  <w:sz w:val="18"/>
                                  <w:szCs w:val="18"/>
                                </w:rPr>
                                <w:t>)</w:t>
                              </w:r>
                            </w:p>
                            <w:p w:rsidR="0023747D" w:rsidRDefault="0023747D" w:rsidP="00375F9C">
                              <w:pPr>
                                <w:spacing w:line="240" w:lineRule="exact"/>
                                <w:rPr>
                                  <w:sz w:val="18"/>
                                  <w:szCs w:val="18"/>
                                </w:rPr>
                              </w:pPr>
                              <w:r w:rsidRPr="00784CA8">
                                <w:rPr>
                                  <w:sz w:val="18"/>
                                  <w:szCs w:val="18"/>
                                </w:rPr>
                                <w:t>.show();</w:t>
                              </w:r>
                            </w:p>
                            <w:p w:rsidR="0023747D" w:rsidRPr="00784CA8" w:rsidRDefault="0023747D" w:rsidP="00375F9C">
                              <w:pPr>
                                <w:spacing w:line="240" w:lineRule="exact"/>
                                <w:rPr>
                                  <w:sz w:val="18"/>
                                  <w:szCs w:val="18"/>
                                </w:rPr>
                              </w:pPr>
                            </w:p>
                            <w:p w:rsidR="0023747D" w:rsidRPr="009A10D4" w:rsidRDefault="0023747D" w:rsidP="00375F9C">
                              <w:pPr>
                                <w:spacing w:line="240" w:lineRule="exact"/>
                                <w:rPr>
                                  <w:sz w:val="18"/>
                                  <w:szCs w:val="18"/>
                                </w:rPr>
                              </w:pPr>
                              <w:r>
                                <w:rPr>
                                  <w:rFonts w:hint="eastAsia"/>
                                  <w:sz w:val="18"/>
                                  <w:szCs w:val="18"/>
                                </w:rPr>
                                <w:t>xui.</w:t>
                              </w:r>
                              <w:r w:rsidRPr="00784CA8">
                                <w:rPr>
                                  <w:rFonts w:hint="eastAsia"/>
                                  <w:sz w:val="18"/>
                                  <w:szCs w:val="18"/>
                                </w:rPr>
                                <w:t>alert(</w:t>
                              </w:r>
                              <w:r w:rsidRPr="00784CA8">
                                <w:rPr>
                                  <w:rFonts w:hint="eastAsia"/>
                                  <w:color w:val="FF00FF"/>
                                  <w:sz w:val="18"/>
                                  <w:szCs w:val="18"/>
                                </w:rPr>
                                <w:t>"</w:t>
                              </w:r>
                              <w:r>
                                <w:rPr>
                                  <w:rFonts w:hint="eastAsia"/>
                                  <w:color w:val="FF00FF"/>
                                  <w:sz w:val="18"/>
                                  <w:szCs w:val="18"/>
                                </w:rPr>
                                <w:t xml:space="preserve">The value is a string : </w:t>
                              </w:r>
                              <w:r w:rsidRPr="00784CA8">
                                <w:rPr>
                                  <w:rFonts w:hint="eastAsia"/>
                                  <w:color w:val="FF00FF"/>
                                  <w:sz w:val="18"/>
                                  <w:szCs w:val="18"/>
                                </w:rPr>
                                <w:t>"</w:t>
                              </w:r>
                              <w:r>
                                <w:rPr>
                                  <w:rFonts w:hint="eastAsia"/>
                                  <w:sz w:val="18"/>
                                  <w:szCs w:val="18"/>
                                </w:rPr>
                                <w:t>+ctrl.getValue());</w:t>
                              </w:r>
                            </w:p>
                          </w:txbxContent>
                        </wps:txbx>
                        <wps:bodyPr rot="0" vert="horz" wrap="square" lIns="54000" tIns="46800" rIns="54000" bIns="45720" anchor="t" anchorCtr="0" upright="1">
                          <a:spAutoFit/>
                        </wps:bodyPr>
                      </wps:wsp>
                      <wps:wsp>
                        <wps:cNvPr id="832" name="AutoShape 326"/>
                        <wps:cNvSpPr>
                          <a:spLocks noChangeArrowheads="1"/>
                        </wps:cNvSpPr>
                        <wps:spPr bwMode="auto">
                          <a:xfrm flipH="1">
                            <a:off x="1600200" y="297180"/>
                            <a:ext cx="1143000" cy="244475"/>
                          </a:xfrm>
                          <a:prstGeom prst="wedgeRoundRectCallout">
                            <a:avLst>
                              <a:gd name="adj1" fmla="val 97278"/>
                              <a:gd name="adj2" fmla="val 2792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string</w:t>
                              </w:r>
                            </w:p>
                          </w:txbxContent>
                        </wps:txbx>
                        <wps:bodyPr rot="0" vert="horz" wrap="square" lIns="0" tIns="0" rIns="0" bIns="0" anchor="t" anchorCtr="0" upright="1">
                          <a:noAutofit/>
                        </wps:bodyPr>
                      </wps:wsp>
                    </wpc:wpc>
                  </a:graphicData>
                </a:graphic>
              </wp:inline>
            </w:drawing>
          </mc:Choice>
          <mc:Fallback>
            <w:pict>
              <v:group id="画布 323" o:spid="_x0000_s1248" editas="canvas" style="width:414pt;height:85.8pt;mso-position-horizontal-relative:char;mso-position-vertical-relative:line" coordsize="5257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">
                <v:shape id="_x0000_s1249" type="#_x0000_t75" style="position:absolute;width:52578;height:10896;visibility:visible;mso-wrap-style:square">
                  <v:fill o:detectmouseclick="t"/>
                  <v:path o:connecttype="none"/>
                </v:shape>
                <v:shape id="Text Box 325" o:spid="_x0000_s1250"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rek8MA&#10;AADcAAAADwAAAGRycy9kb3ducmV2LnhtbESPQWsCMRSE74L/IbyCN82qINutUYoi20vBWr0/Nq+b&#10;xc3LksR1/fdNQehxmJlvmPV2sK3oyYfGsYL5LANBXDndcK3g/H2Y5iBCRNbYOiYFDwqw3YxHayy0&#10;u/MX9adYiwThUKACE2NXSBkqQxbDzHXEyftx3mJM0tdSe7wnuG3lIstW0mLDacFgRztD1fV0swqq&#10;637Yl83F+P5m86N+LR+fq1Kpycvw/gYi0hD/w8/2h1aQL+fwdyYd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rek8MAAADcAAAADwAAAAAAAAAAAAAAAACYAgAAZHJzL2Rv&#10;d25yZXYueG1sUEsFBgAAAAAEAAQA9QAAAIgDAAAAAA==&#10;" strokeweight="1pt">
                  <v:textbox style="mso-fit-shape-to-text:t" inset="1.5mm,1.3mm,1.5mm">
                    <w:txbxContent>
                      <w:p w:rsidR="0023747D" w:rsidRPr="00784CA8" w:rsidRDefault="0023747D" w:rsidP="00375F9C">
                        <w:pPr>
                          <w:spacing w:line="240" w:lineRule="exact"/>
                          <w:rPr>
                            <w:sz w:val="18"/>
                            <w:szCs w:val="18"/>
                          </w:rPr>
                        </w:pPr>
                        <w:proofErr w:type="gramStart"/>
                        <w:r w:rsidRPr="00784CA8">
                          <w:rPr>
                            <w:color w:val="0000FF"/>
                            <w:sz w:val="18"/>
                            <w:szCs w:val="18"/>
                          </w:rPr>
                          <w:t>var</w:t>
                        </w:r>
                        <w:proofErr w:type="gramEnd"/>
                        <w:r w:rsidRPr="00784CA8">
                          <w:rPr>
                            <w:sz w:val="18"/>
                            <w:szCs w:val="18"/>
                          </w:rPr>
                          <w:t xml:space="preserve"> ctrl=</w:t>
                        </w:r>
                        <w:r>
                          <w:rPr>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setType(</w:t>
                        </w:r>
                        <w:proofErr w:type="gramEnd"/>
                        <w:r>
                          <w:rPr>
                            <w:color w:val="FF00FF"/>
                            <w:sz w:val="18"/>
                            <w:szCs w:val="18"/>
                          </w:rPr>
                          <w:t>'</w:t>
                        </w:r>
                        <w:r>
                          <w:rPr>
                            <w:rFonts w:hint="eastAsia"/>
                            <w:color w:val="FF00FF"/>
                            <w:sz w:val="18"/>
                            <w:szCs w:val="18"/>
                          </w:rPr>
                          <w:t>color</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setValue(</w:t>
                        </w:r>
                        <w:proofErr w:type="gramEnd"/>
                        <w:r>
                          <w:rPr>
                            <w:color w:val="FF00FF"/>
                            <w:sz w:val="18"/>
                            <w:szCs w:val="18"/>
                          </w:rPr>
                          <w:t>'</w:t>
                        </w:r>
                        <w:r>
                          <w:rPr>
                            <w:rFonts w:hint="eastAsia"/>
                            <w:color w:val="FF00FF"/>
                            <w:sz w:val="18"/>
                            <w:szCs w:val="18"/>
                          </w:rPr>
                          <w:t>#00ff00</w:t>
                        </w:r>
                        <w:r w:rsidRPr="00784CA8">
                          <w:rPr>
                            <w:color w:val="FF00FF"/>
                            <w:sz w:val="18"/>
                            <w:szCs w:val="18"/>
                          </w:rPr>
                          <w:t>'</w:t>
                        </w:r>
                        <w:r w:rsidRPr="00784CA8">
                          <w:rPr>
                            <w:sz w:val="18"/>
                            <w:szCs w:val="18"/>
                          </w:rPr>
                          <w:t>)</w:t>
                        </w:r>
                      </w:p>
                      <w:p w:rsidR="0023747D" w:rsidRDefault="0023747D" w:rsidP="00375F9C">
                        <w:pPr>
                          <w:spacing w:line="240" w:lineRule="exact"/>
                          <w:rPr>
                            <w:sz w:val="18"/>
                            <w:szCs w:val="18"/>
                          </w:rPr>
                        </w:pPr>
                        <w:r w:rsidRPr="00784CA8">
                          <w:rPr>
                            <w:sz w:val="18"/>
                            <w:szCs w:val="18"/>
                          </w:rPr>
                          <w:t>.</w:t>
                        </w:r>
                        <w:proofErr w:type="gramStart"/>
                        <w:r w:rsidRPr="00784CA8">
                          <w:rPr>
                            <w:sz w:val="18"/>
                            <w:szCs w:val="18"/>
                          </w:rPr>
                          <w:t>show(</w:t>
                        </w:r>
                        <w:proofErr w:type="gramEnd"/>
                        <w:r w:rsidRPr="00784CA8">
                          <w:rPr>
                            <w:sz w:val="18"/>
                            <w:szCs w:val="18"/>
                          </w:rPr>
                          <w:t>);</w:t>
                        </w:r>
                      </w:p>
                      <w:p w:rsidR="0023747D" w:rsidRPr="00784CA8" w:rsidRDefault="0023747D" w:rsidP="00375F9C">
                        <w:pPr>
                          <w:spacing w:line="240" w:lineRule="exact"/>
                          <w:rPr>
                            <w:sz w:val="18"/>
                            <w:szCs w:val="18"/>
                          </w:rPr>
                        </w:pPr>
                      </w:p>
                      <w:p w:rsidR="0023747D" w:rsidRPr="009A10D4" w:rsidRDefault="0023747D" w:rsidP="00375F9C">
                        <w:pPr>
                          <w:spacing w:line="240" w:lineRule="exact"/>
                          <w:rPr>
                            <w:sz w:val="18"/>
                            <w:szCs w:val="18"/>
                          </w:rPr>
                        </w:pPr>
                        <w:proofErr w:type="gramStart"/>
                        <w:r>
                          <w:rPr>
                            <w:rFonts w:hint="eastAsia"/>
                            <w:sz w:val="18"/>
                            <w:szCs w:val="18"/>
                          </w:rPr>
                          <w:t>xui.</w:t>
                        </w:r>
                        <w:r w:rsidRPr="00784CA8">
                          <w:rPr>
                            <w:rFonts w:hint="eastAsia"/>
                            <w:sz w:val="18"/>
                            <w:szCs w:val="18"/>
                          </w:rPr>
                          <w:t>alert(</w:t>
                        </w:r>
                        <w:proofErr w:type="gramEnd"/>
                        <w:r w:rsidRPr="00784CA8">
                          <w:rPr>
                            <w:rFonts w:hint="eastAsia"/>
                            <w:color w:val="FF00FF"/>
                            <w:sz w:val="18"/>
                            <w:szCs w:val="18"/>
                          </w:rPr>
                          <w:t>"</w:t>
                        </w:r>
                        <w:r>
                          <w:rPr>
                            <w:rFonts w:hint="eastAsia"/>
                            <w:color w:val="FF00FF"/>
                            <w:sz w:val="18"/>
                            <w:szCs w:val="18"/>
                          </w:rPr>
                          <w:t xml:space="preserve">The value is a string : </w:t>
                        </w:r>
                        <w:r w:rsidRPr="00784CA8">
                          <w:rPr>
                            <w:rFonts w:hint="eastAsia"/>
                            <w:color w:val="FF00FF"/>
                            <w:sz w:val="18"/>
                            <w:szCs w:val="18"/>
                          </w:rPr>
                          <w:t>"</w:t>
                        </w:r>
                        <w:r>
                          <w:rPr>
                            <w:rFonts w:hint="eastAsia"/>
                            <w:sz w:val="18"/>
                            <w:szCs w:val="18"/>
                          </w:rPr>
                          <w:t>+ctrl.getValue());</w:t>
                        </w:r>
                      </w:p>
                    </w:txbxContent>
                  </v:textbox>
                </v:shape>
                <v:shape id="AutoShape 326" o:spid="_x0000_s1251" type="#_x0000_t62" style="position:absolute;left:16002;top:2971;width:11430;height:244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SOU8MA&#10;AADcAAAADwAAAGRycy9kb3ducmV2LnhtbESPQWsCMRSE7wX/Q3hCL0WzbkFkNcqyUuixtR48PpLn&#10;ZnHzsiTR3f77plDocZiZb5jdYXK9eFCInWcFq2UBglh703Gr4Pz1ttiAiAnZYO+ZFHxThMN+9rTD&#10;yviRP+lxSq3IEI4VKrApDZWUUVtyGJd+IM7e1QeHKcvQShNwzHDXy7Io1tJhx3nB4kCNJX073Z2C&#10;6VK+NOZMutG2/riu7/UxXEalnudTvQWRaEr/4b/2u1GweS3h90w+An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SOU8MAAADcAAAADwAAAAAAAAAAAAAAAACYAgAAZHJzL2Rv&#10;d25yZXYueG1sUEsFBgAAAAAEAAQA9QAAAIgDAAAAAA==&#10;" adj="31812,16831" fillcolor="#ff9">
                  <v:textbox inset="0,0,0,0">
                    <w:txbxContent>
                      <w:p w:rsidR="0023747D" w:rsidRPr="000E23E9" w:rsidRDefault="0023747D" w:rsidP="00375F9C">
                        <w:pPr>
                          <w:rPr>
                            <w:szCs w:val="18"/>
                          </w:rPr>
                        </w:pPr>
                        <w:r>
                          <w:rPr>
                            <w:rFonts w:hint="eastAsia"/>
                            <w:szCs w:val="18"/>
                          </w:rPr>
                          <w:t>Sets string</w:t>
                        </w:r>
                      </w:p>
                    </w:txbxContent>
                  </v:textbox>
                </v:shape>
                <w10:anchorlock/>
              </v:group>
            </w:pict>
          </mc:Fallback>
        </mc:AlternateContent>
      </w:r>
    </w:p>
    <w:p w:rsidR="00375F9C" w:rsidRPr="00AE73BB" w:rsidRDefault="00375F9C" w:rsidP="00375F9C">
      <w:pPr>
        <w:rPr>
          <w:b/>
        </w:rPr>
      </w:pPr>
      <w:r w:rsidRPr="00AE73BB">
        <w:rPr>
          <w:rFonts w:hint="eastAsia"/>
          <w:b/>
        </w:rPr>
        <w:t>Output:</w:t>
      </w:r>
    </w:p>
    <w:p w:rsidR="00375F9C" w:rsidRPr="00716271" w:rsidRDefault="005C781A" w:rsidP="00375F9C">
      <w:r>
        <w:rPr>
          <w:rFonts w:hint="eastAsia"/>
          <w:noProof/>
        </w:rPr>
        <w:drawing>
          <wp:inline distT="0" distB="0" distL="0" distR="0" wp14:anchorId="1ABF8BFF" wp14:editId="416A72DA">
            <wp:extent cx="3990975" cy="2876550"/>
            <wp:effectExtent l="0" t="0" r="952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90975" cy="2876550"/>
                    </a:xfrm>
                    <a:prstGeom prst="rect">
                      <a:avLst/>
                    </a:prstGeom>
                    <a:noFill/>
                    <a:ln>
                      <a:noFill/>
                    </a:ln>
                  </pic:spPr>
                </pic:pic>
              </a:graphicData>
            </a:graphic>
          </wp:inline>
        </w:drawing>
      </w:r>
    </w:p>
    <w:p w:rsidR="00375F9C" w:rsidRDefault="00375F9C" w:rsidP="00E45D25">
      <w:pPr>
        <w:pStyle w:val="4"/>
        <w:numPr>
          <w:ilvl w:val="3"/>
          <w:numId w:val="17"/>
        </w:numPr>
      </w:pPr>
      <w:bookmarkStart w:id="66" w:name="_Toc356466204"/>
      <w:r>
        <w:rPr>
          <w:rFonts w:hint="eastAsia"/>
        </w:rPr>
        <w:t>File Picker</w:t>
      </w:r>
      <w:bookmarkEnd w:id="66"/>
      <w:r>
        <w:rPr>
          <w:rFonts w:hint="eastAsia"/>
        </w:rPr>
        <w:t xml:space="preserve"> </w:t>
      </w:r>
    </w:p>
    <w:p w:rsidR="00375F9C" w:rsidRDefault="00375F9C" w:rsidP="00375F9C">
      <w:r>
        <w:rPr>
          <w:rFonts w:hint="eastAsia"/>
        </w:rPr>
        <w:t xml:space="preserve">Sets type property to </w:t>
      </w:r>
      <w:r>
        <w:t>“</w:t>
      </w:r>
      <w:r>
        <w:rPr>
          <w:rFonts w:hint="eastAsia"/>
        </w:rPr>
        <w:t>upload</w:t>
      </w:r>
      <w:r>
        <w:t>”</w:t>
      </w:r>
      <w:r>
        <w:rPr>
          <w:rFonts w:hint="eastAsia"/>
        </w:rPr>
        <w:t>.</w:t>
      </w:r>
    </w:p>
    <w:p w:rsidR="00375F9C" w:rsidRPr="00AE73BB" w:rsidRDefault="00375F9C" w:rsidP="00375F9C">
      <w:pPr>
        <w:rPr>
          <w:b/>
        </w:rPr>
      </w:pPr>
      <w:r w:rsidRPr="00AE73BB">
        <w:rPr>
          <w:rFonts w:hint="eastAsia"/>
          <w:b/>
        </w:rPr>
        <w:t>Input:</w:t>
      </w:r>
    </w:p>
    <w:p w:rsidR="00375F9C" w:rsidRDefault="005C781A" w:rsidP="00375F9C">
      <w:r>
        <w:rPr>
          <w:noProof/>
        </w:rPr>
        <mc:AlternateContent>
          <mc:Choice Requires="wpc">
            <w:drawing>
              <wp:inline distT="0" distB="0" distL="0" distR="0" wp14:anchorId="2BC4FE65" wp14:editId="3F60436E">
                <wp:extent cx="5257800" cy="611505"/>
                <wp:effectExtent l="9525" t="0" r="9525" b="7620"/>
                <wp:docPr id="830" name="画布 3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28" name="Text Box 330"/>
                        <wps:cNvSpPr txBox="1">
                          <a:spLocks noChangeArrowheads="1"/>
                        </wps:cNvSpPr>
                        <wps:spPr bwMode="auto">
                          <a:xfrm>
                            <a:off x="0" y="48895"/>
                            <a:ext cx="5257800" cy="562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4CA8" w:rsidRDefault="0023747D" w:rsidP="00375F9C">
                              <w:pPr>
                                <w:spacing w:line="240" w:lineRule="exact"/>
                                <w:rPr>
                                  <w:sz w:val="18"/>
                                  <w:szCs w:val="18"/>
                                </w:rPr>
                              </w:pPr>
                              <w:r w:rsidRPr="00784CA8">
                                <w:rPr>
                                  <w:color w:val="0000FF"/>
                                  <w:sz w:val="18"/>
                                  <w:szCs w:val="18"/>
                                </w:rPr>
                                <w:t>var</w:t>
                              </w:r>
                              <w:r w:rsidRPr="00784CA8">
                                <w:rPr>
                                  <w:sz w:val="18"/>
                                  <w:szCs w:val="18"/>
                                </w:rPr>
                                <w:t xml:space="preserve"> ctrl=</w:t>
                              </w:r>
                              <w:r>
                                <w:rPr>
                                  <w:rFonts w:hint="eastAsia"/>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.setType(</w:t>
                              </w:r>
                              <w:r>
                                <w:rPr>
                                  <w:color w:val="FF00FF"/>
                                  <w:sz w:val="18"/>
                                  <w:szCs w:val="18"/>
                                </w:rPr>
                                <w:t>'</w:t>
                              </w:r>
                              <w:r>
                                <w:rPr>
                                  <w:rFonts w:hint="eastAsia"/>
                                  <w:color w:val="FF00FF"/>
                                  <w:sz w:val="18"/>
                                  <w:szCs w:val="18"/>
                                </w:rPr>
                                <w:t>file</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Pr>
                                  <w:sz w:val="18"/>
                                  <w:szCs w:val="18"/>
                                </w:rPr>
                                <w:t>.show();</w:t>
                              </w:r>
                            </w:p>
                          </w:txbxContent>
                        </wps:txbx>
                        <wps:bodyPr rot="0" vert="horz" wrap="square" lIns="54000" tIns="46800" rIns="54000" bIns="45720" anchor="t" anchorCtr="0" upright="1">
                          <a:spAutoFit/>
                        </wps:bodyPr>
                      </wps:wsp>
                    </wpc:wpc>
                  </a:graphicData>
                </a:graphic>
              </wp:inline>
            </w:drawing>
          </mc:Choice>
          <mc:Fallback>
            <w:pict>
              <v:group id="画布 328" o:spid="_x0000_s1252" editas="canvas" style="width:414pt;height:48.15pt;mso-position-horizontal-relative:char;mso-position-vertical-relative:line" coordsize="52578,6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">
                <v:shape id="_x0000_s1253" type="#_x0000_t75" style="position:absolute;width:52578;height:6115;visibility:visible;mso-wrap-style:square">
                  <v:fill o:detectmouseclick="t"/>
                  <v:path o:connecttype="none"/>
                </v:shape>
                <v:shape id="Text Box 330" o:spid="_x0000_s1254" type="#_x0000_t202" style="position:absolute;top:488;width:52578;height:5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nh078A&#10;AADcAAAADwAAAGRycy9kb3ducmV2LnhtbERPy4rCMBTdC/MP4Q7MTtNxIbVjFBmRuhF8zf7SXJti&#10;c1OSWOvfTxaCy8N5L1aDbUVPPjSOFXxPMhDEldMN1wou5+04BxEissbWMSl4UoDV8mO0wEK7Bx+p&#10;P8VapBAOBSowMXaFlKEyZDFMXEecuKvzFmOCvpba4yOF21ZOs2wmLTacGgx29Guoup3uVkF12wyb&#10;svkzvr/b/KDn5XM/K5X6+hzWPyAiDfEtfrl3WkE+TWvTmXQ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eHTvwAAANwAAAAPAAAAAAAAAAAAAAAAAJgCAABkcnMvZG93bnJl&#10;di54bWxQSwUGAAAAAAQABAD1AAAAhAMAAAAA&#10;" strokeweight="1pt">
                  <v:textbox style="mso-fit-shape-to-text:t" inset="1.5mm,1.3mm,1.5mm">
                    <w:txbxContent>
                      <w:p w:rsidR="0023747D" w:rsidRPr="00784CA8" w:rsidRDefault="0023747D" w:rsidP="00375F9C">
                        <w:pPr>
                          <w:spacing w:line="240" w:lineRule="exact"/>
                          <w:rPr>
                            <w:sz w:val="18"/>
                            <w:szCs w:val="18"/>
                          </w:rPr>
                        </w:pPr>
                        <w:proofErr w:type="gramStart"/>
                        <w:r w:rsidRPr="00784CA8">
                          <w:rPr>
                            <w:color w:val="0000FF"/>
                            <w:sz w:val="18"/>
                            <w:szCs w:val="18"/>
                          </w:rPr>
                          <w:t>var</w:t>
                        </w:r>
                        <w:proofErr w:type="gramEnd"/>
                        <w:r w:rsidRPr="00784CA8">
                          <w:rPr>
                            <w:sz w:val="18"/>
                            <w:szCs w:val="18"/>
                          </w:rPr>
                          <w:t xml:space="preserve"> ctrl=</w:t>
                        </w:r>
                        <w:r>
                          <w:rPr>
                            <w:rFonts w:hint="eastAsia"/>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setType(</w:t>
                        </w:r>
                        <w:proofErr w:type="gramEnd"/>
                        <w:r>
                          <w:rPr>
                            <w:color w:val="FF00FF"/>
                            <w:sz w:val="18"/>
                            <w:szCs w:val="18"/>
                          </w:rPr>
                          <w:t>'</w:t>
                        </w:r>
                        <w:r>
                          <w:rPr>
                            <w:rFonts w:hint="eastAsia"/>
                            <w:color w:val="FF00FF"/>
                            <w:sz w:val="18"/>
                            <w:szCs w:val="18"/>
                          </w:rPr>
                          <w:t>file</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Pr>
                            <w:sz w:val="18"/>
                            <w:szCs w:val="18"/>
                          </w:rPr>
                          <w:t>.</w:t>
                        </w:r>
                        <w:proofErr w:type="gramStart"/>
                        <w:r>
                          <w:rPr>
                            <w:sz w:val="18"/>
                            <w:szCs w:val="18"/>
                          </w:rPr>
                          <w:t>show(</w:t>
                        </w:r>
                        <w:proofErr w:type="gramEnd"/>
                        <w:r>
                          <w:rPr>
                            <w:sz w:val="18"/>
                            <w:szCs w:val="18"/>
                          </w:rPr>
                          <w:t>);</w:t>
                        </w:r>
                      </w:p>
                    </w:txbxContent>
                  </v:textbox>
                </v:shape>
                <w10:anchorlock/>
              </v:group>
            </w:pict>
          </mc:Fallback>
        </mc:AlternateContent>
      </w:r>
    </w:p>
    <w:p w:rsidR="00375F9C" w:rsidRPr="00AE73BB" w:rsidRDefault="00375F9C" w:rsidP="00375F9C">
      <w:pPr>
        <w:rPr>
          <w:b/>
        </w:rPr>
      </w:pPr>
      <w:r w:rsidRPr="00AE73BB">
        <w:rPr>
          <w:rFonts w:hint="eastAsia"/>
          <w:b/>
        </w:rPr>
        <w:t>Output:</w:t>
      </w:r>
    </w:p>
    <w:p w:rsidR="00375F9C" w:rsidRPr="00716271" w:rsidRDefault="005C781A" w:rsidP="00375F9C">
      <w:r>
        <w:rPr>
          <w:rFonts w:hint="eastAsia"/>
          <w:noProof/>
        </w:rPr>
        <w:drawing>
          <wp:inline distT="0" distB="0" distL="0" distR="0" wp14:anchorId="6B07AB86" wp14:editId="204C2858">
            <wp:extent cx="1276350" cy="2667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76350" cy="266700"/>
                    </a:xfrm>
                    <a:prstGeom prst="rect">
                      <a:avLst/>
                    </a:prstGeom>
                    <a:noFill/>
                    <a:ln>
                      <a:noFill/>
                    </a:ln>
                  </pic:spPr>
                </pic:pic>
              </a:graphicData>
            </a:graphic>
          </wp:inline>
        </w:drawing>
      </w:r>
    </w:p>
    <w:p w:rsidR="00375F9C" w:rsidRDefault="00375F9C" w:rsidP="00375F9C"/>
    <w:p w:rsidR="00375F9C" w:rsidRDefault="00375F9C" w:rsidP="00375F9C">
      <w:r>
        <w:rPr>
          <w:rFonts w:hint="eastAsia"/>
        </w:rPr>
        <w:t xml:space="preserve">Note: use </w:t>
      </w:r>
      <w:r w:rsidRPr="00E27BDD">
        <w:t>getUploadObj</w:t>
      </w:r>
      <w:r>
        <w:rPr>
          <w:rFonts w:hint="eastAsia"/>
        </w:rPr>
        <w:t xml:space="preserve"> function to get the file</w:t>
      </w:r>
      <w:r>
        <w:t>’</w:t>
      </w:r>
      <w:r>
        <w:rPr>
          <w:rFonts w:hint="eastAsia"/>
        </w:rPr>
        <w:t xml:space="preserve">s handler </w:t>
      </w:r>
    </w:p>
    <w:p w:rsidR="00375F9C" w:rsidRPr="00E27BDD" w:rsidRDefault="005C781A" w:rsidP="00375F9C">
      <w:r>
        <w:rPr>
          <w:noProof/>
        </w:rPr>
        <mc:AlternateContent>
          <mc:Choice Requires="wpc">
            <w:drawing>
              <wp:inline distT="0" distB="0" distL="0" distR="0" wp14:anchorId="24B48AC4" wp14:editId="3D3C5007">
                <wp:extent cx="5257800" cy="306705"/>
                <wp:effectExtent l="9525" t="0" r="9525" b="7620"/>
                <wp:docPr id="827" name="画布 3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26" name="Text Box 335"/>
                        <wps:cNvSpPr txBox="1">
                          <a:spLocks noChangeArrowheads="1"/>
                        </wps:cNvSpPr>
                        <wps:spPr bwMode="auto">
                          <a:xfrm>
                            <a:off x="0" y="48895"/>
                            <a:ext cx="5257800" cy="257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4CA8" w:rsidRDefault="0023747D" w:rsidP="00375F9C">
                              <w:pPr>
                                <w:spacing w:line="240" w:lineRule="exact"/>
                              </w:pPr>
                              <w:r>
                                <w:rPr>
                                  <w:rFonts w:hint="eastAsia"/>
                                </w:rPr>
                                <w:t>c</w:t>
                              </w:r>
                              <w:r w:rsidRPr="00784CA8">
                                <w:t>trl</w:t>
                              </w:r>
                              <w:r>
                                <w:rPr>
                                  <w:rFonts w:hint="eastAsia"/>
                                </w:rPr>
                                <w:t>.getUploadObj(</w:t>
                              </w:r>
                              <w:r w:rsidRPr="00784CA8">
                                <w:t>)</w:t>
                              </w:r>
                            </w:p>
                          </w:txbxContent>
                        </wps:txbx>
                        <wps:bodyPr rot="0" vert="horz" wrap="square" lIns="54000" tIns="46800" rIns="54000" bIns="45720" anchor="t" anchorCtr="0" upright="1">
                          <a:spAutoFit/>
                        </wps:bodyPr>
                      </wps:wsp>
                    </wpc:wpc>
                  </a:graphicData>
                </a:graphic>
              </wp:inline>
            </w:drawing>
          </mc:Choice>
          <mc:Fallback>
            <w:pict>
              <v:group id="画布 333" o:spid="_x0000_s1255" editas="canvas" style="width:414pt;height:24.15pt;mso-position-horizontal-relative:char;mso-position-vertical-relative:line" coordsize="52578,3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">
                <v:shape id="_x0000_s1256" type="#_x0000_t75" style="position:absolute;width:52578;height:3067;visibility:visible;mso-wrap-style:square">
                  <v:fill o:detectmouseclick="t"/>
                  <v:path o:connecttype="none"/>
                </v:shape>
                <v:shape id="Text Box 335" o:spid="_x0000_s1257" type="#_x0000_t202" style="position:absolute;top:488;width:52578;height:2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QOsMA&#10;AADcAAAADwAAAGRycy9kb3ducmV2LnhtbESPzWrDMBCE74W+g9hCbo3cHIzjRAkhoTiXQvN3X6yN&#10;ZWKtjKQ4zttXhUKPw8x8wyzXo+3EQD60jhV8TDMQxLXTLTcKzqfP9wJEiMgaO8ek4EkB1qvXlyWW&#10;2j34QMMxNiJBOJSowMTYl1KG2pDFMHU9cfKuzluMSfpGao+PBLednGVZLi22nBYM9rQ1VN+Od6ug&#10;vu3GXdVejB/utvjW8+r5lVdKTd7GzQJEpDH+h//ae62gmOX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QOsMAAADcAAAADwAAAAAAAAAAAAAAAACYAgAAZHJzL2Rv&#10;d25yZXYueG1sUEsFBgAAAAAEAAQA9QAAAIgDAAAAAA==&#10;" strokeweight="1pt">
                  <v:textbox style="mso-fit-shape-to-text:t" inset="1.5mm,1.3mm,1.5mm">
                    <w:txbxContent>
                      <w:p w:rsidR="0023747D" w:rsidRPr="00784CA8" w:rsidRDefault="0023747D" w:rsidP="00375F9C">
                        <w:pPr>
                          <w:spacing w:line="240" w:lineRule="exact"/>
                        </w:pPr>
                        <w:proofErr w:type="gramStart"/>
                        <w:r>
                          <w:rPr>
                            <w:rFonts w:hint="eastAsia"/>
                          </w:rPr>
                          <w:t>c</w:t>
                        </w:r>
                        <w:r w:rsidRPr="00784CA8">
                          <w:t>trl</w:t>
                        </w:r>
                        <w:r>
                          <w:rPr>
                            <w:rFonts w:hint="eastAsia"/>
                          </w:rPr>
                          <w:t>.getUploadObj(</w:t>
                        </w:r>
                        <w:r w:rsidRPr="00784CA8">
                          <w:t>)</w:t>
                        </w:r>
                        <w:proofErr w:type="gramEnd"/>
                      </w:p>
                    </w:txbxContent>
                  </v:textbox>
                </v:shape>
                <w10:anchorlock/>
              </v:group>
            </w:pict>
          </mc:Fallback>
        </mc:AlternateContent>
      </w:r>
    </w:p>
    <w:p w:rsidR="00375F9C" w:rsidRDefault="00375F9C" w:rsidP="00E45D25">
      <w:pPr>
        <w:pStyle w:val="4"/>
        <w:numPr>
          <w:ilvl w:val="3"/>
          <w:numId w:val="17"/>
        </w:numPr>
      </w:pPr>
      <w:bookmarkStart w:id="67" w:name="_Toc356466205"/>
      <w:r>
        <w:rPr>
          <w:rFonts w:hint="eastAsia"/>
        </w:rPr>
        <w:t>Getter</w:t>
      </w:r>
      <w:bookmarkEnd w:id="67"/>
    </w:p>
    <w:p w:rsidR="00375F9C" w:rsidRDefault="00375F9C" w:rsidP="00375F9C">
      <w:r>
        <w:rPr>
          <w:rFonts w:hint="eastAsia"/>
        </w:rPr>
        <w:t xml:space="preserve">Sets type property to </w:t>
      </w:r>
      <w:r>
        <w:t>“</w:t>
      </w:r>
      <w:r>
        <w:rPr>
          <w:rFonts w:hint="eastAsia"/>
        </w:rPr>
        <w:t>getter</w:t>
      </w:r>
      <w:r>
        <w:t>”</w:t>
      </w:r>
      <w:r>
        <w:rPr>
          <w:rFonts w:hint="eastAsia"/>
        </w:rPr>
        <w:t>.</w:t>
      </w:r>
    </w:p>
    <w:p w:rsidR="00375F9C" w:rsidRPr="00A8478A" w:rsidRDefault="00375F9C" w:rsidP="00375F9C">
      <w:pPr>
        <w:rPr>
          <w:b/>
        </w:rPr>
      </w:pPr>
      <w:r w:rsidRPr="00A8478A">
        <w:rPr>
          <w:rFonts w:hint="eastAsia"/>
          <w:b/>
        </w:rPr>
        <w:t>Input:</w:t>
      </w:r>
    </w:p>
    <w:p w:rsidR="00375F9C" w:rsidRDefault="005C781A" w:rsidP="00375F9C">
      <w:r>
        <w:rPr>
          <w:noProof/>
        </w:rPr>
        <w:lastRenderedPageBreak/>
        <mc:AlternateContent>
          <mc:Choice Requires="wpc">
            <w:drawing>
              <wp:inline distT="0" distB="0" distL="0" distR="0" wp14:anchorId="4DD6F9AE" wp14:editId="4B355995">
                <wp:extent cx="5257800" cy="1089660"/>
                <wp:effectExtent l="9525" t="0" r="9525" b="0"/>
                <wp:docPr id="825" name="画布 3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22" name="Text Box 338"/>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C4FB2" w:rsidRDefault="0023747D" w:rsidP="00375F9C">
                              <w:pPr>
                                <w:spacing w:line="240" w:lineRule="exact"/>
                                <w:rPr>
                                  <w:sz w:val="18"/>
                                  <w:szCs w:val="18"/>
                                </w:rPr>
                              </w:pPr>
                              <w:r w:rsidRPr="00EC4FB2">
                                <w:rPr>
                                  <w:color w:val="0000FF"/>
                                  <w:sz w:val="18"/>
                                  <w:szCs w:val="18"/>
                                </w:rPr>
                                <w:t>var</w:t>
                              </w:r>
                              <w:r w:rsidRPr="00EC4FB2">
                                <w:rPr>
                                  <w:sz w:val="18"/>
                                  <w:szCs w:val="18"/>
                                </w:rPr>
                                <w:t xml:space="preserve"> ctrl=</w:t>
                              </w:r>
                              <w:r>
                                <w:rPr>
                                  <w:sz w:val="18"/>
                                  <w:szCs w:val="18"/>
                                </w:rPr>
                                <w:t>xui</w:t>
                              </w:r>
                              <w:r w:rsidRPr="00EC4FB2">
                                <w:rPr>
                                  <w:sz w:val="18"/>
                                  <w:szCs w:val="18"/>
                                </w:rPr>
                                <w:t>.create(</w:t>
                              </w:r>
                              <w:r w:rsidRPr="00EC4FB2">
                                <w:rPr>
                                  <w:color w:val="FF00FF"/>
                                  <w:sz w:val="18"/>
                                  <w:szCs w:val="18"/>
                                </w:rPr>
                                <w:t>'ComboInput'</w:t>
                              </w:r>
                              <w:r w:rsidRPr="00EC4FB2">
                                <w:rPr>
                                  <w:sz w:val="18"/>
                                  <w:szCs w:val="18"/>
                                </w:rPr>
                                <w:t>)</w:t>
                              </w:r>
                            </w:p>
                            <w:p w:rsidR="0023747D" w:rsidRPr="00EC4FB2" w:rsidRDefault="0023747D" w:rsidP="00375F9C">
                              <w:pPr>
                                <w:spacing w:line="240" w:lineRule="exact"/>
                                <w:rPr>
                                  <w:sz w:val="18"/>
                                  <w:szCs w:val="18"/>
                                </w:rPr>
                              </w:pPr>
                              <w:r w:rsidRPr="00EC4FB2">
                                <w:rPr>
                                  <w:sz w:val="18"/>
                                  <w:szCs w:val="18"/>
                                </w:rPr>
                                <w:t>.setType(</w:t>
                              </w:r>
                              <w:r w:rsidRPr="00EC4FB2">
                                <w:rPr>
                                  <w:color w:val="FF00FF"/>
                                  <w:sz w:val="18"/>
                                  <w:szCs w:val="18"/>
                                </w:rPr>
                                <w:t>'getter'</w:t>
                              </w:r>
                              <w:r w:rsidRPr="00EC4FB2">
                                <w:rPr>
                                  <w:sz w:val="18"/>
                                  <w:szCs w:val="18"/>
                                </w:rPr>
                                <w:t>)</w:t>
                              </w:r>
                            </w:p>
                            <w:p w:rsidR="0023747D" w:rsidRPr="00EC4FB2" w:rsidRDefault="0023747D" w:rsidP="00375F9C">
                              <w:pPr>
                                <w:spacing w:line="240" w:lineRule="exact"/>
                                <w:rPr>
                                  <w:sz w:val="18"/>
                                  <w:szCs w:val="18"/>
                                </w:rPr>
                              </w:pPr>
                              <w:r w:rsidRPr="00EC4FB2">
                                <w:rPr>
                                  <w:sz w:val="18"/>
                                  <w:szCs w:val="18"/>
                                </w:rPr>
                                <w:t>.beforeComboPop(</w:t>
                              </w:r>
                              <w:r w:rsidRPr="00EC4FB2">
                                <w:rPr>
                                  <w:color w:val="0000FF"/>
                                  <w:sz w:val="18"/>
                                  <w:szCs w:val="18"/>
                                </w:rPr>
                                <w:t>function</w:t>
                              </w:r>
                              <w:r w:rsidRPr="00EC4FB2">
                                <w:rPr>
                                  <w:sz w:val="18"/>
                                  <w:szCs w:val="18"/>
                                </w:rPr>
                                <w:t>(profile){</w:t>
                              </w:r>
                            </w:p>
                            <w:p w:rsidR="0023747D" w:rsidRPr="00EC4FB2" w:rsidRDefault="0023747D" w:rsidP="00375F9C">
                              <w:pPr>
                                <w:spacing w:line="240" w:lineRule="exact"/>
                                <w:rPr>
                                  <w:sz w:val="18"/>
                                  <w:szCs w:val="18"/>
                                </w:rPr>
                              </w:pPr>
                              <w:r w:rsidRPr="00EC4FB2">
                                <w:rPr>
                                  <w:sz w:val="18"/>
                                  <w:szCs w:val="18"/>
                                </w:rPr>
                                <w:t xml:space="preserve">    profile.boxing().setUIValue(_.id())</w:t>
                              </w:r>
                            </w:p>
                            <w:p w:rsidR="0023747D" w:rsidRPr="00EC4FB2" w:rsidRDefault="0023747D" w:rsidP="00375F9C">
                              <w:pPr>
                                <w:spacing w:line="240" w:lineRule="exact"/>
                                <w:rPr>
                                  <w:sz w:val="18"/>
                                  <w:szCs w:val="18"/>
                                </w:rPr>
                              </w:pPr>
                              <w:r w:rsidRPr="00EC4FB2">
                                <w:rPr>
                                  <w:sz w:val="18"/>
                                  <w:szCs w:val="18"/>
                                </w:rPr>
                                <w:t>})</w:t>
                              </w:r>
                            </w:p>
                            <w:p w:rsidR="0023747D" w:rsidRPr="00EC4FB2" w:rsidRDefault="0023747D" w:rsidP="00375F9C">
                              <w:pPr>
                                <w:spacing w:line="240" w:lineRule="exact"/>
                                <w:rPr>
                                  <w:sz w:val="18"/>
                                  <w:szCs w:val="18"/>
                                </w:rPr>
                              </w:pPr>
                              <w:r w:rsidRPr="00EC4FB2">
                                <w:rPr>
                                  <w:sz w:val="18"/>
                                  <w:szCs w:val="18"/>
                                </w:rPr>
                                <w:t>.show();</w:t>
                              </w:r>
                            </w:p>
                          </w:txbxContent>
                        </wps:txbx>
                        <wps:bodyPr rot="0" vert="horz" wrap="square" lIns="54000" tIns="46800" rIns="54000" bIns="45720" anchor="t" anchorCtr="0" upright="1">
                          <a:spAutoFit/>
                        </wps:bodyPr>
                      </wps:wsp>
                      <wps:wsp>
                        <wps:cNvPr id="823" name="AutoShape 339"/>
                        <wps:cNvSpPr>
                          <a:spLocks noChangeArrowheads="1"/>
                        </wps:cNvSpPr>
                        <wps:spPr bwMode="auto">
                          <a:xfrm flipH="1">
                            <a:off x="1943100" y="594360"/>
                            <a:ext cx="1943100" cy="244475"/>
                          </a:xfrm>
                          <a:prstGeom prst="wedgeRoundRectCallout">
                            <a:avLst>
                              <a:gd name="adj1" fmla="val 55685"/>
                              <a:gd name="adj2" fmla="val -1089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 w:val="18"/>
                                  <w:szCs w:val="18"/>
                                </w:rPr>
                                <w:t xml:space="preserve">Sets value in </w:t>
                              </w:r>
                              <w:r>
                                <w:rPr>
                                  <w:sz w:val="18"/>
                                  <w:szCs w:val="18"/>
                                </w:rPr>
                                <w:t>beforeComboPop</w:t>
                              </w:r>
                              <w:r>
                                <w:rPr>
                                  <w:rFonts w:hint="eastAsia"/>
                                  <w:sz w:val="18"/>
                                  <w:szCs w:val="18"/>
                                </w:rPr>
                                <w:t xml:space="preserve"> event</w:t>
                              </w:r>
                            </w:p>
                          </w:txbxContent>
                        </wps:txbx>
                        <wps:bodyPr rot="0" vert="horz" wrap="square" lIns="0" tIns="0" rIns="0" bIns="0" anchor="t" anchorCtr="0" upright="1">
                          <a:noAutofit/>
                        </wps:bodyPr>
                      </wps:wsp>
                    </wpc:wpc>
                  </a:graphicData>
                </a:graphic>
              </wp:inline>
            </w:drawing>
          </mc:Choice>
          <mc:Fallback>
            <w:pict>
              <v:group id="画布 336" o:spid="_x0000_s1258" editas="canvas" style="width:414pt;height:85.8pt;mso-position-horizontal-relative:char;mso-position-vertical-relative:line" coordsize="5257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">
                <v:shape id="_x0000_s1259" type="#_x0000_t75" style="position:absolute;width:52578;height:10896;visibility:visible;mso-wrap-style:square">
                  <v:fill o:detectmouseclick="t"/>
                  <v:path o:connecttype="none"/>
                </v:shape>
                <v:shape id="Text Box 338" o:spid="_x0000_s1260"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HWOcMA&#10;AADcAAAADwAAAGRycy9kb3ducmV2LnhtbESPQWvCQBSE74X+h+UVvNVNc5CYuoooJV6Equ39kX3N&#10;BrNvw+4a4793C4LHYWa+YRar0XZiIB9axwo+phkI4trplhsFP6ev9wJEiMgaO8ek4EYBVsvXlwWW&#10;2l35QMMxNiJBOJSowMTYl1KG2pDFMHU9cfL+nLcYk/SN1B6vCW47mWfZTFpsOS0Y7GljqD4fL1ZB&#10;fd6O26r9NX642OJbz6vbflYpNXkb158gIo3xGX60d1pBkefwfyYdAb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HWOcMAAADcAAAADwAAAAAAAAAAAAAAAACYAgAAZHJzL2Rv&#10;d25yZXYueG1sUEsFBgAAAAAEAAQA9QAAAIgDAAAAAA==&#10;" strokeweight="1pt">
                  <v:textbox style="mso-fit-shape-to-text:t" inset="1.5mm,1.3mm,1.5mm">
                    <w:txbxContent>
                      <w:p w:rsidR="0023747D" w:rsidRPr="00EC4FB2" w:rsidRDefault="0023747D" w:rsidP="00375F9C">
                        <w:pPr>
                          <w:spacing w:line="240" w:lineRule="exact"/>
                          <w:rPr>
                            <w:sz w:val="18"/>
                            <w:szCs w:val="18"/>
                          </w:rPr>
                        </w:pPr>
                        <w:proofErr w:type="gramStart"/>
                        <w:r w:rsidRPr="00EC4FB2">
                          <w:rPr>
                            <w:color w:val="0000FF"/>
                            <w:sz w:val="18"/>
                            <w:szCs w:val="18"/>
                          </w:rPr>
                          <w:t>var</w:t>
                        </w:r>
                        <w:proofErr w:type="gramEnd"/>
                        <w:r w:rsidRPr="00EC4FB2">
                          <w:rPr>
                            <w:sz w:val="18"/>
                            <w:szCs w:val="18"/>
                          </w:rPr>
                          <w:t xml:space="preserve"> ctrl=</w:t>
                        </w:r>
                        <w:r>
                          <w:rPr>
                            <w:sz w:val="18"/>
                            <w:szCs w:val="18"/>
                          </w:rPr>
                          <w:t>xui</w:t>
                        </w:r>
                        <w:r w:rsidRPr="00EC4FB2">
                          <w:rPr>
                            <w:sz w:val="18"/>
                            <w:szCs w:val="18"/>
                          </w:rPr>
                          <w:t>.create(</w:t>
                        </w:r>
                        <w:r w:rsidRPr="00EC4FB2">
                          <w:rPr>
                            <w:color w:val="FF00FF"/>
                            <w:sz w:val="18"/>
                            <w:szCs w:val="18"/>
                          </w:rPr>
                          <w:t>'ComboInput'</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sidRPr="00EC4FB2">
                          <w:rPr>
                            <w:sz w:val="18"/>
                            <w:szCs w:val="18"/>
                          </w:rPr>
                          <w:t>setType(</w:t>
                        </w:r>
                        <w:proofErr w:type="gramEnd"/>
                        <w:r w:rsidRPr="00EC4FB2">
                          <w:rPr>
                            <w:color w:val="FF00FF"/>
                            <w:sz w:val="18"/>
                            <w:szCs w:val="18"/>
                          </w:rPr>
                          <w:t>'getter'</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sidRPr="00EC4FB2">
                          <w:rPr>
                            <w:sz w:val="18"/>
                            <w:szCs w:val="18"/>
                          </w:rPr>
                          <w:t>beforeComboPop(</w:t>
                        </w:r>
                        <w:proofErr w:type="gramEnd"/>
                        <w:r w:rsidRPr="00EC4FB2">
                          <w:rPr>
                            <w:color w:val="0000FF"/>
                            <w:sz w:val="18"/>
                            <w:szCs w:val="18"/>
                          </w:rPr>
                          <w:t>function</w:t>
                        </w:r>
                        <w:r w:rsidRPr="00EC4FB2">
                          <w:rPr>
                            <w:sz w:val="18"/>
                            <w:szCs w:val="18"/>
                          </w:rPr>
                          <w:t>(profile){</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profile.boxing(</w:t>
                        </w:r>
                        <w:proofErr w:type="gramEnd"/>
                        <w:r w:rsidRPr="00EC4FB2">
                          <w:rPr>
                            <w:sz w:val="18"/>
                            <w:szCs w:val="18"/>
                          </w:rPr>
                          <w:t>).setUIValue(_.id())</w:t>
                        </w:r>
                      </w:p>
                      <w:p w:rsidR="0023747D" w:rsidRPr="00EC4FB2" w:rsidRDefault="0023747D" w:rsidP="00375F9C">
                        <w:pPr>
                          <w:spacing w:line="240" w:lineRule="exact"/>
                          <w:rPr>
                            <w:sz w:val="18"/>
                            <w:szCs w:val="18"/>
                          </w:rPr>
                        </w:pP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sidRPr="00EC4FB2">
                          <w:rPr>
                            <w:sz w:val="18"/>
                            <w:szCs w:val="18"/>
                          </w:rPr>
                          <w:t>show(</w:t>
                        </w:r>
                        <w:proofErr w:type="gramEnd"/>
                        <w:r w:rsidRPr="00EC4FB2">
                          <w:rPr>
                            <w:sz w:val="18"/>
                            <w:szCs w:val="18"/>
                          </w:rPr>
                          <w:t>);</w:t>
                        </w:r>
                      </w:p>
                    </w:txbxContent>
                  </v:textbox>
                </v:shape>
                <v:shape id="AutoShape 339" o:spid="_x0000_s1261" type="#_x0000_t62" style="position:absolute;left:19431;top:5943;width:19431;height:244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PuC8YA&#10;AADcAAAADwAAAGRycy9kb3ducmV2LnhtbESPQWvCQBSE74L/YXlCb7oxxSqpqxRBMdJD1VI9PrKv&#10;STD7NmS3Mf57VxB6HGbmG2a+7EwlWmpcaVnBeBSBIM6sLjlX8H1cD2cgnEfWWFkmBTdysFz0e3NM&#10;tL3yntqDz0WAsEtQQeF9nUjpsoIMupGtiYP3axuDPsgml7rBa4CbSsZR9CYNlhwWCqxpVVB2OfwZ&#10;BdV+sj6vTj90bNN0+rmbxl/pZqPUy6D7eAfhqfP/4Wd7qxXM4ld4nA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PuC8YAAADcAAAADwAAAAAAAAAAAAAAAACYAgAAZHJz&#10;L2Rvd25yZXYueG1sUEsFBgAAAAAEAAQA9QAAAIsDAAAAAA==&#10;" adj="22828,-12736" fillcolor="#ff9">
                  <v:textbox inset="0,0,0,0">
                    <w:txbxContent>
                      <w:p w:rsidR="0023747D" w:rsidRPr="000E23E9" w:rsidRDefault="0023747D" w:rsidP="00375F9C">
                        <w:pPr>
                          <w:rPr>
                            <w:szCs w:val="18"/>
                          </w:rPr>
                        </w:pPr>
                        <w:r>
                          <w:rPr>
                            <w:rFonts w:hint="eastAsia"/>
                            <w:sz w:val="18"/>
                            <w:szCs w:val="18"/>
                          </w:rPr>
                          <w:t xml:space="preserve">Sets value in </w:t>
                        </w:r>
                        <w:r>
                          <w:rPr>
                            <w:sz w:val="18"/>
                            <w:szCs w:val="18"/>
                          </w:rPr>
                          <w:t>beforeComboPop</w:t>
                        </w:r>
                        <w:r>
                          <w:rPr>
                            <w:rFonts w:hint="eastAsia"/>
                            <w:sz w:val="18"/>
                            <w:szCs w:val="18"/>
                          </w:rPr>
                          <w:t xml:space="preserve"> event</w:t>
                        </w:r>
                      </w:p>
                    </w:txbxContent>
                  </v:textbox>
                </v:shape>
                <w10:anchorlock/>
              </v:group>
            </w:pict>
          </mc:Fallback>
        </mc:AlternateContent>
      </w:r>
    </w:p>
    <w:p w:rsidR="00375F9C" w:rsidRPr="00A8478A" w:rsidRDefault="00375F9C" w:rsidP="00375F9C">
      <w:pPr>
        <w:rPr>
          <w:b/>
        </w:rPr>
      </w:pPr>
      <w:r w:rsidRPr="00A8478A">
        <w:rPr>
          <w:rFonts w:hint="eastAsia"/>
          <w:b/>
        </w:rPr>
        <w:t>Output:</w:t>
      </w:r>
    </w:p>
    <w:p w:rsidR="00375F9C" w:rsidRPr="00716271" w:rsidRDefault="005C781A" w:rsidP="00375F9C">
      <w:r>
        <w:rPr>
          <w:rFonts w:hint="eastAsia"/>
          <w:noProof/>
        </w:rPr>
        <w:drawing>
          <wp:inline distT="0" distB="0" distL="0" distR="0" wp14:anchorId="58BA8D02" wp14:editId="07C06471">
            <wp:extent cx="1285875" cy="276225"/>
            <wp:effectExtent l="0" t="0" r="9525"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85875" cy="276225"/>
                    </a:xfrm>
                    <a:prstGeom prst="rect">
                      <a:avLst/>
                    </a:prstGeom>
                    <a:noFill/>
                    <a:ln>
                      <a:noFill/>
                    </a:ln>
                  </pic:spPr>
                </pic:pic>
              </a:graphicData>
            </a:graphic>
          </wp:inline>
        </w:drawing>
      </w:r>
    </w:p>
    <w:p w:rsidR="00375F9C" w:rsidRDefault="00375F9C" w:rsidP="00E45D25">
      <w:pPr>
        <w:pStyle w:val="4"/>
        <w:numPr>
          <w:ilvl w:val="3"/>
          <w:numId w:val="17"/>
        </w:numPr>
      </w:pPr>
      <w:bookmarkStart w:id="68" w:name="_Toc356466206"/>
      <w:r>
        <w:rPr>
          <w:rFonts w:hint="eastAsia"/>
        </w:rPr>
        <w:t>Custom Pop Window</w:t>
      </w:r>
      <w:bookmarkEnd w:id="68"/>
      <w:r>
        <w:rPr>
          <w:rFonts w:hint="eastAsia"/>
        </w:rPr>
        <w:t xml:space="preserve"> </w:t>
      </w:r>
    </w:p>
    <w:p w:rsidR="00375F9C" w:rsidRDefault="00375F9C" w:rsidP="00375F9C">
      <w:r>
        <w:rPr>
          <w:rFonts w:hint="eastAsia"/>
        </w:rPr>
        <w:t xml:space="preserve">Sets type property to </w:t>
      </w:r>
      <w:r>
        <w:t>“</w:t>
      </w:r>
      <w:r w:rsidRPr="00EC4FB2">
        <w:t>cmdbox</w:t>
      </w:r>
      <w:r>
        <w:t>”</w:t>
      </w:r>
      <w:r>
        <w:rPr>
          <w:rFonts w:hint="eastAsia"/>
        </w:rPr>
        <w:t xml:space="preserve">, or </w:t>
      </w:r>
      <w:r>
        <w:t>“</w:t>
      </w:r>
      <w:r>
        <w:rPr>
          <w:rFonts w:hint="eastAsia"/>
        </w:rPr>
        <w:t>popbox</w:t>
      </w:r>
      <w:r>
        <w:t>”</w:t>
      </w:r>
      <w:r>
        <w:rPr>
          <w:rFonts w:hint="eastAsia"/>
        </w:rPr>
        <w:t>.</w:t>
      </w:r>
    </w:p>
    <w:p w:rsidR="00375F9C" w:rsidRPr="00A8478A" w:rsidRDefault="00375F9C" w:rsidP="00375F9C">
      <w:pPr>
        <w:rPr>
          <w:b/>
        </w:rPr>
      </w:pPr>
      <w:r w:rsidRPr="00A8478A">
        <w:rPr>
          <w:rFonts w:hint="eastAsia"/>
          <w:b/>
        </w:rPr>
        <w:t>Input:</w:t>
      </w:r>
    </w:p>
    <w:p w:rsidR="00375F9C" w:rsidRDefault="005C781A" w:rsidP="00375F9C">
      <w:r>
        <w:rPr>
          <w:noProof/>
        </w:rPr>
        <mc:AlternateContent>
          <mc:Choice Requires="wpc">
            <w:drawing>
              <wp:inline distT="0" distB="0" distL="0" distR="0" wp14:anchorId="7AD9E6F0" wp14:editId="147D859E">
                <wp:extent cx="5257800" cy="1983105"/>
                <wp:effectExtent l="9525" t="0" r="9525" b="7620"/>
                <wp:docPr id="821" name="画布 34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19" name="Text Box 342"/>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C4FB2" w:rsidRDefault="0023747D" w:rsidP="00375F9C">
                              <w:pPr>
                                <w:spacing w:line="240" w:lineRule="exact"/>
                                <w:rPr>
                                  <w:sz w:val="18"/>
                                  <w:szCs w:val="18"/>
                                </w:rPr>
                              </w:pPr>
                              <w:r w:rsidRPr="00EC4FB2">
                                <w:rPr>
                                  <w:color w:val="0000FF"/>
                                  <w:sz w:val="18"/>
                                  <w:szCs w:val="18"/>
                                </w:rPr>
                                <w:t>var</w:t>
                              </w:r>
                              <w:r w:rsidRPr="00EC4FB2">
                                <w:rPr>
                                  <w:sz w:val="18"/>
                                  <w:szCs w:val="18"/>
                                </w:rPr>
                                <w:t xml:space="preserve"> ctrl=</w:t>
                              </w:r>
                              <w:r>
                                <w:rPr>
                                  <w:sz w:val="18"/>
                                  <w:szCs w:val="18"/>
                                </w:rPr>
                                <w:t>xui</w:t>
                              </w:r>
                              <w:r w:rsidRPr="00EC4FB2">
                                <w:rPr>
                                  <w:sz w:val="18"/>
                                  <w:szCs w:val="18"/>
                                </w:rPr>
                                <w:t>.create(</w:t>
                              </w:r>
                              <w:r w:rsidRPr="00EC4FB2">
                                <w:rPr>
                                  <w:color w:val="FF00FF"/>
                                  <w:sz w:val="18"/>
                                  <w:szCs w:val="18"/>
                                </w:rPr>
                                <w:t>'ComboInput'</w:t>
                              </w:r>
                              <w:r w:rsidRPr="00EC4FB2">
                                <w:rPr>
                                  <w:sz w:val="18"/>
                                  <w:szCs w:val="18"/>
                                </w:rPr>
                                <w:t>)</w:t>
                              </w:r>
                            </w:p>
                            <w:p w:rsidR="0023747D" w:rsidRPr="00EC4FB2" w:rsidRDefault="0023747D" w:rsidP="00375F9C">
                              <w:pPr>
                                <w:spacing w:line="240" w:lineRule="exact"/>
                                <w:rPr>
                                  <w:sz w:val="18"/>
                                  <w:szCs w:val="18"/>
                                </w:rPr>
                              </w:pPr>
                              <w:r w:rsidRPr="00EC4FB2">
                                <w:rPr>
                                  <w:sz w:val="18"/>
                                  <w:szCs w:val="18"/>
                                </w:rPr>
                                <w:t>.setType(</w:t>
                              </w:r>
                              <w:r w:rsidRPr="00EC4FB2">
                                <w:rPr>
                                  <w:color w:val="FF00FF"/>
                                  <w:sz w:val="18"/>
                                  <w:szCs w:val="18"/>
                                </w:rPr>
                                <w:t>'popbox'</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r>
                                <w:rPr>
                                  <w:sz w:val="18"/>
                                  <w:szCs w:val="18"/>
                                </w:rPr>
                                <w:t>beforeComboPop</w:t>
                              </w:r>
                              <w:r w:rsidRPr="00EC4FB2">
                                <w:rPr>
                                  <w:sz w:val="18"/>
                                  <w:szCs w:val="18"/>
                                </w:rPr>
                                <w:t>(</w:t>
                              </w:r>
                              <w:r w:rsidRPr="00EC4FB2">
                                <w:rPr>
                                  <w:color w:val="0000FF"/>
                                  <w:sz w:val="18"/>
                                  <w:szCs w:val="18"/>
                                </w:rPr>
                                <w:t>function</w:t>
                              </w:r>
                              <w:r w:rsidRPr="00EC4FB2">
                                <w:rPr>
                                  <w:sz w:val="18"/>
                                  <w:szCs w:val="18"/>
                                </w:rPr>
                                <w:t>(profile){</w:t>
                              </w:r>
                            </w:p>
                            <w:p w:rsidR="0023747D" w:rsidRPr="00EC4FB2" w:rsidRDefault="0023747D" w:rsidP="00375F9C">
                              <w:pPr>
                                <w:spacing w:line="240" w:lineRule="exact"/>
                                <w:rPr>
                                  <w:sz w:val="18"/>
                                  <w:szCs w:val="18"/>
                                </w:rPr>
                              </w:pPr>
                              <w:r w:rsidRPr="00EC4FB2">
                                <w:rPr>
                                  <w:sz w:val="18"/>
                                  <w:szCs w:val="18"/>
                                </w:rPr>
                                <w:t xml:space="preserve">    </w:t>
                              </w:r>
                              <w:r w:rsidRPr="00EC4FB2">
                                <w:rPr>
                                  <w:color w:val="0000FF"/>
                                  <w:sz w:val="18"/>
                                  <w:szCs w:val="18"/>
                                </w:rPr>
                                <w:t>var</w:t>
                              </w:r>
                              <w:r w:rsidRPr="00EC4FB2">
                                <w:rPr>
                                  <w:sz w:val="18"/>
                                  <w:szCs w:val="18"/>
                                </w:rPr>
                                <w:t xml:space="preserve"> dlg=</w:t>
                              </w:r>
                              <w:r w:rsidRPr="00EC4FB2">
                                <w:rPr>
                                  <w:color w:val="0000FF"/>
                                  <w:sz w:val="18"/>
                                  <w:szCs w:val="18"/>
                                </w:rPr>
                                <w:t>new</w:t>
                              </w:r>
                              <w:r w:rsidRPr="00EC4FB2">
                                <w:rPr>
                                  <w:sz w:val="18"/>
                                  <w:szCs w:val="18"/>
                                </w:rPr>
                                <w:t xml:space="preserve"> </w:t>
                              </w:r>
                              <w:r>
                                <w:rPr>
                                  <w:sz w:val="18"/>
                                  <w:szCs w:val="18"/>
                                </w:rPr>
                                <w:t>xui</w:t>
                              </w:r>
                              <w:r w:rsidRPr="00EC4FB2">
                                <w:rPr>
                                  <w:sz w:val="18"/>
                                  <w:szCs w:val="18"/>
                                </w:rPr>
                                <w:t>.UI.Dialog, tb;</w:t>
                              </w:r>
                            </w:p>
                            <w:p w:rsidR="0023747D" w:rsidRPr="00EC4FB2" w:rsidRDefault="0023747D" w:rsidP="00375F9C">
                              <w:pPr>
                                <w:spacing w:line="240" w:lineRule="exact"/>
                                <w:rPr>
                                  <w:sz w:val="18"/>
                                  <w:szCs w:val="18"/>
                                </w:rPr>
                              </w:pPr>
                              <w:r w:rsidRPr="00EC4FB2">
                                <w:rPr>
                                  <w:sz w:val="18"/>
                                  <w:szCs w:val="18"/>
                                </w:rPr>
                                <w:t xml:space="preserve">    dlg.append(tb=</w:t>
                              </w:r>
                              <w:r w:rsidRPr="00EC4FB2">
                                <w:rPr>
                                  <w:color w:val="0000FF"/>
                                  <w:sz w:val="18"/>
                                  <w:szCs w:val="18"/>
                                </w:rPr>
                                <w:t>new</w:t>
                              </w:r>
                              <w:r w:rsidRPr="00EC4FB2">
                                <w:rPr>
                                  <w:sz w:val="18"/>
                                  <w:szCs w:val="18"/>
                                </w:rPr>
                                <w:t xml:space="preserve"> </w:t>
                              </w:r>
                              <w:r>
                                <w:rPr>
                                  <w:sz w:val="18"/>
                                  <w:szCs w:val="18"/>
                                </w:rPr>
                                <w:t>xui</w:t>
                              </w:r>
                              <w:r w:rsidRPr="00EC4FB2">
                                <w:rPr>
                                  <w:sz w:val="18"/>
                                  <w:szCs w:val="18"/>
                                </w:rPr>
                                <w:t>.UI.TreeBar({items:[</w:t>
                              </w:r>
                              <w:r w:rsidRPr="00EC4FB2">
                                <w:rPr>
                                  <w:color w:val="FF00FF"/>
                                  <w:sz w:val="18"/>
                                  <w:szCs w:val="18"/>
                                </w:rPr>
                                <w:t>"a"</w:t>
                              </w:r>
                              <w:r w:rsidRPr="00EC4FB2">
                                <w:rPr>
                                  <w:sz w:val="18"/>
                                  <w:szCs w:val="18"/>
                                </w:rPr>
                                <w:t>,</w:t>
                              </w:r>
                              <w:r w:rsidRPr="00EC4FB2">
                                <w:rPr>
                                  <w:color w:val="FF00FF"/>
                                  <w:sz w:val="18"/>
                                  <w:szCs w:val="18"/>
                                </w:rPr>
                                <w:t>"b"</w:t>
                              </w:r>
                              <w:r w:rsidRPr="00EC4FB2">
                                <w:rPr>
                                  <w:sz w:val="18"/>
                                  <w:szCs w:val="18"/>
                                </w:rPr>
                                <w:t>,{id:</w:t>
                              </w:r>
                              <w:r w:rsidRPr="00EC4FB2">
                                <w:rPr>
                                  <w:color w:val="FF00FF"/>
                                  <w:sz w:val="18"/>
                                  <w:szCs w:val="18"/>
                                </w:rPr>
                                <w:t>"c"</w:t>
                              </w:r>
                              <w:r w:rsidRPr="00EC4FB2">
                                <w:rPr>
                                  <w:sz w:val="18"/>
                                  <w:szCs w:val="18"/>
                                </w:rPr>
                                <w:t>,sub:[</w:t>
                              </w:r>
                              <w:r w:rsidRPr="00EC4FB2">
                                <w:rPr>
                                  <w:color w:val="FF00FF"/>
                                  <w:sz w:val="18"/>
                                  <w:szCs w:val="18"/>
                                </w:rPr>
                                <w:t>"c1"</w:t>
                              </w:r>
                              <w:r w:rsidRPr="00EC4FB2">
                                <w:rPr>
                                  <w:sz w:val="18"/>
                                  <w:szCs w:val="18"/>
                                </w:rPr>
                                <w:t>,</w:t>
                              </w:r>
                              <w:r w:rsidRPr="00EC4FB2">
                                <w:rPr>
                                  <w:color w:val="FF00FF"/>
                                  <w:sz w:val="18"/>
                                  <w:szCs w:val="18"/>
                                </w:rPr>
                                <w:t>"c2"</w:t>
                              </w:r>
                              <w:r w:rsidRPr="00EC4FB2">
                                <w:rPr>
                                  <w:sz w:val="18"/>
                                  <w:szCs w:val="18"/>
                                </w:rPr>
                                <w:t>,</w:t>
                              </w:r>
                              <w:r w:rsidRPr="00EC4FB2">
                                <w:rPr>
                                  <w:color w:val="FF00FF"/>
                                  <w:sz w:val="18"/>
                                  <w:szCs w:val="18"/>
                                </w:rPr>
                                <w:t>"c3"</w:t>
                              </w:r>
                              <w:r w:rsidRPr="00EC4FB2">
                                <w:rPr>
                                  <w:sz w:val="18"/>
                                  <w:szCs w:val="18"/>
                                </w:rPr>
                                <w:t>]}]}));</w:t>
                              </w:r>
                            </w:p>
                            <w:p w:rsidR="0023747D" w:rsidRPr="00EC4FB2" w:rsidRDefault="0023747D" w:rsidP="00375F9C">
                              <w:pPr>
                                <w:spacing w:line="240" w:lineRule="exact"/>
                                <w:rPr>
                                  <w:sz w:val="18"/>
                                  <w:szCs w:val="18"/>
                                </w:rPr>
                              </w:pPr>
                              <w:r w:rsidRPr="00EC4FB2">
                                <w:rPr>
                                  <w:sz w:val="18"/>
                                  <w:szCs w:val="18"/>
                                </w:rPr>
                                <w:t xml:space="preserve">    tb.onItemSelected(</w:t>
                              </w:r>
                              <w:r w:rsidRPr="00EC4FB2">
                                <w:rPr>
                                  <w:color w:val="0000FF"/>
                                  <w:sz w:val="18"/>
                                  <w:szCs w:val="18"/>
                                </w:rPr>
                                <w:t>function</w:t>
                              </w:r>
                              <w:r w:rsidRPr="00EC4FB2">
                                <w:rPr>
                                  <w:sz w:val="18"/>
                                  <w:szCs w:val="18"/>
                                </w:rPr>
                                <w:t>(profile,item){</w:t>
                              </w:r>
                            </w:p>
                            <w:p w:rsidR="0023747D" w:rsidRPr="00EC4FB2" w:rsidRDefault="0023747D" w:rsidP="00375F9C">
                              <w:pPr>
                                <w:spacing w:line="240" w:lineRule="exact"/>
                                <w:rPr>
                                  <w:sz w:val="18"/>
                                  <w:szCs w:val="18"/>
                                </w:rPr>
                              </w:pPr>
                              <w:r w:rsidRPr="00EC4FB2">
                                <w:rPr>
                                  <w:sz w:val="18"/>
                                  <w:szCs w:val="18"/>
                                </w:rPr>
                                <w:t xml:space="preserve">       ctrl.setUIValue(item.id);</w:t>
                              </w:r>
                            </w:p>
                            <w:p w:rsidR="0023747D" w:rsidRPr="00EC4FB2" w:rsidRDefault="0023747D" w:rsidP="00375F9C">
                              <w:pPr>
                                <w:spacing w:line="240" w:lineRule="exact"/>
                                <w:rPr>
                                  <w:sz w:val="18"/>
                                  <w:szCs w:val="18"/>
                                </w:rPr>
                              </w:pPr>
                              <w:r w:rsidRPr="00EC4FB2">
                                <w:rPr>
                                  <w:sz w:val="18"/>
                                  <w:szCs w:val="18"/>
                                </w:rPr>
                                <w:t xml:space="preserve">       dlg.destroy();</w:t>
                              </w:r>
                            </w:p>
                            <w:p w:rsidR="0023747D" w:rsidRPr="00EC4FB2" w:rsidRDefault="0023747D" w:rsidP="00375F9C">
                              <w:pPr>
                                <w:spacing w:line="240" w:lineRule="exact"/>
                                <w:rPr>
                                  <w:sz w:val="18"/>
                                  <w:szCs w:val="18"/>
                                </w:rPr>
                              </w:pPr>
                              <w:r w:rsidRPr="00EC4FB2">
                                <w:rPr>
                                  <w:sz w:val="18"/>
                                  <w:szCs w:val="18"/>
                                </w:rPr>
                                <w:t xml:space="preserve">    });</w:t>
                              </w:r>
                            </w:p>
                            <w:p w:rsidR="0023747D" w:rsidRPr="00EC4FB2" w:rsidRDefault="0023747D" w:rsidP="00375F9C">
                              <w:pPr>
                                <w:spacing w:line="240" w:lineRule="exact"/>
                                <w:rPr>
                                  <w:sz w:val="18"/>
                                  <w:szCs w:val="18"/>
                                </w:rPr>
                              </w:pPr>
                              <w:r w:rsidRPr="00EC4FB2">
                                <w:rPr>
                                  <w:sz w:val="18"/>
                                  <w:szCs w:val="18"/>
                                </w:rPr>
                                <w:t xml:space="preserve">    dlg.show(</w:t>
                              </w:r>
                              <w:r w:rsidRPr="00EC4FB2">
                                <w:rPr>
                                  <w:color w:val="0000FF"/>
                                  <w:sz w:val="18"/>
                                  <w:szCs w:val="18"/>
                                </w:rPr>
                                <w:t>null</w:t>
                              </w:r>
                              <w:r w:rsidRPr="00EC4FB2">
                                <w:rPr>
                                  <w:sz w:val="18"/>
                                  <w:szCs w:val="18"/>
                                </w:rPr>
                                <w:t>,</w:t>
                              </w:r>
                              <w:r w:rsidRPr="00EC4FB2">
                                <w:rPr>
                                  <w:color w:val="0000FF"/>
                                  <w:sz w:val="18"/>
                                  <w:szCs w:val="18"/>
                                </w:rPr>
                                <w:t>true</w:t>
                              </w:r>
                              <w:r w:rsidRPr="00EC4FB2">
                                <w:rPr>
                                  <w:sz w:val="18"/>
                                  <w:szCs w:val="18"/>
                                </w:rPr>
                                <w:t>,</w:t>
                              </w:r>
                              <w:r w:rsidRPr="00EC4FB2">
                                <w:rPr>
                                  <w:color w:val="800000"/>
                                  <w:sz w:val="18"/>
                                  <w:szCs w:val="18"/>
                                </w:rPr>
                                <w:t>100</w:t>
                              </w:r>
                              <w:r w:rsidRPr="00EC4FB2">
                                <w:rPr>
                                  <w:sz w:val="18"/>
                                  <w:szCs w:val="18"/>
                                </w:rPr>
                                <w:t>,</w:t>
                              </w:r>
                              <w:r w:rsidRPr="00EC4FB2">
                                <w:rPr>
                                  <w:color w:val="800000"/>
                                  <w:sz w:val="18"/>
                                  <w:szCs w:val="18"/>
                                </w:rPr>
                                <w:t>100</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
                            <w:p w:rsidR="0023747D" w:rsidRPr="00EC4FB2" w:rsidRDefault="0023747D" w:rsidP="00375F9C">
                              <w:pPr>
                                <w:spacing w:line="240" w:lineRule="exact"/>
                                <w:rPr>
                                  <w:sz w:val="18"/>
                                  <w:szCs w:val="18"/>
                                </w:rPr>
                              </w:pPr>
                              <w:r w:rsidRPr="00EC4FB2">
                                <w:rPr>
                                  <w:sz w:val="18"/>
                                  <w:szCs w:val="18"/>
                                </w:rPr>
                                <w:t>.show();</w:t>
                              </w:r>
                            </w:p>
                          </w:txbxContent>
                        </wps:txbx>
                        <wps:bodyPr rot="0" vert="horz" wrap="square" lIns="54000" tIns="46800" rIns="54000" bIns="45720" anchor="t" anchorCtr="0" upright="1">
                          <a:spAutoFit/>
                        </wps:bodyPr>
                      </wps:wsp>
                      <wps:wsp>
                        <wps:cNvPr id="820" name="AutoShape 343"/>
                        <wps:cNvSpPr>
                          <a:spLocks noChangeArrowheads="1"/>
                        </wps:cNvSpPr>
                        <wps:spPr bwMode="auto">
                          <a:xfrm flipH="1">
                            <a:off x="1828800" y="99060"/>
                            <a:ext cx="1600200" cy="396240"/>
                          </a:xfrm>
                          <a:prstGeom prst="wedgeRoundRectCallout">
                            <a:avLst>
                              <a:gd name="adj1" fmla="val 78329"/>
                              <a:gd name="adj2" fmla="val 259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Shows custom pop window in  </w:t>
                              </w:r>
                              <w:r>
                                <w:rPr>
                                  <w:sz w:val="18"/>
                                  <w:szCs w:val="18"/>
                                </w:rPr>
                                <w:t>beforeComboPop</w:t>
                              </w:r>
                              <w:r>
                                <w:rPr>
                                  <w:rFonts w:hint="eastAsia"/>
                                  <w:sz w:val="18"/>
                                  <w:szCs w:val="18"/>
                                </w:rPr>
                                <w:t xml:space="preserve"> event</w:t>
                              </w:r>
                            </w:p>
                          </w:txbxContent>
                        </wps:txbx>
                        <wps:bodyPr rot="0" vert="horz" wrap="square" lIns="0" tIns="0" rIns="0" bIns="0" anchor="t" anchorCtr="0" upright="1">
                          <a:noAutofit/>
                        </wps:bodyPr>
                      </wps:wsp>
                    </wpc:wpc>
                  </a:graphicData>
                </a:graphic>
              </wp:inline>
            </w:drawing>
          </mc:Choice>
          <mc:Fallback>
            <w:pict>
              <v:group id="画布 340" o:spid="_x0000_s1262"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">
                <v:shape id="_x0000_s1263" type="#_x0000_t75" style="position:absolute;width:52578;height:19831;visibility:visible;mso-wrap-style:square">
                  <v:fill o:detectmouseclick="t"/>
                  <v:path o:connecttype="none"/>
                </v:shape>
                <v:shape id="Text Box 342" o:spid="_x0000_s1264"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mO9cMA&#10;AADcAAAADwAAAGRycy9kb3ducmV2LnhtbESPT4vCMBTE74LfIbwFb5q6B6nVKMuKdC8L67/7o3nb&#10;FJuXksRav71ZWPA4zMxvmPV2sK3oyYfGsYL5LANBXDndcK3gfNpPcxAhImtsHZOCBwXYbsajNRba&#10;3flA/THWIkE4FKjAxNgVUobKkMUwcx1x8n6dtxiT9LXUHu8Jblv5nmULabHhtGCwo09D1fV4swqq&#10;627Ylc3F+P5m8x+9LB/fi1KpydvwsQIRaYiv8H/7SyvI50v4O5OO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mO9cMAAADcAAAADwAAAAAAAAAAAAAAAACYAgAAZHJzL2Rv&#10;d25yZXYueG1sUEsFBgAAAAAEAAQA9QAAAIgDAAAAAA==&#10;" strokeweight="1pt">
                  <v:textbox style="mso-fit-shape-to-text:t" inset="1.5mm,1.3mm,1.5mm">
                    <w:txbxContent>
                      <w:p w:rsidR="0023747D" w:rsidRPr="00EC4FB2" w:rsidRDefault="0023747D" w:rsidP="00375F9C">
                        <w:pPr>
                          <w:spacing w:line="240" w:lineRule="exact"/>
                          <w:rPr>
                            <w:sz w:val="18"/>
                            <w:szCs w:val="18"/>
                          </w:rPr>
                        </w:pPr>
                        <w:proofErr w:type="gramStart"/>
                        <w:r w:rsidRPr="00EC4FB2">
                          <w:rPr>
                            <w:color w:val="0000FF"/>
                            <w:sz w:val="18"/>
                            <w:szCs w:val="18"/>
                          </w:rPr>
                          <w:t>var</w:t>
                        </w:r>
                        <w:proofErr w:type="gramEnd"/>
                        <w:r w:rsidRPr="00EC4FB2">
                          <w:rPr>
                            <w:sz w:val="18"/>
                            <w:szCs w:val="18"/>
                          </w:rPr>
                          <w:t xml:space="preserve"> ctrl=</w:t>
                        </w:r>
                        <w:r>
                          <w:rPr>
                            <w:sz w:val="18"/>
                            <w:szCs w:val="18"/>
                          </w:rPr>
                          <w:t>xui</w:t>
                        </w:r>
                        <w:r w:rsidRPr="00EC4FB2">
                          <w:rPr>
                            <w:sz w:val="18"/>
                            <w:szCs w:val="18"/>
                          </w:rPr>
                          <w:t>.create(</w:t>
                        </w:r>
                        <w:r w:rsidRPr="00EC4FB2">
                          <w:rPr>
                            <w:color w:val="FF00FF"/>
                            <w:sz w:val="18"/>
                            <w:szCs w:val="18"/>
                          </w:rPr>
                          <w:t>'ComboInput'</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sidRPr="00EC4FB2">
                          <w:rPr>
                            <w:sz w:val="18"/>
                            <w:szCs w:val="18"/>
                          </w:rPr>
                          <w:t>setType(</w:t>
                        </w:r>
                        <w:proofErr w:type="gramEnd"/>
                        <w:r w:rsidRPr="00EC4FB2">
                          <w:rPr>
                            <w:color w:val="FF00FF"/>
                            <w:sz w:val="18"/>
                            <w:szCs w:val="18"/>
                          </w:rPr>
                          <w:t>'popbox'</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Pr>
                            <w:sz w:val="18"/>
                            <w:szCs w:val="18"/>
                          </w:rPr>
                          <w:t>beforeComboPop</w:t>
                        </w:r>
                        <w:r w:rsidRPr="00EC4FB2">
                          <w:rPr>
                            <w:sz w:val="18"/>
                            <w:szCs w:val="18"/>
                          </w:rPr>
                          <w:t>(</w:t>
                        </w:r>
                        <w:proofErr w:type="gramEnd"/>
                        <w:r w:rsidRPr="00EC4FB2">
                          <w:rPr>
                            <w:color w:val="0000FF"/>
                            <w:sz w:val="18"/>
                            <w:szCs w:val="18"/>
                          </w:rPr>
                          <w:t>function</w:t>
                        </w:r>
                        <w:r w:rsidRPr="00EC4FB2">
                          <w:rPr>
                            <w:sz w:val="18"/>
                            <w:szCs w:val="18"/>
                          </w:rPr>
                          <w:t>(profile){</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color w:val="0000FF"/>
                            <w:sz w:val="18"/>
                            <w:szCs w:val="18"/>
                          </w:rPr>
                          <w:t>var</w:t>
                        </w:r>
                        <w:proofErr w:type="gramEnd"/>
                        <w:r w:rsidRPr="00EC4FB2">
                          <w:rPr>
                            <w:sz w:val="18"/>
                            <w:szCs w:val="18"/>
                          </w:rPr>
                          <w:t xml:space="preserve"> dlg=</w:t>
                        </w:r>
                        <w:r w:rsidRPr="00EC4FB2">
                          <w:rPr>
                            <w:color w:val="0000FF"/>
                            <w:sz w:val="18"/>
                            <w:szCs w:val="18"/>
                          </w:rPr>
                          <w:t>new</w:t>
                        </w:r>
                        <w:r w:rsidRPr="00EC4FB2">
                          <w:rPr>
                            <w:sz w:val="18"/>
                            <w:szCs w:val="18"/>
                          </w:rPr>
                          <w:t xml:space="preserve"> </w:t>
                        </w:r>
                        <w:r>
                          <w:rPr>
                            <w:sz w:val="18"/>
                            <w:szCs w:val="18"/>
                          </w:rPr>
                          <w:t>xui</w:t>
                        </w:r>
                        <w:r w:rsidRPr="00EC4FB2">
                          <w:rPr>
                            <w:sz w:val="18"/>
                            <w:szCs w:val="18"/>
                          </w:rPr>
                          <w:t>.UI.Dialog, tb;</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dlg.append(</w:t>
                        </w:r>
                        <w:proofErr w:type="gramEnd"/>
                        <w:r w:rsidRPr="00EC4FB2">
                          <w:rPr>
                            <w:sz w:val="18"/>
                            <w:szCs w:val="18"/>
                          </w:rPr>
                          <w:t>tb=</w:t>
                        </w:r>
                        <w:r w:rsidRPr="00EC4FB2">
                          <w:rPr>
                            <w:color w:val="0000FF"/>
                            <w:sz w:val="18"/>
                            <w:szCs w:val="18"/>
                          </w:rPr>
                          <w:t>new</w:t>
                        </w:r>
                        <w:r w:rsidRPr="00EC4FB2">
                          <w:rPr>
                            <w:sz w:val="18"/>
                            <w:szCs w:val="18"/>
                          </w:rPr>
                          <w:t xml:space="preserve"> </w:t>
                        </w:r>
                        <w:r>
                          <w:rPr>
                            <w:sz w:val="18"/>
                            <w:szCs w:val="18"/>
                          </w:rPr>
                          <w:t>xui</w:t>
                        </w:r>
                        <w:r w:rsidRPr="00EC4FB2">
                          <w:rPr>
                            <w:sz w:val="18"/>
                            <w:szCs w:val="18"/>
                          </w:rPr>
                          <w:t>.UI.TreeBar({items:[</w:t>
                        </w:r>
                        <w:r w:rsidRPr="00EC4FB2">
                          <w:rPr>
                            <w:color w:val="FF00FF"/>
                            <w:sz w:val="18"/>
                            <w:szCs w:val="18"/>
                          </w:rPr>
                          <w:t>"a"</w:t>
                        </w:r>
                        <w:r w:rsidRPr="00EC4FB2">
                          <w:rPr>
                            <w:sz w:val="18"/>
                            <w:szCs w:val="18"/>
                          </w:rPr>
                          <w:t>,</w:t>
                        </w:r>
                        <w:r w:rsidRPr="00EC4FB2">
                          <w:rPr>
                            <w:color w:val="FF00FF"/>
                            <w:sz w:val="18"/>
                            <w:szCs w:val="18"/>
                          </w:rPr>
                          <w:t>"b"</w:t>
                        </w:r>
                        <w:r w:rsidRPr="00EC4FB2">
                          <w:rPr>
                            <w:sz w:val="18"/>
                            <w:szCs w:val="18"/>
                          </w:rPr>
                          <w:t>,{id:</w:t>
                        </w:r>
                        <w:r w:rsidRPr="00EC4FB2">
                          <w:rPr>
                            <w:color w:val="FF00FF"/>
                            <w:sz w:val="18"/>
                            <w:szCs w:val="18"/>
                          </w:rPr>
                          <w:t>"c"</w:t>
                        </w:r>
                        <w:r w:rsidRPr="00EC4FB2">
                          <w:rPr>
                            <w:sz w:val="18"/>
                            <w:szCs w:val="18"/>
                          </w:rPr>
                          <w:t>,sub:[</w:t>
                        </w:r>
                        <w:r w:rsidRPr="00EC4FB2">
                          <w:rPr>
                            <w:color w:val="FF00FF"/>
                            <w:sz w:val="18"/>
                            <w:szCs w:val="18"/>
                          </w:rPr>
                          <w:t>"c1"</w:t>
                        </w:r>
                        <w:r w:rsidRPr="00EC4FB2">
                          <w:rPr>
                            <w:sz w:val="18"/>
                            <w:szCs w:val="18"/>
                          </w:rPr>
                          <w:t>,</w:t>
                        </w:r>
                        <w:r w:rsidRPr="00EC4FB2">
                          <w:rPr>
                            <w:color w:val="FF00FF"/>
                            <w:sz w:val="18"/>
                            <w:szCs w:val="18"/>
                          </w:rPr>
                          <w:t>"c2"</w:t>
                        </w:r>
                        <w:r w:rsidRPr="00EC4FB2">
                          <w:rPr>
                            <w:sz w:val="18"/>
                            <w:szCs w:val="18"/>
                          </w:rPr>
                          <w:t>,</w:t>
                        </w:r>
                        <w:r w:rsidRPr="00EC4FB2">
                          <w:rPr>
                            <w:color w:val="FF00FF"/>
                            <w:sz w:val="18"/>
                            <w:szCs w:val="18"/>
                          </w:rPr>
                          <w:t>"c3"</w:t>
                        </w:r>
                        <w:r w:rsidRPr="00EC4FB2">
                          <w:rPr>
                            <w:sz w:val="18"/>
                            <w:szCs w:val="18"/>
                          </w:rPr>
                          <w:t>]}]}));</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tb.onItemSelected(</w:t>
                        </w:r>
                        <w:proofErr w:type="gramEnd"/>
                        <w:r w:rsidRPr="00EC4FB2">
                          <w:rPr>
                            <w:color w:val="0000FF"/>
                            <w:sz w:val="18"/>
                            <w:szCs w:val="18"/>
                          </w:rPr>
                          <w:t>function</w:t>
                        </w:r>
                        <w:r w:rsidRPr="00EC4FB2">
                          <w:rPr>
                            <w:sz w:val="18"/>
                            <w:szCs w:val="18"/>
                          </w:rPr>
                          <w:t>(profile,item){</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ctrl.setUIValue(</w:t>
                        </w:r>
                        <w:proofErr w:type="gramEnd"/>
                        <w:r w:rsidRPr="00EC4FB2">
                          <w:rPr>
                            <w:sz w:val="18"/>
                            <w:szCs w:val="18"/>
                          </w:rPr>
                          <w:t>item.id);</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dlg.destroy(</w:t>
                        </w:r>
                        <w:proofErr w:type="gramEnd"/>
                        <w:r w:rsidRPr="00EC4FB2">
                          <w:rPr>
                            <w:sz w:val="18"/>
                            <w:szCs w:val="18"/>
                          </w:rPr>
                          <w:t>);</w:t>
                        </w:r>
                      </w:p>
                      <w:p w:rsidR="0023747D" w:rsidRPr="00EC4FB2" w:rsidRDefault="0023747D" w:rsidP="00375F9C">
                        <w:pPr>
                          <w:spacing w:line="240" w:lineRule="exact"/>
                          <w:rPr>
                            <w:sz w:val="18"/>
                            <w:szCs w:val="18"/>
                          </w:rPr>
                        </w:pPr>
                        <w:r w:rsidRPr="00EC4FB2">
                          <w:rPr>
                            <w:sz w:val="18"/>
                            <w:szCs w:val="18"/>
                          </w:rPr>
                          <w:t xml:space="preserve">    });</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dlg.show(</w:t>
                        </w:r>
                        <w:proofErr w:type="gramEnd"/>
                        <w:r w:rsidRPr="00EC4FB2">
                          <w:rPr>
                            <w:color w:val="0000FF"/>
                            <w:sz w:val="18"/>
                            <w:szCs w:val="18"/>
                          </w:rPr>
                          <w:t>null</w:t>
                        </w:r>
                        <w:r w:rsidRPr="00EC4FB2">
                          <w:rPr>
                            <w:sz w:val="18"/>
                            <w:szCs w:val="18"/>
                          </w:rPr>
                          <w:t>,</w:t>
                        </w:r>
                        <w:r w:rsidRPr="00EC4FB2">
                          <w:rPr>
                            <w:color w:val="0000FF"/>
                            <w:sz w:val="18"/>
                            <w:szCs w:val="18"/>
                          </w:rPr>
                          <w:t>true</w:t>
                        </w:r>
                        <w:r w:rsidRPr="00EC4FB2">
                          <w:rPr>
                            <w:sz w:val="18"/>
                            <w:szCs w:val="18"/>
                          </w:rPr>
                          <w:t>,</w:t>
                        </w:r>
                        <w:r w:rsidRPr="00EC4FB2">
                          <w:rPr>
                            <w:color w:val="800000"/>
                            <w:sz w:val="18"/>
                            <w:szCs w:val="18"/>
                          </w:rPr>
                          <w:t>100</w:t>
                        </w:r>
                        <w:r w:rsidRPr="00EC4FB2">
                          <w:rPr>
                            <w:sz w:val="18"/>
                            <w:szCs w:val="18"/>
                          </w:rPr>
                          <w:t>,</w:t>
                        </w:r>
                        <w:r w:rsidRPr="00EC4FB2">
                          <w:rPr>
                            <w:color w:val="800000"/>
                            <w:sz w:val="18"/>
                            <w:szCs w:val="18"/>
                          </w:rPr>
                          <w:t>100</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sidRPr="00EC4FB2">
                          <w:rPr>
                            <w:sz w:val="18"/>
                            <w:szCs w:val="18"/>
                          </w:rPr>
                          <w:t>show(</w:t>
                        </w:r>
                        <w:proofErr w:type="gramEnd"/>
                        <w:r w:rsidRPr="00EC4FB2">
                          <w:rPr>
                            <w:sz w:val="18"/>
                            <w:szCs w:val="18"/>
                          </w:rPr>
                          <w:t>);</w:t>
                        </w:r>
                      </w:p>
                    </w:txbxContent>
                  </v:textbox>
                </v:shape>
                <v:shape id="AutoShape 343" o:spid="_x0000_s1265" type="#_x0000_t62" style="position:absolute;left:18288;top:990;width:16002;height:396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lWn8IA&#10;AADcAAAADwAAAGRycy9kb3ducmV2LnhtbERPTWuDQBC9B/Iflgn0lqy1UsRmFSlIi7ekOfQ4uFO1&#10;dWetuya2vz57COT4eN/7YjGDONPkessKHncRCOLG6p5bBaePapuCcB5Z42CZFPyRgyJfr/aYaXvh&#10;A52PvhUhhF2GCjrvx0xK13Rk0O3sSBy4LzsZ9AFOrdQTXkK4GWQcRc/SYM+hocORXjtqfo6zUZCk&#10;XJdvT6b//vyv5sglv2M510o9bJbyBYSnxd/FN/e7VpDGYX44E46A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VafwgAAANwAAAAPAAAAAAAAAAAAAAAAAJgCAABkcnMvZG93&#10;bnJldi54bWxQSwUGAAAAAAQABAD1AAAAhwMAAAAA&#10;" adj="27719,16407" fillcolor="#ff9">
                  <v:textbox inset="0,0,0,0">
                    <w:txbxContent>
                      <w:p w:rsidR="0023747D" w:rsidRPr="000E23E9" w:rsidRDefault="0023747D" w:rsidP="00375F9C">
                        <w:pPr>
                          <w:rPr>
                            <w:szCs w:val="18"/>
                          </w:rPr>
                        </w:pPr>
                        <w:r>
                          <w:rPr>
                            <w:rFonts w:hint="eastAsia"/>
                            <w:szCs w:val="18"/>
                          </w:rPr>
                          <w:t xml:space="preserve">Shows custom pop window </w:t>
                        </w:r>
                        <w:proofErr w:type="gramStart"/>
                        <w:r>
                          <w:rPr>
                            <w:rFonts w:hint="eastAsia"/>
                            <w:szCs w:val="18"/>
                          </w:rPr>
                          <w:t xml:space="preserve">in  </w:t>
                        </w:r>
                        <w:r>
                          <w:rPr>
                            <w:sz w:val="18"/>
                            <w:szCs w:val="18"/>
                          </w:rPr>
                          <w:t>beforeComboPop</w:t>
                        </w:r>
                        <w:proofErr w:type="gramEnd"/>
                        <w:r>
                          <w:rPr>
                            <w:rFonts w:hint="eastAsia"/>
                            <w:sz w:val="18"/>
                            <w:szCs w:val="18"/>
                          </w:rPr>
                          <w:t xml:space="preserve"> event</w:t>
                        </w:r>
                      </w:p>
                    </w:txbxContent>
                  </v:textbox>
                </v:shape>
                <w10:anchorlock/>
              </v:group>
            </w:pict>
          </mc:Fallback>
        </mc:AlternateContent>
      </w:r>
    </w:p>
    <w:p w:rsidR="00375F9C" w:rsidRPr="00A8478A" w:rsidRDefault="00375F9C" w:rsidP="00375F9C">
      <w:pPr>
        <w:rPr>
          <w:b/>
        </w:rPr>
      </w:pPr>
      <w:r w:rsidRPr="00A8478A">
        <w:rPr>
          <w:rFonts w:hint="eastAsia"/>
          <w:b/>
        </w:rPr>
        <w:t>Output:</w:t>
      </w:r>
    </w:p>
    <w:p w:rsidR="00375F9C" w:rsidRPr="00716271" w:rsidRDefault="005C781A" w:rsidP="00375F9C">
      <w:r>
        <w:rPr>
          <w:rFonts w:hint="eastAsia"/>
          <w:noProof/>
        </w:rPr>
        <mc:AlternateContent>
          <mc:Choice Requires="wps">
            <w:drawing>
              <wp:anchor distT="0" distB="0" distL="114300" distR="114300" simplePos="0" relativeHeight="251587072" behindDoc="0" locked="0" layoutInCell="1" allowOverlap="1" wp14:anchorId="2E7BBEC3" wp14:editId="5C5219CD">
                <wp:simplePos x="0" y="0"/>
                <wp:positionH relativeFrom="column">
                  <wp:posOffset>1257300</wp:posOffset>
                </wp:positionH>
                <wp:positionV relativeFrom="line">
                  <wp:posOffset>727710</wp:posOffset>
                </wp:positionV>
                <wp:extent cx="1943100" cy="198120"/>
                <wp:effectExtent l="333375" t="194310" r="9525" b="7620"/>
                <wp:wrapNone/>
                <wp:docPr id="818" name="AutoShape 4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943100" cy="198120"/>
                        </a:xfrm>
                        <a:prstGeom prst="wedgeRoundRectCallout">
                          <a:avLst>
                            <a:gd name="adj1" fmla="val 66468"/>
                            <a:gd name="adj2" fmla="val -13494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The custom pop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3" o:spid="_x0000_s1266" type="#_x0000_t62" style="position:absolute;left:0;text-align:left;margin-left:99pt;margin-top:57.3pt;width:153pt;height:15.6pt;flip:x;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" adj="25157,-18347" fillcolor="#ff9">
                <v:textbox inset="0,0,0,0">
                  <w:txbxContent>
                    <w:p w:rsidR="0023747D" w:rsidRPr="000E23E9" w:rsidRDefault="0023747D" w:rsidP="00375F9C">
                      <w:pPr>
                        <w:rPr>
                          <w:szCs w:val="18"/>
                        </w:rPr>
                      </w:pPr>
                      <w:r>
                        <w:rPr>
                          <w:rFonts w:hint="eastAsia"/>
                          <w:szCs w:val="18"/>
                        </w:rPr>
                        <w:t>The custom pop window</w:t>
                      </w:r>
                    </w:p>
                  </w:txbxContent>
                </v:textbox>
                <w10:wrap anchory="line"/>
              </v:shape>
            </w:pict>
          </mc:Fallback>
        </mc:AlternateContent>
      </w:r>
      <w:r>
        <w:rPr>
          <w:rFonts w:hint="eastAsia"/>
          <w:noProof/>
        </w:rPr>
        <w:drawing>
          <wp:inline distT="0" distB="0" distL="0" distR="0" wp14:anchorId="54B4BAF1" wp14:editId="347497DA">
            <wp:extent cx="3705225" cy="3314700"/>
            <wp:effectExtent l="0" t="0" r="952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05225" cy="3314700"/>
                    </a:xfrm>
                    <a:prstGeom prst="rect">
                      <a:avLst/>
                    </a:prstGeom>
                    <a:noFill/>
                    <a:ln>
                      <a:noFill/>
                    </a:ln>
                  </pic:spPr>
                </pic:pic>
              </a:graphicData>
            </a:graphic>
          </wp:inline>
        </w:drawing>
      </w:r>
    </w:p>
    <w:p w:rsidR="00375F9C" w:rsidRDefault="00375F9C" w:rsidP="00E45D25">
      <w:pPr>
        <w:pStyle w:val="4"/>
        <w:numPr>
          <w:ilvl w:val="3"/>
          <w:numId w:val="17"/>
        </w:numPr>
      </w:pPr>
      <w:bookmarkStart w:id="69" w:name="_Toc356466207"/>
      <w:r>
        <w:rPr>
          <w:rFonts w:hint="eastAsia"/>
        </w:rPr>
        <w:lastRenderedPageBreak/>
        <w:t>Command Buttons</w:t>
      </w:r>
      <w:bookmarkEnd w:id="69"/>
    </w:p>
    <w:p w:rsidR="00375F9C" w:rsidRPr="007D39A7" w:rsidRDefault="00375F9C" w:rsidP="00375F9C">
      <w:r w:rsidRPr="007D39A7">
        <w:t>You can use commandBtn property to add an command button into ComboInput control.</w:t>
      </w:r>
      <w:r>
        <w:rPr>
          <w:rFonts w:hint="eastAsia"/>
        </w:rPr>
        <w:t xml:space="preserve"> The following types are available for </w:t>
      </w:r>
      <w:r w:rsidRPr="007D39A7">
        <w:t>commandBtn property</w:t>
      </w:r>
      <w:r>
        <w:rPr>
          <w:rFonts w:hint="eastAsia"/>
        </w:rPr>
        <w:t>:</w:t>
      </w:r>
    </w:p>
    <w:p w:rsidR="00375F9C" w:rsidRDefault="00375F9C" w:rsidP="00E45D25">
      <w:pPr>
        <w:numPr>
          <w:ilvl w:val="0"/>
          <w:numId w:val="12"/>
        </w:numPr>
      </w:pPr>
      <w:r>
        <w:t>“</w:t>
      </w:r>
      <w:r>
        <w:rPr>
          <w:rFonts w:hint="eastAsia"/>
        </w:rPr>
        <w:t>none</w:t>
      </w:r>
      <w:r>
        <w:t>”</w:t>
      </w:r>
      <w:r>
        <w:rPr>
          <w:rFonts w:hint="eastAsia"/>
        </w:rPr>
        <w:t>: no command button</w:t>
      </w:r>
    </w:p>
    <w:p w:rsidR="00375F9C" w:rsidRDefault="00375F9C" w:rsidP="00E45D25">
      <w:pPr>
        <w:numPr>
          <w:ilvl w:val="0"/>
          <w:numId w:val="12"/>
        </w:numPr>
      </w:pPr>
      <w:r>
        <w:t>“</w:t>
      </w:r>
      <w:r>
        <w:rPr>
          <w:rFonts w:hint="eastAsia"/>
        </w:rPr>
        <w:t>save</w:t>
      </w:r>
      <w:r>
        <w:t>”</w:t>
      </w:r>
      <w:r>
        <w:rPr>
          <w:rFonts w:hint="eastAsia"/>
        </w:rPr>
        <w:t>: It</w:t>
      </w:r>
      <w:r>
        <w:t>’</w:t>
      </w:r>
      <w:r>
        <w:rPr>
          <w:rFonts w:hint="eastAsia"/>
        </w:rPr>
        <w:t>s a save button</w:t>
      </w:r>
    </w:p>
    <w:p w:rsidR="00375F9C" w:rsidRDefault="00375F9C" w:rsidP="00E45D25">
      <w:pPr>
        <w:numPr>
          <w:ilvl w:val="0"/>
          <w:numId w:val="12"/>
        </w:numPr>
      </w:pPr>
      <w:r>
        <w:t>“</w:t>
      </w:r>
      <w:r>
        <w:rPr>
          <w:rFonts w:hint="eastAsia"/>
        </w:rPr>
        <w:t>add</w:t>
      </w:r>
      <w:r>
        <w:t>”</w:t>
      </w:r>
      <w:r w:rsidRPr="00D77490">
        <w:rPr>
          <w:rFonts w:hint="eastAsia"/>
        </w:rPr>
        <w:t xml:space="preserve"> </w:t>
      </w:r>
      <w:r>
        <w:rPr>
          <w:rFonts w:hint="eastAsia"/>
        </w:rPr>
        <w:t>: It</w:t>
      </w:r>
      <w:r>
        <w:t>’</w:t>
      </w:r>
      <w:r>
        <w:rPr>
          <w:rFonts w:hint="eastAsia"/>
        </w:rPr>
        <w:t>s a add button</w:t>
      </w:r>
    </w:p>
    <w:p w:rsidR="00375F9C" w:rsidRDefault="00375F9C" w:rsidP="00E45D25">
      <w:pPr>
        <w:numPr>
          <w:ilvl w:val="0"/>
          <w:numId w:val="12"/>
        </w:numPr>
      </w:pPr>
      <w:r>
        <w:t>“</w:t>
      </w:r>
      <w:r>
        <w:rPr>
          <w:rFonts w:hint="eastAsia"/>
        </w:rPr>
        <w:t>remove</w:t>
      </w:r>
      <w:r>
        <w:t>”</w:t>
      </w:r>
      <w:r w:rsidRPr="00D77490">
        <w:rPr>
          <w:rFonts w:hint="eastAsia"/>
        </w:rPr>
        <w:t xml:space="preserve"> </w:t>
      </w:r>
      <w:r>
        <w:rPr>
          <w:rFonts w:hint="eastAsia"/>
        </w:rPr>
        <w:t>: It</w:t>
      </w:r>
      <w:r>
        <w:t>’</w:t>
      </w:r>
      <w:r>
        <w:rPr>
          <w:rFonts w:hint="eastAsia"/>
        </w:rPr>
        <w:t>s a remove button</w:t>
      </w:r>
    </w:p>
    <w:p w:rsidR="00375F9C" w:rsidRPr="0002219D" w:rsidRDefault="00375F9C" w:rsidP="00E45D25">
      <w:pPr>
        <w:numPr>
          <w:ilvl w:val="0"/>
          <w:numId w:val="12"/>
        </w:numPr>
        <w:rPr>
          <w:lang w:val="it-IT"/>
        </w:rPr>
      </w:pPr>
      <w:r w:rsidRPr="0002219D">
        <w:rPr>
          <w:lang w:val="it-IT"/>
        </w:rPr>
        <w:t>“</w:t>
      </w:r>
      <w:r w:rsidRPr="0002219D">
        <w:rPr>
          <w:rFonts w:hint="eastAsia"/>
          <w:lang w:val="it-IT"/>
        </w:rPr>
        <w:t>delete</w:t>
      </w:r>
      <w:r w:rsidRPr="0002219D">
        <w:rPr>
          <w:lang w:val="it-IT"/>
        </w:rPr>
        <w:t>”</w:t>
      </w:r>
      <w:r w:rsidRPr="0002219D">
        <w:rPr>
          <w:rFonts w:hint="eastAsia"/>
          <w:lang w:val="it-IT"/>
        </w:rPr>
        <w:t xml:space="preserve"> : It</w:t>
      </w:r>
      <w:r>
        <w:rPr>
          <w:lang w:val="it-IT"/>
        </w:rPr>
        <w:t>’</w:t>
      </w:r>
      <w:r w:rsidRPr="0002219D">
        <w:rPr>
          <w:rFonts w:hint="eastAsia"/>
          <w:lang w:val="it-IT"/>
        </w:rPr>
        <w:t>s a delete button</w:t>
      </w:r>
    </w:p>
    <w:p w:rsidR="00375F9C" w:rsidRDefault="00375F9C" w:rsidP="00E45D25">
      <w:pPr>
        <w:numPr>
          <w:ilvl w:val="0"/>
          <w:numId w:val="12"/>
        </w:numPr>
      </w:pPr>
      <w:r>
        <w:t>“</w:t>
      </w:r>
      <w:r>
        <w:rPr>
          <w:rFonts w:hint="eastAsia"/>
        </w:rPr>
        <w:t>custom</w:t>
      </w:r>
      <w:r>
        <w:t>”</w:t>
      </w:r>
      <w:r w:rsidRPr="00D77490">
        <w:rPr>
          <w:rFonts w:hint="eastAsia"/>
        </w:rPr>
        <w:t xml:space="preserve"> </w:t>
      </w:r>
      <w:r>
        <w:rPr>
          <w:rFonts w:hint="eastAsia"/>
        </w:rPr>
        <w:t xml:space="preserve">: custom button ( sets imageClass or mage,/imagePos to </w:t>
      </w:r>
      <w:r>
        <w:t>custom</w:t>
      </w:r>
      <w:r>
        <w:rPr>
          <w:rFonts w:hint="eastAsia"/>
        </w:rPr>
        <w:t xml:space="preserve"> it) </w:t>
      </w:r>
    </w:p>
    <w:p w:rsidR="00375F9C" w:rsidRDefault="00375F9C" w:rsidP="00375F9C"/>
    <w:p w:rsidR="00375F9C" w:rsidRPr="005D318E" w:rsidRDefault="00375F9C" w:rsidP="00375F9C">
      <w:pPr>
        <w:rPr>
          <w:b/>
        </w:rPr>
      </w:pPr>
      <w:r w:rsidRPr="005D318E">
        <w:rPr>
          <w:rFonts w:hint="eastAsia"/>
          <w:b/>
        </w:rPr>
        <w:t>Input:</w:t>
      </w:r>
    </w:p>
    <w:p w:rsidR="00375F9C" w:rsidRDefault="005C781A" w:rsidP="00375F9C">
      <w:r>
        <w:rPr>
          <w:noProof/>
        </w:rPr>
        <mc:AlternateContent>
          <mc:Choice Requires="wps">
            <w:drawing>
              <wp:anchor distT="0" distB="0" distL="114300" distR="114300" simplePos="0" relativeHeight="251597312" behindDoc="0" locked="0" layoutInCell="1" allowOverlap="1" wp14:anchorId="77F25A09" wp14:editId="2775154A">
                <wp:simplePos x="0" y="0"/>
                <wp:positionH relativeFrom="column">
                  <wp:posOffset>9525</wp:posOffset>
                </wp:positionH>
                <wp:positionV relativeFrom="line">
                  <wp:posOffset>56515</wp:posOffset>
                </wp:positionV>
                <wp:extent cx="5476875" cy="2037715"/>
                <wp:effectExtent l="9525" t="8890" r="9525" b="10795"/>
                <wp:wrapNone/>
                <wp:docPr id="817"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203771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none</w:t>
                            </w:r>
                            <w:r>
                              <w:rPr>
                                <w:color w:val="FF00FF"/>
                                <w:sz w:val="18"/>
                                <w:szCs w:val="18"/>
                              </w:rPr>
                              <w:t>'</w:t>
                            </w:r>
                            <w:r>
                              <w:rPr>
                                <w:sz w:val="18"/>
                                <w:szCs w:val="18"/>
                              </w:rPr>
                              <w:t>).show();</w:t>
                            </w:r>
                          </w:p>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save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rFonts w:hint="eastAsia"/>
                                <w:color w:val="FF00FF"/>
                                <w:sz w:val="18"/>
                                <w:szCs w:val="18"/>
                              </w:rPr>
                              <w:t>'save event'</w:t>
                            </w:r>
                            <w:r>
                              <w:rPr>
                                <w:rFonts w:hint="eastAsia"/>
                                <w:sz w:val="18"/>
                                <w:szCs w:val="18"/>
                              </w:rPr>
                              <w:t xml:space="preserve">); </w:t>
                            </w:r>
                            <w:r>
                              <w:rPr>
                                <w:sz w:val="18"/>
                                <w:szCs w:val="18"/>
                              </w:rPr>
                              <w:t>}).show();</w:t>
                            </w:r>
                          </w:p>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add</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color w:val="FF00FF"/>
                                <w:sz w:val="18"/>
                                <w:szCs w:val="18"/>
                              </w:rPr>
                              <w:t>'</w:t>
                            </w:r>
                            <w:r>
                              <w:rPr>
                                <w:rFonts w:hint="eastAsia"/>
                                <w:color w:val="FF00FF"/>
                                <w:sz w:val="18"/>
                                <w:szCs w:val="18"/>
                              </w:rPr>
                              <w:t>add event'</w:t>
                            </w:r>
                            <w:r>
                              <w:rPr>
                                <w:rFonts w:hint="eastAsia"/>
                                <w:sz w:val="18"/>
                                <w:szCs w:val="18"/>
                              </w:rPr>
                              <w:t xml:space="preserve">); </w:t>
                            </w:r>
                            <w:r>
                              <w:rPr>
                                <w:sz w:val="18"/>
                                <w:szCs w:val="18"/>
                              </w:rPr>
                              <w:t>}).show();</w:t>
                            </w:r>
                          </w:p>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remove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color w:val="FF00FF"/>
                                <w:sz w:val="18"/>
                                <w:szCs w:val="18"/>
                              </w:rPr>
                              <w:t>'</w:t>
                            </w:r>
                            <w:r>
                              <w:rPr>
                                <w:rFonts w:hint="eastAsia"/>
                                <w:color w:val="FF00FF"/>
                                <w:sz w:val="18"/>
                                <w:szCs w:val="18"/>
                              </w:rPr>
                              <w:t>remove event'</w:t>
                            </w:r>
                            <w:r>
                              <w:rPr>
                                <w:rFonts w:hint="eastAsia"/>
                                <w:sz w:val="18"/>
                                <w:szCs w:val="18"/>
                              </w:rPr>
                              <w:t xml:space="preserve">); </w:t>
                            </w:r>
                            <w:r>
                              <w:rPr>
                                <w:sz w:val="18"/>
                                <w:szCs w:val="18"/>
                              </w:rPr>
                              <w:t>}).show();</w:t>
                            </w:r>
                          </w:p>
                          <w:p w:rsidR="0023747D" w:rsidRPr="004E07E9"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delete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rFonts w:hint="eastAsia"/>
                                <w:color w:val="FF00FF"/>
                                <w:sz w:val="18"/>
                                <w:szCs w:val="18"/>
                              </w:rPr>
                              <w:t>'delete event'</w:t>
                            </w:r>
                            <w:r>
                              <w:rPr>
                                <w:rFonts w:hint="eastAsia"/>
                                <w:sz w:val="18"/>
                                <w:szCs w:val="18"/>
                              </w:rPr>
                              <w:t xml:space="preserve">); </w:t>
                            </w:r>
                            <w:r>
                              <w:rPr>
                                <w:sz w:val="18"/>
                                <w:szCs w:val="18"/>
                              </w:rPr>
                              <w:t>}).show();</w:t>
                            </w:r>
                          </w:p>
                          <w:p w:rsidR="0023747D" w:rsidRPr="004E07E9"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save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rFonts w:hint="eastAsia"/>
                                <w:color w:val="FF00FF"/>
                                <w:sz w:val="18"/>
                                <w:szCs w:val="18"/>
                              </w:rPr>
                              <w:t>'save event'</w:t>
                            </w:r>
                            <w:r>
                              <w:rPr>
                                <w:rFonts w:hint="eastAsia"/>
                                <w:sz w:val="18"/>
                                <w:szCs w:val="18"/>
                              </w:rPr>
                              <w:t xml:space="preserve">); </w:t>
                            </w:r>
                            <w:r>
                              <w:rPr>
                                <w:sz w:val="18"/>
                                <w:szCs w:val="18"/>
                              </w:rPr>
                              <w:t>}).show();</w:t>
                            </w:r>
                          </w:p>
                        </w:txbxContent>
                      </wps:txbx>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6" o:spid="_x0000_s1267" type="#_x0000_t202" style="position:absolute;left:0;text-align:left;margin-left:.75pt;margin-top:4.45pt;width:431.25pt;height:160.4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" strokeweight="1pt">
                <v:textbox inset="1.5mm,1.3mm,1.5mm">
                  <w:txbxContent>
                    <w:p w:rsidR="0023747D" w:rsidRDefault="0023747D" w:rsidP="00375F9C">
                      <w:pPr>
                        <w:spacing w:line="240" w:lineRule="exact"/>
                        <w:rPr>
                          <w:sz w:val="18"/>
                          <w:szCs w:val="18"/>
                        </w:rPr>
                      </w:pPr>
                      <w:r>
                        <w:rPr>
                          <w:sz w:val="18"/>
                          <w:szCs w:val="18"/>
                        </w:rPr>
                        <w:t>(</w:t>
                      </w:r>
                      <w:proofErr w:type="gramStart"/>
                      <w:r>
                        <w:rPr>
                          <w:rFonts w:hint="eastAsia"/>
                          <w:sz w:val="18"/>
                          <w:szCs w:val="18"/>
                        </w:rPr>
                        <w:t>new</w:t>
                      </w:r>
                      <w:proofErr w:type="gramEnd"/>
                      <w:r>
                        <w:rPr>
                          <w:rFonts w:hint="eastAsia"/>
                          <w:sz w:val="18"/>
                          <w:szCs w:val="18"/>
                        </w:rPr>
                        <w:t xml:space="preserve">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none</w:t>
                      </w:r>
                      <w:r>
                        <w:rPr>
                          <w:color w:val="FF00FF"/>
                          <w:sz w:val="18"/>
                          <w:szCs w:val="18"/>
                        </w:rPr>
                        <w:t>'</w:t>
                      </w:r>
                      <w:r>
                        <w:rPr>
                          <w:sz w:val="18"/>
                          <w:szCs w:val="18"/>
                        </w:rPr>
                        <w:t>).show();</w:t>
                      </w:r>
                    </w:p>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save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rFonts w:hint="eastAsia"/>
                          <w:color w:val="FF00FF"/>
                          <w:sz w:val="18"/>
                          <w:szCs w:val="18"/>
                        </w:rPr>
                        <w:t>'save event'</w:t>
                      </w:r>
                      <w:r>
                        <w:rPr>
                          <w:rFonts w:hint="eastAsia"/>
                          <w:sz w:val="18"/>
                          <w:szCs w:val="18"/>
                        </w:rPr>
                        <w:t xml:space="preserve">); </w:t>
                      </w:r>
                      <w:r>
                        <w:rPr>
                          <w:sz w:val="18"/>
                          <w:szCs w:val="18"/>
                        </w:rPr>
                        <w:t>}).show();</w:t>
                      </w:r>
                    </w:p>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add</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color w:val="FF00FF"/>
                          <w:sz w:val="18"/>
                          <w:szCs w:val="18"/>
                        </w:rPr>
                        <w:t>'</w:t>
                      </w:r>
                      <w:r>
                        <w:rPr>
                          <w:rFonts w:hint="eastAsia"/>
                          <w:color w:val="FF00FF"/>
                          <w:sz w:val="18"/>
                          <w:szCs w:val="18"/>
                        </w:rPr>
                        <w:t>add event'</w:t>
                      </w:r>
                      <w:r>
                        <w:rPr>
                          <w:rFonts w:hint="eastAsia"/>
                          <w:sz w:val="18"/>
                          <w:szCs w:val="18"/>
                        </w:rPr>
                        <w:t xml:space="preserve">); </w:t>
                      </w:r>
                      <w:r>
                        <w:rPr>
                          <w:sz w:val="18"/>
                          <w:szCs w:val="18"/>
                        </w:rPr>
                        <w:t>}).show();</w:t>
                      </w:r>
                    </w:p>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remove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color w:val="FF00FF"/>
                          <w:sz w:val="18"/>
                          <w:szCs w:val="18"/>
                        </w:rPr>
                        <w:t>'</w:t>
                      </w:r>
                      <w:r>
                        <w:rPr>
                          <w:rFonts w:hint="eastAsia"/>
                          <w:color w:val="FF00FF"/>
                          <w:sz w:val="18"/>
                          <w:szCs w:val="18"/>
                        </w:rPr>
                        <w:t>remove event'</w:t>
                      </w:r>
                      <w:r>
                        <w:rPr>
                          <w:rFonts w:hint="eastAsia"/>
                          <w:sz w:val="18"/>
                          <w:szCs w:val="18"/>
                        </w:rPr>
                        <w:t xml:space="preserve">); </w:t>
                      </w:r>
                      <w:r>
                        <w:rPr>
                          <w:sz w:val="18"/>
                          <w:szCs w:val="18"/>
                        </w:rPr>
                        <w:t>}).show();</w:t>
                      </w:r>
                    </w:p>
                    <w:p w:rsidR="0023747D" w:rsidRPr="004E07E9"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delete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rFonts w:hint="eastAsia"/>
                          <w:color w:val="FF00FF"/>
                          <w:sz w:val="18"/>
                          <w:szCs w:val="18"/>
                        </w:rPr>
                        <w:t>'delete event'</w:t>
                      </w:r>
                      <w:r>
                        <w:rPr>
                          <w:rFonts w:hint="eastAsia"/>
                          <w:sz w:val="18"/>
                          <w:szCs w:val="18"/>
                        </w:rPr>
                        <w:t xml:space="preserve">); </w:t>
                      </w:r>
                      <w:r>
                        <w:rPr>
                          <w:sz w:val="18"/>
                          <w:szCs w:val="18"/>
                        </w:rPr>
                        <w:t>}).show();</w:t>
                      </w:r>
                    </w:p>
                    <w:p w:rsidR="0023747D" w:rsidRPr="004E07E9"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save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rFonts w:hint="eastAsia"/>
                          <w:color w:val="FF00FF"/>
                          <w:sz w:val="18"/>
                          <w:szCs w:val="18"/>
                        </w:rPr>
                        <w:t>'save event'</w:t>
                      </w:r>
                      <w:r>
                        <w:rPr>
                          <w:rFonts w:hint="eastAsia"/>
                          <w:sz w:val="18"/>
                          <w:szCs w:val="18"/>
                        </w:rPr>
                        <w:t xml:space="preserve">); </w:t>
                      </w:r>
                      <w:r>
                        <w:rPr>
                          <w:sz w:val="18"/>
                          <w:szCs w:val="18"/>
                        </w:rPr>
                        <w:t>}).show();</w:t>
                      </w:r>
                    </w:p>
                  </w:txbxContent>
                </v:textbox>
                <w10:wrap anchory="line"/>
              </v:shape>
            </w:pict>
          </mc:Fallback>
        </mc:AlternateContent>
      </w:r>
      <w:r>
        <w:rPr>
          <w:noProof/>
        </w:rPr>
        <mc:AlternateContent>
          <mc:Choice Requires="wpc">
            <w:drawing>
              <wp:inline distT="0" distB="0" distL="0" distR="0" wp14:anchorId="51BE81D6" wp14:editId="1487D34D">
                <wp:extent cx="5257800" cy="1981200"/>
                <wp:effectExtent l="0" t="0" r="0" b="0"/>
                <wp:docPr id="816" name="画布 3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id="画布 344" o:spid="_x0000_s1026" editas="canvas" style="width:414pt;height:156pt;mso-position-horizontal-relative:char;mso-position-vertical-relative:line" coordsize="52578,19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">
                <v:shape id="_x0000_s1027" type="#_x0000_t75" style="position:absolute;width:52578;height:19812;visibility:visible;mso-wrap-style:square">
                  <v:fill o:detectmouseclick="t"/>
                  <v:path o:connecttype="none"/>
                </v:shape>
                <w10:anchorlock/>
              </v:group>
            </w:pict>
          </mc:Fallback>
        </mc:AlternateContent>
      </w:r>
    </w:p>
    <w:p w:rsidR="00375F9C" w:rsidRPr="005D318E" w:rsidRDefault="00375F9C" w:rsidP="00375F9C">
      <w:pPr>
        <w:rPr>
          <w:b/>
        </w:rPr>
      </w:pPr>
      <w:r w:rsidRPr="005D318E">
        <w:rPr>
          <w:rFonts w:hint="eastAsia"/>
          <w:b/>
        </w:rPr>
        <w:t>Output:</w:t>
      </w:r>
    </w:p>
    <w:p w:rsidR="00375F9C" w:rsidRDefault="005C781A" w:rsidP="00375F9C">
      <w:r>
        <w:rPr>
          <w:rFonts w:hint="eastAsia"/>
          <w:noProof/>
        </w:rPr>
        <w:drawing>
          <wp:inline distT="0" distB="0" distL="0" distR="0" wp14:anchorId="39C1DB4F" wp14:editId="5D07313A">
            <wp:extent cx="2257425" cy="1819275"/>
            <wp:effectExtent l="0" t="0" r="9525"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57425" cy="1819275"/>
                    </a:xfrm>
                    <a:prstGeom prst="rect">
                      <a:avLst/>
                    </a:prstGeom>
                    <a:noFill/>
                    <a:ln>
                      <a:noFill/>
                    </a:ln>
                  </pic:spPr>
                </pic:pic>
              </a:graphicData>
            </a:graphic>
          </wp:inline>
        </w:drawing>
      </w:r>
    </w:p>
    <w:p w:rsidR="00375F9C" w:rsidRDefault="00375F9C" w:rsidP="00375F9C"/>
    <w:p w:rsidR="00375F9C" w:rsidRDefault="005C781A" w:rsidP="00375F9C">
      <w:r>
        <w:rPr>
          <w:rFonts w:hint="eastAsia"/>
          <w:noProof/>
        </w:rPr>
        <mc:AlternateContent>
          <mc:Choice Requires="wps">
            <w:drawing>
              <wp:anchor distT="0" distB="0" distL="114300" distR="114300" simplePos="0" relativeHeight="251625984" behindDoc="0" locked="0" layoutInCell="1" allowOverlap="1" wp14:anchorId="77F85B81" wp14:editId="0DDB511D">
                <wp:simplePos x="0" y="0"/>
                <wp:positionH relativeFrom="column">
                  <wp:posOffset>0</wp:posOffset>
                </wp:positionH>
                <wp:positionV relativeFrom="line">
                  <wp:posOffset>99060</wp:posOffset>
                </wp:positionV>
                <wp:extent cx="5372100" cy="454660"/>
                <wp:effectExtent l="9525" t="13335" r="9525" b="8255"/>
                <wp:wrapNone/>
                <wp:docPr id="814" name="Text Box 6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54660"/>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Pr="00980CAB" w:rsidRDefault="0023747D" w:rsidP="00375F9C">
                            <w:r w:rsidRPr="00393465">
                              <w:rPr>
                                <w:b/>
                              </w:rPr>
                              <w:t>chapter2\</w:t>
                            </w:r>
                            <w:r>
                              <w:rPr>
                                <w:rFonts w:hint="eastAsia"/>
                                <w:b/>
                              </w:rPr>
                              <w:t>Combo</w:t>
                            </w:r>
                            <w:r w:rsidRPr="00393465">
                              <w:rPr>
                                <w:b/>
                              </w:rPr>
                              <w:t>Input</w:t>
                            </w:r>
                            <w:r>
                              <w:rPr>
                                <w:rFonts w:hint="eastAsia"/>
                                <w:b/>
                              </w:rPr>
                              <w:t xml:space="preserve">\index.html </w:t>
                            </w:r>
                            <w:r w:rsidRPr="005D318E">
                              <w:rPr>
                                <w:rFonts w:hint="eastAsia"/>
                              </w:rPr>
                              <w:t xml:space="preserve">is an overall </w:t>
                            </w:r>
                            <w:r w:rsidRPr="005D318E">
                              <w:t>example</w:t>
                            </w:r>
                            <w:r w:rsidRPr="005D318E">
                              <w:rPr>
                                <w:rFonts w:hint="eastAsia"/>
                              </w:rPr>
                              <w:t xml:space="preserve"> for </w:t>
                            </w:r>
                            <w:r>
                              <w:rPr>
                                <w:rFonts w:hint="eastAsia"/>
                              </w:rPr>
                              <w:t>Combo</w:t>
                            </w:r>
                            <w:r w:rsidRPr="005D318E">
                              <w:rPr>
                                <w:rFonts w:hint="eastAsia"/>
                              </w:rPr>
                              <w:t>Input.</w:t>
                            </w:r>
                          </w:p>
                        </w:txbxContent>
                      </wps:txbx>
                      <wps:bodyPr rot="0" vert="horz" wrap="square" lIns="54000" tIns="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17" o:spid="_x0000_s1268" type="#_x0000_t202" style="position:absolute;left:0;text-align:left;margin-left:0;margin-top:7.8pt;width:423pt;height:35.8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Pr="00980CAB" w:rsidRDefault="0023747D" w:rsidP="00375F9C">
                      <w:r w:rsidRPr="00393465">
                        <w:rPr>
                          <w:b/>
                        </w:rPr>
                        <w:t>chapter2\</w:t>
                      </w:r>
                      <w:r>
                        <w:rPr>
                          <w:rFonts w:hint="eastAsia"/>
                          <w:b/>
                        </w:rPr>
                        <w:t>Combo</w:t>
                      </w:r>
                      <w:r w:rsidRPr="00393465">
                        <w:rPr>
                          <w:b/>
                        </w:rPr>
                        <w:t>Input</w:t>
                      </w:r>
                      <w:r>
                        <w:rPr>
                          <w:rFonts w:hint="eastAsia"/>
                          <w:b/>
                        </w:rPr>
                        <w:t xml:space="preserve">\index.html </w:t>
                      </w:r>
                      <w:r w:rsidRPr="005D318E">
                        <w:rPr>
                          <w:rFonts w:hint="eastAsia"/>
                        </w:rPr>
                        <w:t xml:space="preserve">is an overall </w:t>
                      </w:r>
                      <w:r w:rsidRPr="005D318E">
                        <w:t>example</w:t>
                      </w:r>
                      <w:r w:rsidRPr="005D318E">
                        <w:rPr>
                          <w:rFonts w:hint="eastAsia"/>
                        </w:rPr>
                        <w:t xml:space="preserve"> for </w:t>
                      </w:r>
                      <w:r>
                        <w:rPr>
                          <w:rFonts w:hint="eastAsia"/>
                        </w:rPr>
                        <w:t>Combo</w:t>
                      </w:r>
                      <w:r w:rsidRPr="005D318E">
                        <w:rPr>
                          <w:rFonts w:hint="eastAsia"/>
                        </w:rPr>
                        <w:t>Input.</w:t>
                      </w:r>
                    </w:p>
                  </w:txbxContent>
                </v:textbox>
                <w10:wrap anchory="line"/>
              </v:shape>
            </w:pict>
          </mc:Fallback>
        </mc:AlternateContent>
      </w:r>
    </w:p>
    <w:p w:rsidR="00375F9C" w:rsidRDefault="00375F9C" w:rsidP="00375F9C"/>
    <w:p w:rsidR="00375F9C" w:rsidRPr="005D318E" w:rsidRDefault="00375F9C" w:rsidP="00375F9C"/>
    <w:p w:rsidR="00375F9C" w:rsidRDefault="00375F9C" w:rsidP="00375F9C"/>
    <w:p w:rsidR="00375F9C" w:rsidRDefault="00375F9C" w:rsidP="00E45D25">
      <w:pPr>
        <w:pStyle w:val="3"/>
        <w:numPr>
          <w:ilvl w:val="2"/>
          <w:numId w:val="17"/>
        </w:numPr>
      </w:pPr>
      <w:bookmarkStart w:id="70" w:name="_Toc356466208"/>
      <w:r>
        <w:rPr>
          <w:rFonts w:hint="eastAsia"/>
        </w:rPr>
        <w:t>RichEditor</w:t>
      </w:r>
      <w:bookmarkEnd w:id="70"/>
    </w:p>
    <w:p w:rsidR="00375F9C" w:rsidRPr="00512B11" w:rsidRDefault="00375F9C" w:rsidP="00375F9C">
      <w:pPr>
        <w:ind w:leftChars="100" w:left="210"/>
        <w:rPr>
          <w:b/>
          <w:sz w:val="18"/>
          <w:szCs w:val="18"/>
        </w:rPr>
      </w:pPr>
      <w:r w:rsidRPr="00512B11">
        <w:rPr>
          <w:rFonts w:hint="eastAsia"/>
          <w:b/>
          <w:sz w:val="18"/>
          <w:szCs w:val="18"/>
        </w:rPr>
        <w:t>Input:</w:t>
      </w:r>
    </w:p>
    <w:p w:rsidR="00375F9C" w:rsidRDefault="005C781A" w:rsidP="00375F9C">
      <w:r>
        <w:rPr>
          <w:noProof/>
        </w:rPr>
        <w:lastRenderedPageBreak/>
        <mc:AlternateContent>
          <mc:Choice Requires="wpc">
            <w:drawing>
              <wp:inline distT="0" distB="0" distL="0" distR="0" wp14:anchorId="31C372B8" wp14:editId="3214C4A0">
                <wp:extent cx="5257800" cy="352425"/>
                <wp:effectExtent l="9525" t="0" r="9525" b="9525"/>
                <wp:docPr id="813" name="画布 3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12" name="Text Box 351"/>
                        <wps:cNvSpPr txBox="1">
                          <a:spLocks noChangeArrowheads="1"/>
                        </wps:cNvSpPr>
                        <wps:spPr bwMode="auto">
                          <a:xfrm>
                            <a:off x="0" y="48895"/>
                            <a:ext cx="5257800" cy="303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8110D" w:rsidRDefault="0023747D" w:rsidP="00375F9C">
                              <w:pPr>
                                <w:rPr>
                                  <w:sz w:val="18"/>
                                  <w:szCs w:val="18"/>
                                </w:rPr>
                              </w:pPr>
                              <w:r w:rsidRPr="00A8110D">
                                <w:rPr>
                                  <w:sz w:val="18"/>
                                  <w:szCs w:val="18"/>
                                </w:rPr>
                                <w:t>(</w:t>
                              </w:r>
                              <w:r w:rsidRPr="00A8110D">
                                <w:rPr>
                                  <w:color w:val="0000FF"/>
                                  <w:sz w:val="18"/>
                                  <w:szCs w:val="18"/>
                                </w:rPr>
                                <w:t>new</w:t>
                              </w:r>
                              <w:r w:rsidRPr="00A8110D">
                                <w:rPr>
                                  <w:sz w:val="18"/>
                                  <w:szCs w:val="18"/>
                                </w:rPr>
                                <w:t xml:space="preserve"> </w:t>
                              </w:r>
                              <w:r>
                                <w:rPr>
                                  <w:rFonts w:hint="eastAsia"/>
                                  <w:sz w:val="18"/>
                                  <w:szCs w:val="18"/>
                                </w:rPr>
                                <w:t>xui</w:t>
                              </w:r>
                              <w:r w:rsidRPr="00A8110D">
                                <w:rPr>
                                  <w:sz w:val="18"/>
                                  <w:szCs w:val="18"/>
                                </w:rPr>
                                <w:t>.UI.RichEditor()).show();</w:t>
                              </w:r>
                            </w:p>
                          </w:txbxContent>
                        </wps:txbx>
                        <wps:bodyPr rot="0" vert="horz" wrap="square" lIns="54000" tIns="46800" rIns="54000" bIns="45720" anchor="t" anchorCtr="0" upright="1">
                          <a:spAutoFit/>
                        </wps:bodyPr>
                      </wps:wsp>
                    </wpc:wpc>
                  </a:graphicData>
                </a:graphic>
              </wp:inline>
            </w:drawing>
          </mc:Choice>
          <mc:Fallback>
            <w:pict>
              <v:group id="画布 349" o:spid="_x0000_s1269" editas="canvas" style="width:414pt;height:27.75pt;mso-position-horizontal-relative:char;mso-position-vertical-relative:line" coordsize="52578,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">
                <v:shape id="_x0000_s1270" type="#_x0000_t75" style="position:absolute;width:52578;height:3524;visibility:visible;mso-wrap-style:square">
                  <v:fill o:detectmouseclick="t"/>
                  <v:path o:connecttype="none"/>
                </v:shape>
                <v:shape id="Text Box 351" o:spid="_x0000_s1271" type="#_x0000_t202" style="position:absolute;top:488;width:52578;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0chMQA&#10;AADcAAAADwAAAGRycy9kb3ducmV2LnhtbESPzWrDMBCE74W8g9hAb7WcHILrRAkhIbiXQpuf+2Jt&#10;LBNrZSTFcd6+KhR6HGbmG2a1GW0nBvKhdaxgluUgiGunW24UnE+HtwJEiMgaO8ek4EkBNuvJywpL&#10;7R78TcMxNiJBOJSowMTYl1KG2pDFkLmeOHlX5y3GJH0jtcdHgttOzvN8IS22nBYM9rQzVN+Od6ug&#10;vu3HfdVejB/utvjS79Xzc1Ep9Todt0sQkcb4H/5rf2gFxWwOv2fS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NHITEAAAA3AAAAA8AAAAAAAAAAAAAAAAAmAIAAGRycy9k&#10;b3ducmV2LnhtbFBLBQYAAAAABAAEAPUAAACJAwAAAAA=&#10;" strokeweight="1pt">
                  <v:textbox style="mso-fit-shape-to-text:t" inset="1.5mm,1.3mm,1.5mm">
                    <w:txbxContent>
                      <w:p w:rsidR="0023747D" w:rsidRPr="00A8110D" w:rsidRDefault="0023747D" w:rsidP="00375F9C">
                        <w:pPr>
                          <w:rPr>
                            <w:sz w:val="18"/>
                            <w:szCs w:val="18"/>
                          </w:rPr>
                        </w:pPr>
                        <w:r w:rsidRPr="00A8110D">
                          <w:rPr>
                            <w:sz w:val="18"/>
                            <w:szCs w:val="18"/>
                          </w:rPr>
                          <w:t>(</w:t>
                        </w:r>
                        <w:proofErr w:type="gramStart"/>
                        <w:r w:rsidRPr="00A8110D">
                          <w:rPr>
                            <w:color w:val="0000FF"/>
                            <w:sz w:val="18"/>
                            <w:szCs w:val="18"/>
                          </w:rPr>
                          <w:t>new</w:t>
                        </w:r>
                        <w:proofErr w:type="gramEnd"/>
                        <w:r w:rsidRPr="00A8110D">
                          <w:rPr>
                            <w:sz w:val="18"/>
                            <w:szCs w:val="18"/>
                          </w:rPr>
                          <w:t xml:space="preserve"> </w:t>
                        </w:r>
                        <w:r>
                          <w:rPr>
                            <w:rFonts w:hint="eastAsia"/>
                            <w:sz w:val="18"/>
                            <w:szCs w:val="18"/>
                          </w:rPr>
                          <w:t>xui</w:t>
                        </w:r>
                        <w:r w:rsidRPr="00A8110D">
                          <w:rPr>
                            <w:sz w:val="18"/>
                            <w:szCs w:val="18"/>
                          </w:rPr>
                          <w:t>.UI.RichEditor()).show();</w:t>
                        </w:r>
                      </w:p>
                    </w:txbxContent>
                  </v:textbox>
                </v:shape>
                <w10:anchorlock/>
              </v:group>
            </w:pict>
          </mc:Fallback>
        </mc:AlternateContent>
      </w:r>
    </w:p>
    <w:p w:rsidR="00375F9C" w:rsidRPr="00512B11" w:rsidRDefault="00375F9C" w:rsidP="00375F9C">
      <w:pPr>
        <w:rPr>
          <w:b/>
        </w:rPr>
      </w:pPr>
      <w:r w:rsidRPr="00512B11">
        <w:rPr>
          <w:rFonts w:hint="eastAsia"/>
          <w:b/>
        </w:rPr>
        <w:t>Output:</w:t>
      </w:r>
    </w:p>
    <w:p w:rsidR="00375F9C" w:rsidRDefault="005C781A" w:rsidP="00375F9C">
      <w:r>
        <w:rPr>
          <w:rFonts w:hint="eastAsia"/>
          <w:noProof/>
        </w:rPr>
        <w:drawing>
          <wp:inline distT="0" distB="0" distL="0" distR="0" wp14:anchorId="61C80869" wp14:editId="51F79FA0">
            <wp:extent cx="3829050" cy="287655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29050" cy="2876550"/>
                    </a:xfrm>
                    <a:prstGeom prst="rect">
                      <a:avLst/>
                    </a:prstGeom>
                    <a:noFill/>
                    <a:ln>
                      <a:noFill/>
                    </a:ln>
                  </pic:spPr>
                </pic:pic>
              </a:graphicData>
            </a:graphic>
          </wp:inline>
        </w:drawing>
      </w:r>
    </w:p>
    <w:p w:rsidR="00375F9C" w:rsidRDefault="00375F9C" w:rsidP="00E45D25">
      <w:pPr>
        <w:pStyle w:val="2"/>
        <w:numPr>
          <w:ilvl w:val="1"/>
          <w:numId w:val="17"/>
        </w:numPr>
      </w:pPr>
      <w:bookmarkStart w:id="71" w:name="_Toc235676275"/>
      <w:bookmarkStart w:id="72" w:name="_Toc356466209"/>
      <w:bookmarkEnd w:id="60"/>
      <w:r>
        <w:rPr>
          <w:rFonts w:hint="eastAsia"/>
        </w:rPr>
        <w:t>List</w:t>
      </w:r>
      <w:bookmarkEnd w:id="71"/>
      <w:r>
        <w:rPr>
          <w:rFonts w:hint="eastAsia"/>
        </w:rPr>
        <w:t xml:space="preserve"> related</w:t>
      </w:r>
      <w:bookmarkEnd w:id="72"/>
    </w:p>
    <w:p w:rsidR="00375F9C" w:rsidRDefault="00375F9C" w:rsidP="00375F9C">
      <w:r>
        <w:rPr>
          <w:rStyle w:val="shorttext"/>
          <w:rFonts w:hint="eastAsia"/>
          <w:shd w:val="clear" w:color="auto" w:fill="FFFFFF"/>
        </w:rPr>
        <w:t>T</w:t>
      </w:r>
      <w:r>
        <w:rPr>
          <w:rStyle w:val="shorttext"/>
          <w:shd w:val="clear" w:color="auto" w:fill="FFFFFF"/>
        </w:rPr>
        <w:t>his section relates to the following controls:</w:t>
      </w:r>
      <w:r>
        <w:rPr>
          <w:rStyle w:val="shorttext"/>
          <w:rFonts w:hint="eastAsia"/>
        </w:rPr>
        <w:t xml:space="preserve"> </w:t>
      </w:r>
      <w:r w:rsidR="00704D04">
        <w:rPr>
          <w:rFonts w:hint="eastAsia"/>
        </w:rPr>
        <w:t>xui.</w:t>
      </w:r>
      <w:r>
        <w:rPr>
          <w:rFonts w:hint="eastAsia"/>
        </w:rPr>
        <w:t xml:space="preserve">UI.List, </w:t>
      </w:r>
      <w:r w:rsidR="00704D04">
        <w:rPr>
          <w:rFonts w:hint="eastAsia"/>
        </w:rPr>
        <w:t>xui.</w:t>
      </w:r>
      <w:r>
        <w:rPr>
          <w:rFonts w:hint="eastAsia"/>
        </w:rPr>
        <w:t xml:space="preserve">UI.RadioBox and </w:t>
      </w:r>
      <w:r w:rsidR="00704D04">
        <w:rPr>
          <w:rFonts w:hint="eastAsia"/>
        </w:rPr>
        <w:t>xui.</w:t>
      </w:r>
      <w:r>
        <w:rPr>
          <w:rFonts w:hint="eastAsia"/>
        </w:rPr>
        <w:t xml:space="preserve">UIIconList and </w:t>
      </w:r>
      <w:r w:rsidR="00704D04">
        <w:rPr>
          <w:rFonts w:hint="eastAsia"/>
        </w:rPr>
        <w:t>xui.</w:t>
      </w:r>
      <w:r>
        <w:rPr>
          <w:rFonts w:hint="eastAsia"/>
        </w:rPr>
        <w:t xml:space="preserve">UI.Gallery. </w:t>
      </w:r>
    </w:p>
    <w:p w:rsidR="00375F9C" w:rsidRDefault="00375F9C" w:rsidP="00E45D25">
      <w:pPr>
        <w:pStyle w:val="3"/>
        <w:numPr>
          <w:ilvl w:val="2"/>
          <w:numId w:val="17"/>
        </w:numPr>
      </w:pPr>
      <w:bookmarkStart w:id="73" w:name="_Toc356466210"/>
      <w:r>
        <w:rPr>
          <w:rFonts w:hint="eastAsia"/>
        </w:rPr>
        <w:t>A Simple one</w:t>
      </w:r>
      <w:bookmarkEnd w:id="73"/>
    </w:p>
    <w:p w:rsidR="00375F9C" w:rsidRDefault="005C781A" w:rsidP="00375F9C">
      <w:r>
        <w:rPr>
          <w:noProof/>
        </w:rPr>
        <mc:AlternateContent>
          <mc:Choice Requires="wpc">
            <w:drawing>
              <wp:inline distT="0" distB="0" distL="0" distR="0" wp14:anchorId="23B3A427" wp14:editId="3DAD3CA4">
                <wp:extent cx="5257800" cy="1068705"/>
                <wp:effectExtent l="9525" t="0" r="9525" b="7620"/>
                <wp:docPr id="811" name="画布 3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08" name="Text Box 354"/>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3112A" w:rsidRDefault="0023747D" w:rsidP="00375F9C">
                              <w:pPr>
                                <w:spacing w:line="240" w:lineRule="exact"/>
                                <w:rPr>
                                  <w:sz w:val="18"/>
                                  <w:szCs w:val="18"/>
                                </w:rPr>
                              </w:pPr>
                              <w:r>
                                <w:rPr>
                                  <w:sz w:val="18"/>
                                  <w:szCs w:val="18"/>
                                </w:rPr>
                                <w:t>xui</w:t>
                              </w:r>
                              <w:r w:rsidRPr="00C3112A">
                                <w:rPr>
                                  <w:sz w:val="18"/>
                                  <w:szCs w:val="18"/>
                                </w:rPr>
                                <w:t>.create(</w:t>
                              </w:r>
                              <w:r w:rsidRPr="00C3112A">
                                <w:rPr>
                                  <w:color w:val="FF00FF"/>
                                  <w:sz w:val="18"/>
                                  <w:szCs w:val="18"/>
                                </w:rPr>
                                <w:t>"List"</w:t>
                              </w:r>
                              <w:r w:rsidRPr="00C3112A">
                                <w:rPr>
                                  <w:sz w:val="18"/>
                                  <w:szCs w:val="18"/>
                                </w:rPr>
                                <w:t>)</w:t>
                              </w:r>
                            </w:p>
                            <w:p w:rsidR="0023747D" w:rsidRPr="00C3112A" w:rsidRDefault="0023747D" w:rsidP="00375F9C">
                              <w:pPr>
                                <w:spacing w:line="240" w:lineRule="exact"/>
                                <w:rPr>
                                  <w:sz w:val="18"/>
                                  <w:szCs w:val="18"/>
                                </w:rPr>
                              </w:pPr>
                              <w:r w:rsidRPr="00C3112A">
                                <w:rPr>
                                  <w:sz w:val="18"/>
                                  <w:szCs w:val="18"/>
                                </w:rPr>
                                <w:t>.setItems([</w:t>
                              </w:r>
                              <w:r w:rsidRPr="00C3112A">
                                <w:rPr>
                                  <w:color w:val="FF00FF"/>
                                  <w:sz w:val="18"/>
                                  <w:szCs w:val="18"/>
                                </w:rPr>
                                <w:t>"</w:t>
                              </w:r>
                              <w:r>
                                <w:rPr>
                                  <w:rFonts w:hint="eastAsia"/>
                                  <w:color w:val="FF00FF"/>
                                  <w:sz w:val="18"/>
                                  <w:szCs w:val="18"/>
                                </w:rPr>
                                <w:t>Item one</w:t>
                              </w:r>
                              <w:r w:rsidRPr="00C3112A">
                                <w:rPr>
                                  <w:color w:val="FF00FF"/>
                                  <w:sz w:val="18"/>
                                  <w:szCs w:val="18"/>
                                </w:rPr>
                                <w:t>"</w:t>
                              </w:r>
                              <w:r w:rsidRPr="00C3112A">
                                <w:rPr>
                                  <w:sz w:val="18"/>
                                  <w:szCs w:val="18"/>
                                </w:rPr>
                                <w:t>,</w:t>
                              </w:r>
                              <w:r>
                                <w:rPr>
                                  <w:color w:val="FF00FF"/>
                                  <w:sz w:val="18"/>
                                  <w:szCs w:val="18"/>
                                </w:rPr>
                                <w:t>"</w:t>
                              </w:r>
                              <w:r>
                                <w:rPr>
                                  <w:rFonts w:hint="eastAsia"/>
                                  <w:color w:val="FF00FF"/>
                                  <w:sz w:val="18"/>
                                  <w:szCs w:val="18"/>
                                </w:rPr>
                                <w:t>Item two</w:t>
                              </w:r>
                              <w:r w:rsidRPr="00C3112A">
                                <w:rPr>
                                  <w:color w:val="FF00FF"/>
                                  <w:sz w:val="18"/>
                                  <w:szCs w:val="18"/>
                                </w:rPr>
                                <w:t>"</w:t>
                              </w:r>
                              <w:r w:rsidRPr="00C3112A">
                                <w:rPr>
                                  <w:sz w:val="18"/>
                                  <w:szCs w:val="18"/>
                                </w:rPr>
                                <w:t>,</w:t>
                              </w:r>
                              <w:r>
                                <w:rPr>
                                  <w:color w:val="FF00FF"/>
                                  <w:sz w:val="18"/>
                                  <w:szCs w:val="18"/>
                                </w:rPr>
                                <w:t>"</w:t>
                              </w:r>
                              <w:r>
                                <w:rPr>
                                  <w:rFonts w:hint="eastAsia"/>
                                  <w:color w:val="FF00FF"/>
                                  <w:sz w:val="18"/>
                                  <w:szCs w:val="18"/>
                                </w:rPr>
                                <w:t>Item tree</w:t>
                              </w:r>
                              <w:r w:rsidRPr="00C3112A">
                                <w:rPr>
                                  <w:color w:val="FF00FF"/>
                                  <w:sz w:val="18"/>
                                  <w:szCs w:val="18"/>
                                </w:rPr>
                                <w:t>"</w:t>
                              </w:r>
                              <w:r w:rsidRPr="00C3112A">
                                <w:rPr>
                                  <w:sz w:val="18"/>
                                  <w:szCs w:val="18"/>
                                </w:rPr>
                                <w:t>])</w:t>
                              </w:r>
                            </w:p>
                            <w:p w:rsidR="0023747D" w:rsidRPr="00C3112A" w:rsidRDefault="0023747D" w:rsidP="00375F9C">
                              <w:pPr>
                                <w:spacing w:line="240" w:lineRule="exact"/>
                                <w:rPr>
                                  <w:sz w:val="18"/>
                                  <w:szCs w:val="18"/>
                                </w:rPr>
                              </w:pPr>
                              <w:r w:rsidRPr="00C3112A">
                                <w:rPr>
                                  <w:sz w:val="18"/>
                                  <w:szCs w:val="18"/>
                                </w:rPr>
                                <w:t>.onItemSelected(</w:t>
                              </w:r>
                              <w:r w:rsidRPr="00C3112A">
                                <w:rPr>
                                  <w:color w:val="0000FF"/>
                                  <w:sz w:val="18"/>
                                  <w:szCs w:val="18"/>
                                </w:rPr>
                                <w:t>function</w:t>
                              </w:r>
                              <w:r w:rsidRPr="00C3112A">
                                <w:rPr>
                                  <w:sz w:val="18"/>
                                  <w:szCs w:val="18"/>
                                </w:rPr>
                                <w:t>(profile,item){</w:t>
                              </w:r>
                            </w:p>
                            <w:p w:rsidR="0023747D" w:rsidRPr="00C3112A" w:rsidRDefault="0023747D" w:rsidP="00375F9C">
                              <w:pPr>
                                <w:spacing w:line="240" w:lineRule="exact"/>
                                <w:rPr>
                                  <w:sz w:val="18"/>
                                  <w:szCs w:val="18"/>
                                </w:rPr>
                              </w:pPr>
                              <w:r w:rsidRPr="00C3112A">
                                <w:rPr>
                                  <w:sz w:val="18"/>
                                  <w:szCs w:val="18"/>
                                </w:rPr>
                                <w:t xml:space="preserve">    </w:t>
                              </w:r>
                              <w:r>
                                <w:rPr>
                                  <w:sz w:val="18"/>
                                  <w:szCs w:val="18"/>
                                </w:rPr>
                                <w:t>xui</w:t>
                              </w:r>
                              <w:r w:rsidRPr="00C3112A">
                                <w:rPr>
                                  <w:sz w:val="18"/>
                                  <w:szCs w:val="18"/>
                                </w:rPr>
                                <w:t>.message(item.id);</w:t>
                              </w:r>
                            </w:p>
                            <w:p w:rsidR="0023747D" w:rsidRPr="00C3112A" w:rsidRDefault="0023747D" w:rsidP="00375F9C">
                              <w:pPr>
                                <w:spacing w:line="240" w:lineRule="exact"/>
                                <w:rPr>
                                  <w:sz w:val="18"/>
                                  <w:szCs w:val="18"/>
                                </w:rPr>
                              </w:pPr>
                              <w:r w:rsidRPr="00C3112A">
                                <w:rPr>
                                  <w:sz w:val="18"/>
                                  <w:szCs w:val="18"/>
                                </w:rPr>
                                <w:t>})</w:t>
                              </w:r>
                            </w:p>
                            <w:p w:rsidR="0023747D" w:rsidRPr="00C3112A" w:rsidRDefault="0023747D" w:rsidP="00375F9C">
                              <w:pPr>
                                <w:spacing w:line="240" w:lineRule="exact"/>
                                <w:rPr>
                                  <w:sz w:val="18"/>
                                  <w:szCs w:val="18"/>
                                </w:rPr>
                              </w:pPr>
                              <w:r w:rsidRPr="00C3112A">
                                <w:rPr>
                                  <w:sz w:val="18"/>
                                  <w:szCs w:val="18"/>
                                </w:rPr>
                                <w:t>.show();</w:t>
                              </w:r>
                            </w:p>
                          </w:txbxContent>
                        </wps:txbx>
                        <wps:bodyPr rot="0" vert="horz" wrap="square" lIns="54000" tIns="46800" rIns="54000" bIns="45720" anchor="t" anchorCtr="0" upright="1">
                          <a:spAutoFit/>
                        </wps:bodyPr>
                      </wps:wsp>
                      <wps:wsp>
                        <wps:cNvPr id="809" name="AutoShape 358"/>
                        <wps:cNvSpPr>
                          <a:spLocks noChangeArrowheads="1"/>
                        </wps:cNvSpPr>
                        <wps:spPr bwMode="auto">
                          <a:xfrm flipH="1">
                            <a:off x="2514600" y="198120"/>
                            <a:ext cx="1485900" cy="244475"/>
                          </a:xfrm>
                          <a:prstGeom prst="wedgeRoundRectCallout">
                            <a:avLst>
                              <a:gd name="adj1" fmla="val 93333"/>
                              <a:gd name="adj2" fmla="val 70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onItemSelected event</w:t>
                              </w:r>
                            </w:p>
                          </w:txbxContent>
                        </wps:txbx>
                        <wps:bodyPr rot="0" vert="horz" wrap="square" lIns="0" tIns="0" rIns="0" bIns="0" anchor="t" anchorCtr="0" upright="1">
                          <a:noAutofit/>
                        </wps:bodyPr>
                      </wps:wsp>
                    </wpc:wpc>
                  </a:graphicData>
                </a:graphic>
              </wp:inline>
            </w:drawing>
          </mc:Choice>
          <mc:Fallback>
            <w:pict>
              <v:group id="画布 352" o:spid="_x0000_s1272" editas="canvas" style="width:414pt;height:84.15pt;mso-position-horizontal-relative:char;mso-position-vertical-relative:line" coordsize="52578,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">
                <v:shape id="_x0000_s1273" type="#_x0000_t75" style="position:absolute;width:52578;height:10687;visibility:visible;mso-wrap-style:square">
                  <v:fill o:detectmouseclick="t"/>
                  <v:path o:connecttype="none"/>
                </v:shape>
                <v:shape id="Text Box 354" o:spid="_x0000_s1274"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y9s8AA&#10;AADcAAAADwAAAGRycy9kb3ducmV2LnhtbERPy4rCMBTdD/gP4QruxtRZSKcaRRTpbIQZH/tLc22K&#10;zU1JYq1/bxbCLA/nvVwPthU9+dA4VjCbZiCIK6cbrhWcT/vPHESIyBpbx6TgSQHWq9HHEgvtHvxH&#10;/THWIoVwKFCBibErpAyVIYth6jrixF2dtxgT9LXUHh8p3LbyK8vm0mLDqcFgR1tD1e14twqq227Y&#10;lc3F+P5u81/9XT4P81KpyXjYLEBEGuK/+O3+0QryLK1NZ9IR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Hy9s8AAAADcAAAADwAAAAAAAAAAAAAAAACYAgAAZHJzL2Rvd25y&#10;ZXYueG1sUEsFBgAAAAAEAAQA9QAAAIUDAAAAAA==&#10;" strokeweight="1pt">
                  <v:textbox style="mso-fit-shape-to-text:t" inset="1.5mm,1.3mm,1.5mm">
                    <w:txbxContent>
                      <w:p w:rsidR="0023747D" w:rsidRPr="00C3112A" w:rsidRDefault="0023747D" w:rsidP="00375F9C">
                        <w:pPr>
                          <w:spacing w:line="240" w:lineRule="exact"/>
                          <w:rPr>
                            <w:sz w:val="18"/>
                            <w:szCs w:val="18"/>
                          </w:rPr>
                        </w:pPr>
                        <w:proofErr w:type="gramStart"/>
                        <w:r>
                          <w:rPr>
                            <w:sz w:val="18"/>
                            <w:szCs w:val="18"/>
                          </w:rPr>
                          <w:t>xui</w:t>
                        </w:r>
                        <w:r w:rsidRPr="00C3112A">
                          <w:rPr>
                            <w:sz w:val="18"/>
                            <w:szCs w:val="18"/>
                          </w:rPr>
                          <w:t>.create(</w:t>
                        </w:r>
                        <w:proofErr w:type="gramEnd"/>
                        <w:r w:rsidRPr="00C3112A">
                          <w:rPr>
                            <w:color w:val="FF00FF"/>
                            <w:sz w:val="18"/>
                            <w:szCs w:val="18"/>
                          </w:rPr>
                          <w:t>"List"</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setItems(</w:t>
                        </w:r>
                        <w:proofErr w:type="gramEnd"/>
                        <w:r w:rsidRPr="00C3112A">
                          <w:rPr>
                            <w:sz w:val="18"/>
                            <w:szCs w:val="18"/>
                          </w:rPr>
                          <w:t>[</w:t>
                        </w:r>
                        <w:r w:rsidRPr="00C3112A">
                          <w:rPr>
                            <w:color w:val="FF00FF"/>
                            <w:sz w:val="18"/>
                            <w:szCs w:val="18"/>
                          </w:rPr>
                          <w:t>"</w:t>
                        </w:r>
                        <w:r>
                          <w:rPr>
                            <w:rFonts w:hint="eastAsia"/>
                            <w:color w:val="FF00FF"/>
                            <w:sz w:val="18"/>
                            <w:szCs w:val="18"/>
                          </w:rPr>
                          <w:t>Item one</w:t>
                        </w:r>
                        <w:r w:rsidRPr="00C3112A">
                          <w:rPr>
                            <w:color w:val="FF00FF"/>
                            <w:sz w:val="18"/>
                            <w:szCs w:val="18"/>
                          </w:rPr>
                          <w:t>"</w:t>
                        </w:r>
                        <w:r w:rsidRPr="00C3112A">
                          <w:rPr>
                            <w:sz w:val="18"/>
                            <w:szCs w:val="18"/>
                          </w:rPr>
                          <w:t>,</w:t>
                        </w:r>
                        <w:r>
                          <w:rPr>
                            <w:color w:val="FF00FF"/>
                            <w:sz w:val="18"/>
                            <w:szCs w:val="18"/>
                          </w:rPr>
                          <w:t>"</w:t>
                        </w:r>
                        <w:r>
                          <w:rPr>
                            <w:rFonts w:hint="eastAsia"/>
                            <w:color w:val="FF00FF"/>
                            <w:sz w:val="18"/>
                            <w:szCs w:val="18"/>
                          </w:rPr>
                          <w:t>Item two</w:t>
                        </w:r>
                        <w:r w:rsidRPr="00C3112A">
                          <w:rPr>
                            <w:color w:val="FF00FF"/>
                            <w:sz w:val="18"/>
                            <w:szCs w:val="18"/>
                          </w:rPr>
                          <w:t>"</w:t>
                        </w:r>
                        <w:r w:rsidRPr="00C3112A">
                          <w:rPr>
                            <w:sz w:val="18"/>
                            <w:szCs w:val="18"/>
                          </w:rPr>
                          <w:t>,</w:t>
                        </w:r>
                        <w:r>
                          <w:rPr>
                            <w:color w:val="FF00FF"/>
                            <w:sz w:val="18"/>
                            <w:szCs w:val="18"/>
                          </w:rPr>
                          <w:t>"</w:t>
                        </w:r>
                        <w:r>
                          <w:rPr>
                            <w:rFonts w:hint="eastAsia"/>
                            <w:color w:val="FF00FF"/>
                            <w:sz w:val="18"/>
                            <w:szCs w:val="18"/>
                          </w:rPr>
                          <w:t>Item tree</w:t>
                        </w:r>
                        <w:r w:rsidRPr="00C3112A">
                          <w:rPr>
                            <w:color w:val="FF00FF"/>
                            <w:sz w:val="18"/>
                            <w:szCs w:val="18"/>
                          </w:rPr>
                          <w:t>"</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onItemSelected(</w:t>
                        </w:r>
                        <w:proofErr w:type="gramEnd"/>
                        <w:r w:rsidRPr="00C3112A">
                          <w:rPr>
                            <w:color w:val="0000FF"/>
                            <w:sz w:val="18"/>
                            <w:szCs w:val="18"/>
                          </w:rPr>
                          <w:t>function</w:t>
                        </w:r>
                        <w:r w:rsidRPr="00C3112A">
                          <w:rPr>
                            <w:sz w:val="18"/>
                            <w:szCs w:val="18"/>
                          </w:rPr>
                          <w:t>(profile,item){</w:t>
                        </w:r>
                      </w:p>
                      <w:p w:rsidR="0023747D" w:rsidRPr="00C3112A" w:rsidRDefault="0023747D" w:rsidP="00375F9C">
                        <w:pPr>
                          <w:spacing w:line="240" w:lineRule="exact"/>
                          <w:rPr>
                            <w:sz w:val="18"/>
                            <w:szCs w:val="18"/>
                          </w:rPr>
                        </w:pPr>
                        <w:r w:rsidRPr="00C3112A">
                          <w:rPr>
                            <w:sz w:val="18"/>
                            <w:szCs w:val="18"/>
                          </w:rPr>
                          <w:t xml:space="preserve">    </w:t>
                        </w:r>
                        <w:proofErr w:type="gramStart"/>
                        <w:r>
                          <w:rPr>
                            <w:sz w:val="18"/>
                            <w:szCs w:val="18"/>
                          </w:rPr>
                          <w:t>xui</w:t>
                        </w:r>
                        <w:r w:rsidRPr="00C3112A">
                          <w:rPr>
                            <w:sz w:val="18"/>
                            <w:szCs w:val="18"/>
                          </w:rPr>
                          <w:t>.message(</w:t>
                        </w:r>
                        <w:proofErr w:type="gramEnd"/>
                        <w:r w:rsidRPr="00C3112A">
                          <w:rPr>
                            <w:sz w:val="18"/>
                            <w:szCs w:val="18"/>
                          </w:rPr>
                          <w:t>item.id);</w:t>
                        </w:r>
                      </w:p>
                      <w:p w:rsidR="0023747D" w:rsidRPr="00C3112A" w:rsidRDefault="0023747D" w:rsidP="00375F9C">
                        <w:pPr>
                          <w:spacing w:line="240" w:lineRule="exact"/>
                          <w:rPr>
                            <w:sz w:val="18"/>
                            <w:szCs w:val="18"/>
                          </w:rPr>
                        </w:pP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show(</w:t>
                        </w:r>
                        <w:proofErr w:type="gramEnd"/>
                        <w:r w:rsidRPr="00C3112A">
                          <w:rPr>
                            <w:sz w:val="18"/>
                            <w:szCs w:val="18"/>
                          </w:rPr>
                          <w:t>);</w:t>
                        </w:r>
                      </w:p>
                    </w:txbxContent>
                  </v:textbox>
                </v:shape>
                <v:shape id="AutoShape 358" o:spid="_x0000_s1275" type="#_x0000_t62" style="position:absolute;left:25146;top:1981;width:14859;height:244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1/sQA&#10;AADcAAAADwAAAGRycy9kb3ducmV2LnhtbESPQWvCQBSE7wX/w/KE3urGIkGjq2hB22ujoMdn9plE&#10;s2/D7mrSf98tFDwOM/MNs1j1phEPcr62rGA8SkAQF1bXXCo47LdvUxA+IGtsLJOCH/KwWg5eFphp&#10;2/E3PfJQighhn6GCKoQ2k9IXFRn0I9sSR+9incEQpSuldthFuGnke5Kk0mDNcaHClj4qKm753Si4&#10;Hg/9+bKf5e3nLnSb1E30LT0p9Trs13MQgfrwDP+3v7SCaTKDvzPx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tf7EAAAA3AAAAA8AAAAAAAAAAAAAAAAAmAIAAGRycy9k&#10;b3ducmV2LnhtbFBLBQYAAAAABAAEAPUAAACJAwAAAAA=&#10;" adj="30960,26088" fillcolor="#ff9">
                  <v:textbox inset="0,0,0,0">
                    <w:txbxContent>
                      <w:p w:rsidR="0023747D" w:rsidRPr="000E23E9" w:rsidRDefault="0023747D" w:rsidP="00375F9C">
                        <w:pPr>
                          <w:rPr>
                            <w:szCs w:val="18"/>
                          </w:rPr>
                        </w:pPr>
                        <w:proofErr w:type="gramStart"/>
                        <w:r>
                          <w:rPr>
                            <w:rFonts w:hint="eastAsia"/>
                            <w:szCs w:val="18"/>
                          </w:rPr>
                          <w:t>onItemSelected</w:t>
                        </w:r>
                        <w:proofErr w:type="gramEnd"/>
                        <w:r>
                          <w:rPr>
                            <w:rFonts w:hint="eastAsia"/>
                            <w:szCs w:val="18"/>
                          </w:rPr>
                          <w:t xml:space="preserve"> event</w:t>
                        </w:r>
                      </w:p>
                    </w:txbxContent>
                  </v:textbox>
                </v:shape>
                <w10:anchorlock/>
              </v:group>
            </w:pict>
          </mc:Fallback>
        </mc:AlternateContent>
      </w:r>
    </w:p>
    <w:p w:rsidR="00375F9C" w:rsidRDefault="005C781A" w:rsidP="00375F9C">
      <w:r>
        <w:rPr>
          <w:rFonts w:hint="eastAsia"/>
          <w:noProof/>
        </w:rPr>
        <w:drawing>
          <wp:inline distT="0" distB="0" distL="0" distR="0" wp14:anchorId="39FC3C91" wp14:editId="1CAC4A1D">
            <wp:extent cx="1219200" cy="1552575"/>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219200" cy="1552575"/>
                    </a:xfrm>
                    <a:prstGeom prst="rect">
                      <a:avLst/>
                    </a:prstGeom>
                    <a:noFill/>
                    <a:ln>
                      <a:noFill/>
                    </a:ln>
                  </pic:spPr>
                </pic:pic>
              </a:graphicData>
            </a:graphic>
          </wp:inline>
        </w:drawing>
      </w:r>
    </w:p>
    <w:p w:rsidR="00375F9C" w:rsidRDefault="00375F9C" w:rsidP="00E45D25">
      <w:pPr>
        <w:pStyle w:val="3"/>
        <w:numPr>
          <w:ilvl w:val="2"/>
          <w:numId w:val="17"/>
        </w:numPr>
      </w:pPr>
      <w:bookmarkStart w:id="74" w:name="_Toc356466211"/>
      <w:r w:rsidRPr="00DC058C">
        <w:lastRenderedPageBreak/>
        <w:t>A little bit complicated</w:t>
      </w:r>
      <w:bookmarkEnd w:id="74"/>
    </w:p>
    <w:p w:rsidR="00375F9C" w:rsidRDefault="005C781A" w:rsidP="00375F9C">
      <w:r>
        <w:rPr>
          <w:noProof/>
        </w:rPr>
        <mc:AlternateContent>
          <mc:Choice Requires="wpc">
            <w:drawing>
              <wp:inline distT="0" distB="0" distL="0" distR="0" wp14:anchorId="18A4004C" wp14:editId="66AC1B34">
                <wp:extent cx="5257800" cy="5349240"/>
                <wp:effectExtent l="9525" t="0" r="9525" b="13335"/>
                <wp:docPr id="807" name="画布 3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02" name="Text Box 357"/>
                        <wps:cNvSpPr txBox="1">
                          <a:spLocks noChangeArrowheads="1"/>
                        </wps:cNvSpPr>
                        <wps:spPr bwMode="auto">
                          <a:xfrm>
                            <a:off x="0" y="48895"/>
                            <a:ext cx="5257800" cy="530034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3112A" w:rsidRDefault="0023747D" w:rsidP="00375F9C">
                              <w:pPr>
                                <w:spacing w:line="240" w:lineRule="exact"/>
                                <w:rPr>
                                  <w:sz w:val="18"/>
                                  <w:szCs w:val="18"/>
                                </w:rPr>
                              </w:pPr>
                              <w:r w:rsidRPr="00C3112A">
                                <w:rPr>
                                  <w:color w:val="0000FF"/>
                                  <w:sz w:val="18"/>
                                  <w:szCs w:val="18"/>
                                </w:rPr>
                                <w:t>var</w:t>
                              </w:r>
                              <w:r w:rsidRPr="00C3112A">
                                <w:rPr>
                                  <w:sz w:val="18"/>
                                  <w:szCs w:val="18"/>
                                </w:rPr>
                                <w:t xml:space="preserve"> renderer=</w:t>
                              </w:r>
                              <w:r w:rsidRPr="00C3112A">
                                <w:rPr>
                                  <w:color w:val="0000FF"/>
                                  <w:sz w:val="18"/>
                                  <w:szCs w:val="18"/>
                                </w:rPr>
                                <w:t>function</w:t>
                              </w:r>
                              <w:r w:rsidRPr="00C3112A">
                                <w:rPr>
                                  <w:sz w:val="18"/>
                                  <w:szCs w:val="18"/>
                                </w:rPr>
                                <w:t>(o){</w:t>
                              </w:r>
                            </w:p>
                            <w:p w:rsidR="0023747D" w:rsidRPr="00C3112A" w:rsidRDefault="0023747D" w:rsidP="00375F9C">
                              <w:pPr>
                                <w:spacing w:line="240" w:lineRule="exact"/>
                                <w:rPr>
                                  <w:sz w:val="18"/>
                                  <w:szCs w:val="18"/>
                                </w:rPr>
                              </w:pPr>
                              <w:r w:rsidRPr="00C3112A">
                                <w:rPr>
                                  <w:sz w:val="18"/>
                                  <w:szCs w:val="18"/>
                                </w:rPr>
                                <w:t xml:space="preserve">    </w:t>
                              </w:r>
                              <w:r w:rsidRPr="00C3112A">
                                <w:rPr>
                                  <w:color w:val="0000FF"/>
                                  <w:sz w:val="18"/>
                                  <w:szCs w:val="18"/>
                                </w:rPr>
                                <w:t>return</w:t>
                              </w:r>
                              <w:r w:rsidRPr="00C3112A">
                                <w:rPr>
                                  <w:sz w:val="18"/>
                                  <w:szCs w:val="18"/>
                                </w:rPr>
                                <w:t xml:space="preserve"> </w:t>
                              </w:r>
                              <w:r w:rsidRPr="00C3112A">
                                <w:rPr>
                                  <w:color w:val="FF00FF"/>
                                  <w:sz w:val="18"/>
                                  <w:szCs w:val="18"/>
                                </w:rPr>
                                <w:t>'&lt;span style="width:40px"&gt;'</w:t>
                              </w:r>
                              <w:r w:rsidRPr="00C3112A">
                                <w:rPr>
                                  <w:sz w:val="18"/>
                                  <w:szCs w:val="18"/>
                                </w:rPr>
                                <w:t>+o.col1+</w:t>
                              </w:r>
                              <w:r w:rsidRPr="00C3112A">
                                <w:rPr>
                                  <w:color w:val="FF00FF"/>
                                  <w:sz w:val="18"/>
                                  <w:szCs w:val="18"/>
                                </w:rPr>
                                <w:t>"&lt;/span&gt;"</w:t>
                              </w:r>
                              <w:r w:rsidRPr="00C3112A">
                                <w:rPr>
                                  <w:sz w:val="18"/>
                                  <w:szCs w:val="18"/>
                                </w:rPr>
                                <w:t xml:space="preserve"> + </w:t>
                              </w:r>
                              <w:r w:rsidRPr="00C3112A">
                                <w:rPr>
                                  <w:color w:val="FF00FF"/>
                                  <w:sz w:val="18"/>
                                  <w:szCs w:val="18"/>
                                </w:rPr>
                                <w:t>' &lt;span style="width:</w:t>
                              </w:r>
                              <w:r>
                                <w:rPr>
                                  <w:rFonts w:hint="eastAsia"/>
                                  <w:color w:val="FF00FF"/>
                                  <w:sz w:val="18"/>
                                  <w:szCs w:val="18"/>
                                </w:rPr>
                                <w:t>6</w:t>
                              </w:r>
                              <w:r w:rsidRPr="00C3112A">
                                <w:rPr>
                                  <w:color w:val="FF00FF"/>
                                  <w:sz w:val="18"/>
                                  <w:szCs w:val="18"/>
                                </w:rPr>
                                <w:t>0px"&gt;'</w:t>
                              </w:r>
                              <w:r w:rsidRPr="00C3112A">
                                <w:rPr>
                                  <w:sz w:val="18"/>
                                  <w:szCs w:val="18"/>
                                </w:rPr>
                                <w:t>+o.col2+</w:t>
                              </w:r>
                              <w:r w:rsidRPr="00C3112A">
                                <w:rPr>
                                  <w:color w:val="FF00FF"/>
                                  <w:sz w:val="18"/>
                                  <w:szCs w:val="18"/>
                                </w:rPr>
                                <w:t>"&lt;/span&gt;"</w:t>
                              </w:r>
                              <w:r w:rsidRPr="00C3112A">
                                <w:rPr>
                                  <w:sz w:val="18"/>
                                  <w:szCs w:val="18"/>
                                </w:rPr>
                                <w:t xml:space="preserve"> + </w:t>
                              </w:r>
                              <w:r w:rsidRPr="00C3112A">
                                <w:rPr>
                                  <w:color w:val="FF00FF"/>
                                  <w:sz w:val="18"/>
                                  <w:szCs w:val="18"/>
                                </w:rPr>
                                <w:t>' &lt;span style="width:40px"&gt;'</w:t>
                              </w:r>
                              <w:r w:rsidRPr="00C3112A">
                                <w:rPr>
                                  <w:sz w:val="18"/>
                                  <w:szCs w:val="18"/>
                                </w:rPr>
                                <w:t>+o.col3+</w:t>
                              </w:r>
                              <w:r w:rsidRPr="00C3112A">
                                <w:rPr>
                                  <w:color w:val="FF00FF"/>
                                  <w:sz w:val="18"/>
                                  <w:szCs w:val="18"/>
                                </w:rPr>
                                <w:t>"&lt;/span&gt;"</w:t>
                              </w:r>
                              <w:r w:rsidRPr="00C3112A">
                                <w:rPr>
                                  <w:sz w:val="18"/>
                                  <w:szCs w:val="18"/>
                                </w:rPr>
                                <w:t>;</w:t>
                              </w:r>
                            </w:p>
                            <w:p w:rsidR="0023747D" w:rsidRDefault="0023747D" w:rsidP="00375F9C">
                              <w:pPr>
                                <w:spacing w:line="240" w:lineRule="exact"/>
                                <w:rPr>
                                  <w:sz w:val="18"/>
                                  <w:szCs w:val="18"/>
                                </w:rPr>
                              </w:pPr>
                              <w:r w:rsidRPr="00C3112A">
                                <w:rPr>
                                  <w:sz w:val="18"/>
                                  <w:szCs w:val="18"/>
                                </w:rPr>
                                <w:t>};</w:t>
                              </w:r>
                            </w:p>
                            <w:p w:rsidR="0023747D" w:rsidRPr="00C3112A" w:rsidRDefault="0023747D" w:rsidP="00375F9C">
                              <w:pPr>
                                <w:spacing w:line="240" w:lineRule="exact"/>
                                <w:rPr>
                                  <w:sz w:val="18"/>
                                  <w:szCs w:val="18"/>
                                </w:rPr>
                              </w:pPr>
                            </w:p>
                            <w:p w:rsidR="0023747D" w:rsidRPr="00C3112A" w:rsidRDefault="0023747D" w:rsidP="00375F9C">
                              <w:pPr>
                                <w:spacing w:line="240" w:lineRule="exact"/>
                                <w:rPr>
                                  <w:sz w:val="18"/>
                                  <w:szCs w:val="18"/>
                                </w:rPr>
                              </w:pPr>
                              <w:r>
                                <w:rPr>
                                  <w:sz w:val="18"/>
                                  <w:szCs w:val="18"/>
                                </w:rPr>
                                <w:t>xui</w:t>
                              </w:r>
                              <w:r w:rsidRPr="00C3112A">
                                <w:rPr>
                                  <w:sz w:val="18"/>
                                  <w:szCs w:val="18"/>
                                </w:rPr>
                                <w:t>.create(</w:t>
                              </w:r>
                              <w:r w:rsidRPr="00C3112A">
                                <w:rPr>
                                  <w:color w:val="FF00FF"/>
                                  <w:sz w:val="18"/>
                                  <w:szCs w:val="18"/>
                                </w:rPr>
                                <w:t>"List"</w:t>
                              </w:r>
                              <w:r w:rsidRPr="00C3112A">
                                <w:rPr>
                                  <w:sz w:val="18"/>
                                  <w:szCs w:val="18"/>
                                </w:rPr>
                                <w:t>)</w:t>
                              </w:r>
                            </w:p>
                            <w:p w:rsidR="0023747D" w:rsidRPr="00C3112A" w:rsidRDefault="0023747D" w:rsidP="00375F9C">
                              <w:pPr>
                                <w:spacing w:line="240" w:lineRule="exact"/>
                                <w:rPr>
                                  <w:sz w:val="18"/>
                                  <w:szCs w:val="18"/>
                                </w:rPr>
                              </w:pPr>
                              <w:r w:rsidRPr="00C3112A">
                                <w:rPr>
                                  <w:sz w:val="18"/>
                                  <w:szCs w:val="18"/>
                                </w:rPr>
                                <w:t>.setWidth(</w:t>
                              </w:r>
                              <w:r w:rsidRPr="00C3112A">
                                <w:rPr>
                                  <w:color w:val="800000"/>
                                  <w:sz w:val="18"/>
                                  <w:szCs w:val="18"/>
                                </w:rPr>
                                <w:t>160</w:t>
                              </w:r>
                              <w:r w:rsidRPr="00C3112A">
                                <w:rPr>
                                  <w:sz w:val="18"/>
                                  <w:szCs w:val="18"/>
                                </w:rPr>
                                <w:t>)</w:t>
                              </w:r>
                            </w:p>
                            <w:p w:rsidR="0023747D" w:rsidRPr="00C3112A" w:rsidRDefault="0023747D" w:rsidP="00375F9C">
                              <w:pPr>
                                <w:spacing w:line="240" w:lineRule="exact"/>
                                <w:rPr>
                                  <w:sz w:val="18"/>
                                  <w:szCs w:val="18"/>
                                </w:rPr>
                              </w:pPr>
                              <w:r w:rsidRPr="00C3112A">
                                <w:rPr>
                                  <w:sz w:val="18"/>
                                  <w:szCs w:val="18"/>
                                </w:rPr>
                                <w:t>.setItems([{</w:t>
                              </w:r>
                            </w:p>
                            <w:p w:rsidR="0023747D" w:rsidRPr="00C3112A" w:rsidRDefault="0023747D" w:rsidP="00375F9C">
                              <w:pPr>
                                <w:spacing w:line="240" w:lineRule="exact"/>
                                <w:rPr>
                                  <w:sz w:val="18"/>
                                  <w:szCs w:val="18"/>
                                  <w:lang w:val="it-IT"/>
                                </w:rPr>
                              </w:pPr>
                              <w:r w:rsidRPr="00C3112A">
                                <w:rPr>
                                  <w:sz w:val="18"/>
                                  <w:szCs w:val="18"/>
                                </w:rPr>
                                <w:t xml:space="preserve">        </w:t>
                              </w:r>
                              <w:r w:rsidRPr="00C3112A">
                                <w:rPr>
                                  <w:sz w:val="18"/>
                                  <w:szCs w:val="18"/>
                                  <w:lang w:val="it-IT"/>
                                </w:rPr>
                                <w:t>id:</w:t>
                              </w:r>
                              <w:r w:rsidRPr="00C3112A">
                                <w:rPr>
                                  <w:color w:val="FF00FF"/>
                                  <w:sz w:val="18"/>
                                  <w:szCs w:val="18"/>
                                  <w:lang w:val="it-IT"/>
                                </w:rPr>
                                <w:t>"a"</w:t>
                              </w:r>
                              <w:r w:rsidRPr="00C3112A">
                                <w:rPr>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col1:</w:t>
                              </w:r>
                              <w:r w:rsidRPr="00C3112A">
                                <w:rPr>
                                  <w:rFonts w:hint="eastAsia"/>
                                  <w:color w:val="FF00FF"/>
                                  <w:sz w:val="18"/>
                                  <w:szCs w:val="18"/>
                                  <w:lang w:val="it-IT"/>
                                </w:rPr>
                                <w:t>'</w:t>
                              </w:r>
                              <w:r w:rsidRPr="005D7DD0">
                                <w:rPr>
                                  <w:rFonts w:hint="eastAsia"/>
                                  <w:color w:val="FF00FF"/>
                                  <w:sz w:val="18"/>
                                  <w:szCs w:val="18"/>
                                  <w:lang w:val="it-IT"/>
                                </w:rPr>
                                <w:t>Name</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col2:</w:t>
                              </w:r>
                              <w:r w:rsidRPr="00C3112A">
                                <w:rPr>
                                  <w:rFonts w:hint="eastAsia"/>
                                  <w:color w:val="FF00FF"/>
                                  <w:sz w:val="18"/>
                                  <w:szCs w:val="18"/>
                                  <w:lang w:val="it-IT"/>
                                </w:rPr>
                                <w:t>'</w:t>
                              </w:r>
                              <w:r w:rsidRPr="005D7DD0">
                                <w:rPr>
                                  <w:color w:val="FF00FF"/>
                                  <w:sz w:val="18"/>
                                  <w:szCs w:val="18"/>
                                  <w:lang w:val="it-IT"/>
                                </w:rPr>
                                <w:t>Gender</w:t>
                              </w:r>
                              <w:r w:rsidRPr="005D7DD0">
                                <w:rPr>
                                  <w:rFonts w:hint="eastAsia"/>
                                  <w:color w:val="FF00FF"/>
                                  <w:sz w:val="18"/>
                                  <w:szCs w:val="18"/>
                                  <w:lang w:val="it-IT"/>
                                </w:rPr>
                                <w:t xml:space="preserve"> </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col3:</w:t>
                              </w:r>
                              <w:r w:rsidRPr="00C3112A">
                                <w:rPr>
                                  <w:rFonts w:hint="eastAsia"/>
                                  <w:color w:val="FF00FF"/>
                                  <w:sz w:val="18"/>
                                  <w:szCs w:val="18"/>
                                  <w:lang w:val="it-IT"/>
                                </w:rPr>
                                <w:t>'</w:t>
                              </w:r>
                              <w:r w:rsidRPr="00375F9C">
                                <w:rPr>
                                  <w:rFonts w:hint="eastAsia"/>
                                  <w:color w:val="FF00FF"/>
                                  <w:sz w:val="18"/>
                                  <w:szCs w:val="18"/>
                                  <w:lang w:val="it-IT"/>
                                </w:rPr>
                                <w:t>Age</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renderer:renderer,</w:t>
                              </w:r>
                            </w:p>
                            <w:p w:rsidR="0023747D" w:rsidRPr="00375F9C" w:rsidRDefault="0023747D" w:rsidP="00375F9C">
                              <w:pPr>
                                <w:spacing w:line="240" w:lineRule="exact"/>
                                <w:rPr>
                                  <w:sz w:val="18"/>
                                  <w:szCs w:val="18"/>
                                  <w:lang w:val="it-IT"/>
                                </w:rPr>
                              </w:pPr>
                              <w:r w:rsidRPr="00375F9C">
                                <w:rPr>
                                  <w:rFonts w:hint="eastAsia"/>
                                  <w:color w:val="0000FF"/>
                                  <w:sz w:val="18"/>
                                  <w:szCs w:val="18"/>
                                  <w:lang w:val="it-IT"/>
                                </w:rPr>
                                <w:t xml:space="preserve">        </w:t>
                              </w:r>
                              <w:r w:rsidRPr="00375F9C">
                                <w:rPr>
                                  <w:rFonts w:hint="eastAsia"/>
                                  <w:sz w:val="18"/>
                                  <w:szCs w:val="18"/>
                                  <w:lang w:val="it-IT"/>
                                </w:rPr>
                                <w:t>itemStyle:</w:t>
                              </w:r>
                              <w:r w:rsidRPr="00375F9C">
                                <w:rPr>
                                  <w:rFonts w:hint="eastAsia"/>
                                  <w:color w:val="FF00FF"/>
                                  <w:sz w:val="18"/>
                                  <w:szCs w:val="18"/>
                                  <w:lang w:val="it-IT"/>
                                </w:rPr>
                                <w:t xml:space="preserve">'border-bottom:solid 1px </w:t>
                              </w:r>
                              <w:r w:rsidRPr="00375F9C">
                                <w:rPr>
                                  <w:color w:val="FF00FF"/>
                                  <w:sz w:val="18"/>
                                  <w:szCs w:val="18"/>
                                  <w:lang w:val="it-IT"/>
                                </w:rPr>
                                <w:t>#C8E1FA</w:t>
                              </w:r>
                              <w:r w:rsidRPr="00375F9C">
                                <w:rPr>
                                  <w:rFonts w:hint="eastAsia"/>
                                  <w:color w:val="FF00FF"/>
                                  <w:sz w:val="18"/>
                                  <w:szCs w:val="18"/>
                                  <w:lang w:val="it-IT"/>
                                </w:rPr>
                                <w:t>;font-weight:bold;'</w:t>
                              </w:r>
                            </w:p>
                            <w:p w:rsidR="0023747D" w:rsidRPr="00C3112A" w:rsidRDefault="0023747D" w:rsidP="00375F9C">
                              <w:pPr>
                                <w:spacing w:line="240" w:lineRule="exact"/>
                                <w:rPr>
                                  <w:sz w:val="18"/>
                                  <w:szCs w:val="18"/>
                                  <w:lang w:val="it-IT"/>
                                </w:rPr>
                              </w:pPr>
                              <w:r w:rsidRPr="00375F9C">
                                <w:rPr>
                                  <w:sz w:val="18"/>
                                  <w:szCs w:val="18"/>
                                  <w:lang w:val="it-IT"/>
                                </w:rPr>
                                <w:t xml:space="preserve">    </w:t>
                              </w:r>
                              <w:r w:rsidRPr="00C3112A">
                                <w:rPr>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w:t>
                              </w:r>
                            </w:p>
                            <w:p w:rsidR="0023747D" w:rsidRPr="00C3112A" w:rsidRDefault="0023747D" w:rsidP="00375F9C">
                              <w:pPr>
                                <w:spacing w:line="240" w:lineRule="exact"/>
                                <w:rPr>
                                  <w:sz w:val="18"/>
                                  <w:szCs w:val="18"/>
                                  <w:lang w:val="it-IT"/>
                                </w:rPr>
                              </w:pPr>
                              <w:r w:rsidRPr="00C3112A">
                                <w:rPr>
                                  <w:sz w:val="18"/>
                                  <w:szCs w:val="18"/>
                                  <w:lang w:val="it-IT"/>
                                </w:rPr>
                                <w:t xml:space="preserve">        id:</w:t>
                              </w:r>
                              <w:r w:rsidRPr="00C3112A">
                                <w:rPr>
                                  <w:color w:val="FF00FF"/>
                                  <w:sz w:val="18"/>
                                  <w:szCs w:val="18"/>
                                  <w:lang w:val="it-IT"/>
                                </w:rPr>
                                <w:t>"b"</w:t>
                              </w:r>
                              <w:r w:rsidRPr="00C3112A">
                                <w:rPr>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col1:</w:t>
                              </w:r>
                              <w:r w:rsidRPr="00C3112A">
                                <w:rPr>
                                  <w:rFonts w:hint="eastAsia"/>
                                  <w:color w:val="FF00FF"/>
                                  <w:sz w:val="18"/>
                                  <w:szCs w:val="18"/>
                                  <w:lang w:val="it-IT"/>
                                </w:rPr>
                                <w:t>'</w:t>
                              </w:r>
                              <w:r w:rsidRPr="00375F9C">
                                <w:rPr>
                                  <w:rFonts w:hint="eastAsia"/>
                                  <w:color w:val="FF00FF"/>
                                  <w:sz w:val="18"/>
                                  <w:szCs w:val="18"/>
                                  <w:lang w:val="it-IT"/>
                                </w:rPr>
                                <w:t>Jack</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col2:</w:t>
                              </w:r>
                              <w:r w:rsidRPr="00C3112A">
                                <w:rPr>
                                  <w:rFonts w:hint="eastAsia"/>
                                  <w:color w:val="FF00FF"/>
                                  <w:sz w:val="18"/>
                                  <w:szCs w:val="18"/>
                                  <w:lang w:val="it-IT"/>
                                </w:rPr>
                                <w:t>'</w:t>
                              </w:r>
                              <w:r w:rsidRPr="00375F9C">
                                <w:rPr>
                                  <w:rFonts w:hint="eastAsia"/>
                                  <w:color w:val="FF00FF"/>
                                  <w:sz w:val="18"/>
                                  <w:szCs w:val="18"/>
                                  <w:lang w:val="it-IT"/>
                                </w:rPr>
                                <w:t>Male</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col3:</w:t>
                              </w:r>
                              <w:r w:rsidRPr="00C3112A">
                                <w:rPr>
                                  <w:color w:val="FF00FF"/>
                                  <w:sz w:val="18"/>
                                  <w:szCs w:val="18"/>
                                  <w:lang w:val="it-IT"/>
                                </w:rPr>
                                <w:t>'23'</w:t>
                              </w:r>
                              <w:r w:rsidRPr="00C3112A">
                                <w:rPr>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renderer:renderer</w:t>
                              </w:r>
                            </w:p>
                            <w:p w:rsidR="0023747D" w:rsidRPr="00C3112A" w:rsidRDefault="0023747D" w:rsidP="00375F9C">
                              <w:pPr>
                                <w:spacing w:line="240" w:lineRule="exact"/>
                                <w:rPr>
                                  <w:sz w:val="18"/>
                                  <w:szCs w:val="18"/>
                                  <w:lang w:val="it-IT"/>
                                </w:rPr>
                              </w:pPr>
                              <w:r w:rsidRPr="00C3112A">
                                <w:rPr>
                                  <w:sz w:val="18"/>
                                  <w:szCs w:val="18"/>
                                  <w:lang w:val="it-IT"/>
                                </w:rPr>
                                <w:t xml:space="preserve">    },</w:t>
                              </w:r>
                            </w:p>
                            <w:p w:rsidR="0023747D" w:rsidRPr="00C3112A" w:rsidRDefault="0023747D" w:rsidP="00375F9C">
                              <w:pPr>
                                <w:spacing w:line="240" w:lineRule="exact"/>
                                <w:rPr>
                                  <w:sz w:val="18"/>
                                  <w:szCs w:val="18"/>
                                  <w:lang w:val="it-IT"/>
                                </w:rPr>
                              </w:pPr>
                              <w:r w:rsidRPr="00C3112A">
                                <w:rPr>
                                  <w:sz w:val="18"/>
                                  <w:szCs w:val="18"/>
                                  <w:lang w:val="it-IT"/>
                                </w:rPr>
                                <w:t xml:space="preserve">    {</w:t>
                              </w:r>
                            </w:p>
                            <w:p w:rsidR="0023747D" w:rsidRPr="00C3112A" w:rsidRDefault="0023747D" w:rsidP="00375F9C">
                              <w:pPr>
                                <w:spacing w:line="240" w:lineRule="exact"/>
                                <w:rPr>
                                  <w:sz w:val="18"/>
                                  <w:szCs w:val="18"/>
                                  <w:lang w:val="it-IT"/>
                                </w:rPr>
                              </w:pPr>
                              <w:r w:rsidRPr="00C3112A">
                                <w:rPr>
                                  <w:sz w:val="18"/>
                                  <w:szCs w:val="18"/>
                                  <w:lang w:val="it-IT"/>
                                </w:rPr>
                                <w:t xml:space="preserve">        id:</w:t>
                              </w:r>
                              <w:r w:rsidRPr="00C3112A">
                                <w:rPr>
                                  <w:color w:val="FF00FF"/>
                                  <w:sz w:val="18"/>
                                  <w:szCs w:val="18"/>
                                  <w:lang w:val="it-IT"/>
                                </w:rPr>
                                <w:t>"c"</w:t>
                              </w:r>
                              <w:r w:rsidRPr="00C3112A">
                                <w:rPr>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col1:</w:t>
                              </w:r>
                              <w:r w:rsidRPr="00C3112A">
                                <w:rPr>
                                  <w:rFonts w:hint="eastAsia"/>
                                  <w:color w:val="FF00FF"/>
                                  <w:sz w:val="18"/>
                                  <w:szCs w:val="18"/>
                                  <w:lang w:val="it-IT"/>
                                </w:rPr>
                                <w:t>'</w:t>
                              </w:r>
                              <w:r w:rsidRPr="005D7DD0">
                                <w:rPr>
                                  <w:lang w:val="it-IT"/>
                                </w:rPr>
                                <w:t xml:space="preserve"> </w:t>
                              </w:r>
                              <w:r w:rsidRPr="005D7DD0">
                                <w:rPr>
                                  <w:color w:val="FF00FF"/>
                                  <w:sz w:val="18"/>
                                  <w:szCs w:val="18"/>
                                  <w:lang w:val="it-IT"/>
                                </w:rPr>
                                <w:t>Jenny</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col2:</w:t>
                              </w:r>
                              <w:r w:rsidRPr="00C3112A">
                                <w:rPr>
                                  <w:rFonts w:hint="eastAsia"/>
                                  <w:color w:val="FF00FF"/>
                                  <w:sz w:val="18"/>
                                  <w:szCs w:val="18"/>
                                  <w:lang w:val="it-IT"/>
                                </w:rPr>
                                <w:t>'</w:t>
                              </w:r>
                              <w:r w:rsidRPr="005D7DD0">
                                <w:rPr>
                                  <w:rFonts w:hint="eastAsia"/>
                                  <w:color w:val="FF00FF"/>
                                  <w:sz w:val="18"/>
                                  <w:szCs w:val="18"/>
                                  <w:lang w:val="it-IT"/>
                                </w:rPr>
                                <w:t>Female</w:t>
                              </w:r>
                              <w:r w:rsidRPr="00C3112A">
                                <w:rPr>
                                  <w:rFonts w:hint="eastAsia"/>
                                  <w:color w:val="FF00FF"/>
                                  <w:sz w:val="18"/>
                                  <w:szCs w:val="18"/>
                                  <w:lang w:val="it-IT"/>
                                </w:rPr>
                                <w:t>'</w:t>
                              </w:r>
                              <w:r w:rsidRPr="00C3112A">
                                <w:rPr>
                                  <w:rFonts w:hint="eastAsia"/>
                                  <w:sz w:val="18"/>
                                  <w:szCs w:val="18"/>
                                  <w:lang w:val="it-IT"/>
                                </w:rPr>
                                <w:t>,</w:t>
                              </w:r>
                            </w:p>
                            <w:p w:rsidR="0023747D" w:rsidRPr="00375F9C" w:rsidRDefault="0023747D" w:rsidP="00375F9C">
                              <w:pPr>
                                <w:spacing w:line="240" w:lineRule="exact"/>
                                <w:rPr>
                                  <w:sz w:val="18"/>
                                  <w:szCs w:val="18"/>
                                </w:rPr>
                              </w:pPr>
                              <w:r w:rsidRPr="00C3112A">
                                <w:rPr>
                                  <w:sz w:val="18"/>
                                  <w:szCs w:val="18"/>
                                  <w:lang w:val="it-IT"/>
                                </w:rPr>
                                <w:t xml:space="preserve">        </w:t>
                              </w:r>
                              <w:r w:rsidRPr="00375F9C">
                                <w:rPr>
                                  <w:sz w:val="18"/>
                                  <w:szCs w:val="18"/>
                                </w:rPr>
                                <w:t>col3:</w:t>
                              </w:r>
                              <w:r w:rsidRPr="00375F9C">
                                <w:rPr>
                                  <w:color w:val="FF00FF"/>
                                  <w:sz w:val="18"/>
                                  <w:szCs w:val="18"/>
                                </w:rPr>
                                <w:t>'32'</w:t>
                              </w:r>
                              <w:r w:rsidRPr="00375F9C">
                                <w:rPr>
                                  <w:sz w:val="18"/>
                                  <w:szCs w:val="18"/>
                                </w:rPr>
                                <w:t>,</w:t>
                              </w:r>
                            </w:p>
                            <w:p w:rsidR="0023747D" w:rsidRPr="00C3112A" w:rsidRDefault="0023747D" w:rsidP="00375F9C">
                              <w:pPr>
                                <w:spacing w:line="240" w:lineRule="exact"/>
                                <w:rPr>
                                  <w:sz w:val="18"/>
                                  <w:szCs w:val="18"/>
                                </w:rPr>
                              </w:pPr>
                              <w:r w:rsidRPr="00375F9C">
                                <w:rPr>
                                  <w:sz w:val="18"/>
                                  <w:szCs w:val="18"/>
                                </w:rPr>
                                <w:t xml:space="preserve">        </w:t>
                              </w:r>
                              <w:r w:rsidRPr="00C3112A">
                                <w:rPr>
                                  <w:sz w:val="18"/>
                                  <w:szCs w:val="18"/>
                                </w:rPr>
                                <w:t>renderer:renderer</w:t>
                              </w:r>
                            </w:p>
                            <w:p w:rsidR="0023747D" w:rsidRPr="00C3112A" w:rsidRDefault="0023747D" w:rsidP="00375F9C">
                              <w:pPr>
                                <w:spacing w:line="240" w:lineRule="exact"/>
                                <w:rPr>
                                  <w:sz w:val="18"/>
                                  <w:szCs w:val="18"/>
                                </w:rPr>
                              </w:pPr>
                              <w:r w:rsidRPr="00C3112A">
                                <w:rPr>
                                  <w:sz w:val="18"/>
                                  <w:szCs w:val="18"/>
                                </w:rPr>
                                <w:t xml:space="preserve">    }]</w:t>
                              </w:r>
                            </w:p>
                            <w:p w:rsidR="0023747D" w:rsidRDefault="0023747D" w:rsidP="00375F9C">
                              <w:pPr>
                                <w:spacing w:line="240" w:lineRule="exact"/>
                                <w:rPr>
                                  <w:sz w:val="18"/>
                                  <w:szCs w:val="18"/>
                                </w:rPr>
                              </w:pPr>
                              <w:r w:rsidRPr="00C3112A">
                                <w:rPr>
                                  <w:sz w:val="18"/>
                                  <w:szCs w:val="18"/>
                                </w:rPr>
                                <w:t>)</w:t>
                              </w:r>
                            </w:p>
                            <w:p w:rsidR="0023747D" w:rsidRDefault="0023747D" w:rsidP="00375F9C">
                              <w:pPr>
                                <w:spacing w:line="240" w:lineRule="exact"/>
                                <w:rPr>
                                  <w:sz w:val="18"/>
                                  <w:szCs w:val="18"/>
                                </w:rPr>
                              </w:pPr>
                              <w:r>
                                <w:rPr>
                                  <w:rFonts w:hint="eastAsia"/>
                                  <w:sz w:val="18"/>
                                  <w:szCs w:val="18"/>
                                </w:rPr>
                                <w:t>.beforeUIValueSet(</w:t>
                              </w:r>
                              <w:r w:rsidRPr="00C3112A">
                                <w:rPr>
                                  <w:color w:val="0000FF"/>
                                  <w:sz w:val="18"/>
                                  <w:szCs w:val="18"/>
                                </w:rPr>
                                <w:t>function</w:t>
                              </w:r>
                              <w:r>
                                <w:rPr>
                                  <w:rFonts w:hint="eastAsia"/>
                                  <w:sz w:val="18"/>
                                  <w:szCs w:val="18"/>
                                </w:rPr>
                                <w:t xml:space="preserve"> (profile, ov, nv){</w:t>
                              </w:r>
                            </w:p>
                            <w:p w:rsidR="0023747D" w:rsidRDefault="0023747D" w:rsidP="00375F9C">
                              <w:pPr>
                                <w:spacing w:line="240" w:lineRule="exact"/>
                                <w:rPr>
                                  <w:sz w:val="18"/>
                                  <w:szCs w:val="18"/>
                                </w:rPr>
                              </w:pPr>
                              <w:r>
                                <w:rPr>
                                  <w:rFonts w:hint="eastAsia"/>
                                  <w:sz w:val="18"/>
                                  <w:szCs w:val="18"/>
                                </w:rPr>
                                <w:t xml:space="preserve">    </w:t>
                              </w:r>
                              <w:r>
                                <w:rPr>
                                  <w:rFonts w:hint="eastAsia"/>
                                  <w:color w:val="FF00FF"/>
                                  <w:sz w:val="18"/>
                                  <w:szCs w:val="18"/>
                                  <w:lang w:val="it-IT"/>
                                </w:rPr>
                                <w:t xml:space="preserve">return </w:t>
                              </w:r>
                              <w:r>
                                <w:rPr>
                                  <w:rFonts w:hint="eastAsia"/>
                                  <w:sz w:val="18"/>
                                  <w:szCs w:val="18"/>
                                </w:rPr>
                                <w:t>nv!==</w:t>
                              </w:r>
                              <w:r w:rsidRPr="00C3112A">
                                <w:rPr>
                                  <w:color w:val="FF00FF"/>
                                  <w:sz w:val="18"/>
                                  <w:szCs w:val="18"/>
                                  <w:lang w:val="it-IT"/>
                                </w:rPr>
                                <w:t>"a"</w:t>
                              </w:r>
                            </w:p>
                            <w:p w:rsidR="0023747D" w:rsidRPr="00C3112A" w:rsidRDefault="0023747D" w:rsidP="00375F9C">
                              <w:pPr>
                                <w:spacing w:line="240" w:lineRule="exact"/>
                                <w:rPr>
                                  <w:sz w:val="18"/>
                                  <w:szCs w:val="18"/>
                                </w:rPr>
                              </w:pPr>
                              <w:r>
                                <w:rPr>
                                  <w:rFonts w:hint="eastAsia"/>
                                  <w:sz w:val="18"/>
                                  <w:szCs w:val="18"/>
                                </w:rPr>
                                <w:t>})</w:t>
                              </w:r>
                            </w:p>
                            <w:p w:rsidR="0023747D" w:rsidRPr="00ED10FD" w:rsidRDefault="0023747D" w:rsidP="00375F9C">
                              <w:pPr>
                                <w:spacing w:line="240" w:lineRule="exact"/>
                                <w:rPr>
                                  <w:sz w:val="18"/>
                                  <w:szCs w:val="18"/>
                                </w:rPr>
                              </w:pPr>
                              <w:r w:rsidRPr="00C3112A">
                                <w:rPr>
                                  <w:sz w:val="18"/>
                                  <w:szCs w:val="18"/>
                                </w:rPr>
                                <w:t>.show();</w:t>
                              </w:r>
                            </w:p>
                          </w:txbxContent>
                        </wps:txbx>
                        <wps:bodyPr rot="0" vert="horz" wrap="square" lIns="54000" tIns="46800" rIns="54000" bIns="45720" anchor="t" anchorCtr="0" upright="1">
                          <a:noAutofit/>
                        </wps:bodyPr>
                      </wps:wsp>
                      <wps:wsp>
                        <wps:cNvPr id="803" name="AutoShape 359"/>
                        <wps:cNvSpPr>
                          <a:spLocks noChangeArrowheads="1"/>
                        </wps:cNvSpPr>
                        <wps:spPr bwMode="auto">
                          <a:xfrm flipH="1">
                            <a:off x="1600200" y="792480"/>
                            <a:ext cx="1485900" cy="244475"/>
                          </a:xfrm>
                          <a:prstGeom prst="wedgeRoundRectCallout">
                            <a:avLst>
                              <a:gd name="adj1" fmla="val 50384"/>
                              <a:gd name="adj2" fmla="val -13623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Gives a render function</w:t>
                              </w:r>
                            </w:p>
                          </w:txbxContent>
                        </wps:txbx>
                        <wps:bodyPr rot="0" vert="horz" wrap="square" lIns="0" tIns="0" rIns="0" bIns="0" anchor="t" anchorCtr="0" upright="1">
                          <a:noAutofit/>
                        </wps:bodyPr>
                      </wps:wsp>
                      <wps:wsp>
                        <wps:cNvPr id="804" name="AutoShape 360"/>
                        <wps:cNvSpPr>
                          <a:spLocks noChangeArrowheads="1"/>
                        </wps:cNvSpPr>
                        <wps:spPr bwMode="auto">
                          <a:xfrm flipH="1">
                            <a:off x="1371600" y="1386840"/>
                            <a:ext cx="1257300" cy="244475"/>
                          </a:xfrm>
                          <a:prstGeom prst="wedgeRoundRectCallout">
                            <a:avLst>
                              <a:gd name="adj1" fmla="val 70148"/>
                              <a:gd name="adj2" fmla="val 1144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Extra variables</w:t>
                              </w:r>
                            </w:p>
                          </w:txbxContent>
                        </wps:txbx>
                        <wps:bodyPr rot="0" vert="horz" wrap="square" lIns="0" tIns="0" rIns="0" bIns="0" anchor="t" anchorCtr="0" upright="1">
                          <a:noAutofit/>
                        </wps:bodyPr>
                      </wps:wsp>
                      <wps:wsp>
                        <wps:cNvPr id="806" name="AutoShape 618"/>
                        <wps:cNvSpPr>
                          <a:spLocks noChangeArrowheads="1"/>
                        </wps:cNvSpPr>
                        <wps:spPr bwMode="auto">
                          <a:xfrm flipH="1">
                            <a:off x="1943100" y="4160520"/>
                            <a:ext cx="1257300" cy="244475"/>
                          </a:xfrm>
                          <a:prstGeom prst="wedgeRoundRectCallout">
                            <a:avLst>
                              <a:gd name="adj1" fmla="val 46866"/>
                              <a:gd name="adj2" fmla="val 1271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For the header item</w:t>
                              </w:r>
                            </w:p>
                          </w:txbxContent>
                        </wps:txbx>
                        <wps:bodyPr rot="0" vert="horz" wrap="square" lIns="0" tIns="0" rIns="0" bIns="0" anchor="t" anchorCtr="0" upright="1">
                          <a:noAutofit/>
                        </wps:bodyPr>
                      </wps:wsp>
                    </wpc:wpc>
                  </a:graphicData>
                </a:graphic>
              </wp:inline>
            </w:drawing>
          </mc:Choice>
          <mc:Fallback>
            <w:pict>
              <v:group id="画布 355" o:spid="_x0000_s1276" editas="canvas" style="width:414pt;height:421.2pt;mso-position-horizontal-relative:char;mso-position-vertical-relative:line" coordsize="52578,5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">
                <v:shape id="_x0000_s1277" type="#_x0000_t75" style="position:absolute;width:52578;height:53492;visibility:visible;mso-wrap-style:square">
                  <v:fill o:detectmouseclick="t"/>
                  <v:path o:connecttype="none"/>
                </v:shape>
                <v:shape id="Text Box 357" o:spid="_x0000_s1278" type="#_x0000_t202" style="position:absolute;top:488;width:52578;height:53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5tmscA&#10;AADcAAAADwAAAGRycy9kb3ducmV2LnhtbESPQWvCQBSE70L/w/IKvemmKdQQs4qIltLiQVuR3F6y&#10;zyQ0+zZkt5r++64geBxm5hsmWwymFWfqXWNZwfMkAkFcWt1wpeD7azNOQDiPrLG1TAr+yMFi/jDK&#10;MNX2wjs6730lAoRdigpq77tUSlfWZNBNbEccvJPtDfog+0rqHi8BbloZR9GrNNhwWKixo1VN5c/+&#10;1yiIi/XhTS8P0xW/nNrtxzH/LPJcqafHYTkD4Wnw9/Ct/a4VJFEM1zPhCM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ObZrHAAAA3AAAAA8AAAAAAAAAAAAAAAAAmAIAAGRy&#10;cy9kb3ducmV2LnhtbFBLBQYAAAAABAAEAPUAAACMAwAAAAA=&#10;" strokeweight="1pt">
                  <v:textbox inset="1.5mm,1.3mm,1.5mm">
                    <w:txbxContent>
                      <w:p w:rsidR="0023747D" w:rsidRPr="00C3112A" w:rsidRDefault="0023747D" w:rsidP="00375F9C">
                        <w:pPr>
                          <w:spacing w:line="240" w:lineRule="exact"/>
                          <w:rPr>
                            <w:sz w:val="18"/>
                            <w:szCs w:val="18"/>
                          </w:rPr>
                        </w:pPr>
                        <w:proofErr w:type="gramStart"/>
                        <w:r w:rsidRPr="00C3112A">
                          <w:rPr>
                            <w:color w:val="0000FF"/>
                            <w:sz w:val="18"/>
                            <w:szCs w:val="18"/>
                          </w:rPr>
                          <w:t>var</w:t>
                        </w:r>
                        <w:proofErr w:type="gramEnd"/>
                        <w:r w:rsidRPr="00C3112A">
                          <w:rPr>
                            <w:sz w:val="18"/>
                            <w:szCs w:val="18"/>
                          </w:rPr>
                          <w:t xml:space="preserve"> renderer=</w:t>
                        </w:r>
                        <w:r w:rsidRPr="00C3112A">
                          <w:rPr>
                            <w:color w:val="0000FF"/>
                            <w:sz w:val="18"/>
                            <w:szCs w:val="18"/>
                          </w:rPr>
                          <w:t>function</w:t>
                        </w:r>
                        <w:r w:rsidRPr="00C3112A">
                          <w:rPr>
                            <w:sz w:val="18"/>
                            <w:szCs w:val="18"/>
                          </w:rPr>
                          <w:t>(o){</w:t>
                        </w:r>
                      </w:p>
                      <w:p w:rsidR="0023747D" w:rsidRPr="00C3112A" w:rsidRDefault="0023747D" w:rsidP="00375F9C">
                        <w:pPr>
                          <w:spacing w:line="240" w:lineRule="exact"/>
                          <w:rPr>
                            <w:sz w:val="18"/>
                            <w:szCs w:val="18"/>
                          </w:rPr>
                        </w:pPr>
                        <w:r w:rsidRPr="00C3112A">
                          <w:rPr>
                            <w:sz w:val="18"/>
                            <w:szCs w:val="18"/>
                          </w:rPr>
                          <w:t xml:space="preserve">    </w:t>
                        </w:r>
                        <w:proofErr w:type="gramStart"/>
                        <w:r w:rsidRPr="00C3112A">
                          <w:rPr>
                            <w:color w:val="0000FF"/>
                            <w:sz w:val="18"/>
                            <w:szCs w:val="18"/>
                          </w:rPr>
                          <w:t>return</w:t>
                        </w:r>
                        <w:proofErr w:type="gramEnd"/>
                        <w:r w:rsidRPr="00C3112A">
                          <w:rPr>
                            <w:sz w:val="18"/>
                            <w:szCs w:val="18"/>
                          </w:rPr>
                          <w:t xml:space="preserve"> </w:t>
                        </w:r>
                        <w:r w:rsidRPr="00C3112A">
                          <w:rPr>
                            <w:color w:val="FF00FF"/>
                            <w:sz w:val="18"/>
                            <w:szCs w:val="18"/>
                          </w:rPr>
                          <w:t>'&lt;span style="width:40px"&gt;'</w:t>
                        </w:r>
                        <w:r w:rsidRPr="00C3112A">
                          <w:rPr>
                            <w:sz w:val="18"/>
                            <w:szCs w:val="18"/>
                          </w:rPr>
                          <w:t>+o.col1+</w:t>
                        </w:r>
                        <w:r w:rsidRPr="00C3112A">
                          <w:rPr>
                            <w:color w:val="FF00FF"/>
                            <w:sz w:val="18"/>
                            <w:szCs w:val="18"/>
                          </w:rPr>
                          <w:t>"&lt;/span&gt;"</w:t>
                        </w:r>
                        <w:r w:rsidRPr="00C3112A">
                          <w:rPr>
                            <w:sz w:val="18"/>
                            <w:szCs w:val="18"/>
                          </w:rPr>
                          <w:t xml:space="preserve"> + </w:t>
                        </w:r>
                        <w:r w:rsidRPr="00C3112A">
                          <w:rPr>
                            <w:color w:val="FF00FF"/>
                            <w:sz w:val="18"/>
                            <w:szCs w:val="18"/>
                          </w:rPr>
                          <w:t>' &lt;span style="width:</w:t>
                        </w:r>
                        <w:r>
                          <w:rPr>
                            <w:rFonts w:hint="eastAsia"/>
                            <w:color w:val="FF00FF"/>
                            <w:sz w:val="18"/>
                            <w:szCs w:val="18"/>
                          </w:rPr>
                          <w:t>6</w:t>
                        </w:r>
                        <w:r w:rsidRPr="00C3112A">
                          <w:rPr>
                            <w:color w:val="FF00FF"/>
                            <w:sz w:val="18"/>
                            <w:szCs w:val="18"/>
                          </w:rPr>
                          <w:t>0px"&gt;'</w:t>
                        </w:r>
                        <w:r w:rsidRPr="00C3112A">
                          <w:rPr>
                            <w:sz w:val="18"/>
                            <w:szCs w:val="18"/>
                          </w:rPr>
                          <w:t>+o.col2+</w:t>
                        </w:r>
                        <w:r w:rsidRPr="00C3112A">
                          <w:rPr>
                            <w:color w:val="FF00FF"/>
                            <w:sz w:val="18"/>
                            <w:szCs w:val="18"/>
                          </w:rPr>
                          <w:t>"&lt;/span&gt;"</w:t>
                        </w:r>
                        <w:r w:rsidRPr="00C3112A">
                          <w:rPr>
                            <w:sz w:val="18"/>
                            <w:szCs w:val="18"/>
                          </w:rPr>
                          <w:t xml:space="preserve"> + </w:t>
                        </w:r>
                        <w:r w:rsidRPr="00C3112A">
                          <w:rPr>
                            <w:color w:val="FF00FF"/>
                            <w:sz w:val="18"/>
                            <w:szCs w:val="18"/>
                          </w:rPr>
                          <w:t>' &lt;span style="width:40px"&gt;'</w:t>
                        </w:r>
                        <w:r w:rsidRPr="00C3112A">
                          <w:rPr>
                            <w:sz w:val="18"/>
                            <w:szCs w:val="18"/>
                          </w:rPr>
                          <w:t>+o.col3+</w:t>
                        </w:r>
                        <w:r w:rsidRPr="00C3112A">
                          <w:rPr>
                            <w:color w:val="FF00FF"/>
                            <w:sz w:val="18"/>
                            <w:szCs w:val="18"/>
                          </w:rPr>
                          <w:t>"&lt;/span&gt;"</w:t>
                        </w:r>
                        <w:r w:rsidRPr="00C3112A">
                          <w:rPr>
                            <w:sz w:val="18"/>
                            <w:szCs w:val="18"/>
                          </w:rPr>
                          <w:t>;</w:t>
                        </w:r>
                      </w:p>
                      <w:p w:rsidR="0023747D" w:rsidRDefault="0023747D" w:rsidP="00375F9C">
                        <w:pPr>
                          <w:spacing w:line="240" w:lineRule="exact"/>
                          <w:rPr>
                            <w:sz w:val="18"/>
                            <w:szCs w:val="18"/>
                          </w:rPr>
                        </w:pPr>
                        <w:r w:rsidRPr="00C3112A">
                          <w:rPr>
                            <w:sz w:val="18"/>
                            <w:szCs w:val="18"/>
                          </w:rPr>
                          <w:t>};</w:t>
                        </w:r>
                      </w:p>
                      <w:p w:rsidR="0023747D" w:rsidRPr="00C3112A" w:rsidRDefault="0023747D" w:rsidP="00375F9C">
                        <w:pPr>
                          <w:spacing w:line="240" w:lineRule="exact"/>
                          <w:rPr>
                            <w:sz w:val="18"/>
                            <w:szCs w:val="18"/>
                          </w:rPr>
                        </w:pPr>
                      </w:p>
                      <w:p w:rsidR="0023747D" w:rsidRPr="00C3112A" w:rsidRDefault="0023747D" w:rsidP="00375F9C">
                        <w:pPr>
                          <w:spacing w:line="240" w:lineRule="exact"/>
                          <w:rPr>
                            <w:sz w:val="18"/>
                            <w:szCs w:val="18"/>
                          </w:rPr>
                        </w:pPr>
                        <w:proofErr w:type="gramStart"/>
                        <w:r>
                          <w:rPr>
                            <w:sz w:val="18"/>
                            <w:szCs w:val="18"/>
                          </w:rPr>
                          <w:t>xui</w:t>
                        </w:r>
                        <w:r w:rsidRPr="00C3112A">
                          <w:rPr>
                            <w:sz w:val="18"/>
                            <w:szCs w:val="18"/>
                          </w:rPr>
                          <w:t>.create(</w:t>
                        </w:r>
                        <w:proofErr w:type="gramEnd"/>
                        <w:r w:rsidRPr="00C3112A">
                          <w:rPr>
                            <w:color w:val="FF00FF"/>
                            <w:sz w:val="18"/>
                            <w:szCs w:val="18"/>
                          </w:rPr>
                          <w:t>"List"</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setWidth(</w:t>
                        </w:r>
                        <w:proofErr w:type="gramEnd"/>
                        <w:r w:rsidRPr="00C3112A">
                          <w:rPr>
                            <w:color w:val="800000"/>
                            <w:sz w:val="18"/>
                            <w:szCs w:val="18"/>
                          </w:rPr>
                          <w:t>160</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setItems(</w:t>
                        </w:r>
                        <w:proofErr w:type="gramEnd"/>
                        <w:r w:rsidRPr="00C3112A">
                          <w:rPr>
                            <w:sz w:val="18"/>
                            <w:szCs w:val="18"/>
                          </w:rPr>
                          <w:t>[{</w:t>
                        </w:r>
                      </w:p>
                      <w:p w:rsidR="0023747D" w:rsidRPr="00C3112A" w:rsidRDefault="0023747D" w:rsidP="00375F9C">
                        <w:pPr>
                          <w:spacing w:line="240" w:lineRule="exact"/>
                          <w:rPr>
                            <w:sz w:val="18"/>
                            <w:szCs w:val="18"/>
                            <w:lang w:val="it-IT"/>
                          </w:rPr>
                        </w:pPr>
                        <w:r w:rsidRPr="00C3112A">
                          <w:rPr>
                            <w:sz w:val="18"/>
                            <w:szCs w:val="18"/>
                          </w:rPr>
                          <w:t xml:space="preserve">        </w:t>
                        </w:r>
                        <w:r w:rsidRPr="00C3112A">
                          <w:rPr>
                            <w:sz w:val="18"/>
                            <w:szCs w:val="18"/>
                            <w:lang w:val="it-IT"/>
                          </w:rPr>
                          <w:t>id:</w:t>
                        </w:r>
                        <w:r w:rsidRPr="00C3112A">
                          <w:rPr>
                            <w:color w:val="FF00FF"/>
                            <w:sz w:val="18"/>
                            <w:szCs w:val="18"/>
                            <w:lang w:val="it-IT"/>
                          </w:rPr>
                          <w:t>"a"</w:t>
                        </w:r>
                        <w:r w:rsidRPr="00C3112A">
                          <w:rPr>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col1:</w:t>
                        </w:r>
                        <w:r w:rsidRPr="00C3112A">
                          <w:rPr>
                            <w:rFonts w:hint="eastAsia"/>
                            <w:color w:val="FF00FF"/>
                            <w:sz w:val="18"/>
                            <w:szCs w:val="18"/>
                            <w:lang w:val="it-IT"/>
                          </w:rPr>
                          <w:t>'</w:t>
                        </w:r>
                        <w:r w:rsidRPr="005D7DD0">
                          <w:rPr>
                            <w:rFonts w:hint="eastAsia"/>
                            <w:color w:val="FF00FF"/>
                            <w:sz w:val="18"/>
                            <w:szCs w:val="18"/>
                            <w:lang w:val="it-IT"/>
                          </w:rPr>
                          <w:t>Name</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col2:</w:t>
                        </w:r>
                        <w:r w:rsidRPr="00C3112A">
                          <w:rPr>
                            <w:rFonts w:hint="eastAsia"/>
                            <w:color w:val="FF00FF"/>
                            <w:sz w:val="18"/>
                            <w:szCs w:val="18"/>
                            <w:lang w:val="it-IT"/>
                          </w:rPr>
                          <w:t>'</w:t>
                        </w:r>
                        <w:r w:rsidRPr="005D7DD0">
                          <w:rPr>
                            <w:color w:val="FF00FF"/>
                            <w:sz w:val="18"/>
                            <w:szCs w:val="18"/>
                            <w:lang w:val="it-IT"/>
                          </w:rPr>
                          <w:t>Gender</w:t>
                        </w:r>
                        <w:r w:rsidRPr="005D7DD0">
                          <w:rPr>
                            <w:rFonts w:hint="eastAsia"/>
                            <w:color w:val="FF00FF"/>
                            <w:sz w:val="18"/>
                            <w:szCs w:val="18"/>
                            <w:lang w:val="it-IT"/>
                          </w:rPr>
                          <w:t xml:space="preserve"> </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col3:</w:t>
                        </w:r>
                        <w:r w:rsidRPr="00C3112A">
                          <w:rPr>
                            <w:rFonts w:hint="eastAsia"/>
                            <w:color w:val="FF00FF"/>
                            <w:sz w:val="18"/>
                            <w:szCs w:val="18"/>
                            <w:lang w:val="it-IT"/>
                          </w:rPr>
                          <w:t>'</w:t>
                        </w:r>
                        <w:r w:rsidRPr="00375F9C">
                          <w:rPr>
                            <w:rFonts w:hint="eastAsia"/>
                            <w:color w:val="FF00FF"/>
                            <w:sz w:val="18"/>
                            <w:szCs w:val="18"/>
                            <w:lang w:val="it-IT"/>
                          </w:rPr>
                          <w:t>Age</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renderer:renderer,</w:t>
                        </w:r>
                      </w:p>
                      <w:p w:rsidR="0023747D" w:rsidRPr="00375F9C" w:rsidRDefault="0023747D" w:rsidP="00375F9C">
                        <w:pPr>
                          <w:spacing w:line="240" w:lineRule="exact"/>
                          <w:rPr>
                            <w:sz w:val="18"/>
                            <w:szCs w:val="18"/>
                            <w:lang w:val="it-IT"/>
                          </w:rPr>
                        </w:pPr>
                        <w:r w:rsidRPr="00375F9C">
                          <w:rPr>
                            <w:rFonts w:hint="eastAsia"/>
                            <w:color w:val="0000FF"/>
                            <w:sz w:val="18"/>
                            <w:szCs w:val="18"/>
                            <w:lang w:val="it-IT"/>
                          </w:rPr>
                          <w:t xml:space="preserve">        </w:t>
                        </w:r>
                        <w:r w:rsidRPr="00375F9C">
                          <w:rPr>
                            <w:rFonts w:hint="eastAsia"/>
                            <w:sz w:val="18"/>
                            <w:szCs w:val="18"/>
                            <w:lang w:val="it-IT"/>
                          </w:rPr>
                          <w:t>itemStyle:</w:t>
                        </w:r>
                        <w:r w:rsidRPr="00375F9C">
                          <w:rPr>
                            <w:rFonts w:hint="eastAsia"/>
                            <w:color w:val="FF00FF"/>
                            <w:sz w:val="18"/>
                            <w:szCs w:val="18"/>
                            <w:lang w:val="it-IT"/>
                          </w:rPr>
                          <w:t xml:space="preserve">'border-bottom:solid 1px </w:t>
                        </w:r>
                        <w:r w:rsidRPr="00375F9C">
                          <w:rPr>
                            <w:color w:val="FF00FF"/>
                            <w:sz w:val="18"/>
                            <w:szCs w:val="18"/>
                            <w:lang w:val="it-IT"/>
                          </w:rPr>
                          <w:t>#C8E1FA</w:t>
                        </w:r>
                        <w:r w:rsidRPr="00375F9C">
                          <w:rPr>
                            <w:rFonts w:hint="eastAsia"/>
                            <w:color w:val="FF00FF"/>
                            <w:sz w:val="18"/>
                            <w:szCs w:val="18"/>
                            <w:lang w:val="it-IT"/>
                          </w:rPr>
                          <w:t>;font-weight:bold;'</w:t>
                        </w:r>
                      </w:p>
                      <w:p w:rsidR="0023747D" w:rsidRPr="00C3112A" w:rsidRDefault="0023747D" w:rsidP="00375F9C">
                        <w:pPr>
                          <w:spacing w:line="240" w:lineRule="exact"/>
                          <w:rPr>
                            <w:sz w:val="18"/>
                            <w:szCs w:val="18"/>
                            <w:lang w:val="it-IT"/>
                          </w:rPr>
                        </w:pPr>
                        <w:r w:rsidRPr="00375F9C">
                          <w:rPr>
                            <w:sz w:val="18"/>
                            <w:szCs w:val="18"/>
                            <w:lang w:val="it-IT"/>
                          </w:rPr>
                          <w:t xml:space="preserve">    </w:t>
                        </w:r>
                        <w:r w:rsidRPr="00C3112A">
                          <w:rPr>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w:t>
                        </w:r>
                      </w:p>
                      <w:p w:rsidR="0023747D" w:rsidRPr="00C3112A" w:rsidRDefault="0023747D" w:rsidP="00375F9C">
                        <w:pPr>
                          <w:spacing w:line="240" w:lineRule="exact"/>
                          <w:rPr>
                            <w:sz w:val="18"/>
                            <w:szCs w:val="18"/>
                            <w:lang w:val="it-IT"/>
                          </w:rPr>
                        </w:pPr>
                        <w:r w:rsidRPr="00C3112A">
                          <w:rPr>
                            <w:sz w:val="18"/>
                            <w:szCs w:val="18"/>
                            <w:lang w:val="it-IT"/>
                          </w:rPr>
                          <w:t xml:space="preserve">        id:</w:t>
                        </w:r>
                        <w:r w:rsidRPr="00C3112A">
                          <w:rPr>
                            <w:color w:val="FF00FF"/>
                            <w:sz w:val="18"/>
                            <w:szCs w:val="18"/>
                            <w:lang w:val="it-IT"/>
                          </w:rPr>
                          <w:t>"b"</w:t>
                        </w:r>
                        <w:r w:rsidRPr="00C3112A">
                          <w:rPr>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col1:</w:t>
                        </w:r>
                        <w:r w:rsidRPr="00C3112A">
                          <w:rPr>
                            <w:rFonts w:hint="eastAsia"/>
                            <w:color w:val="FF00FF"/>
                            <w:sz w:val="18"/>
                            <w:szCs w:val="18"/>
                            <w:lang w:val="it-IT"/>
                          </w:rPr>
                          <w:t>'</w:t>
                        </w:r>
                        <w:r w:rsidRPr="00375F9C">
                          <w:rPr>
                            <w:rFonts w:hint="eastAsia"/>
                            <w:color w:val="FF00FF"/>
                            <w:sz w:val="18"/>
                            <w:szCs w:val="18"/>
                            <w:lang w:val="it-IT"/>
                          </w:rPr>
                          <w:t>Jack</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col2:</w:t>
                        </w:r>
                        <w:r w:rsidRPr="00C3112A">
                          <w:rPr>
                            <w:rFonts w:hint="eastAsia"/>
                            <w:color w:val="FF00FF"/>
                            <w:sz w:val="18"/>
                            <w:szCs w:val="18"/>
                            <w:lang w:val="it-IT"/>
                          </w:rPr>
                          <w:t>'</w:t>
                        </w:r>
                        <w:r w:rsidRPr="00375F9C">
                          <w:rPr>
                            <w:rFonts w:hint="eastAsia"/>
                            <w:color w:val="FF00FF"/>
                            <w:sz w:val="18"/>
                            <w:szCs w:val="18"/>
                            <w:lang w:val="it-IT"/>
                          </w:rPr>
                          <w:t>Male</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col3:</w:t>
                        </w:r>
                        <w:r w:rsidRPr="00C3112A">
                          <w:rPr>
                            <w:color w:val="FF00FF"/>
                            <w:sz w:val="18"/>
                            <w:szCs w:val="18"/>
                            <w:lang w:val="it-IT"/>
                          </w:rPr>
                          <w:t>'23'</w:t>
                        </w:r>
                        <w:r w:rsidRPr="00C3112A">
                          <w:rPr>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renderer:renderer</w:t>
                        </w:r>
                      </w:p>
                      <w:p w:rsidR="0023747D" w:rsidRPr="00C3112A" w:rsidRDefault="0023747D" w:rsidP="00375F9C">
                        <w:pPr>
                          <w:spacing w:line="240" w:lineRule="exact"/>
                          <w:rPr>
                            <w:sz w:val="18"/>
                            <w:szCs w:val="18"/>
                            <w:lang w:val="it-IT"/>
                          </w:rPr>
                        </w:pPr>
                        <w:r w:rsidRPr="00C3112A">
                          <w:rPr>
                            <w:sz w:val="18"/>
                            <w:szCs w:val="18"/>
                            <w:lang w:val="it-IT"/>
                          </w:rPr>
                          <w:t xml:space="preserve">    },</w:t>
                        </w:r>
                      </w:p>
                      <w:p w:rsidR="0023747D" w:rsidRPr="00C3112A" w:rsidRDefault="0023747D" w:rsidP="00375F9C">
                        <w:pPr>
                          <w:spacing w:line="240" w:lineRule="exact"/>
                          <w:rPr>
                            <w:sz w:val="18"/>
                            <w:szCs w:val="18"/>
                            <w:lang w:val="it-IT"/>
                          </w:rPr>
                        </w:pPr>
                        <w:r w:rsidRPr="00C3112A">
                          <w:rPr>
                            <w:sz w:val="18"/>
                            <w:szCs w:val="18"/>
                            <w:lang w:val="it-IT"/>
                          </w:rPr>
                          <w:t xml:space="preserve">    {</w:t>
                        </w:r>
                      </w:p>
                      <w:p w:rsidR="0023747D" w:rsidRPr="00C3112A" w:rsidRDefault="0023747D" w:rsidP="00375F9C">
                        <w:pPr>
                          <w:spacing w:line="240" w:lineRule="exact"/>
                          <w:rPr>
                            <w:sz w:val="18"/>
                            <w:szCs w:val="18"/>
                            <w:lang w:val="it-IT"/>
                          </w:rPr>
                        </w:pPr>
                        <w:r w:rsidRPr="00C3112A">
                          <w:rPr>
                            <w:sz w:val="18"/>
                            <w:szCs w:val="18"/>
                            <w:lang w:val="it-IT"/>
                          </w:rPr>
                          <w:t xml:space="preserve">        id:</w:t>
                        </w:r>
                        <w:r w:rsidRPr="00C3112A">
                          <w:rPr>
                            <w:color w:val="FF00FF"/>
                            <w:sz w:val="18"/>
                            <w:szCs w:val="18"/>
                            <w:lang w:val="it-IT"/>
                          </w:rPr>
                          <w:t>"c"</w:t>
                        </w:r>
                        <w:r w:rsidRPr="00C3112A">
                          <w:rPr>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col1:</w:t>
                        </w:r>
                        <w:r w:rsidRPr="00C3112A">
                          <w:rPr>
                            <w:rFonts w:hint="eastAsia"/>
                            <w:color w:val="FF00FF"/>
                            <w:sz w:val="18"/>
                            <w:szCs w:val="18"/>
                            <w:lang w:val="it-IT"/>
                          </w:rPr>
                          <w:t>'</w:t>
                        </w:r>
                        <w:r w:rsidRPr="005D7DD0">
                          <w:rPr>
                            <w:lang w:val="it-IT"/>
                          </w:rPr>
                          <w:t xml:space="preserve"> </w:t>
                        </w:r>
                        <w:r w:rsidRPr="005D7DD0">
                          <w:rPr>
                            <w:color w:val="FF00FF"/>
                            <w:sz w:val="18"/>
                            <w:szCs w:val="18"/>
                            <w:lang w:val="it-IT"/>
                          </w:rPr>
                          <w:t>Jenny</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col2:</w:t>
                        </w:r>
                        <w:r w:rsidRPr="00C3112A">
                          <w:rPr>
                            <w:rFonts w:hint="eastAsia"/>
                            <w:color w:val="FF00FF"/>
                            <w:sz w:val="18"/>
                            <w:szCs w:val="18"/>
                            <w:lang w:val="it-IT"/>
                          </w:rPr>
                          <w:t>'</w:t>
                        </w:r>
                        <w:r w:rsidRPr="005D7DD0">
                          <w:rPr>
                            <w:rFonts w:hint="eastAsia"/>
                            <w:color w:val="FF00FF"/>
                            <w:sz w:val="18"/>
                            <w:szCs w:val="18"/>
                            <w:lang w:val="it-IT"/>
                          </w:rPr>
                          <w:t>Female</w:t>
                        </w:r>
                        <w:r w:rsidRPr="00C3112A">
                          <w:rPr>
                            <w:rFonts w:hint="eastAsia"/>
                            <w:color w:val="FF00FF"/>
                            <w:sz w:val="18"/>
                            <w:szCs w:val="18"/>
                            <w:lang w:val="it-IT"/>
                          </w:rPr>
                          <w:t>'</w:t>
                        </w:r>
                        <w:r w:rsidRPr="00C3112A">
                          <w:rPr>
                            <w:rFonts w:hint="eastAsia"/>
                            <w:sz w:val="18"/>
                            <w:szCs w:val="18"/>
                            <w:lang w:val="it-IT"/>
                          </w:rPr>
                          <w:t>,</w:t>
                        </w:r>
                      </w:p>
                      <w:p w:rsidR="0023747D" w:rsidRPr="00375F9C" w:rsidRDefault="0023747D" w:rsidP="00375F9C">
                        <w:pPr>
                          <w:spacing w:line="240" w:lineRule="exact"/>
                          <w:rPr>
                            <w:sz w:val="18"/>
                            <w:szCs w:val="18"/>
                          </w:rPr>
                        </w:pPr>
                        <w:r w:rsidRPr="00C3112A">
                          <w:rPr>
                            <w:sz w:val="18"/>
                            <w:szCs w:val="18"/>
                            <w:lang w:val="it-IT"/>
                          </w:rPr>
                          <w:t xml:space="preserve">        </w:t>
                        </w:r>
                        <w:r w:rsidRPr="00375F9C">
                          <w:rPr>
                            <w:sz w:val="18"/>
                            <w:szCs w:val="18"/>
                          </w:rPr>
                          <w:t>col3:</w:t>
                        </w:r>
                        <w:r w:rsidRPr="00375F9C">
                          <w:rPr>
                            <w:color w:val="FF00FF"/>
                            <w:sz w:val="18"/>
                            <w:szCs w:val="18"/>
                          </w:rPr>
                          <w:t>'32'</w:t>
                        </w:r>
                        <w:r w:rsidRPr="00375F9C">
                          <w:rPr>
                            <w:sz w:val="18"/>
                            <w:szCs w:val="18"/>
                          </w:rPr>
                          <w:t>,</w:t>
                        </w:r>
                      </w:p>
                      <w:p w:rsidR="0023747D" w:rsidRPr="00C3112A" w:rsidRDefault="0023747D" w:rsidP="00375F9C">
                        <w:pPr>
                          <w:spacing w:line="240" w:lineRule="exact"/>
                          <w:rPr>
                            <w:sz w:val="18"/>
                            <w:szCs w:val="18"/>
                          </w:rPr>
                        </w:pPr>
                        <w:r w:rsidRPr="00375F9C">
                          <w:rPr>
                            <w:sz w:val="18"/>
                            <w:szCs w:val="18"/>
                          </w:rPr>
                          <w:t xml:space="preserve">        </w:t>
                        </w:r>
                        <w:proofErr w:type="gramStart"/>
                        <w:r w:rsidRPr="00C3112A">
                          <w:rPr>
                            <w:sz w:val="18"/>
                            <w:szCs w:val="18"/>
                          </w:rPr>
                          <w:t>renderer:</w:t>
                        </w:r>
                        <w:proofErr w:type="gramEnd"/>
                        <w:r w:rsidRPr="00C3112A">
                          <w:rPr>
                            <w:sz w:val="18"/>
                            <w:szCs w:val="18"/>
                          </w:rPr>
                          <w:t>renderer</w:t>
                        </w:r>
                      </w:p>
                      <w:p w:rsidR="0023747D" w:rsidRPr="00C3112A" w:rsidRDefault="0023747D" w:rsidP="00375F9C">
                        <w:pPr>
                          <w:spacing w:line="240" w:lineRule="exact"/>
                          <w:rPr>
                            <w:sz w:val="18"/>
                            <w:szCs w:val="18"/>
                          </w:rPr>
                        </w:pPr>
                        <w:r w:rsidRPr="00C3112A">
                          <w:rPr>
                            <w:sz w:val="18"/>
                            <w:szCs w:val="18"/>
                          </w:rPr>
                          <w:t xml:space="preserve">    }]</w:t>
                        </w:r>
                      </w:p>
                      <w:p w:rsidR="0023747D" w:rsidRDefault="0023747D" w:rsidP="00375F9C">
                        <w:pPr>
                          <w:spacing w:line="240" w:lineRule="exact"/>
                          <w:rPr>
                            <w:sz w:val="18"/>
                            <w:szCs w:val="18"/>
                          </w:rPr>
                        </w:pPr>
                        <w:r w:rsidRPr="00C3112A">
                          <w:rPr>
                            <w:sz w:val="18"/>
                            <w:szCs w:val="18"/>
                          </w:rPr>
                          <w:t>)</w:t>
                        </w:r>
                      </w:p>
                      <w:p w:rsidR="0023747D" w:rsidRDefault="0023747D" w:rsidP="00375F9C">
                        <w:pPr>
                          <w:spacing w:line="240" w:lineRule="exact"/>
                          <w:rPr>
                            <w:sz w:val="18"/>
                            <w:szCs w:val="18"/>
                          </w:rPr>
                        </w:pPr>
                        <w:r>
                          <w:rPr>
                            <w:rFonts w:hint="eastAsia"/>
                            <w:sz w:val="18"/>
                            <w:szCs w:val="18"/>
                          </w:rPr>
                          <w:t>.</w:t>
                        </w:r>
                        <w:proofErr w:type="gramStart"/>
                        <w:r>
                          <w:rPr>
                            <w:rFonts w:hint="eastAsia"/>
                            <w:sz w:val="18"/>
                            <w:szCs w:val="18"/>
                          </w:rPr>
                          <w:t>beforeUIValueSet(</w:t>
                        </w:r>
                        <w:proofErr w:type="gramEnd"/>
                        <w:r w:rsidRPr="00C3112A">
                          <w:rPr>
                            <w:color w:val="0000FF"/>
                            <w:sz w:val="18"/>
                            <w:szCs w:val="18"/>
                          </w:rPr>
                          <w:t>function</w:t>
                        </w:r>
                        <w:r>
                          <w:rPr>
                            <w:rFonts w:hint="eastAsia"/>
                            <w:sz w:val="18"/>
                            <w:szCs w:val="18"/>
                          </w:rPr>
                          <w:t xml:space="preserve"> (profile, ov, nv){</w:t>
                        </w:r>
                      </w:p>
                      <w:p w:rsidR="0023747D" w:rsidRDefault="0023747D" w:rsidP="00375F9C">
                        <w:pPr>
                          <w:spacing w:line="240" w:lineRule="exact"/>
                          <w:rPr>
                            <w:sz w:val="18"/>
                            <w:szCs w:val="18"/>
                          </w:rPr>
                        </w:pPr>
                        <w:r>
                          <w:rPr>
                            <w:rFonts w:hint="eastAsia"/>
                            <w:sz w:val="18"/>
                            <w:szCs w:val="18"/>
                          </w:rPr>
                          <w:t xml:space="preserve">    </w:t>
                        </w:r>
                        <w:r>
                          <w:rPr>
                            <w:rFonts w:hint="eastAsia"/>
                            <w:color w:val="FF00FF"/>
                            <w:sz w:val="18"/>
                            <w:szCs w:val="18"/>
                            <w:lang w:val="it-IT"/>
                          </w:rPr>
                          <w:t xml:space="preserve">return </w:t>
                        </w:r>
                        <w:r>
                          <w:rPr>
                            <w:rFonts w:hint="eastAsia"/>
                            <w:sz w:val="18"/>
                            <w:szCs w:val="18"/>
                          </w:rPr>
                          <w:t>nv!==</w:t>
                        </w:r>
                        <w:r w:rsidRPr="00C3112A">
                          <w:rPr>
                            <w:color w:val="FF00FF"/>
                            <w:sz w:val="18"/>
                            <w:szCs w:val="18"/>
                            <w:lang w:val="it-IT"/>
                          </w:rPr>
                          <w:t>"a"</w:t>
                        </w:r>
                      </w:p>
                      <w:p w:rsidR="0023747D" w:rsidRPr="00C3112A" w:rsidRDefault="0023747D" w:rsidP="00375F9C">
                        <w:pPr>
                          <w:spacing w:line="240" w:lineRule="exact"/>
                          <w:rPr>
                            <w:sz w:val="18"/>
                            <w:szCs w:val="18"/>
                          </w:rPr>
                        </w:pPr>
                        <w:r>
                          <w:rPr>
                            <w:rFonts w:hint="eastAsia"/>
                            <w:sz w:val="18"/>
                            <w:szCs w:val="18"/>
                          </w:rPr>
                          <w:t>})</w:t>
                        </w:r>
                      </w:p>
                      <w:p w:rsidR="0023747D" w:rsidRPr="00ED10FD" w:rsidRDefault="0023747D" w:rsidP="00375F9C">
                        <w:pPr>
                          <w:spacing w:line="240" w:lineRule="exact"/>
                          <w:rPr>
                            <w:sz w:val="18"/>
                            <w:szCs w:val="18"/>
                          </w:rPr>
                        </w:pPr>
                        <w:r w:rsidRPr="00C3112A">
                          <w:rPr>
                            <w:sz w:val="18"/>
                            <w:szCs w:val="18"/>
                          </w:rPr>
                          <w:t>.</w:t>
                        </w:r>
                        <w:proofErr w:type="gramStart"/>
                        <w:r w:rsidRPr="00C3112A">
                          <w:rPr>
                            <w:sz w:val="18"/>
                            <w:szCs w:val="18"/>
                          </w:rPr>
                          <w:t>show(</w:t>
                        </w:r>
                        <w:proofErr w:type="gramEnd"/>
                        <w:r w:rsidRPr="00C3112A">
                          <w:rPr>
                            <w:sz w:val="18"/>
                            <w:szCs w:val="18"/>
                          </w:rPr>
                          <w:t>);</w:t>
                        </w:r>
                      </w:p>
                    </w:txbxContent>
                  </v:textbox>
                </v:shape>
                <v:shape id="AutoShape 359" o:spid="_x0000_s1279" type="#_x0000_t62" style="position:absolute;left:16002;top:7924;width:14859;height:244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3LqcUA&#10;AADcAAAADwAAAGRycy9kb3ducmV2LnhtbESPQWvCQBSE74X+h+UJvYhuWrFK6iqhKniTqoX29sg+&#10;s8Hs25DdJvHfu4LQ4zAz3zCLVW8r0VLjS8cKXscJCOLc6ZILBafjdjQH4QOyxsoxKbiSh9Xy+WmB&#10;qXYdf1F7CIWIEPYpKjAh1KmUPjdk0Y9dTRy9s2sshiibQuoGuwi3lXxLkndpseS4YLCmT0P55fBn&#10;FXTr75/p/nfWT7froXEbm52vbabUy6DPPkAE6sN/+NHeaQXzZAL3M/EI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cupxQAAANwAAAAPAAAAAAAAAAAAAAAAAJgCAABkcnMv&#10;ZG93bnJldi54bWxQSwUGAAAAAAQABAD1AAAAigMAAAAA&#10;" adj="21683,-18627" fillcolor="#ff9">
                  <v:textbox inset="0,0,0,0">
                    <w:txbxContent>
                      <w:p w:rsidR="0023747D" w:rsidRPr="000E23E9" w:rsidRDefault="0023747D" w:rsidP="00375F9C">
                        <w:pPr>
                          <w:rPr>
                            <w:szCs w:val="18"/>
                          </w:rPr>
                        </w:pPr>
                        <w:r>
                          <w:rPr>
                            <w:rFonts w:hint="eastAsia"/>
                            <w:szCs w:val="18"/>
                          </w:rPr>
                          <w:t>Gives a render function</w:t>
                        </w:r>
                      </w:p>
                    </w:txbxContent>
                  </v:textbox>
                </v:shape>
                <v:shape id="AutoShape 360" o:spid="_x0000_s1280" type="#_x0000_t62" style="position:absolute;left:13716;top:13868;width:12573;height:244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CtasUA&#10;AADcAAAADwAAAGRycy9kb3ducmV2LnhtbESPQWvCQBSE70L/w/IKvemmEkWiqxQhpYoFa1u9PrKv&#10;SWj2bdjdmvjvu4LgcZiZb5jFqjeNOJPztWUFz6MEBHFhdc2lgq/PfDgD4QOyxsYyKbiQh9XyYbDA&#10;TNuOP+h8CKWIEPYZKqhCaDMpfVGRQT+yLXH0fqwzGKJ0pdQOuwg3jRwnyVQarDkuVNjSuqLi9/Bn&#10;FGxP0+N+l+P35NW7ZpPK7v3Ee6WeHvuXOYhAfbiHb+03rWCWpHA9E4+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8K1qxQAAANwAAAAPAAAAAAAAAAAAAAAAAJgCAABkcnMv&#10;ZG93bnJldi54bWxQSwUGAAAAAAQABAD1AAAAigMAAAAA&#10;" adj="25952,35513" fillcolor="#ff9">
                  <v:textbox inset="0,0,0,0">
                    <w:txbxContent>
                      <w:p w:rsidR="0023747D" w:rsidRPr="000E23E9" w:rsidRDefault="0023747D" w:rsidP="00375F9C">
                        <w:pPr>
                          <w:rPr>
                            <w:szCs w:val="18"/>
                          </w:rPr>
                        </w:pPr>
                        <w:r>
                          <w:rPr>
                            <w:rFonts w:hint="eastAsia"/>
                            <w:szCs w:val="18"/>
                          </w:rPr>
                          <w:t>Extra variables</w:t>
                        </w:r>
                      </w:p>
                    </w:txbxContent>
                  </v:textbox>
                </v:shape>
                <v:shape id="AutoShape 618" o:spid="_x0000_s1281" type="#_x0000_t62" style="position:absolute;left:19431;top:41605;width:12573;height:244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3qacUA&#10;AADcAAAADwAAAGRycy9kb3ducmV2LnhtbESPT4vCMBTE78J+h/AWvGlaESldo+wfFAUvtruw3h7N&#10;27bYvNQmav32RhD2OMzMb5j5sjeNuFDnassK4nEEgriwuuZSwXe+GiUgnEfW2FgmBTdysFy8DOaY&#10;anvlPV0yX4oAYZeigsr7NpXSFRUZdGPbEgfvz3YGfZBdKXWH1wA3jZxE0UwarDksVNjSZ0XFMTsb&#10;BT/T6brZHQ55vF1/fZyy2OHvMVFq+Nq/v4Hw1Pv/8LO90QqSaAaP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feppxQAAANwAAAAPAAAAAAAAAAAAAAAAAJgCAABkcnMv&#10;ZG93bnJldi54bWxQSwUGAAAAAAQABAD1AAAAigMAAAAA&#10;" adj="20923,38262" fillcolor="#ff9">
                  <v:textbox inset="0,0,0,0">
                    <w:txbxContent>
                      <w:p w:rsidR="0023747D" w:rsidRPr="000E23E9" w:rsidRDefault="0023747D" w:rsidP="00375F9C">
                        <w:pPr>
                          <w:rPr>
                            <w:szCs w:val="18"/>
                          </w:rPr>
                        </w:pPr>
                        <w:r>
                          <w:rPr>
                            <w:rFonts w:hint="eastAsia"/>
                            <w:szCs w:val="18"/>
                          </w:rPr>
                          <w:t>For the header item</w:t>
                        </w:r>
                      </w:p>
                    </w:txbxContent>
                  </v:textbox>
                </v:shape>
                <w10:anchorlock/>
              </v:group>
            </w:pict>
          </mc:Fallback>
        </mc:AlternateContent>
      </w:r>
    </w:p>
    <w:p w:rsidR="00375F9C" w:rsidRPr="00FE57FA" w:rsidRDefault="00375F9C" w:rsidP="00375F9C">
      <w:pPr>
        <w:rPr>
          <w:b/>
        </w:rPr>
      </w:pPr>
      <w:r w:rsidRPr="00FE57FA">
        <w:rPr>
          <w:rFonts w:hint="eastAsia"/>
          <w:b/>
        </w:rPr>
        <w:t>Result:</w:t>
      </w:r>
    </w:p>
    <w:p w:rsidR="00375F9C" w:rsidRDefault="005C781A" w:rsidP="00375F9C">
      <w:r>
        <w:rPr>
          <w:rFonts w:hint="eastAsia"/>
          <w:noProof/>
        </w:rPr>
        <mc:AlternateContent>
          <mc:Choice Requires="wps">
            <w:drawing>
              <wp:anchor distT="0" distB="0" distL="114300" distR="114300" simplePos="0" relativeHeight="251559424" behindDoc="0" locked="0" layoutInCell="1" allowOverlap="1" wp14:anchorId="739C918C" wp14:editId="5888AB22">
                <wp:simplePos x="0" y="0"/>
                <wp:positionH relativeFrom="column">
                  <wp:posOffset>228600</wp:posOffset>
                </wp:positionH>
                <wp:positionV relativeFrom="line">
                  <wp:posOffset>1103630</wp:posOffset>
                </wp:positionV>
                <wp:extent cx="1028700" cy="244475"/>
                <wp:effectExtent l="9525" t="427355" r="9525" b="13970"/>
                <wp:wrapNone/>
                <wp:docPr id="801" name="Auto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244475"/>
                        </a:xfrm>
                        <a:prstGeom prst="wedgeRoundRectCallout">
                          <a:avLst>
                            <a:gd name="adj1" fmla="val -24199"/>
                            <a:gd name="adj2" fmla="val -21519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 Grid List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7" o:spid="_x0000_s1282" type="#_x0000_t62" style="position:absolute;left:0;text-align:left;margin-left:18pt;margin-top:86.9pt;width:81pt;height:19.25pt;flip:x;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" adj="5573,-35683" fillcolor="#ff9">
                <v:textbox inset="0,0,0,0">
                  <w:txbxContent>
                    <w:p w:rsidR="0023747D" w:rsidRPr="000E23E9" w:rsidRDefault="0023747D" w:rsidP="00375F9C">
                      <w:pPr>
                        <w:rPr>
                          <w:szCs w:val="18"/>
                        </w:rPr>
                      </w:pPr>
                      <w:r>
                        <w:rPr>
                          <w:rFonts w:hint="eastAsia"/>
                          <w:szCs w:val="18"/>
                        </w:rPr>
                        <w:t>A Grid List</w:t>
                      </w:r>
                    </w:p>
                  </w:txbxContent>
                </v:textbox>
                <w10:wrap anchory="line"/>
              </v:shape>
            </w:pict>
          </mc:Fallback>
        </mc:AlternateContent>
      </w:r>
      <w:r w:rsidR="00375F9C" w:rsidRPr="00E31249">
        <w:rPr>
          <w:rFonts w:hint="eastAsia"/>
        </w:rPr>
        <w:t xml:space="preserve"> </w:t>
      </w:r>
      <w:r>
        <w:rPr>
          <w:rFonts w:hint="eastAsia"/>
          <w:noProof/>
        </w:rPr>
        <w:drawing>
          <wp:inline distT="0" distB="0" distL="0" distR="0" wp14:anchorId="0E1A1A2F" wp14:editId="1A6B46F5">
            <wp:extent cx="1581150" cy="147637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81150" cy="1476375"/>
                    </a:xfrm>
                    <a:prstGeom prst="rect">
                      <a:avLst/>
                    </a:prstGeom>
                    <a:noFill/>
                    <a:ln>
                      <a:noFill/>
                    </a:ln>
                  </pic:spPr>
                </pic:pic>
              </a:graphicData>
            </a:graphic>
          </wp:inline>
        </w:drawing>
      </w:r>
    </w:p>
    <w:p w:rsidR="00375F9C" w:rsidRDefault="00375F9C" w:rsidP="00375F9C">
      <w:r>
        <w:rPr>
          <w:rFonts w:hint="eastAsia"/>
        </w:rPr>
        <w:t>The above special render function applies to any control</w:t>
      </w:r>
      <w:r>
        <w:t>’</w:t>
      </w:r>
      <w:r>
        <w:rPr>
          <w:rFonts w:hint="eastAsia"/>
        </w:rPr>
        <w:t xml:space="preserve">s caption property (e.g. </w:t>
      </w:r>
      <w:r w:rsidR="00704D04">
        <w:rPr>
          <w:rFonts w:hint="eastAsia"/>
        </w:rPr>
        <w:t>xui.</w:t>
      </w:r>
      <w:r>
        <w:rPr>
          <w:rFonts w:hint="eastAsia"/>
        </w:rPr>
        <w:t xml:space="preserve">UI.Button, </w:t>
      </w:r>
      <w:r w:rsidR="00704D04">
        <w:rPr>
          <w:rFonts w:hint="eastAsia"/>
        </w:rPr>
        <w:t>xui.</w:t>
      </w:r>
      <w:r>
        <w:rPr>
          <w:rFonts w:hint="eastAsia"/>
        </w:rPr>
        <w:t>UI.Label); and any control</w:t>
      </w:r>
      <w:r>
        <w:t>’</w:t>
      </w:r>
      <w:r>
        <w:rPr>
          <w:rFonts w:hint="eastAsia"/>
        </w:rPr>
        <w:t xml:space="preserve">s sub item caption property (e.g. </w:t>
      </w:r>
      <w:r w:rsidR="00704D04">
        <w:rPr>
          <w:rFonts w:hint="eastAsia"/>
        </w:rPr>
        <w:t>xui.</w:t>
      </w:r>
      <w:r>
        <w:rPr>
          <w:rFonts w:hint="eastAsia"/>
        </w:rPr>
        <w:t xml:space="preserve">UI.List, </w:t>
      </w:r>
      <w:r w:rsidR="00704D04">
        <w:rPr>
          <w:rFonts w:hint="eastAsia"/>
        </w:rPr>
        <w:t>xui.</w:t>
      </w:r>
      <w:r>
        <w:rPr>
          <w:rFonts w:hint="eastAsia"/>
        </w:rPr>
        <w:t>UI.TreeBar) .</w:t>
      </w:r>
    </w:p>
    <w:p w:rsidR="00375F9C" w:rsidRDefault="005C781A" w:rsidP="00375F9C">
      <w:r>
        <w:rPr>
          <w:noProof/>
        </w:rPr>
        <w:lastRenderedPageBreak/>
        <mc:AlternateContent>
          <mc:Choice Requires="wpc">
            <w:drawing>
              <wp:inline distT="0" distB="0" distL="0" distR="0" wp14:anchorId="208DDC3A" wp14:editId="7D4671E3">
                <wp:extent cx="5257850" cy="763905"/>
                <wp:effectExtent l="0" t="0" r="19050" b="17145"/>
                <wp:docPr id="800" name="画布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7" name="Text Box 363"/>
                        <wps:cNvSpPr txBox="1">
                          <a:spLocks noChangeArrowheads="1"/>
                        </wps:cNvSpPr>
                        <wps:spPr bwMode="auto">
                          <a:xfrm>
                            <a:off x="0" y="48895"/>
                            <a:ext cx="5257850" cy="71482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12B47" w:rsidRDefault="0023747D" w:rsidP="00375F9C">
                              <w:pPr>
                                <w:spacing w:line="240" w:lineRule="exact"/>
                                <w:rPr>
                                  <w:sz w:val="18"/>
                                  <w:szCs w:val="18"/>
                                </w:rPr>
                              </w:pPr>
                              <w:r>
                                <w:rPr>
                                  <w:sz w:val="18"/>
                                  <w:szCs w:val="18"/>
                                </w:rPr>
                                <w:t>xui</w:t>
                              </w:r>
                              <w:r w:rsidRPr="00D12B47">
                                <w:rPr>
                                  <w:sz w:val="18"/>
                                  <w:szCs w:val="18"/>
                                </w:rPr>
                                <w:t>.create(</w:t>
                              </w:r>
                              <w:r w:rsidRPr="00D12B47">
                                <w:rPr>
                                  <w:color w:val="FF00FF"/>
                                  <w:sz w:val="18"/>
                                  <w:szCs w:val="18"/>
                                </w:rPr>
                                <w:t>"</w:t>
                              </w:r>
                              <w:r w:rsidRPr="00D12B47">
                                <w:rPr>
                                  <w:rFonts w:hint="eastAsia"/>
                                  <w:color w:val="FF00FF"/>
                                  <w:sz w:val="18"/>
                                  <w:szCs w:val="18"/>
                                </w:rPr>
                                <w:t>SCheckBox</w:t>
                              </w:r>
                              <w:r w:rsidRPr="00D12B47">
                                <w:rPr>
                                  <w:color w:val="FF00FF"/>
                                  <w:sz w:val="18"/>
                                  <w:szCs w:val="18"/>
                                </w:rPr>
                                <w:t>"</w:t>
                              </w:r>
                              <w:r w:rsidRPr="00D12B47">
                                <w:rPr>
                                  <w:sz w:val="18"/>
                                  <w:szCs w:val="18"/>
                                </w:rPr>
                                <w:t>)</w:t>
                              </w:r>
                            </w:p>
                            <w:p w:rsidR="0023747D" w:rsidRPr="00D12B47" w:rsidRDefault="0023747D" w:rsidP="00375F9C">
                              <w:pPr>
                                <w:spacing w:line="240" w:lineRule="exact"/>
                                <w:rPr>
                                  <w:sz w:val="18"/>
                                  <w:szCs w:val="18"/>
                                </w:rPr>
                              </w:pPr>
                              <w:r w:rsidRPr="00D12B47">
                                <w:rPr>
                                  <w:rFonts w:hint="eastAsia"/>
                                  <w:sz w:val="18"/>
                                  <w:szCs w:val="18"/>
                                </w:rPr>
                                <w:t>.setCaption(</w:t>
                              </w:r>
                              <w:r w:rsidRPr="00D12B47">
                                <w:rPr>
                                  <w:color w:val="FF00FF"/>
                                  <w:sz w:val="18"/>
                                  <w:szCs w:val="18"/>
                                </w:rPr>
                                <w:t>"</w:t>
                              </w:r>
                              <w:r w:rsidRPr="00D12B47">
                                <w:rPr>
                                  <w:rFonts w:hint="eastAsia"/>
                                  <w:color w:val="FF00FF"/>
                                  <w:sz w:val="18"/>
                                  <w:szCs w:val="18"/>
                                </w:rPr>
                                <w:t>caption</w:t>
                              </w:r>
                              <w:r w:rsidRPr="00D12B47">
                                <w:rPr>
                                  <w:color w:val="FF00FF"/>
                                  <w:sz w:val="18"/>
                                  <w:szCs w:val="18"/>
                                </w:rPr>
                                <w:t>"</w:t>
                              </w:r>
                              <w:r w:rsidRPr="00D12B47">
                                <w:rPr>
                                  <w:rFonts w:hint="eastAsia"/>
                                  <w:sz w:val="18"/>
                                  <w:szCs w:val="18"/>
                                </w:rPr>
                                <w:t>)</w:t>
                              </w:r>
                            </w:p>
                            <w:p w:rsidR="0023747D" w:rsidRPr="00D12B47" w:rsidRDefault="0023747D" w:rsidP="00375F9C">
                              <w:pPr>
                                <w:spacing w:line="240" w:lineRule="exact"/>
                                <w:rPr>
                                  <w:sz w:val="18"/>
                                  <w:szCs w:val="18"/>
                                </w:rPr>
                              </w:pPr>
                              <w:r w:rsidRPr="00D12B47">
                                <w:rPr>
                                  <w:rFonts w:hint="eastAsia"/>
                                  <w:sz w:val="18"/>
                                  <w:szCs w:val="18"/>
                                </w:rPr>
                                <w:t>.setRenderer(</w:t>
                              </w:r>
                              <w:r w:rsidRPr="00D12B47">
                                <w:rPr>
                                  <w:rFonts w:hint="eastAsia"/>
                                  <w:color w:val="0000FF"/>
                                  <w:sz w:val="18"/>
                                  <w:szCs w:val="18"/>
                                </w:rPr>
                                <w:t>function</w:t>
                              </w:r>
                              <w:r w:rsidRPr="00D12B47">
                                <w:rPr>
                                  <w:rFonts w:hint="eastAsia"/>
                                  <w:sz w:val="18"/>
                                  <w:szCs w:val="18"/>
                                </w:rPr>
                                <w:t>(prop){</w:t>
                              </w:r>
                              <w:r w:rsidRPr="00D12B47">
                                <w:rPr>
                                  <w:rFonts w:hint="eastAsia"/>
                                  <w:color w:val="0000FF"/>
                                  <w:sz w:val="18"/>
                                  <w:szCs w:val="18"/>
                                </w:rPr>
                                <w:t>return</w:t>
                              </w:r>
                              <w:r w:rsidRPr="00D12B47">
                                <w:rPr>
                                  <w:rFonts w:hint="eastAsia"/>
                                  <w:sz w:val="18"/>
                                  <w:szCs w:val="18"/>
                                </w:rPr>
                                <w:t xml:space="preserve"> prop.caption+</w:t>
                              </w:r>
                              <w:r w:rsidRPr="00D12B47">
                                <w:rPr>
                                  <w:color w:val="FF00FF"/>
                                  <w:sz w:val="18"/>
                                  <w:szCs w:val="18"/>
                                </w:rPr>
                                <w:t>"</w:t>
                              </w:r>
                              <w:r>
                                <w:rPr>
                                  <w:rFonts w:hint="eastAsia"/>
                                  <w:color w:val="FF00FF"/>
                                  <w:sz w:val="18"/>
                                  <w:szCs w:val="18"/>
                                </w:rPr>
                                <w:t>+</w:t>
                              </w:r>
                              <w:r w:rsidRPr="00D12B47">
                                <w:rPr>
                                  <w:color w:val="FF00FF"/>
                                  <w:sz w:val="18"/>
                                  <w:szCs w:val="18"/>
                                </w:rPr>
                                <w:t>"</w:t>
                              </w:r>
                              <w:r w:rsidRPr="00D12B47">
                                <w:rPr>
                                  <w:rFonts w:hint="eastAsia"/>
                                  <w:sz w:val="18"/>
                                  <w:szCs w:val="18"/>
                                </w:rPr>
                                <w:t>+</w:t>
                              </w:r>
                              <w:r w:rsidRPr="00D12B47">
                                <w:rPr>
                                  <w:rFonts w:hint="eastAsia"/>
                                  <w:color w:val="0000FF"/>
                                  <w:sz w:val="18"/>
                                  <w:szCs w:val="18"/>
                                </w:rPr>
                                <w:t>this</w:t>
                              </w:r>
                              <w:r w:rsidRPr="00D12B47">
                                <w:rPr>
                                  <w:rFonts w:hint="eastAsia"/>
                                  <w:sz w:val="18"/>
                                  <w:szCs w:val="18"/>
                                </w:rPr>
                                <w:t>.key})</w:t>
                              </w:r>
                            </w:p>
                            <w:p w:rsidR="0023747D" w:rsidRPr="00D12B47" w:rsidRDefault="0023747D" w:rsidP="00375F9C">
                              <w:pPr>
                                <w:spacing w:line="240" w:lineRule="exact"/>
                                <w:rPr>
                                  <w:sz w:val="18"/>
                                  <w:szCs w:val="18"/>
                                </w:rPr>
                              </w:pPr>
                              <w:r w:rsidRPr="00D12B47">
                                <w:rPr>
                                  <w:sz w:val="18"/>
                                  <w:szCs w:val="18"/>
                                </w:rPr>
                                <w:t>.show();</w:t>
                              </w:r>
                            </w:p>
                          </w:txbxContent>
                        </wps:txbx>
                        <wps:bodyPr rot="0" vert="horz" wrap="square" lIns="54000" tIns="46800" rIns="54000" bIns="45720" anchor="t" anchorCtr="0" upright="1">
                          <a:spAutoFit/>
                        </wps:bodyPr>
                      </wps:wsp>
                    </wpc:wpc>
                  </a:graphicData>
                </a:graphic>
              </wp:inline>
            </w:drawing>
          </mc:Choice>
          <mc:Fallback>
            <w:pict>
              <v:group id="画布 361" o:spid="_x0000_s1283" editas="canvas" style="width:414pt;height:60.15pt;mso-position-horizontal-relative:char;mso-position-vertical-relative:line" coordsize="52578,7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">
                <v:shape id="_x0000_s1284" type="#_x0000_t75" style="position:absolute;width:52578;height:7639;visibility:visible;mso-wrap-style:square">
                  <v:fill o:detectmouseclick="t"/>
                  <v:path o:connecttype="none"/>
                </v:shape>
                <v:shape id="Text Box 363" o:spid="_x0000_s1285" type="#_x0000_t202" style="position:absolute;top:488;width:52578;height:7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hlK8QA&#10;AADcAAAADwAAAGRycy9kb3ducmV2LnhtbESPT2sCMRTE7wW/Q3hCbzWriLVbo4hS1otQ//T+2Lxu&#10;FjcvSxLX9dsbodDjMDO/YRar3jaiIx9qxwrGowwEcel0zZWC8+nrbQ4iRGSNjWNScKcAq+XgZYG5&#10;djc+UHeMlUgQDjkqMDG2uZShNGQxjFxLnLxf5y3GJH0ltcdbgttGTrJsJi3WnBYMtrQxVF6OV6ug&#10;vGz7bVH/GN9d7fxbfxT3/axQ6nXYrz9BROrjf/ivvdMKptN3eJ5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YZSvEAAAA3AAAAA8AAAAAAAAAAAAAAAAAmAIAAGRycy9k&#10;b3ducmV2LnhtbFBLBQYAAAAABAAEAPUAAACJAwAAAAA=&#10;" strokeweight="1pt">
                  <v:textbox style="mso-fit-shape-to-text:t" inset="1.5mm,1.3mm,1.5mm">
                    <w:txbxContent>
                      <w:p w:rsidR="0023747D" w:rsidRPr="00D12B47" w:rsidRDefault="0023747D" w:rsidP="00375F9C">
                        <w:pPr>
                          <w:spacing w:line="240" w:lineRule="exact"/>
                          <w:rPr>
                            <w:sz w:val="18"/>
                            <w:szCs w:val="18"/>
                          </w:rPr>
                        </w:pPr>
                        <w:proofErr w:type="gramStart"/>
                        <w:r>
                          <w:rPr>
                            <w:sz w:val="18"/>
                            <w:szCs w:val="18"/>
                          </w:rPr>
                          <w:t>xui</w:t>
                        </w:r>
                        <w:r w:rsidRPr="00D12B47">
                          <w:rPr>
                            <w:sz w:val="18"/>
                            <w:szCs w:val="18"/>
                          </w:rPr>
                          <w:t>.create(</w:t>
                        </w:r>
                        <w:proofErr w:type="gramEnd"/>
                        <w:r w:rsidRPr="00D12B47">
                          <w:rPr>
                            <w:color w:val="FF00FF"/>
                            <w:sz w:val="18"/>
                            <w:szCs w:val="18"/>
                          </w:rPr>
                          <w:t>"</w:t>
                        </w:r>
                        <w:r w:rsidRPr="00D12B47">
                          <w:rPr>
                            <w:rFonts w:hint="eastAsia"/>
                            <w:color w:val="FF00FF"/>
                            <w:sz w:val="18"/>
                            <w:szCs w:val="18"/>
                          </w:rPr>
                          <w:t>SCheckBox</w:t>
                        </w:r>
                        <w:r w:rsidRPr="00D12B47">
                          <w:rPr>
                            <w:color w:val="FF00FF"/>
                            <w:sz w:val="18"/>
                            <w:szCs w:val="18"/>
                          </w:rPr>
                          <w:t>"</w:t>
                        </w:r>
                        <w:r w:rsidRPr="00D12B47">
                          <w:rPr>
                            <w:sz w:val="18"/>
                            <w:szCs w:val="18"/>
                          </w:rPr>
                          <w:t>)</w:t>
                        </w:r>
                      </w:p>
                      <w:p w:rsidR="0023747D" w:rsidRPr="00D12B47" w:rsidRDefault="0023747D" w:rsidP="00375F9C">
                        <w:pPr>
                          <w:spacing w:line="240" w:lineRule="exact"/>
                          <w:rPr>
                            <w:sz w:val="18"/>
                            <w:szCs w:val="18"/>
                          </w:rPr>
                        </w:pPr>
                        <w:r w:rsidRPr="00D12B47">
                          <w:rPr>
                            <w:rFonts w:hint="eastAsia"/>
                            <w:sz w:val="18"/>
                            <w:szCs w:val="18"/>
                          </w:rPr>
                          <w:t>.</w:t>
                        </w:r>
                        <w:proofErr w:type="gramStart"/>
                        <w:r w:rsidRPr="00D12B47">
                          <w:rPr>
                            <w:rFonts w:hint="eastAsia"/>
                            <w:sz w:val="18"/>
                            <w:szCs w:val="18"/>
                          </w:rPr>
                          <w:t>setCaption(</w:t>
                        </w:r>
                        <w:proofErr w:type="gramEnd"/>
                        <w:r w:rsidRPr="00D12B47">
                          <w:rPr>
                            <w:color w:val="FF00FF"/>
                            <w:sz w:val="18"/>
                            <w:szCs w:val="18"/>
                          </w:rPr>
                          <w:t>"</w:t>
                        </w:r>
                        <w:r w:rsidRPr="00D12B47">
                          <w:rPr>
                            <w:rFonts w:hint="eastAsia"/>
                            <w:color w:val="FF00FF"/>
                            <w:sz w:val="18"/>
                            <w:szCs w:val="18"/>
                          </w:rPr>
                          <w:t>caption</w:t>
                        </w:r>
                        <w:r w:rsidRPr="00D12B47">
                          <w:rPr>
                            <w:color w:val="FF00FF"/>
                            <w:sz w:val="18"/>
                            <w:szCs w:val="18"/>
                          </w:rPr>
                          <w:t>"</w:t>
                        </w:r>
                        <w:r w:rsidRPr="00D12B47">
                          <w:rPr>
                            <w:rFonts w:hint="eastAsia"/>
                            <w:sz w:val="18"/>
                            <w:szCs w:val="18"/>
                          </w:rPr>
                          <w:t>)</w:t>
                        </w:r>
                      </w:p>
                      <w:p w:rsidR="0023747D" w:rsidRPr="00D12B47" w:rsidRDefault="0023747D" w:rsidP="00375F9C">
                        <w:pPr>
                          <w:spacing w:line="240" w:lineRule="exact"/>
                          <w:rPr>
                            <w:sz w:val="18"/>
                            <w:szCs w:val="18"/>
                          </w:rPr>
                        </w:pPr>
                        <w:r w:rsidRPr="00D12B47">
                          <w:rPr>
                            <w:rFonts w:hint="eastAsia"/>
                            <w:sz w:val="18"/>
                            <w:szCs w:val="18"/>
                          </w:rPr>
                          <w:t>.</w:t>
                        </w:r>
                        <w:proofErr w:type="gramStart"/>
                        <w:r w:rsidRPr="00D12B47">
                          <w:rPr>
                            <w:rFonts w:hint="eastAsia"/>
                            <w:sz w:val="18"/>
                            <w:szCs w:val="18"/>
                          </w:rPr>
                          <w:t>setRenderer(</w:t>
                        </w:r>
                        <w:proofErr w:type="gramEnd"/>
                        <w:r w:rsidRPr="00D12B47">
                          <w:rPr>
                            <w:rFonts w:hint="eastAsia"/>
                            <w:color w:val="0000FF"/>
                            <w:sz w:val="18"/>
                            <w:szCs w:val="18"/>
                          </w:rPr>
                          <w:t>function</w:t>
                        </w:r>
                        <w:r w:rsidRPr="00D12B47">
                          <w:rPr>
                            <w:rFonts w:hint="eastAsia"/>
                            <w:sz w:val="18"/>
                            <w:szCs w:val="18"/>
                          </w:rPr>
                          <w:t>(prop){</w:t>
                        </w:r>
                        <w:r w:rsidRPr="00D12B47">
                          <w:rPr>
                            <w:rFonts w:hint="eastAsia"/>
                            <w:color w:val="0000FF"/>
                            <w:sz w:val="18"/>
                            <w:szCs w:val="18"/>
                          </w:rPr>
                          <w:t>return</w:t>
                        </w:r>
                        <w:r w:rsidRPr="00D12B47">
                          <w:rPr>
                            <w:rFonts w:hint="eastAsia"/>
                            <w:sz w:val="18"/>
                            <w:szCs w:val="18"/>
                          </w:rPr>
                          <w:t xml:space="preserve"> prop.caption+</w:t>
                        </w:r>
                        <w:r w:rsidRPr="00D12B47">
                          <w:rPr>
                            <w:color w:val="FF00FF"/>
                            <w:sz w:val="18"/>
                            <w:szCs w:val="18"/>
                          </w:rPr>
                          <w:t>"</w:t>
                        </w:r>
                        <w:r>
                          <w:rPr>
                            <w:rFonts w:hint="eastAsia"/>
                            <w:color w:val="FF00FF"/>
                            <w:sz w:val="18"/>
                            <w:szCs w:val="18"/>
                          </w:rPr>
                          <w:t>+</w:t>
                        </w:r>
                        <w:r w:rsidRPr="00D12B47">
                          <w:rPr>
                            <w:color w:val="FF00FF"/>
                            <w:sz w:val="18"/>
                            <w:szCs w:val="18"/>
                          </w:rPr>
                          <w:t>"</w:t>
                        </w:r>
                        <w:r w:rsidRPr="00D12B47">
                          <w:rPr>
                            <w:rFonts w:hint="eastAsia"/>
                            <w:sz w:val="18"/>
                            <w:szCs w:val="18"/>
                          </w:rPr>
                          <w:t>+</w:t>
                        </w:r>
                        <w:r w:rsidRPr="00D12B47">
                          <w:rPr>
                            <w:rFonts w:hint="eastAsia"/>
                            <w:color w:val="0000FF"/>
                            <w:sz w:val="18"/>
                            <w:szCs w:val="18"/>
                          </w:rPr>
                          <w:t>this</w:t>
                        </w:r>
                        <w:r w:rsidRPr="00D12B47">
                          <w:rPr>
                            <w:rFonts w:hint="eastAsia"/>
                            <w:sz w:val="18"/>
                            <w:szCs w:val="18"/>
                          </w:rPr>
                          <w:t>.key})</w:t>
                        </w:r>
                      </w:p>
                      <w:p w:rsidR="0023747D" w:rsidRPr="00D12B47" w:rsidRDefault="0023747D" w:rsidP="00375F9C">
                        <w:pPr>
                          <w:spacing w:line="240" w:lineRule="exact"/>
                          <w:rPr>
                            <w:sz w:val="18"/>
                            <w:szCs w:val="18"/>
                          </w:rPr>
                        </w:pPr>
                        <w:r w:rsidRPr="00D12B47">
                          <w:rPr>
                            <w:sz w:val="18"/>
                            <w:szCs w:val="18"/>
                          </w:rPr>
                          <w:t>.</w:t>
                        </w:r>
                        <w:proofErr w:type="gramStart"/>
                        <w:r w:rsidRPr="00D12B47">
                          <w:rPr>
                            <w:sz w:val="18"/>
                            <w:szCs w:val="18"/>
                          </w:rPr>
                          <w:t>show(</w:t>
                        </w:r>
                        <w:proofErr w:type="gramEnd"/>
                        <w:r w:rsidRPr="00D12B47">
                          <w:rPr>
                            <w:sz w:val="18"/>
                            <w:szCs w:val="18"/>
                          </w:rPr>
                          <w:t>);</w:t>
                        </w:r>
                      </w:p>
                    </w:txbxContent>
                  </v:textbox>
                </v:shape>
                <w10:anchorlock/>
              </v:group>
            </w:pict>
          </mc:Fallback>
        </mc:AlternateContent>
      </w:r>
    </w:p>
    <w:p w:rsidR="00375F9C" w:rsidRDefault="009C0D54" w:rsidP="00375F9C">
      <w:r>
        <w:rPr>
          <w:noProof/>
        </w:rPr>
        <w:drawing>
          <wp:inline distT="0" distB="0" distL="0" distR="0" wp14:anchorId="128C02FC" wp14:editId="205B3838">
            <wp:extent cx="1685714" cy="266667"/>
            <wp:effectExtent l="0" t="0" r="0" b="635"/>
            <wp:docPr id="1192" name="图片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685714" cy="266667"/>
                    </a:xfrm>
                    <a:prstGeom prst="rect">
                      <a:avLst/>
                    </a:prstGeom>
                  </pic:spPr>
                </pic:pic>
              </a:graphicData>
            </a:graphic>
          </wp:inline>
        </w:drawing>
      </w:r>
    </w:p>
    <w:p w:rsidR="00375F9C" w:rsidRDefault="00375F9C" w:rsidP="00E45D25">
      <w:pPr>
        <w:pStyle w:val="3"/>
        <w:numPr>
          <w:ilvl w:val="2"/>
          <w:numId w:val="17"/>
        </w:numPr>
      </w:pPr>
      <w:bookmarkStart w:id="75" w:name="_Toc356466212"/>
      <w:r>
        <w:rPr>
          <w:rFonts w:hint="eastAsia"/>
        </w:rPr>
        <w:t>RadioBox</w:t>
      </w:r>
      <w:bookmarkEnd w:id="75"/>
    </w:p>
    <w:p w:rsidR="00375F9C" w:rsidRDefault="00704D04" w:rsidP="00375F9C">
      <w:r>
        <w:rPr>
          <w:rFonts w:hint="eastAsia"/>
        </w:rPr>
        <w:t>xui.</w:t>
      </w:r>
      <w:r w:rsidR="00375F9C">
        <w:rPr>
          <w:rFonts w:hint="eastAsia"/>
        </w:rPr>
        <w:t xml:space="preserve">UI.RadioBox is derived from  </w:t>
      </w:r>
      <w:r>
        <w:rPr>
          <w:rFonts w:hint="eastAsia"/>
        </w:rPr>
        <w:t>xui.</w:t>
      </w:r>
      <w:r w:rsidR="00375F9C">
        <w:rPr>
          <w:rFonts w:hint="eastAsia"/>
        </w:rPr>
        <w:t xml:space="preserve">UI.List. </w:t>
      </w:r>
    </w:p>
    <w:p w:rsidR="00375F9C" w:rsidRPr="007E5290" w:rsidRDefault="00375F9C" w:rsidP="00375F9C">
      <w:pPr>
        <w:rPr>
          <w:b/>
        </w:rPr>
      </w:pPr>
      <w:r w:rsidRPr="007E5290">
        <w:rPr>
          <w:rFonts w:hint="eastAsia"/>
          <w:b/>
        </w:rPr>
        <w:t>Input:</w:t>
      </w:r>
    </w:p>
    <w:p w:rsidR="00375F9C" w:rsidRDefault="005C781A" w:rsidP="00375F9C">
      <w:r>
        <w:rPr>
          <w:noProof/>
        </w:rPr>
        <mc:AlternateContent>
          <mc:Choice Requires="wpc">
            <w:drawing>
              <wp:inline distT="0" distB="0" distL="0" distR="0" wp14:anchorId="6688786F" wp14:editId="1C812E17">
                <wp:extent cx="5257800" cy="1068705"/>
                <wp:effectExtent l="9525" t="0" r="9525" b="7620"/>
                <wp:docPr id="446" name="画布 3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5" name="Text Box 367"/>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3112A" w:rsidRDefault="0023747D" w:rsidP="00375F9C">
                              <w:pPr>
                                <w:spacing w:line="240" w:lineRule="exact"/>
                                <w:rPr>
                                  <w:sz w:val="18"/>
                                  <w:szCs w:val="18"/>
                                </w:rPr>
                              </w:pPr>
                              <w:r>
                                <w:rPr>
                                  <w:sz w:val="18"/>
                                  <w:szCs w:val="18"/>
                                </w:rPr>
                                <w:t>xui</w:t>
                              </w:r>
                              <w:r w:rsidRPr="00C3112A">
                                <w:rPr>
                                  <w:sz w:val="18"/>
                                  <w:szCs w:val="18"/>
                                </w:rPr>
                                <w:t>.create(</w:t>
                              </w:r>
                              <w:r>
                                <w:rPr>
                                  <w:color w:val="FF00FF"/>
                                  <w:sz w:val="18"/>
                                  <w:szCs w:val="18"/>
                                </w:rPr>
                                <w:t>"</w:t>
                              </w:r>
                              <w:r>
                                <w:rPr>
                                  <w:rFonts w:hint="eastAsia"/>
                                  <w:color w:val="FF00FF"/>
                                  <w:sz w:val="18"/>
                                  <w:szCs w:val="18"/>
                                </w:rPr>
                                <w:t>RadioBox</w:t>
                              </w:r>
                              <w:r w:rsidRPr="00C3112A">
                                <w:rPr>
                                  <w:color w:val="FF00FF"/>
                                  <w:sz w:val="18"/>
                                  <w:szCs w:val="18"/>
                                </w:rPr>
                                <w:t>"</w:t>
                              </w:r>
                              <w:r w:rsidRPr="00C3112A">
                                <w:rPr>
                                  <w:sz w:val="18"/>
                                  <w:szCs w:val="18"/>
                                </w:rPr>
                                <w:t>)</w:t>
                              </w:r>
                            </w:p>
                            <w:p w:rsidR="0023747D" w:rsidRPr="00C3112A" w:rsidRDefault="0023747D" w:rsidP="00375F9C">
                              <w:pPr>
                                <w:spacing w:line="240" w:lineRule="exact"/>
                                <w:rPr>
                                  <w:sz w:val="18"/>
                                  <w:szCs w:val="18"/>
                                </w:rPr>
                              </w:pPr>
                              <w:r w:rsidRPr="00C3112A">
                                <w:rPr>
                                  <w:sz w:val="18"/>
                                  <w:szCs w:val="18"/>
                                </w:rPr>
                                <w:t>.setItems([</w:t>
                              </w:r>
                              <w:r w:rsidRPr="00C3112A">
                                <w:rPr>
                                  <w:color w:val="FF00FF"/>
                                  <w:sz w:val="18"/>
                                  <w:szCs w:val="18"/>
                                </w:rPr>
                                <w:t>"a"</w:t>
                              </w:r>
                              <w:r w:rsidRPr="00C3112A">
                                <w:rPr>
                                  <w:sz w:val="18"/>
                                  <w:szCs w:val="18"/>
                                </w:rPr>
                                <w:t>,</w:t>
                              </w:r>
                              <w:r w:rsidRPr="00C3112A">
                                <w:rPr>
                                  <w:color w:val="FF00FF"/>
                                  <w:sz w:val="18"/>
                                  <w:szCs w:val="18"/>
                                </w:rPr>
                                <w:t>"b"</w:t>
                              </w:r>
                              <w:r w:rsidRPr="00C3112A">
                                <w:rPr>
                                  <w:sz w:val="18"/>
                                  <w:szCs w:val="18"/>
                                </w:rPr>
                                <w:t>,</w:t>
                              </w:r>
                              <w:r w:rsidRPr="00C3112A">
                                <w:rPr>
                                  <w:color w:val="FF00FF"/>
                                  <w:sz w:val="18"/>
                                  <w:szCs w:val="18"/>
                                </w:rPr>
                                <w:t>"c"</w:t>
                              </w:r>
                              <w:r w:rsidRPr="00C3112A">
                                <w:rPr>
                                  <w:sz w:val="18"/>
                                  <w:szCs w:val="18"/>
                                </w:rPr>
                                <w:t>])</w:t>
                              </w:r>
                            </w:p>
                            <w:p w:rsidR="0023747D" w:rsidRPr="00C3112A" w:rsidRDefault="0023747D" w:rsidP="00375F9C">
                              <w:pPr>
                                <w:spacing w:line="240" w:lineRule="exact"/>
                                <w:rPr>
                                  <w:sz w:val="18"/>
                                  <w:szCs w:val="18"/>
                                </w:rPr>
                              </w:pPr>
                              <w:r w:rsidRPr="00C3112A">
                                <w:rPr>
                                  <w:sz w:val="18"/>
                                  <w:szCs w:val="18"/>
                                </w:rPr>
                                <w:t>.onItemSelected(</w:t>
                              </w:r>
                              <w:r w:rsidRPr="00C3112A">
                                <w:rPr>
                                  <w:color w:val="0000FF"/>
                                  <w:sz w:val="18"/>
                                  <w:szCs w:val="18"/>
                                </w:rPr>
                                <w:t>function</w:t>
                              </w:r>
                              <w:r w:rsidRPr="00C3112A">
                                <w:rPr>
                                  <w:sz w:val="18"/>
                                  <w:szCs w:val="18"/>
                                </w:rPr>
                                <w:t>(profile,item){</w:t>
                              </w:r>
                            </w:p>
                            <w:p w:rsidR="0023747D" w:rsidRPr="00C3112A" w:rsidRDefault="0023747D" w:rsidP="00375F9C">
                              <w:pPr>
                                <w:spacing w:line="240" w:lineRule="exact"/>
                                <w:rPr>
                                  <w:sz w:val="18"/>
                                  <w:szCs w:val="18"/>
                                </w:rPr>
                              </w:pPr>
                              <w:r w:rsidRPr="00C3112A">
                                <w:rPr>
                                  <w:sz w:val="18"/>
                                  <w:szCs w:val="18"/>
                                </w:rPr>
                                <w:t xml:space="preserve">    </w:t>
                              </w:r>
                              <w:r>
                                <w:rPr>
                                  <w:sz w:val="18"/>
                                  <w:szCs w:val="18"/>
                                </w:rPr>
                                <w:t>xui</w:t>
                              </w:r>
                              <w:r w:rsidRPr="00C3112A">
                                <w:rPr>
                                  <w:sz w:val="18"/>
                                  <w:szCs w:val="18"/>
                                </w:rPr>
                                <w:t>.message(item.id);</w:t>
                              </w:r>
                            </w:p>
                            <w:p w:rsidR="0023747D" w:rsidRPr="00C3112A" w:rsidRDefault="0023747D" w:rsidP="00375F9C">
                              <w:pPr>
                                <w:spacing w:line="240" w:lineRule="exact"/>
                                <w:rPr>
                                  <w:sz w:val="18"/>
                                  <w:szCs w:val="18"/>
                                </w:rPr>
                              </w:pPr>
                              <w:r w:rsidRPr="00C3112A">
                                <w:rPr>
                                  <w:sz w:val="18"/>
                                  <w:szCs w:val="18"/>
                                </w:rPr>
                                <w:t>})</w:t>
                              </w:r>
                            </w:p>
                            <w:p w:rsidR="0023747D" w:rsidRPr="00C3112A" w:rsidRDefault="0023747D" w:rsidP="00375F9C">
                              <w:pPr>
                                <w:spacing w:line="240" w:lineRule="exact"/>
                                <w:rPr>
                                  <w:sz w:val="18"/>
                                  <w:szCs w:val="18"/>
                                </w:rPr>
                              </w:pPr>
                              <w:r w:rsidRPr="00C3112A">
                                <w:rPr>
                                  <w:sz w:val="18"/>
                                  <w:szCs w:val="18"/>
                                </w:rPr>
                                <w:t>.show();</w:t>
                              </w:r>
                            </w:p>
                          </w:txbxContent>
                        </wps:txbx>
                        <wps:bodyPr rot="0" vert="horz" wrap="square" lIns="54000" tIns="46800" rIns="54000" bIns="45720" anchor="t" anchorCtr="0" upright="1">
                          <a:spAutoFit/>
                        </wps:bodyPr>
                      </wps:wsp>
                    </wpc:wpc>
                  </a:graphicData>
                </a:graphic>
              </wp:inline>
            </w:drawing>
          </mc:Choice>
          <mc:Fallback>
            <w:pict>
              <v:group id="画布 365" o:spid="_x0000_s1286" editas="canvas" style="width:414pt;height:84.15pt;mso-position-horizontal-relative:char;mso-position-vertical-relative:line" coordsize="52578,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">
                <v:shape id="_x0000_s1287" type="#_x0000_t75" style="position:absolute;width:52578;height:10687;visibility:visible;mso-wrap-style:square">
                  <v:fill o:detectmouseclick="t"/>
                  <v:path o:connecttype="none"/>
                </v:shape>
                <v:shape id="Text Box 367" o:spid="_x0000_s1288"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Zex8QA&#10;AADcAAAADwAAAGRycy9kb3ducmV2LnhtbESPT2sCMRTE74LfITyhN81arNitUaRS1otQ//T+2Lxu&#10;FjcvSxLX9dubgtDjMDO/YZbr3jaiIx9qxwqmkwwEcel0zZWC8+lrvAARIrLGxjEpuFOA9Wo4WGKu&#10;3Y0P1B1jJRKEQ44KTIxtLmUoDVkME9cSJ+/XeYsxSV9J7fGW4LaRr1k2lxZrTgsGW/o0VF6OV6ug&#10;vGz7bVH/GN9d7eJbvxf3/bxQ6mXUbz5AROrjf/jZ3mkFs9kb/J1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GXsfEAAAA3AAAAA8AAAAAAAAAAAAAAAAAmAIAAGRycy9k&#10;b3ducmV2LnhtbFBLBQYAAAAABAAEAPUAAACJAwAAAAA=&#10;" strokeweight="1pt">
                  <v:textbox style="mso-fit-shape-to-text:t" inset="1.5mm,1.3mm,1.5mm">
                    <w:txbxContent>
                      <w:p w:rsidR="0023747D" w:rsidRPr="00C3112A" w:rsidRDefault="0023747D" w:rsidP="00375F9C">
                        <w:pPr>
                          <w:spacing w:line="240" w:lineRule="exact"/>
                          <w:rPr>
                            <w:sz w:val="18"/>
                            <w:szCs w:val="18"/>
                          </w:rPr>
                        </w:pPr>
                        <w:proofErr w:type="gramStart"/>
                        <w:r>
                          <w:rPr>
                            <w:sz w:val="18"/>
                            <w:szCs w:val="18"/>
                          </w:rPr>
                          <w:t>xui</w:t>
                        </w:r>
                        <w:r w:rsidRPr="00C3112A">
                          <w:rPr>
                            <w:sz w:val="18"/>
                            <w:szCs w:val="18"/>
                          </w:rPr>
                          <w:t>.create(</w:t>
                        </w:r>
                        <w:proofErr w:type="gramEnd"/>
                        <w:r>
                          <w:rPr>
                            <w:color w:val="FF00FF"/>
                            <w:sz w:val="18"/>
                            <w:szCs w:val="18"/>
                          </w:rPr>
                          <w:t>"</w:t>
                        </w:r>
                        <w:r>
                          <w:rPr>
                            <w:rFonts w:hint="eastAsia"/>
                            <w:color w:val="FF00FF"/>
                            <w:sz w:val="18"/>
                            <w:szCs w:val="18"/>
                          </w:rPr>
                          <w:t>RadioBox</w:t>
                        </w:r>
                        <w:r w:rsidRPr="00C3112A">
                          <w:rPr>
                            <w:color w:val="FF00FF"/>
                            <w:sz w:val="18"/>
                            <w:szCs w:val="18"/>
                          </w:rPr>
                          <w:t>"</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setItems(</w:t>
                        </w:r>
                        <w:proofErr w:type="gramEnd"/>
                        <w:r w:rsidRPr="00C3112A">
                          <w:rPr>
                            <w:sz w:val="18"/>
                            <w:szCs w:val="18"/>
                          </w:rPr>
                          <w:t>[</w:t>
                        </w:r>
                        <w:r w:rsidRPr="00C3112A">
                          <w:rPr>
                            <w:color w:val="FF00FF"/>
                            <w:sz w:val="18"/>
                            <w:szCs w:val="18"/>
                          </w:rPr>
                          <w:t>"a"</w:t>
                        </w:r>
                        <w:r w:rsidRPr="00C3112A">
                          <w:rPr>
                            <w:sz w:val="18"/>
                            <w:szCs w:val="18"/>
                          </w:rPr>
                          <w:t>,</w:t>
                        </w:r>
                        <w:r w:rsidRPr="00C3112A">
                          <w:rPr>
                            <w:color w:val="FF00FF"/>
                            <w:sz w:val="18"/>
                            <w:szCs w:val="18"/>
                          </w:rPr>
                          <w:t>"b"</w:t>
                        </w:r>
                        <w:r w:rsidRPr="00C3112A">
                          <w:rPr>
                            <w:sz w:val="18"/>
                            <w:szCs w:val="18"/>
                          </w:rPr>
                          <w:t>,</w:t>
                        </w:r>
                        <w:r w:rsidRPr="00C3112A">
                          <w:rPr>
                            <w:color w:val="FF00FF"/>
                            <w:sz w:val="18"/>
                            <w:szCs w:val="18"/>
                          </w:rPr>
                          <w:t>"c"</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onItemSelected(</w:t>
                        </w:r>
                        <w:proofErr w:type="gramEnd"/>
                        <w:r w:rsidRPr="00C3112A">
                          <w:rPr>
                            <w:color w:val="0000FF"/>
                            <w:sz w:val="18"/>
                            <w:szCs w:val="18"/>
                          </w:rPr>
                          <w:t>function</w:t>
                        </w:r>
                        <w:r w:rsidRPr="00C3112A">
                          <w:rPr>
                            <w:sz w:val="18"/>
                            <w:szCs w:val="18"/>
                          </w:rPr>
                          <w:t>(profile,item){</w:t>
                        </w:r>
                      </w:p>
                      <w:p w:rsidR="0023747D" w:rsidRPr="00C3112A" w:rsidRDefault="0023747D" w:rsidP="00375F9C">
                        <w:pPr>
                          <w:spacing w:line="240" w:lineRule="exact"/>
                          <w:rPr>
                            <w:sz w:val="18"/>
                            <w:szCs w:val="18"/>
                          </w:rPr>
                        </w:pPr>
                        <w:r w:rsidRPr="00C3112A">
                          <w:rPr>
                            <w:sz w:val="18"/>
                            <w:szCs w:val="18"/>
                          </w:rPr>
                          <w:t xml:space="preserve">    </w:t>
                        </w:r>
                        <w:proofErr w:type="gramStart"/>
                        <w:r>
                          <w:rPr>
                            <w:sz w:val="18"/>
                            <w:szCs w:val="18"/>
                          </w:rPr>
                          <w:t>xui</w:t>
                        </w:r>
                        <w:r w:rsidRPr="00C3112A">
                          <w:rPr>
                            <w:sz w:val="18"/>
                            <w:szCs w:val="18"/>
                          </w:rPr>
                          <w:t>.message(</w:t>
                        </w:r>
                        <w:proofErr w:type="gramEnd"/>
                        <w:r w:rsidRPr="00C3112A">
                          <w:rPr>
                            <w:sz w:val="18"/>
                            <w:szCs w:val="18"/>
                          </w:rPr>
                          <w:t>item.id);</w:t>
                        </w:r>
                      </w:p>
                      <w:p w:rsidR="0023747D" w:rsidRPr="00C3112A" w:rsidRDefault="0023747D" w:rsidP="00375F9C">
                        <w:pPr>
                          <w:spacing w:line="240" w:lineRule="exact"/>
                          <w:rPr>
                            <w:sz w:val="18"/>
                            <w:szCs w:val="18"/>
                          </w:rPr>
                        </w:pP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show(</w:t>
                        </w:r>
                        <w:proofErr w:type="gramEnd"/>
                        <w:r w:rsidRPr="00C3112A">
                          <w:rPr>
                            <w:sz w:val="18"/>
                            <w:szCs w:val="18"/>
                          </w:rPr>
                          <w:t>);</w:t>
                        </w:r>
                      </w:p>
                    </w:txbxContent>
                  </v:textbox>
                </v:shape>
                <w10:anchorlock/>
              </v:group>
            </w:pict>
          </mc:Fallback>
        </mc:AlternateContent>
      </w:r>
    </w:p>
    <w:p w:rsidR="00375F9C" w:rsidRPr="007E5290" w:rsidRDefault="00375F9C" w:rsidP="00375F9C">
      <w:pPr>
        <w:rPr>
          <w:b/>
        </w:rPr>
      </w:pPr>
      <w:r w:rsidRPr="007E5290">
        <w:rPr>
          <w:rFonts w:hint="eastAsia"/>
          <w:b/>
        </w:rPr>
        <w:t>Output:</w:t>
      </w:r>
    </w:p>
    <w:p w:rsidR="00375F9C" w:rsidRPr="0075120A" w:rsidRDefault="005C781A" w:rsidP="00375F9C">
      <w:r>
        <w:rPr>
          <w:rFonts w:hint="eastAsia"/>
          <w:noProof/>
        </w:rPr>
        <w:drawing>
          <wp:inline distT="0" distB="0" distL="0" distR="0" wp14:anchorId="22D1F42F" wp14:editId="6B918204">
            <wp:extent cx="1371600" cy="314325"/>
            <wp:effectExtent l="0" t="0" r="0"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71600" cy="314325"/>
                    </a:xfrm>
                    <a:prstGeom prst="rect">
                      <a:avLst/>
                    </a:prstGeom>
                    <a:noFill/>
                    <a:ln>
                      <a:noFill/>
                    </a:ln>
                  </pic:spPr>
                </pic:pic>
              </a:graphicData>
            </a:graphic>
          </wp:inline>
        </w:drawing>
      </w:r>
    </w:p>
    <w:p w:rsidR="00375F9C" w:rsidRDefault="00375F9C" w:rsidP="00E45D25">
      <w:pPr>
        <w:pStyle w:val="3"/>
        <w:numPr>
          <w:ilvl w:val="2"/>
          <w:numId w:val="17"/>
        </w:numPr>
      </w:pPr>
      <w:bookmarkStart w:id="76" w:name="_Toc356466213"/>
      <w:r>
        <w:rPr>
          <w:rFonts w:hint="eastAsia"/>
        </w:rPr>
        <w:t>IconList and Gallery</w:t>
      </w:r>
      <w:bookmarkEnd w:id="76"/>
    </w:p>
    <w:p w:rsidR="00375F9C" w:rsidRDefault="00375F9C" w:rsidP="00375F9C">
      <w:r>
        <w:rPr>
          <w:rFonts w:hint="eastAsia"/>
        </w:rPr>
        <w:t xml:space="preserve">Both are derived from  </w:t>
      </w:r>
      <w:r w:rsidR="00704D04">
        <w:rPr>
          <w:rFonts w:hint="eastAsia"/>
        </w:rPr>
        <w:t>xui.</w:t>
      </w:r>
      <w:r>
        <w:rPr>
          <w:rFonts w:hint="eastAsia"/>
        </w:rPr>
        <w:t xml:space="preserve">UI.List. </w:t>
      </w:r>
    </w:p>
    <w:p w:rsidR="00375F9C" w:rsidRPr="00BD7358" w:rsidRDefault="00375F9C" w:rsidP="00375F9C">
      <w:pPr>
        <w:rPr>
          <w:b/>
        </w:rPr>
      </w:pPr>
      <w:r w:rsidRPr="00BD7358">
        <w:rPr>
          <w:rFonts w:hint="eastAsia"/>
          <w:b/>
        </w:rPr>
        <w:t>Input:</w:t>
      </w:r>
    </w:p>
    <w:p w:rsidR="00375F9C" w:rsidRDefault="005C781A" w:rsidP="00375F9C">
      <w:r>
        <w:rPr>
          <w:noProof/>
        </w:rPr>
        <mc:AlternateContent>
          <mc:Choice Requires="wpc">
            <w:drawing>
              <wp:inline distT="0" distB="0" distL="0" distR="0" wp14:anchorId="4835D694" wp14:editId="5475C0CF">
                <wp:extent cx="5257800" cy="1068705"/>
                <wp:effectExtent l="9525" t="0" r="9525" b="7620"/>
                <wp:docPr id="444" name="画布 3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3" name="Text Box 371"/>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33D96" w:rsidRDefault="0023747D" w:rsidP="00375F9C">
                              <w:pPr>
                                <w:spacing w:line="240" w:lineRule="exact"/>
                                <w:rPr>
                                  <w:sz w:val="18"/>
                                  <w:szCs w:val="18"/>
                                </w:rPr>
                              </w:pPr>
                              <w:r>
                                <w:rPr>
                                  <w:sz w:val="18"/>
                                  <w:szCs w:val="18"/>
                                </w:rPr>
                                <w:t>xui</w:t>
                              </w:r>
                              <w:r w:rsidRPr="00433D96">
                                <w:rPr>
                                  <w:sz w:val="18"/>
                                  <w:szCs w:val="18"/>
                                </w:rPr>
                                <w:t>.create(</w:t>
                              </w:r>
                              <w:r w:rsidRPr="00433D96">
                                <w:rPr>
                                  <w:color w:val="FF00FF"/>
                                  <w:sz w:val="18"/>
                                  <w:szCs w:val="18"/>
                                </w:rPr>
                                <w:t>"IconList"</w:t>
                              </w:r>
                              <w:r w:rsidRPr="00433D96">
                                <w:rPr>
                                  <w:sz w:val="18"/>
                                  <w:szCs w:val="18"/>
                                </w:rPr>
                                <w:t>)</w:t>
                              </w:r>
                            </w:p>
                            <w:p w:rsidR="0023747D" w:rsidRPr="00433D96" w:rsidRDefault="0023747D" w:rsidP="00375F9C">
                              <w:pPr>
                                <w:spacing w:line="240" w:lineRule="exact"/>
                                <w:rPr>
                                  <w:sz w:val="18"/>
                                  <w:szCs w:val="18"/>
                                </w:rPr>
                              </w:pPr>
                              <w:r w:rsidRPr="00433D96">
                                <w:rPr>
                                  <w:sz w:val="18"/>
                                  <w:szCs w:val="18"/>
                                </w:rPr>
                                <w:t>.setItems([{id:</w:t>
                              </w:r>
                              <w:r w:rsidRPr="00433D96">
                                <w:rPr>
                                  <w:color w:val="FF00FF"/>
                                  <w:sz w:val="18"/>
                                  <w:szCs w:val="18"/>
                                </w:rPr>
                                <w:t>'a'</w:t>
                              </w:r>
                              <w:r w:rsidRPr="00433D96">
                                <w:rPr>
                                  <w:sz w:val="18"/>
                                  <w:szCs w:val="18"/>
                                </w:rPr>
                                <w:t>,image:</w:t>
                              </w:r>
                              <w:r w:rsidRPr="00433D96">
                                <w:rPr>
                                  <w:color w:val="FF00FF"/>
                                  <w:sz w:val="18"/>
                                  <w:szCs w:val="18"/>
                                </w:rPr>
                                <w:t>'img/a.gif'</w:t>
                              </w:r>
                              <w:r w:rsidRPr="00433D96">
                                <w:rPr>
                                  <w:sz w:val="18"/>
                                  <w:szCs w:val="18"/>
                                </w:rPr>
                                <w:t>},{id:</w:t>
                              </w:r>
                              <w:r w:rsidRPr="00433D96">
                                <w:rPr>
                                  <w:color w:val="FF00FF"/>
                                  <w:sz w:val="18"/>
                                  <w:szCs w:val="18"/>
                                </w:rPr>
                                <w:t>'b'</w:t>
                              </w:r>
                              <w:r w:rsidRPr="00433D96">
                                <w:rPr>
                                  <w:sz w:val="18"/>
                                  <w:szCs w:val="18"/>
                                </w:rPr>
                                <w:t>,image:</w:t>
                              </w:r>
                              <w:r w:rsidRPr="00433D96">
                                <w:rPr>
                                  <w:color w:val="FF00FF"/>
                                  <w:sz w:val="18"/>
                                  <w:szCs w:val="18"/>
                                </w:rPr>
                                <w:t>'img/b.gif'</w:t>
                              </w:r>
                              <w:r w:rsidRPr="00433D96">
                                <w:rPr>
                                  <w:sz w:val="18"/>
                                  <w:szCs w:val="18"/>
                                </w:rPr>
                                <w:t>},{id:</w:t>
                              </w:r>
                              <w:r w:rsidRPr="00433D96">
                                <w:rPr>
                                  <w:color w:val="FF00FF"/>
                                  <w:sz w:val="18"/>
                                  <w:szCs w:val="18"/>
                                </w:rPr>
                                <w:t>'c'</w:t>
                              </w:r>
                              <w:r w:rsidRPr="00433D96">
                                <w:rPr>
                                  <w:sz w:val="18"/>
                                  <w:szCs w:val="18"/>
                                </w:rPr>
                                <w:t>,image:</w:t>
                              </w:r>
                              <w:r w:rsidRPr="00433D96">
                                <w:rPr>
                                  <w:color w:val="FF00FF"/>
                                  <w:sz w:val="18"/>
                                  <w:szCs w:val="18"/>
                                </w:rPr>
                                <w:t>'img/c.gif'</w:t>
                              </w:r>
                              <w:r w:rsidRPr="00433D96">
                                <w:rPr>
                                  <w:sz w:val="18"/>
                                  <w:szCs w:val="18"/>
                                </w:rPr>
                                <w:t>}])</w:t>
                              </w:r>
                            </w:p>
                            <w:p w:rsidR="0023747D" w:rsidRPr="00433D96" w:rsidRDefault="0023747D" w:rsidP="00375F9C">
                              <w:pPr>
                                <w:spacing w:line="240" w:lineRule="exact"/>
                                <w:rPr>
                                  <w:sz w:val="18"/>
                                  <w:szCs w:val="18"/>
                                </w:rPr>
                              </w:pPr>
                              <w:r w:rsidRPr="00433D96">
                                <w:rPr>
                                  <w:sz w:val="18"/>
                                  <w:szCs w:val="18"/>
                                </w:rPr>
                                <w:t>.onItemSelected(</w:t>
                              </w:r>
                              <w:r w:rsidRPr="00433D96">
                                <w:rPr>
                                  <w:color w:val="0000FF"/>
                                  <w:sz w:val="18"/>
                                  <w:szCs w:val="18"/>
                                </w:rPr>
                                <w:t>function</w:t>
                              </w:r>
                              <w:r w:rsidRPr="00433D96">
                                <w:rPr>
                                  <w:sz w:val="18"/>
                                  <w:szCs w:val="18"/>
                                </w:rPr>
                                <w:t>(profile,item){</w:t>
                              </w:r>
                            </w:p>
                            <w:p w:rsidR="0023747D" w:rsidRPr="00433D96" w:rsidRDefault="0023747D" w:rsidP="00375F9C">
                              <w:pPr>
                                <w:spacing w:line="240" w:lineRule="exact"/>
                                <w:rPr>
                                  <w:sz w:val="18"/>
                                  <w:szCs w:val="18"/>
                                </w:rPr>
                              </w:pPr>
                              <w:r w:rsidRPr="00433D96">
                                <w:rPr>
                                  <w:sz w:val="18"/>
                                  <w:szCs w:val="18"/>
                                </w:rPr>
                                <w:t xml:space="preserve">    </w:t>
                              </w:r>
                              <w:r>
                                <w:rPr>
                                  <w:sz w:val="18"/>
                                  <w:szCs w:val="18"/>
                                </w:rPr>
                                <w:t>xui</w:t>
                              </w:r>
                              <w:r w:rsidRPr="00433D96">
                                <w:rPr>
                                  <w:sz w:val="18"/>
                                  <w:szCs w:val="18"/>
                                </w:rPr>
                                <w:t>.message(item.id);</w:t>
                              </w:r>
                            </w:p>
                            <w:p w:rsidR="0023747D" w:rsidRPr="00433D96" w:rsidRDefault="0023747D" w:rsidP="00375F9C">
                              <w:pPr>
                                <w:spacing w:line="240" w:lineRule="exact"/>
                                <w:rPr>
                                  <w:sz w:val="18"/>
                                  <w:szCs w:val="18"/>
                                </w:rPr>
                              </w:pPr>
                              <w:r w:rsidRPr="00433D96">
                                <w:rPr>
                                  <w:sz w:val="18"/>
                                  <w:szCs w:val="18"/>
                                </w:rPr>
                                <w:t>})</w:t>
                              </w:r>
                            </w:p>
                            <w:p w:rsidR="0023747D" w:rsidRPr="00433D96" w:rsidRDefault="0023747D" w:rsidP="00375F9C">
                              <w:pPr>
                                <w:spacing w:line="240" w:lineRule="exact"/>
                                <w:rPr>
                                  <w:sz w:val="18"/>
                                  <w:szCs w:val="18"/>
                                </w:rPr>
                              </w:pPr>
                              <w:r w:rsidRPr="00433D96">
                                <w:rPr>
                                  <w:sz w:val="18"/>
                                  <w:szCs w:val="18"/>
                                </w:rPr>
                                <w:t>.show();</w:t>
                              </w:r>
                            </w:p>
                          </w:txbxContent>
                        </wps:txbx>
                        <wps:bodyPr rot="0" vert="horz" wrap="square" lIns="54000" tIns="46800" rIns="54000" bIns="45720" anchor="t" anchorCtr="0" upright="1">
                          <a:spAutoFit/>
                        </wps:bodyPr>
                      </wps:wsp>
                    </wpc:wpc>
                  </a:graphicData>
                </a:graphic>
              </wp:inline>
            </w:drawing>
          </mc:Choice>
          <mc:Fallback>
            <w:pict>
              <v:group id="画布 369" o:spid="_x0000_s1289" editas="canvas" style="width:414pt;height:84.15pt;mso-position-horizontal-relative:char;mso-position-vertical-relative:line" coordsize="52578,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">
                <v:shape id="_x0000_s1290" type="#_x0000_t75" style="position:absolute;width:52578;height:10687;visibility:visible;mso-wrap-style:square">
                  <v:fill o:detectmouseclick="t"/>
                  <v:path o:connecttype="none"/>
                </v:shape>
                <v:shape id="Text Box 371" o:spid="_x0000_s1291"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jKMQA&#10;AADcAAAADwAAAGRycy9kb3ducmV2LnhtbESPT2sCMRTE74V+h/AK3mq2KmK3RimKrBeh/un9sXnd&#10;LG5eliSu67c3gtDjMDO/YebL3jaiIx9qxwo+hhkI4tLpmisFp+PmfQYiRGSNjWNScKMAy8Xryxxz&#10;7a68p+4QK5EgHHJUYGJscylDachiGLqWOHl/zluMSfpKao/XBLeNHGXZVFqsOS0YbGllqDwfLlZB&#10;eV7366L+Nb672NmP/ixuu2mh1OCt//4CEamP/+Fne6sVTCZjeJx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jYyjEAAAA3AAAAA8AAAAAAAAAAAAAAAAAmAIAAGRycy9k&#10;b3ducmV2LnhtbFBLBQYAAAAABAAEAPUAAACJAwAAAAA=&#10;" strokeweight="1pt">
                  <v:textbox style="mso-fit-shape-to-text:t" inset="1.5mm,1.3mm,1.5mm">
                    <w:txbxContent>
                      <w:p w:rsidR="0023747D" w:rsidRPr="00433D96" w:rsidRDefault="0023747D" w:rsidP="00375F9C">
                        <w:pPr>
                          <w:spacing w:line="240" w:lineRule="exact"/>
                          <w:rPr>
                            <w:sz w:val="18"/>
                            <w:szCs w:val="18"/>
                          </w:rPr>
                        </w:pPr>
                        <w:proofErr w:type="gramStart"/>
                        <w:r>
                          <w:rPr>
                            <w:sz w:val="18"/>
                            <w:szCs w:val="18"/>
                          </w:rPr>
                          <w:t>xui</w:t>
                        </w:r>
                        <w:r w:rsidRPr="00433D96">
                          <w:rPr>
                            <w:sz w:val="18"/>
                            <w:szCs w:val="18"/>
                          </w:rPr>
                          <w:t>.create(</w:t>
                        </w:r>
                        <w:proofErr w:type="gramEnd"/>
                        <w:r w:rsidRPr="00433D96">
                          <w:rPr>
                            <w:color w:val="FF00FF"/>
                            <w:sz w:val="18"/>
                            <w:szCs w:val="18"/>
                          </w:rPr>
                          <w:t>"IconList"</w:t>
                        </w:r>
                        <w:r w:rsidRPr="00433D96">
                          <w:rPr>
                            <w:sz w:val="18"/>
                            <w:szCs w:val="18"/>
                          </w:rPr>
                          <w:t>)</w:t>
                        </w:r>
                      </w:p>
                      <w:p w:rsidR="0023747D" w:rsidRPr="00433D96" w:rsidRDefault="0023747D" w:rsidP="00375F9C">
                        <w:pPr>
                          <w:spacing w:line="240" w:lineRule="exact"/>
                          <w:rPr>
                            <w:sz w:val="18"/>
                            <w:szCs w:val="18"/>
                          </w:rPr>
                        </w:pPr>
                        <w:r w:rsidRPr="00433D96">
                          <w:rPr>
                            <w:sz w:val="18"/>
                            <w:szCs w:val="18"/>
                          </w:rPr>
                          <w:t>.</w:t>
                        </w:r>
                        <w:proofErr w:type="gramStart"/>
                        <w:r w:rsidRPr="00433D96">
                          <w:rPr>
                            <w:sz w:val="18"/>
                            <w:szCs w:val="18"/>
                          </w:rPr>
                          <w:t>setItems(</w:t>
                        </w:r>
                        <w:proofErr w:type="gramEnd"/>
                        <w:r w:rsidRPr="00433D96">
                          <w:rPr>
                            <w:sz w:val="18"/>
                            <w:szCs w:val="18"/>
                          </w:rPr>
                          <w:t>[{id:</w:t>
                        </w:r>
                        <w:r w:rsidRPr="00433D96">
                          <w:rPr>
                            <w:color w:val="FF00FF"/>
                            <w:sz w:val="18"/>
                            <w:szCs w:val="18"/>
                          </w:rPr>
                          <w:t>'a'</w:t>
                        </w:r>
                        <w:r w:rsidRPr="00433D96">
                          <w:rPr>
                            <w:sz w:val="18"/>
                            <w:szCs w:val="18"/>
                          </w:rPr>
                          <w:t>,image:</w:t>
                        </w:r>
                        <w:r w:rsidRPr="00433D96">
                          <w:rPr>
                            <w:color w:val="FF00FF"/>
                            <w:sz w:val="18"/>
                            <w:szCs w:val="18"/>
                          </w:rPr>
                          <w:t>'img/a.gif'</w:t>
                        </w:r>
                        <w:r w:rsidRPr="00433D96">
                          <w:rPr>
                            <w:sz w:val="18"/>
                            <w:szCs w:val="18"/>
                          </w:rPr>
                          <w:t>},{id:</w:t>
                        </w:r>
                        <w:r w:rsidRPr="00433D96">
                          <w:rPr>
                            <w:color w:val="FF00FF"/>
                            <w:sz w:val="18"/>
                            <w:szCs w:val="18"/>
                          </w:rPr>
                          <w:t>'b'</w:t>
                        </w:r>
                        <w:r w:rsidRPr="00433D96">
                          <w:rPr>
                            <w:sz w:val="18"/>
                            <w:szCs w:val="18"/>
                          </w:rPr>
                          <w:t>,image:</w:t>
                        </w:r>
                        <w:r w:rsidRPr="00433D96">
                          <w:rPr>
                            <w:color w:val="FF00FF"/>
                            <w:sz w:val="18"/>
                            <w:szCs w:val="18"/>
                          </w:rPr>
                          <w:t>'img/b.gif'</w:t>
                        </w:r>
                        <w:r w:rsidRPr="00433D96">
                          <w:rPr>
                            <w:sz w:val="18"/>
                            <w:szCs w:val="18"/>
                          </w:rPr>
                          <w:t>},{id:</w:t>
                        </w:r>
                        <w:r w:rsidRPr="00433D96">
                          <w:rPr>
                            <w:color w:val="FF00FF"/>
                            <w:sz w:val="18"/>
                            <w:szCs w:val="18"/>
                          </w:rPr>
                          <w:t>'c'</w:t>
                        </w:r>
                        <w:r w:rsidRPr="00433D96">
                          <w:rPr>
                            <w:sz w:val="18"/>
                            <w:szCs w:val="18"/>
                          </w:rPr>
                          <w:t>,image:</w:t>
                        </w:r>
                        <w:r w:rsidRPr="00433D96">
                          <w:rPr>
                            <w:color w:val="FF00FF"/>
                            <w:sz w:val="18"/>
                            <w:szCs w:val="18"/>
                          </w:rPr>
                          <w:t>'img/c.gif'</w:t>
                        </w:r>
                        <w:r w:rsidRPr="00433D96">
                          <w:rPr>
                            <w:sz w:val="18"/>
                            <w:szCs w:val="18"/>
                          </w:rPr>
                          <w:t>}])</w:t>
                        </w:r>
                      </w:p>
                      <w:p w:rsidR="0023747D" w:rsidRPr="00433D96" w:rsidRDefault="0023747D" w:rsidP="00375F9C">
                        <w:pPr>
                          <w:spacing w:line="240" w:lineRule="exact"/>
                          <w:rPr>
                            <w:sz w:val="18"/>
                            <w:szCs w:val="18"/>
                          </w:rPr>
                        </w:pPr>
                        <w:r w:rsidRPr="00433D96">
                          <w:rPr>
                            <w:sz w:val="18"/>
                            <w:szCs w:val="18"/>
                          </w:rPr>
                          <w:t>.</w:t>
                        </w:r>
                        <w:proofErr w:type="gramStart"/>
                        <w:r w:rsidRPr="00433D96">
                          <w:rPr>
                            <w:sz w:val="18"/>
                            <w:szCs w:val="18"/>
                          </w:rPr>
                          <w:t>onItemSelected(</w:t>
                        </w:r>
                        <w:proofErr w:type="gramEnd"/>
                        <w:r w:rsidRPr="00433D96">
                          <w:rPr>
                            <w:color w:val="0000FF"/>
                            <w:sz w:val="18"/>
                            <w:szCs w:val="18"/>
                          </w:rPr>
                          <w:t>function</w:t>
                        </w:r>
                        <w:r w:rsidRPr="00433D96">
                          <w:rPr>
                            <w:sz w:val="18"/>
                            <w:szCs w:val="18"/>
                          </w:rPr>
                          <w:t>(profile,item){</w:t>
                        </w:r>
                      </w:p>
                      <w:p w:rsidR="0023747D" w:rsidRPr="00433D96" w:rsidRDefault="0023747D" w:rsidP="00375F9C">
                        <w:pPr>
                          <w:spacing w:line="240" w:lineRule="exact"/>
                          <w:rPr>
                            <w:sz w:val="18"/>
                            <w:szCs w:val="18"/>
                          </w:rPr>
                        </w:pPr>
                        <w:r w:rsidRPr="00433D96">
                          <w:rPr>
                            <w:sz w:val="18"/>
                            <w:szCs w:val="18"/>
                          </w:rPr>
                          <w:t xml:space="preserve">    </w:t>
                        </w:r>
                        <w:proofErr w:type="gramStart"/>
                        <w:r>
                          <w:rPr>
                            <w:sz w:val="18"/>
                            <w:szCs w:val="18"/>
                          </w:rPr>
                          <w:t>xui</w:t>
                        </w:r>
                        <w:r w:rsidRPr="00433D96">
                          <w:rPr>
                            <w:sz w:val="18"/>
                            <w:szCs w:val="18"/>
                          </w:rPr>
                          <w:t>.message(</w:t>
                        </w:r>
                        <w:proofErr w:type="gramEnd"/>
                        <w:r w:rsidRPr="00433D96">
                          <w:rPr>
                            <w:sz w:val="18"/>
                            <w:szCs w:val="18"/>
                          </w:rPr>
                          <w:t>item.id);</w:t>
                        </w:r>
                      </w:p>
                      <w:p w:rsidR="0023747D" w:rsidRPr="00433D96" w:rsidRDefault="0023747D" w:rsidP="00375F9C">
                        <w:pPr>
                          <w:spacing w:line="240" w:lineRule="exact"/>
                          <w:rPr>
                            <w:sz w:val="18"/>
                            <w:szCs w:val="18"/>
                          </w:rPr>
                        </w:pPr>
                        <w:r w:rsidRPr="00433D96">
                          <w:rPr>
                            <w:sz w:val="18"/>
                            <w:szCs w:val="18"/>
                          </w:rPr>
                          <w:t>})</w:t>
                        </w:r>
                      </w:p>
                      <w:p w:rsidR="0023747D" w:rsidRPr="00433D96" w:rsidRDefault="0023747D" w:rsidP="00375F9C">
                        <w:pPr>
                          <w:spacing w:line="240" w:lineRule="exact"/>
                          <w:rPr>
                            <w:sz w:val="18"/>
                            <w:szCs w:val="18"/>
                          </w:rPr>
                        </w:pPr>
                        <w:r w:rsidRPr="00433D96">
                          <w:rPr>
                            <w:sz w:val="18"/>
                            <w:szCs w:val="18"/>
                          </w:rPr>
                          <w:t>.</w:t>
                        </w:r>
                        <w:proofErr w:type="gramStart"/>
                        <w:r w:rsidRPr="00433D96">
                          <w:rPr>
                            <w:sz w:val="18"/>
                            <w:szCs w:val="18"/>
                          </w:rPr>
                          <w:t>show(</w:t>
                        </w:r>
                        <w:proofErr w:type="gramEnd"/>
                        <w:r w:rsidRPr="00433D96">
                          <w:rPr>
                            <w:sz w:val="18"/>
                            <w:szCs w:val="18"/>
                          </w:rPr>
                          <w:t>);</w:t>
                        </w:r>
                      </w:p>
                    </w:txbxContent>
                  </v:textbox>
                </v:shape>
                <w10:anchorlock/>
              </v:group>
            </w:pict>
          </mc:Fallback>
        </mc:AlternateContent>
      </w:r>
    </w:p>
    <w:p w:rsidR="00375F9C" w:rsidRPr="00BD7358" w:rsidRDefault="00375F9C" w:rsidP="00375F9C">
      <w:pPr>
        <w:rPr>
          <w:b/>
        </w:rPr>
      </w:pPr>
      <w:r w:rsidRPr="007E5290">
        <w:rPr>
          <w:rFonts w:hint="eastAsia"/>
          <w:b/>
        </w:rPr>
        <w:t>Output:</w:t>
      </w:r>
    </w:p>
    <w:p w:rsidR="00375F9C" w:rsidRPr="0075120A" w:rsidRDefault="005C781A" w:rsidP="00375F9C">
      <w:r>
        <w:rPr>
          <w:rFonts w:hint="eastAsia"/>
          <w:noProof/>
        </w:rPr>
        <w:drawing>
          <wp:inline distT="0" distB="0" distL="0" distR="0" wp14:anchorId="4472A542" wp14:editId="7D3AA991">
            <wp:extent cx="2305050" cy="45720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05050" cy="457200"/>
                    </a:xfrm>
                    <a:prstGeom prst="rect">
                      <a:avLst/>
                    </a:prstGeom>
                    <a:noFill/>
                    <a:ln>
                      <a:noFill/>
                    </a:ln>
                  </pic:spPr>
                </pic:pic>
              </a:graphicData>
            </a:graphic>
          </wp:inline>
        </w:drawing>
      </w:r>
    </w:p>
    <w:p w:rsidR="00375F9C" w:rsidRDefault="00375F9C" w:rsidP="00375F9C"/>
    <w:p w:rsidR="00375F9C" w:rsidRPr="00BD7358" w:rsidRDefault="00375F9C" w:rsidP="00375F9C">
      <w:pPr>
        <w:rPr>
          <w:b/>
        </w:rPr>
      </w:pPr>
      <w:r w:rsidRPr="00BD7358">
        <w:rPr>
          <w:rFonts w:hint="eastAsia"/>
          <w:b/>
        </w:rPr>
        <w:t>Input:</w:t>
      </w:r>
    </w:p>
    <w:p w:rsidR="00375F9C" w:rsidRDefault="00375F9C" w:rsidP="00375F9C"/>
    <w:p w:rsidR="00375F9C" w:rsidRDefault="005C781A" w:rsidP="00375F9C">
      <w:r>
        <w:rPr>
          <w:noProof/>
        </w:rPr>
        <w:lastRenderedPageBreak/>
        <mc:AlternateContent>
          <mc:Choice Requires="wpc">
            <w:drawing>
              <wp:inline distT="0" distB="0" distL="0" distR="0" wp14:anchorId="4E8822A6" wp14:editId="57A627A0">
                <wp:extent cx="5257800" cy="1525905"/>
                <wp:effectExtent l="9525" t="0" r="9525" b="7620"/>
                <wp:docPr id="442" name="画布 3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0" name="Text Box 380"/>
                        <wps:cNvSpPr txBox="1">
                          <a:spLocks noChangeArrowheads="1"/>
                        </wps:cNvSpPr>
                        <wps:spPr bwMode="auto">
                          <a:xfrm>
                            <a:off x="0" y="48895"/>
                            <a:ext cx="5257800" cy="1477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A3752" w:rsidRDefault="0023747D" w:rsidP="00375F9C">
                              <w:pPr>
                                <w:spacing w:line="240" w:lineRule="exact"/>
                                <w:jc w:val="left"/>
                                <w:rPr>
                                  <w:sz w:val="18"/>
                                  <w:szCs w:val="18"/>
                                </w:rPr>
                              </w:pPr>
                              <w:r>
                                <w:rPr>
                                  <w:sz w:val="18"/>
                                  <w:szCs w:val="18"/>
                                </w:rPr>
                                <w:t>xui</w:t>
                              </w:r>
                              <w:r w:rsidRPr="009A3752">
                                <w:rPr>
                                  <w:sz w:val="18"/>
                                  <w:szCs w:val="18"/>
                                </w:rPr>
                                <w:t>.create(</w:t>
                              </w:r>
                              <w:r w:rsidRPr="009A3752">
                                <w:rPr>
                                  <w:color w:val="FF00FF"/>
                                  <w:sz w:val="18"/>
                                  <w:szCs w:val="18"/>
                                </w:rPr>
                                <w:t>"Gallery"</w:t>
                              </w:r>
                              <w:r w:rsidRPr="009A3752">
                                <w:rPr>
                                  <w:sz w:val="18"/>
                                  <w:szCs w:val="18"/>
                                </w:rPr>
                                <w:t>)</w:t>
                              </w:r>
                            </w:p>
                            <w:p w:rsidR="0023747D" w:rsidRPr="009A3752" w:rsidRDefault="0023747D" w:rsidP="00375F9C">
                              <w:pPr>
                                <w:spacing w:line="240" w:lineRule="exact"/>
                                <w:jc w:val="left"/>
                                <w:rPr>
                                  <w:sz w:val="18"/>
                                  <w:szCs w:val="18"/>
                                </w:rPr>
                              </w:pPr>
                              <w:r w:rsidRPr="009A3752">
                                <w:rPr>
                                  <w:sz w:val="18"/>
                                  <w:szCs w:val="18"/>
                                </w:rPr>
                                <w:t>.setItemWidth(</w:t>
                              </w:r>
                              <w:r w:rsidRPr="009A3752">
                                <w:rPr>
                                  <w:color w:val="800000"/>
                                  <w:sz w:val="18"/>
                                  <w:szCs w:val="18"/>
                                </w:rPr>
                                <w:t>64</w:t>
                              </w:r>
                              <w:r w:rsidRPr="009A3752">
                                <w:rPr>
                                  <w:sz w:val="18"/>
                                  <w:szCs w:val="18"/>
                                </w:rPr>
                                <w:t>).setItemHeight(</w:t>
                              </w:r>
                              <w:r>
                                <w:rPr>
                                  <w:rFonts w:hint="eastAsia"/>
                                  <w:color w:val="800000"/>
                                  <w:sz w:val="18"/>
                                  <w:szCs w:val="18"/>
                                </w:rPr>
                                <w:t>64</w:t>
                              </w:r>
                              <w:r w:rsidRPr="009A3752">
                                <w:rPr>
                                  <w:sz w:val="18"/>
                                  <w:szCs w:val="18"/>
                                </w:rPr>
                                <w:t>)</w:t>
                              </w:r>
                            </w:p>
                            <w:p w:rsidR="0023747D" w:rsidRPr="009A3752" w:rsidRDefault="0023747D" w:rsidP="00375F9C">
                              <w:pPr>
                                <w:spacing w:line="240" w:lineRule="exact"/>
                                <w:jc w:val="left"/>
                                <w:rPr>
                                  <w:sz w:val="18"/>
                                  <w:szCs w:val="18"/>
                                </w:rPr>
                              </w:pPr>
                              <w:r w:rsidRPr="009A3752">
                                <w:rPr>
                                  <w:rFonts w:hint="eastAsia"/>
                                  <w:sz w:val="18"/>
                                  <w:szCs w:val="18"/>
                                </w:rPr>
                                <w:t>.setItems([{id:</w:t>
                              </w:r>
                              <w:r w:rsidRPr="009A3752">
                                <w:rPr>
                                  <w:rFonts w:hint="eastAsia"/>
                                  <w:color w:val="FF00FF"/>
                                  <w:sz w:val="18"/>
                                  <w:szCs w:val="18"/>
                                </w:rPr>
                                <w:t>'a'</w:t>
                              </w:r>
                              <w:r w:rsidRPr="009A3752">
                                <w:rPr>
                                  <w:rFonts w:hint="eastAsia"/>
                                  <w:sz w:val="18"/>
                                  <w:szCs w:val="18"/>
                                </w:rPr>
                                <w:t>,image:</w:t>
                              </w:r>
                              <w:r w:rsidRPr="009A3752">
                                <w:rPr>
                                  <w:rFonts w:hint="eastAsia"/>
                                  <w:color w:val="FF00FF"/>
                                  <w:sz w:val="18"/>
                                  <w:szCs w:val="18"/>
                                </w:rPr>
                                <w:t>'img/a.gif'</w:t>
                              </w:r>
                              <w:r w:rsidRPr="009A3752">
                                <w:rPr>
                                  <w:rFonts w:hint="eastAsia"/>
                                  <w:sz w:val="18"/>
                                  <w:szCs w:val="18"/>
                                </w:rPr>
                                <w:t>,caption:</w:t>
                              </w:r>
                              <w:r w:rsidRPr="009A3752">
                                <w:rPr>
                                  <w:rFonts w:hint="eastAsia"/>
                                  <w:color w:val="FF00FF"/>
                                  <w:sz w:val="18"/>
                                  <w:szCs w:val="18"/>
                                </w:rPr>
                                <w:t>'</w:t>
                              </w:r>
                              <w:r>
                                <w:rPr>
                                  <w:rFonts w:hint="eastAsia"/>
                                  <w:color w:val="FF00FF"/>
                                  <w:sz w:val="18"/>
                                  <w:szCs w:val="18"/>
                                  <w:u w:val="single"/>
                                </w:rPr>
                                <w:t>User</w:t>
                              </w:r>
                              <w:r w:rsidRPr="009A3752">
                                <w:rPr>
                                  <w:rFonts w:hint="eastAsia"/>
                                  <w:color w:val="FF00FF"/>
                                  <w:sz w:val="18"/>
                                  <w:szCs w:val="18"/>
                                </w:rPr>
                                <w:t>'</w:t>
                              </w:r>
                              <w:r w:rsidRPr="009A3752">
                                <w:rPr>
                                  <w:rFonts w:hint="eastAsia"/>
                                  <w:sz w:val="18"/>
                                  <w:szCs w:val="18"/>
                                </w:rPr>
                                <w:t>,comment:</w:t>
                              </w:r>
                              <w:r w:rsidRPr="009A3752">
                                <w:rPr>
                                  <w:rFonts w:hint="eastAsia"/>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user</w:t>
                              </w:r>
                              <w:r w:rsidRPr="009A3752">
                                <w:rPr>
                                  <w:rFonts w:hint="eastAsia"/>
                                  <w:color w:val="FF00FF"/>
                                  <w:sz w:val="18"/>
                                  <w:szCs w:val="18"/>
                                </w:rPr>
                                <w:t>'</w:t>
                              </w:r>
                              <w:r w:rsidRPr="009A3752">
                                <w:rPr>
                                  <w:rFonts w:hint="eastAsia"/>
                                  <w:sz w:val="18"/>
                                  <w:szCs w:val="18"/>
                                </w:rPr>
                                <w:t>},{id:</w:t>
                              </w:r>
                              <w:r w:rsidRPr="009A3752">
                                <w:rPr>
                                  <w:rFonts w:hint="eastAsia"/>
                                  <w:color w:val="FF00FF"/>
                                  <w:sz w:val="18"/>
                                  <w:szCs w:val="18"/>
                                </w:rPr>
                                <w:t>'b'</w:t>
                              </w:r>
                              <w:r w:rsidRPr="009A3752">
                                <w:rPr>
                                  <w:rFonts w:hint="eastAsia"/>
                                  <w:sz w:val="18"/>
                                  <w:szCs w:val="18"/>
                                </w:rPr>
                                <w:t>,image:</w:t>
                              </w:r>
                              <w:r w:rsidRPr="009A3752">
                                <w:rPr>
                                  <w:rFonts w:hint="eastAsia"/>
                                  <w:color w:val="FF00FF"/>
                                  <w:sz w:val="18"/>
                                  <w:szCs w:val="18"/>
                                </w:rPr>
                                <w:t>'img/b.gif'</w:t>
                              </w:r>
                              <w:r w:rsidRPr="009A3752">
                                <w:rPr>
                                  <w:rFonts w:hint="eastAsia"/>
                                  <w:sz w:val="18"/>
                                  <w:szCs w:val="18"/>
                                </w:rPr>
                                <w:t>,caption:</w:t>
                              </w:r>
                              <w:r w:rsidRPr="009A3752">
                                <w:rPr>
                                  <w:rFonts w:hint="eastAsia"/>
                                  <w:color w:val="FF00FF"/>
                                  <w:sz w:val="18"/>
                                  <w:szCs w:val="18"/>
                                </w:rPr>
                                <w:t>'</w:t>
                              </w:r>
                              <w:r>
                                <w:rPr>
                                  <w:rFonts w:hint="eastAsia"/>
                                  <w:color w:val="FF00FF"/>
                                  <w:sz w:val="18"/>
                                  <w:szCs w:val="18"/>
                                </w:rPr>
                                <w:t>Computer</w:t>
                              </w:r>
                              <w:r w:rsidRPr="009A3752">
                                <w:rPr>
                                  <w:rFonts w:hint="eastAsia"/>
                                  <w:color w:val="FF00FF"/>
                                  <w:sz w:val="18"/>
                                  <w:szCs w:val="18"/>
                                </w:rPr>
                                <w:t>'</w:t>
                              </w:r>
                              <w:r w:rsidRPr="009A3752">
                                <w:rPr>
                                  <w:rFonts w:hint="eastAsia"/>
                                  <w:sz w:val="18"/>
                                  <w:szCs w:val="18"/>
                                </w:rPr>
                                <w:t>,comment:</w:t>
                              </w:r>
                              <w:r w:rsidRPr="009A3752">
                                <w:rPr>
                                  <w:rFonts w:hint="eastAsia"/>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computer</w:t>
                              </w:r>
                              <w:r w:rsidRPr="009A3752">
                                <w:rPr>
                                  <w:rFonts w:hint="eastAsia"/>
                                  <w:color w:val="FF00FF"/>
                                  <w:sz w:val="18"/>
                                  <w:szCs w:val="18"/>
                                </w:rPr>
                                <w:t>'</w:t>
                              </w:r>
                              <w:r w:rsidRPr="009A3752">
                                <w:rPr>
                                  <w:rFonts w:hint="eastAsia"/>
                                  <w:sz w:val="18"/>
                                  <w:szCs w:val="18"/>
                                </w:rPr>
                                <w:t>},{id:</w:t>
                              </w:r>
                              <w:r w:rsidRPr="009A3752">
                                <w:rPr>
                                  <w:rFonts w:hint="eastAsia"/>
                                  <w:color w:val="FF00FF"/>
                                  <w:sz w:val="18"/>
                                  <w:szCs w:val="18"/>
                                </w:rPr>
                                <w:t>'c'</w:t>
                              </w:r>
                              <w:r w:rsidRPr="009A3752">
                                <w:rPr>
                                  <w:rFonts w:hint="eastAsia"/>
                                  <w:sz w:val="18"/>
                                  <w:szCs w:val="18"/>
                                </w:rPr>
                                <w:t>,image:</w:t>
                              </w:r>
                              <w:r w:rsidRPr="009A3752">
                                <w:rPr>
                                  <w:rFonts w:hint="eastAsia"/>
                                  <w:color w:val="FF00FF"/>
                                  <w:sz w:val="18"/>
                                  <w:szCs w:val="18"/>
                                </w:rPr>
                                <w:t>'img/c.gif'</w:t>
                              </w:r>
                              <w:r w:rsidRPr="009A3752">
                                <w:rPr>
                                  <w:rFonts w:hint="eastAsia"/>
                                  <w:sz w:val="18"/>
                                  <w:szCs w:val="18"/>
                                </w:rPr>
                                <w:t>,caption:</w:t>
                              </w:r>
                              <w:r w:rsidRPr="009A3752">
                                <w:rPr>
                                  <w:rFonts w:hint="eastAsia"/>
                                  <w:color w:val="FF00FF"/>
                                  <w:sz w:val="18"/>
                                  <w:szCs w:val="18"/>
                                </w:rPr>
                                <w:t>'</w:t>
                              </w:r>
                              <w:r>
                                <w:rPr>
                                  <w:rFonts w:hint="eastAsia"/>
                                  <w:color w:val="FF00FF"/>
                                  <w:sz w:val="18"/>
                                  <w:szCs w:val="18"/>
                                </w:rPr>
                                <w:t>Tree</w:t>
                              </w:r>
                              <w:r w:rsidRPr="009A3752">
                                <w:rPr>
                                  <w:rFonts w:hint="eastAsia"/>
                                  <w:color w:val="FF00FF"/>
                                  <w:sz w:val="18"/>
                                  <w:szCs w:val="18"/>
                                </w:rPr>
                                <w:t>'</w:t>
                              </w:r>
                              <w:r w:rsidRPr="009A3752">
                                <w:rPr>
                                  <w:rFonts w:hint="eastAsia"/>
                                  <w:sz w:val="18"/>
                                  <w:szCs w:val="18"/>
                                </w:rPr>
                                <w:t>,comment:</w:t>
                              </w:r>
                              <w:r w:rsidRPr="009A3752">
                                <w:rPr>
                                  <w:rFonts w:hint="eastAsia"/>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tree</w:t>
                              </w:r>
                              <w:r w:rsidRPr="009A3752">
                                <w:rPr>
                                  <w:rFonts w:hint="eastAsia"/>
                                  <w:color w:val="FF00FF"/>
                                  <w:sz w:val="18"/>
                                  <w:szCs w:val="18"/>
                                </w:rPr>
                                <w:t>'</w:t>
                              </w:r>
                              <w:r w:rsidRPr="009A3752">
                                <w:rPr>
                                  <w:rFonts w:hint="eastAsia"/>
                                  <w:sz w:val="18"/>
                                  <w:szCs w:val="18"/>
                                </w:rPr>
                                <w:t>}])</w:t>
                              </w:r>
                            </w:p>
                            <w:p w:rsidR="0023747D" w:rsidRPr="009A3752" w:rsidRDefault="0023747D" w:rsidP="00375F9C">
                              <w:pPr>
                                <w:spacing w:line="240" w:lineRule="exact"/>
                                <w:jc w:val="left"/>
                                <w:rPr>
                                  <w:sz w:val="18"/>
                                  <w:szCs w:val="18"/>
                                </w:rPr>
                              </w:pPr>
                              <w:r w:rsidRPr="009A3752">
                                <w:rPr>
                                  <w:sz w:val="18"/>
                                  <w:szCs w:val="18"/>
                                </w:rPr>
                                <w:t>.onItemSelected(</w:t>
                              </w:r>
                              <w:r w:rsidRPr="009A3752">
                                <w:rPr>
                                  <w:color w:val="0000FF"/>
                                  <w:sz w:val="18"/>
                                  <w:szCs w:val="18"/>
                                </w:rPr>
                                <w:t>function</w:t>
                              </w:r>
                              <w:r w:rsidRPr="009A3752">
                                <w:rPr>
                                  <w:sz w:val="18"/>
                                  <w:szCs w:val="18"/>
                                </w:rPr>
                                <w:t>(profile,item){</w:t>
                              </w:r>
                            </w:p>
                            <w:p w:rsidR="0023747D" w:rsidRPr="009A3752" w:rsidRDefault="0023747D" w:rsidP="00375F9C">
                              <w:pPr>
                                <w:spacing w:line="240" w:lineRule="exact"/>
                                <w:jc w:val="left"/>
                                <w:rPr>
                                  <w:sz w:val="18"/>
                                  <w:szCs w:val="18"/>
                                </w:rPr>
                              </w:pPr>
                              <w:r w:rsidRPr="009A3752">
                                <w:rPr>
                                  <w:sz w:val="18"/>
                                  <w:szCs w:val="18"/>
                                </w:rPr>
                                <w:t xml:space="preserve">    </w:t>
                              </w:r>
                              <w:r>
                                <w:rPr>
                                  <w:sz w:val="18"/>
                                  <w:szCs w:val="18"/>
                                </w:rPr>
                                <w:t>xui</w:t>
                              </w:r>
                              <w:r w:rsidRPr="009A3752">
                                <w:rPr>
                                  <w:sz w:val="18"/>
                                  <w:szCs w:val="18"/>
                                </w:rPr>
                                <w:t>.message(item.id);</w:t>
                              </w:r>
                            </w:p>
                            <w:p w:rsidR="0023747D" w:rsidRPr="009A3752" w:rsidRDefault="0023747D" w:rsidP="00375F9C">
                              <w:pPr>
                                <w:spacing w:line="240" w:lineRule="exact"/>
                                <w:jc w:val="left"/>
                                <w:rPr>
                                  <w:sz w:val="18"/>
                                  <w:szCs w:val="18"/>
                                </w:rPr>
                              </w:pPr>
                              <w:r w:rsidRPr="009A3752">
                                <w:rPr>
                                  <w:sz w:val="18"/>
                                  <w:szCs w:val="18"/>
                                </w:rPr>
                                <w:t>})</w:t>
                              </w:r>
                            </w:p>
                            <w:p w:rsidR="0023747D" w:rsidRPr="009A3752" w:rsidRDefault="0023747D" w:rsidP="00375F9C">
                              <w:pPr>
                                <w:spacing w:line="240" w:lineRule="exact"/>
                                <w:jc w:val="left"/>
                                <w:rPr>
                                  <w:sz w:val="18"/>
                                  <w:szCs w:val="18"/>
                                </w:rPr>
                              </w:pPr>
                              <w:r w:rsidRPr="009A3752">
                                <w:rPr>
                                  <w:sz w:val="18"/>
                                  <w:szCs w:val="18"/>
                                </w:rPr>
                                <w:t>.show();</w:t>
                              </w:r>
                            </w:p>
                          </w:txbxContent>
                        </wps:txbx>
                        <wps:bodyPr rot="0" vert="horz" wrap="square" lIns="54000" tIns="46800" rIns="54000" bIns="45720" anchor="t" anchorCtr="0" upright="1">
                          <a:spAutoFit/>
                        </wps:bodyPr>
                      </wps:wsp>
                      <wps:wsp>
                        <wps:cNvPr id="441" name="AutoShape 381"/>
                        <wps:cNvSpPr>
                          <a:spLocks noChangeArrowheads="1"/>
                        </wps:cNvSpPr>
                        <wps:spPr bwMode="auto">
                          <a:xfrm flipH="1">
                            <a:off x="2057400" y="99060"/>
                            <a:ext cx="1028700" cy="198120"/>
                          </a:xfrm>
                          <a:prstGeom prst="wedgeRoundRectCallout">
                            <a:avLst>
                              <a:gd name="adj1" fmla="val 74625"/>
                              <a:gd name="adj2" fmla="val 8205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I</w:t>
                              </w:r>
                              <w:r>
                                <w:rPr>
                                  <w:rFonts w:hint="eastAsia"/>
                                  <w:szCs w:val="18"/>
                                </w:rPr>
                                <w:t>tem</w:t>
                              </w:r>
                              <w:r>
                                <w:rPr>
                                  <w:szCs w:val="18"/>
                                </w:rPr>
                                <w:t>’</w:t>
                              </w:r>
                              <w:r>
                                <w:rPr>
                                  <w:rFonts w:hint="eastAsia"/>
                                  <w:szCs w:val="18"/>
                                </w:rPr>
                                <w:t>s height</w:t>
                              </w:r>
                            </w:p>
                          </w:txbxContent>
                        </wps:txbx>
                        <wps:bodyPr rot="0" vert="horz" wrap="square" lIns="0" tIns="0" rIns="0" bIns="0" anchor="t" anchorCtr="0" upright="1">
                          <a:noAutofit/>
                        </wps:bodyPr>
                      </wps:wsp>
                    </wpc:wpc>
                  </a:graphicData>
                </a:graphic>
              </wp:inline>
            </w:drawing>
          </mc:Choice>
          <mc:Fallback>
            <w:pict>
              <v:group id="画布 378" o:spid="_x0000_s1292" editas="canvas" style="width:414pt;height:120.15pt;mso-position-horizontal-relative:char;mso-position-vertical-relative:line" coordsize="5257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">
                <v:shape id="_x0000_s1293" type="#_x0000_t75" style="position:absolute;width:52578;height:15259;visibility:visible;mso-wrap-style:square">
                  <v:fill o:detectmouseclick="t"/>
                  <v:path o:connecttype="none"/>
                </v:shape>
                <v:shape id="Text Box 380" o:spid="_x0000_s1294" type="#_x0000_t202" style="position:absolute;top:488;width:52578;height:14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H9X8AA&#10;AADcAAAADwAAAGRycy9kb3ducmV2LnhtbERPy4rCMBTdC/MP4Qqz01QR0Y5RZEQ6mwFfs78016bY&#10;3JQk1vr3k4Xg8nDeq01vG9GRD7VjBZNxBoK4dLrmSsHlvB8tQISIrLFxTAqeFGCz/hisMNfuwUfq&#10;TrESKYRDjgpMjG0uZSgNWQxj1xIn7uq8xZigr6T2+EjhtpHTLJtLizWnBoMtfRsqb6e7VVDedv2u&#10;qP+M7+52cdDL4vk7L5T6HPbbLxCR+vgWv9w/WsFsluanM+kI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fH9X8AAAADcAAAADwAAAAAAAAAAAAAAAACYAgAAZHJzL2Rvd25y&#10;ZXYueG1sUEsFBgAAAAAEAAQA9QAAAIUDAAAAAA==&#10;" strokeweight="1pt">
                  <v:textbox style="mso-fit-shape-to-text:t" inset="1.5mm,1.3mm,1.5mm">
                    <w:txbxContent>
                      <w:p w:rsidR="0023747D" w:rsidRPr="009A3752" w:rsidRDefault="0023747D" w:rsidP="00375F9C">
                        <w:pPr>
                          <w:spacing w:line="240" w:lineRule="exact"/>
                          <w:jc w:val="left"/>
                          <w:rPr>
                            <w:sz w:val="18"/>
                            <w:szCs w:val="18"/>
                          </w:rPr>
                        </w:pPr>
                        <w:proofErr w:type="gramStart"/>
                        <w:r>
                          <w:rPr>
                            <w:sz w:val="18"/>
                            <w:szCs w:val="18"/>
                          </w:rPr>
                          <w:t>xui</w:t>
                        </w:r>
                        <w:r w:rsidRPr="009A3752">
                          <w:rPr>
                            <w:sz w:val="18"/>
                            <w:szCs w:val="18"/>
                          </w:rPr>
                          <w:t>.create(</w:t>
                        </w:r>
                        <w:proofErr w:type="gramEnd"/>
                        <w:r w:rsidRPr="009A3752">
                          <w:rPr>
                            <w:color w:val="FF00FF"/>
                            <w:sz w:val="18"/>
                            <w:szCs w:val="18"/>
                          </w:rPr>
                          <w:t>"Gallery"</w:t>
                        </w:r>
                        <w:r w:rsidRPr="009A3752">
                          <w:rPr>
                            <w:sz w:val="18"/>
                            <w:szCs w:val="18"/>
                          </w:rPr>
                          <w:t>)</w:t>
                        </w:r>
                      </w:p>
                      <w:p w:rsidR="0023747D" w:rsidRPr="009A3752" w:rsidRDefault="0023747D" w:rsidP="00375F9C">
                        <w:pPr>
                          <w:spacing w:line="240" w:lineRule="exact"/>
                          <w:jc w:val="left"/>
                          <w:rPr>
                            <w:sz w:val="18"/>
                            <w:szCs w:val="18"/>
                          </w:rPr>
                        </w:pPr>
                        <w:r w:rsidRPr="009A3752">
                          <w:rPr>
                            <w:sz w:val="18"/>
                            <w:szCs w:val="18"/>
                          </w:rPr>
                          <w:t>.</w:t>
                        </w:r>
                        <w:proofErr w:type="gramStart"/>
                        <w:r w:rsidRPr="009A3752">
                          <w:rPr>
                            <w:sz w:val="18"/>
                            <w:szCs w:val="18"/>
                          </w:rPr>
                          <w:t>setItemWidth(</w:t>
                        </w:r>
                        <w:proofErr w:type="gramEnd"/>
                        <w:r w:rsidRPr="009A3752">
                          <w:rPr>
                            <w:color w:val="800000"/>
                            <w:sz w:val="18"/>
                            <w:szCs w:val="18"/>
                          </w:rPr>
                          <w:t>64</w:t>
                        </w:r>
                        <w:r w:rsidRPr="009A3752">
                          <w:rPr>
                            <w:sz w:val="18"/>
                            <w:szCs w:val="18"/>
                          </w:rPr>
                          <w:t>).setItemHeight(</w:t>
                        </w:r>
                        <w:r>
                          <w:rPr>
                            <w:rFonts w:hint="eastAsia"/>
                            <w:color w:val="800000"/>
                            <w:sz w:val="18"/>
                            <w:szCs w:val="18"/>
                          </w:rPr>
                          <w:t>64</w:t>
                        </w:r>
                        <w:r w:rsidRPr="009A3752">
                          <w:rPr>
                            <w:sz w:val="18"/>
                            <w:szCs w:val="18"/>
                          </w:rPr>
                          <w:t>)</w:t>
                        </w:r>
                      </w:p>
                      <w:p w:rsidR="0023747D" w:rsidRPr="009A3752" w:rsidRDefault="0023747D" w:rsidP="00375F9C">
                        <w:pPr>
                          <w:spacing w:line="240" w:lineRule="exact"/>
                          <w:jc w:val="left"/>
                          <w:rPr>
                            <w:sz w:val="18"/>
                            <w:szCs w:val="18"/>
                          </w:rPr>
                        </w:pPr>
                        <w:r w:rsidRPr="009A3752">
                          <w:rPr>
                            <w:rFonts w:hint="eastAsia"/>
                            <w:sz w:val="18"/>
                            <w:szCs w:val="18"/>
                          </w:rPr>
                          <w:t>.setItems([{id:</w:t>
                        </w:r>
                        <w:r w:rsidRPr="009A3752">
                          <w:rPr>
                            <w:rFonts w:hint="eastAsia"/>
                            <w:color w:val="FF00FF"/>
                            <w:sz w:val="18"/>
                            <w:szCs w:val="18"/>
                          </w:rPr>
                          <w:t>'a'</w:t>
                        </w:r>
                        <w:r w:rsidRPr="009A3752">
                          <w:rPr>
                            <w:rFonts w:hint="eastAsia"/>
                            <w:sz w:val="18"/>
                            <w:szCs w:val="18"/>
                          </w:rPr>
                          <w:t>,image:</w:t>
                        </w:r>
                        <w:r w:rsidRPr="009A3752">
                          <w:rPr>
                            <w:rFonts w:hint="eastAsia"/>
                            <w:color w:val="FF00FF"/>
                            <w:sz w:val="18"/>
                            <w:szCs w:val="18"/>
                          </w:rPr>
                          <w:t>'img/a.gif'</w:t>
                        </w:r>
                        <w:r w:rsidRPr="009A3752">
                          <w:rPr>
                            <w:rFonts w:hint="eastAsia"/>
                            <w:sz w:val="18"/>
                            <w:szCs w:val="18"/>
                          </w:rPr>
                          <w:t>,caption:</w:t>
                        </w:r>
                        <w:r w:rsidRPr="009A3752">
                          <w:rPr>
                            <w:rFonts w:hint="eastAsia"/>
                            <w:color w:val="FF00FF"/>
                            <w:sz w:val="18"/>
                            <w:szCs w:val="18"/>
                          </w:rPr>
                          <w:t>'</w:t>
                        </w:r>
                        <w:r>
                          <w:rPr>
                            <w:rFonts w:hint="eastAsia"/>
                            <w:color w:val="FF00FF"/>
                            <w:sz w:val="18"/>
                            <w:szCs w:val="18"/>
                            <w:u w:val="single"/>
                          </w:rPr>
                          <w:t>User</w:t>
                        </w:r>
                        <w:r w:rsidRPr="009A3752">
                          <w:rPr>
                            <w:rFonts w:hint="eastAsia"/>
                            <w:color w:val="FF00FF"/>
                            <w:sz w:val="18"/>
                            <w:szCs w:val="18"/>
                          </w:rPr>
                          <w:t>'</w:t>
                        </w:r>
                        <w:r w:rsidRPr="009A3752">
                          <w:rPr>
                            <w:rFonts w:hint="eastAsia"/>
                            <w:sz w:val="18"/>
                            <w:szCs w:val="18"/>
                          </w:rPr>
                          <w:t>,comment:</w:t>
                        </w:r>
                        <w:r w:rsidRPr="009A3752">
                          <w:rPr>
                            <w:rFonts w:hint="eastAsia"/>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user</w:t>
                        </w:r>
                        <w:r w:rsidRPr="009A3752">
                          <w:rPr>
                            <w:rFonts w:hint="eastAsia"/>
                            <w:color w:val="FF00FF"/>
                            <w:sz w:val="18"/>
                            <w:szCs w:val="18"/>
                          </w:rPr>
                          <w:t>'</w:t>
                        </w:r>
                        <w:r w:rsidRPr="009A3752">
                          <w:rPr>
                            <w:rFonts w:hint="eastAsia"/>
                            <w:sz w:val="18"/>
                            <w:szCs w:val="18"/>
                          </w:rPr>
                          <w:t>}</w:t>
                        </w:r>
                        <w:proofErr w:type="gramStart"/>
                        <w:r w:rsidRPr="009A3752">
                          <w:rPr>
                            <w:rFonts w:hint="eastAsia"/>
                            <w:sz w:val="18"/>
                            <w:szCs w:val="18"/>
                          </w:rPr>
                          <w:t>,{</w:t>
                        </w:r>
                        <w:proofErr w:type="gramEnd"/>
                        <w:r w:rsidRPr="009A3752">
                          <w:rPr>
                            <w:rFonts w:hint="eastAsia"/>
                            <w:sz w:val="18"/>
                            <w:szCs w:val="18"/>
                          </w:rPr>
                          <w:t>id:</w:t>
                        </w:r>
                        <w:r w:rsidRPr="009A3752">
                          <w:rPr>
                            <w:rFonts w:hint="eastAsia"/>
                            <w:color w:val="FF00FF"/>
                            <w:sz w:val="18"/>
                            <w:szCs w:val="18"/>
                          </w:rPr>
                          <w:t>'b'</w:t>
                        </w:r>
                        <w:r w:rsidRPr="009A3752">
                          <w:rPr>
                            <w:rFonts w:hint="eastAsia"/>
                            <w:sz w:val="18"/>
                            <w:szCs w:val="18"/>
                          </w:rPr>
                          <w:t>,image:</w:t>
                        </w:r>
                        <w:r w:rsidRPr="009A3752">
                          <w:rPr>
                            <w:rFonts w:hint="eastAsia"/>
                            <w:color w:val="FF00FF"/>
                            <w:sz w:val="18"/>
                            <w:szCs w:val="18"/>
                          </w:rPr>
                          <w:t>'img/b.gif'</w:t>
                        </w:r>
                        <w:r w:rsidRPr="009A3752">
                          <w:rPr>
                            <w:rFonts w:hint="eastAsia"/>
                            <w:sz w:val="18"/>
                            <w:szCs w:val="18"/>
                          </w:rPr>
                          <w:t>,caption:</w:t>
                        </w:r>
                        <w:r w:rsidRPr="009A3752">
                          <w:rPr>
                            <w:rFonts w:hint="eastAsia"/>
                            <w:color w:val="FF00FF"/>
                            <w:sz w:val="18"/>
                            <w:szCs w:val="18"/>
                          </w:rPr>
                          <w:t>'</w:t>
                        </w:r>
                        <w:r>
                          <w:rPr>
                            <w:rFonts w:hint="eastAsia"/>
                            <w:color w:val="FF00FF"/>
                            <w:sz w:val="18"/>
                            <w:szCs w:val="18"/>
                          </w:rPr>
                          <w:t>Computer</w:t>
                        </w:r>
                        <w:r w:rsidRPr="009A3752">
                          <w:rPr>
                            <w:rFonts w:hint="eastAsia"/>
                            <w:color w:val="FF00FF"/>
                            <w:sz w:val="18"/>
                            <w:szCs w:val="18"/>
                          </w:rPr>
                          <w:t>'</w:t>
                        </w:r>
                        <w:r w:rsidRPr="009A3752">
                          <w:rPr>
                            <w:rFonts w:hint="eastAsia"/>
                            <w:sz w:val="18"/>
                            <w:szCs w:val="18"/>
                          </w:rPr>
                          <w:t>,comment:</w:t>
                        </w:r>
                        <w:r w:rsidRPr="009A3752">
                          <w:rPr>
                            <w:rFonts w:hint="eastAsia"/>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computer</w:t>
                        </w:r>
                        <w:r w:rsidRPr="009A3752">
                          <w:rPr>
                            <w:rFonts w:hint="eastAsia"/>
                            <w:color w:val="FF00FF"/>
                            <w:sz w:val="18"/>
                            <w:szCs w:val="18"/>
                          </w:rPr>
                          <w:t>'</w:t>
                        </w:r>
                        <w:r w:rsidRPr="009A3752">
                          <w:rPr>
                            <w:rFonts w:hint="eastAsia"/>
                            <w:sz w:val="18"/>
                            <w:szCs w:val="18"/>
                          </w:rPr>
                          <w:t>},{id:</w:t>
                        </w:r>
                        <w:r w:rsidRPr="009A3752">
                          <w:rPr>
                            <w:rFonts w:hint="eastAsia"/>
                            <w:color w:val="FF00FF"/>
                            <w:sz w:val="18"/>
                            <w:szCs w:val="18"/>
                          </w:rPr>
                          <w:t>'c'</w:t>
                        </w:r>
                        <w:r w:rsidRPr="009A3752">
                          <w:rPr>
                            <w:rFonts w:hint="eastAsia"/>
                            <w:sz w:val="18"/>
                            <w:szCs w:val="18"/>
                          </w:rPr>
                          <w:t>,image:</w:t>
                        </w:r>
                        <w:r w:rsidRPr="009A3752">
                          <w:rPr>
                            <w:rFonts w:hint="eastAsia"/>
                            <w:color w:val="FF00FF"/>
                            <w:sz w:val="18"/>
                            <w:szCs w:val="18"/>
                          </w:rPr>
                          <w:t>'img/c.gif'</w:t>
                        </w:r>
                        <w:r w:rsidRPr="009A3752">
                          <w:rPr>
                            <w:rFonts w:hint="eastAsia"/>
                            <w:sz w:val="18"/>
                            <w:szCs w:val="18"/>
                          </w:rPr>
                          <w:t>,caption:</w:t>
                        </w:r>
                        <w:r w:rsidRPr="009A3752">
                          <w:rPr>
                            <w:rFonts w:hint="eastAsia"/>
                            <w:color w:val="FF00FF"/>
                            <w:sz w:val="18"/>
                            <w:szCs w:val="18"/>
                          </w:rPr>
                          <w:t>'</w:t>
                        </w:r>
                        <w:r>
                          <w:rPr>
                            <w:rFonts w:hint="eastAsia"/>
                            <w:color w:val="FF00FF"/>
                            <w:sz w:val="18"/>
                            <w:szCs w:val="18"/>
                          </w:rPr>
                          <w:t>Tree</w:t>
                        </w:r>
                        <w:r w:rsidRPr="009A3752">
                          <w:rPr>
                            <w:rFonts w:hint="eastAsia"/>
                            <w:color w:val="FF00FF"/>
                            <w:sz w:val="18"/>
                            <w:szCs w:val="18"/>
                          </w:rPr>
                          <w:t>'</w:t>
                        </w:r>
                        <w:r w:rsidRPr="009A3752">
                          <w:rPr>
                            <w:rFonts w:hint="eastAsia"/>
                            <w:sz w:val="18"/>
                            <w:szCs w:val="18"/>
                          </w:rPr>
                          <w:t>,comment:</w:t>
                        </w:r>
                        <w:r w:rsidRPr="009A3752">
                          <w:rPr>
                            <w:rFonts w:hint="eastAsia"/>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tree</w:t>
                        </w:r>
                        <w:r w:rsidRPr="009A3752">
                          <w:rPr>
                            <w:rFonts w:hint="eastAsia"/>
                            <w:color w:val="FF00FF"/>
                            <w:sz w:val="18"/>
                            <w:szCs w:val="18"/>
                          </w:rPr>
                          <w:t>'</w:t>
                        </w:r>
                        <w:r w:rsidRPr="009A3752">
                          <w:rPr>
                            <w:rFonts w:hint="eastAsia"/>
                            <w:sz w:val="18"/>
                            <w:szCs w:val="18"/>
                          </w:rPr>
                          <w:t>}])</w:t>
                        </w:r>
                      </w:p>
                      <w:p w:rsidR="0023747D" w:rsidRPr="009A3752" w:rsidRDefault="0023747D" w:rsidP="00375F9C">
                        <w:pPr>
                          <w:spacing w:line="240" w:lineRule="exact"/>
                          <w:jc w:val="left"/>
                          <w:rPr>
                            <w:sz w:val="18"/>
                            <w:szCs w:val="18"/>
                          </w:rPr>
                        </w:pPr>
                        <w:r w:rsidRPr="009A3752">
                          <w:rPr>
                            <w:sz w:val="18"/>
                            <w:szCs w:val="18"/>
                          </w:rPr>
                          <w:t>.</w:t>
                        </w:r>
                        <w:proofErr w:type="gramStart"/>
                        <w:r w:rsidRPr="009A3752">
                          <w:rPr>
                            <w:sz w:val="18"/>
                            <w:szCs w:val="18"/>
                          </w:rPr>
                          <w:t>onItemSelected(</w:t>
                        </w:r>
                        <w:proofErr w:type="gramEnd"/>
                        <w:r w:rsidRPr="009A3752">
                          <w:rPr>
                            <w:color w:val="0000FF"/>
                            <w:sz w:val="18"/>
                            <w:szCs w:val="18"/>
                          </w:rPr>
                          <w:t>function</w:t>
                        </w:r>
                        <w:r w:rsidRPr="009A3752">
                          <w:rPr>
                            <w:sz w:val="18"/>
                            <w:szCs w:val="18"/>
                          </w:rPr>
                          <w:t>(profile,item){</w:t>
                        </w:r>
                      </w:p>
                      <w:p w:rsidR="0023747D" w:rsidRPr="009A3752" w:rsidRDefault="0023747D" w:rsidP="00375F9C">
                        <w:pPr>
                          <w:spacing w:line="240" w:lineRule="exact"/>
                          <w:jc w:val="left"/>
                          <w:rPr>
                            <w:sz w:val="18"/>
                            <w:szCs w:val="18"/>
                          </w:rPr>
                        </w:pPr>
                        <w:r w:rsidRPr="009A3752">
                          <w:rPr>
                            <w:sz w:val="18"/>
                            <w:szCs w:val="18"/>
                          </w:rPr>
                          <w:t xml:space="preserve">    </w:t>
                        </w:r>
                        <w:proofErr w:type="gramStart"/>
                        <w:r>
                          <w:rPr>
                            <w:sz w:val="18"/>
                            <w:szCs w:val="18"/>
                          </w:rPr>
                          <w:t>xui</w:t>
                        </w:r>
                        <w:r w:rsidRPr="009A3752">
                          <w:rPr>
                            <w:sz w:val="18"/>
                            <w:szCs w:val="18"/>
                          </w:rPr>
                          <w:t>.message(</w:t>
                        </w:r>
                        <w:proofErr w:type="gramEnd"/>
                        <w:r w:rsidRPr="009A3752">
                          <w:rPr>
                            <w:sz w:val="18"/>
                            <w:szCs w:val="18"/>
                          </w:rPr>
                          <w:t>item.id);</w:t>
                        </w:r>
                      </w:p>
                      <w:p w:rsidR="0023747D" w:rsidRPr="009A3752" w:rsidRDefault="0023747D" w:rsidP="00375F9C">
                        <w:pPr>
                          <w:spacing w:line="240" w:lineRule="exact"/>
                          <w:jc w:val="left"/>
                          <w:rPr>
                            <w:sz w:val="18"/>
                            <w:szCs w:val="18"/>
                          </w:rPr>
                        </w:pPr>
                        <w:r w:rsidRPr="009A3752">
                          <w:rPr>
                            <w:sz w:val="18"/>
                            <w:szCs w:val="18"/>
                          </w:rPr>
                          <w:t>})</w:t>
                        </w:r>
                      </w:p>
                      <w:p w:rsidR="0023747D" w:rsidRPr="009A3752" w:rsidRDefault="0023747D" w:rsidP="00375F9C">
                        <w:pPr>
                          <w:spacing w:line="240" w:lineRule="exact"/>
                          <w:jc w:val="left"/>
                          <w:rPr>
                            <w:sz w:val="18"/>
                            <w:szCs w:val="18"/>
                          </w:rPr>
                        </w:pPr>
                        <w:r w:rsidRPr="009A3752">
                          <w:rPr>
                            <w:sz w:val="18"/>
                            <w:szCs w:val="18"/>
                          </w:rPr>
                          <w:t>.</w:t>
                        </w:r>
                        <w:proofErr w:type="gramStart"/>
                        <w:r w:rsidRPr="009A3752">
                          <w:rPr>
                            <w:sz w:val="18"/>
                            <w:szCs w:val="18"/>
                          </w:rPr>
                          <w:t>show(</w:t>
                        </w:r>
                        <w:proofErr w:type="gramEnd"/>
                        <w:r w:rsidRPr="009A3752">
                          <w:rPr>
                            <w:sz w:val="18"/>
                            <w:szCs w:val="18"/>
                          </w:rPr>
                          <w:t>);</w:t>
                        </w:r>
                      </w:p>
                    </w:txbxContent>
                  </v:textbox>
                </v:shape>
                <v:shape id="AutoShape 381" o:spid="_x0000_s1295" type="#_x0000_t62" style="position:absolute;left:20574;top:990;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sfQsIA&#10;AADcAAAADwAAAGRycy9kb3ducmV2LnhtbESPQYvCMBSE74L/ITzBm6YusizVVFRY8SToCl4fzWsT&#10;bF5KE7X6683Cwh6HmfmGWa5614g7dcF6VjCbZiCIS68t1wrOP9+TLxAhImtsPJOCJwVYFcPBEnPt&#10;H3yk+ynWIkE45KjAxNjmUobSkMMw9S1x8irfOYxJdrXUHT4S3DXyI8s+pUPLacFgS1tD5fV0cwqi&#10;xcPmdTkfq6u5oQ673u7qjVLjUb9egIjUx//wX3uvFcznM/g9k46AL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qx9CwgAAANwAAAAPAAAAAAAAAAAAAAAAAJgCAABkcnMvZG93&#10;bnJldi54bWxQSwUGAAAAAAQABAD1AAAAhwMAAAAA&#10;" adj="26919,28523" fillcolor="#ff9">
                  <v:textbox inset="0,0,0,0">
                    <w:txbxContent>
                      <w:p w:rsidR="0023747D" w:rsidRPr="000E23E9" w:rsidRDefault="0023747D" w:rsidP="00375F9C">
                        <w:pPr>
                          <w:rPr>
                            <w:szCs w:val="18"/>
                          </w:rPr>
                        </w:pPr>
                        <w:r>
                          <w:rPr>
                            <w:szCs w:val="18"/>
                          </w:rPr>
                          <w:t>I</w:t>
                        </w:r>
                        <w:r>
                          <w:rPr>
                            <w:rFonts w:hint="eastAsia"/>
                            <w:szCs w:val="18"/>
                          </w:rPr>
                          <w:t>tem</w:t>
                        </w:r>
                        <w:r>
                          <w:rPr>
                            <w:szCs w:val="18"/>
                          </w:rPr>
                          <w:t>’</w:t>
                        </w:r>
                        <w:r>
                          <w:rPr>
                            <w:rFonts w:hint="eastAsia"/>
                            <w:szCs w:val="18"/>
                          </w:rPr>
                          <w:t>s height</w:t>
                        </w:r>
                      </w:p>
                    </w:txbxContent>
                  </v:textbox>
                </v:shape>
                <w10:anchorlock/>
              </v:group>
            </w:pict>
          </mc:Fallback>
        </mc:AlternateContent>
      </w:r>
    </w:p>
    <w:p w:rsidR="00375F9C" w:rsidRPr="00BD7358" w:rsidRDefault="00375F9C" w:rsidP="00375F9C">
      <w:pPr>
        <w:rPr>
          <w:b/>
        </w:rPr>
      </w:pPr>
      <w:r w:rsidRPr="007E5290">
        <w:rPr>
          <w:rFonts w:hint="eastAsia"/>
          <w:b/>
        </w:rPr>
        <w:t>Output:</w:t>
      </w:r>
    </w:p>
    <w:p w:rsidR="00375F9C" w:rsidRDefault="005C781A" w:rsidP="00375F9C">
      <w:r>
        <w:rPr>
          <w:rFonts w:hint="eastAsia"/>
          <w:noProof/>
        </w:rPr>
        <w:drawing>
          <wp:inline distT="0" distB="0" distL="0" distR="0" wp14:anchorId="1C4AFF7E" wp14:editId="04383A80">
            <wp:extent cx="2009775" cy="1990725"/>
            <wp:effectExtent l="0" t="0" r="9525"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09775" cy="1990725"/>
                    </a:xfrm>
                    <a:prstGeom prst="rect">
                      <a:avLst/>
                    </a:prstGeom>
                    <a:noFill/>
                    <a:ln>
                      <a:noFill/>
                    </a:ln>
                  </pic:spPr>
                </pic:pic>
              </a:graphicData>
            </a:graphic>
          </wp:inline>
        </w:drawing>
      </w:r>
    </w:p>
    <w:p w:rsidR="00375F9C" w:rsidRDefault="00375F9C" w:rsidP="00E45D25">
      <w:pPr>
        <w:pStyle w:val="3"/>
        <w:numPr>
          <w:ilvl w:val="2"/>
          <w:numId w:val="17"/>
        </w:numPr>
      </w:pPr>
      <w:bookmarkStart w:id="77" w:name="_Toc356466214"/>
      <w:r>
        <w:rPr>
          <w:rFonts w:hint="eastAsia"/>
        </w:rPr>
        <w:t>Item selection</w:t>
      </w:r>
      <w:bookmarkEnd w:id="77"/>
      <w:r>
        <w:rPr>
          <w:rFonts w:hint="eastAsia"/>
        </w:rPr>
        <w:t xml:space="preserve"> </w:t>
      </w:r>
    </w:p>
    <w:p w:rsidR="00375F9C" w:rsidRDefault="00375F9C" w:rsidP="00375F9C">
      <w:r>
        <w:rPr>
          <w:rFonts w:hint="eastAsia"/>
        </w:rPr>
        <w:t xml:space="preserve">You can use </w:t>
      </w:r>
      <w:r>
        <w:t>“</w:t>
      </w:r>
      <w:r w:rsidRPr="004740AA">
        <w:rPr>
          <w:rFonts w:hint="eastAsia"/>
          <w:b/>
        </w:rPr>
        <w:t>setUIValue</w:t>
      </w:r>
      <w:r>
        <w:t>”</w:t>
      </w:r>
      <w:r>
        <w:rPr>
          <w:rFonts w:hint="eastAsia"/>
        </w:rPr>
        <w:t xml:space="preserve"> function to select </w:t>
      </w:r>
      <w:r w:rsidR="004D6FBC">
        <w:t>an</w:t>
      </w:r>
      <w:r>
        <w:rPr>
          <w:rFonts w:hint="eastAsia"/>
        </w:rPr>
        <w:t xml:space="preserve"> item in List, or use </w:t>
      </w:r>
      <w:r>
        <w:t>“</w:t>
      </w:r>
      <w:r w:rsidRPr="004740AA">
        <w:rPr>
          <w:b/>
        </w:rPr>
        <w:t>fireItemClickEvent</w:t>
      </w:r>
      <w:r>
        <w:t>”</w:t>
      </w:r>
      <w:r>
        <w:rPr>
          <w:rFonts w:hint="eastAsia"/>
        </w:rPr>
        <w:t xml:space="preserve"> function to get the same result. </w:t>
      </w:r>
      <w:r>
        <w:t>“</w:t>
      </w:r>
      <w:r w:rsidRPr="007E2DAE">
        <w:t>fireItemClickEvent</w:t>
      </w:r>
      <w:r>
        <w:t>”</w:t>
      </w:r>
      <w:r>
        <w:rPr>
          <w:rFonts w:hint="eastAsia"/>
        </w:rPr>
        <w:t xml:space="preserve"> function will trigger </w:t>
      </w:r>
      <w:r>
        <w:t>“</w:t>
      </w:r>
      <w:r w:rsidRPr="007E2DAE">
        <w:t>onItemSelected</w:t>
      </w:r>
      <w:r>
        <w:t>”</w:t>
      </w:r>
      <w:r>
        <w:rPr>
          <w:rFonts w:hint="eastAsia"/>
        </w:rPr>
        <w:t xml:space="preserve"> event, </w:t>
      </w:r>
      <w:r>
        <w:t>“</w:t>
      </w:r>
      <w:r>
        <w:rPr>
          <w:rFonts w:hint="eastAsia"/>
        </w:rPr>
        <w:t>setUIValue</w:t>
      </w:r>
      <w:r>
        <w:t>”</w:t>
      </w:r>
      <w:r>
        <w:rPr>
          <w:rFonts w:hint="eastAsia"/>
        </w:rPr>
        <w:t xml:space="preserve"> won</w:t>
      </w:r>
      <w:r>
        <w:t>’</w:t>
      </w:r>
      <w:r>
        <w:rPr>
          <w:rFonts w:hint="eastAsia"/>
        </w:rPr>
        <w:t xml:space="preserve">t. </w:t>
      </w:r>
    </w:p>
    <w:p w:rsidR="00375F9C" w:rsidRDefault="005C781A" w:rsidP="00375F9C">
      <w:r>
        <w:rPr>
          <w:noProof/>
        </w:rPr>
        <mc:AlternateContent>
          <mc:Choice Requires="wpc">
            <w:drawing>
              <wp:inline distT="0" distB="0" distL="0" distR="0" wp14:anchorId="7C28FD0A" wp14:editId="4B805FD8">
                <wp:extent cx="5257800" cy="2333625"/>
                <wp:effectExtent l="9525" t="0" r="9525" b="9525"/>
                <wp:docPr id="439" name="画布 3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37" name="Text Box 339"/>
                        <wps:cNvSpPr txBox="1">
                          <a:spLocks noChangeArrowheads="1"/>
                        </wps:cNvSpPr>
                        <wps:spPr bwMode="auto">
                          <a:xfrm>
                            <a:off x="0" y="48895"/>
                            <a:ext cx="5257800" cy="2284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2DAE" w:rsidRDefault="0023747D" w:rsidP="00375F9C">
                              <w:pPr>
                                <w:spacing w:line="240" w:lineRule="exact"/>
                                <w:rPr>
                                  <w:sz w:val="18"/>
                                  <w:szCs w:val="18"/>
                                </w:rPr>
                              </w:pPr>
                              <w:r w:rsidRPr="007E2DAE">
                                <w:rPr>
                                  <w:color w:val="0000FF"/>
                                  <w:sz w:val="18"/>
                                  <w:szCs w:val="18"/>
                                </w:rPr>
                                <w:t>var</w:t>
                              </w:r>
                              <w:r w:rsidRPr="007E2DAE">
                                <w:rPr>
                                  <w:sz w:val="18"/>
                                  <w:szCs w:val="18"/>
                                </w:rPr>
                                <w:t xml:space="preserve"> ctrl=</w:t>
                              </w:r>
                              <w:r>
                                <w:rPr>
                                  <w:sz w:val="18"/>
                                  <w:szCs w:val="18"/>
                                </w:rPr>
                                <w:t>xui</w:t>
                              </w:r>
                              <w:r w:rsidRPr="007E2DAE">
                                <w:rPr>
                                  <w:sz w:val="18"/>
                                  <w:szCs w:val="18"/>
                                </w:rPr>
                                <w:t>.create(</w:t>
                              </w:r>
                              <w:r w:rsidRPr="007E2DAE">
                                <w:rPr>
                                  <w:color w:val="FF00FF"/>
                                  <w:sz w:val="18"/>
                                  <w:szCs w:val="18"/>
                                </w:rPr>
                                <w:t>"List"</w:t>
                              </w:r>
                              <w:r w:rsidRPr="007E2DAE">
                                <w:rPr>
                                  <w:sz w:val="18"/>
                                  <w:szCs w:val="18"/>
                                </w:rPr>
                                <w:t>)</w:t>
                              </w:r>
                            </w:p>
                            <w:p w:rsidR="0023747D" w:rsidRPr="007E2DAE" w:rsidRDefault="0023747D" w:rsidP="00375F9C">
                              <w:pPr>
                                <w:spacing w:line="240" w:lineRule="exact"/>
                                <w:rPr>
                                  <w:sz w:val="18"/>
                                  <w:szCs w:val="18"/>
                                </w:rPr>
                              </w:pPr>
                              <w:r w:rsidRPr="007E2DAE">
                                <w:rPr>
                                  <w:sz w:val="18"/>
                                  <w:szCs w:val="18"/>
                                </w:rPr>
                                <w:t>.setItems([</w:t>
                              </w:r>
                              <w:r w:rsidRPr="007E2DAE">
                                <w:rPr>
                                  <w:color w:val="FF00FF"/>
                                  <w:sz w:val="18"/>
                                  <w:szCs w:val="18"/>
                                </w:rPr>
                                <w:t>"Item one"</w:t>
                              </w:r>
                              <w:r w:rsidRPr="007E2DAE">
                                <w:rPr>
                                  <w:sz w:val="18"/>
                                  <w:szCs w:val="18"/>
                                </w:rPr>
                                <w:t>,</w:t>
                              </w:r>
                              <w:r w:rsidRPr="007E2DAE">
                                <w:rPr>
                                  <w:color w:val="FF00FF"/>
                                  <w:sz w:val="18"/>
                                  <w:szCs w:val="18"/>
                                </w:rPr>
                                <w:t>"Item two"</w:t>
                              </w:r>
                              <w:r w:rsidRPr="007E2DAE">
                                <w:rPr>
                                  <w:sz w:val="18"/>
                                  <w:szCs w:val="18"/>
                                </w:rPr>
                                <w:t>,</w:t>
                              </w:r>
                              <w:r w:rsidRPr="007E2DAE">
                                <w:rPr>
                                  <w:color w:val="FF00FF"/>
                                  <w:sz w:val="18"/>
                                  <w:szCs w:val="18"/>
                                </w:rPr>
                                <w:t>"Item tree"</w:t>
                              </w:r>
                              <w:r w:rsidRPr="007E2DAE">
                                <w:rPr>
                                  <w:sz w:val="18"/>
                                  <w:szCs w:val="18"/>
                                </w:rPr>
                                <w:t>])</w:t>
                              </w:r>
                            </w:p>
                            <w:p w:rsidR="0023747D" w:rsidRPr="007E2DAE" w:rsidRDefault="0023747D" w:rsidP="00375F9C">
                              <w:pPr>
                                <w:spacing w:line="240" w:lineRule="exact"/>
                                <w:rPr>
                                  <w:sz w:val="18"/>
                                  <w:szCs w:val="18"/>
                                </w:rPr>
                              </w:pPr>
                              <w:r w:rsidRPr="007E2DAE">
                                <w:rPr>
                                  <w:sz w:val="18"/>
                                  <w:szCs w:val="18"/>
                                </w:rPr>
                                <w:t>.onItemSelected(</w:t>
                              </w:r>
                              <w:r w:rsidRPr="007E2DAE">
                                <w:rPr>
                                  <w:color w:val="0000FF"/>
                                  <w:sz w:val="18"/>
                                  <w:szCs w:val="18"/>
                                </w:rPr>
                                <w:t>function</w:t>
                              </w:r>
                              <w:r w:rsidRPr="007E2DAE">
                                <w:rPr>
                                  <w:sz w:val="18"/>
                                  <w:szCs w:val="18"/>
                                </w:rPr>
                                <w:t>(profile,item){</w:t>
                              </w:r>
                            </w:p>
                            <w:p w:rsidR="0023747D" w:rsidRPr="007E2DAE" w:rsidRDefault="0023747D" w:rsidP="00375F9C">
                              <w:pPr>
                                <w:spacing w:line="240" w:lineRule="exact"/>
                                <w:rPr>
                                  <w:sz w:val="18"/>
                                  <w:szCs w:val="18"/>
                                </w:rPr>
                              </w:pPr>
                              <w:r w:rsidRPr="007E2DAE">
                                <w:rPr>
                                  <w:sz w:val="18"/>
                                  <w:szCs w:val="18"/>
                                </w:rPr>
                                <w:t xml:space="preserve">    </w:t>
                              </w:r>
                              <w:r>
                                <w:rPr>
                                  <w:sz w:val="18"/>
                                  <w:szCs w:val="18"/>
                                </w:rPr>
                                <w:t>xui</w:t>
                              </w:r>
                              <w:r w:rsidRPr="007E2DAE">
                                <w:rPr>
                                  <w:sz w:val="18"/>
                                  <w:szCs w:val="18"/>
                                </w:rPr>
                                <w:t>.message(item.id);</w:t>
                              </w:r>
                            </w:p>
                            <w:p w:rsidR="0023747D" w:rsidRPr="007E2DAE" w:rsidRDefault="0023747D" w:rsidP="00375F9C">
                              <w:pPr>
                                <w:spacing w:line="240" w:lineRule="exact"/>
                                <w:rPr>
                                  <w:sz w:val="18"/>
                                  <w:szCs w:val="18"/>
                                </w:rPr>
                              </w:pPr>
                              <w:r w:rsidRPr="007E2DAE">
                                <w:rPr>
                                  <w:sz w:val="18"/>
                                  <w:szCs w:val="18"/>
                                </w:rPr>
                                <w:t>})</w:t>
                              </w:r>
                            </w:p>
                            <w:p w:rsidR="0023747D" w:rsidRPr="007E2DAE" w:rsidRDefault="0023747D" w:rsidP="00375F9C">
                              <w:pPr>
                                <w:spacing w:line="240" w:lineRule="exact"/>
                                <w:rPr>
                                  <w:sz w:val="18"/>
                                  <w:szCs w:val="18"/>
                                </w:rPr>
                              </w:pPr>
                              <w:r w:rsidRPr="007E2DAE">
                                <w:rPr>
                                  <w:sz w:val="18"/>
                                  <w:szCs w:val="18"/>
                                </w:rPr>
                                <w:t>.show();</w:t>
                              </w:r>
                            </w:p>
                            <w:p w:rsidR="0023747D" w:rsidRPr="007E2DAE" w:rsidRDefault="0023747D" w:rsidP="00375F9C">
                              <w:pPr>
                                <w:spacing w:line="240" w:lineRule="exact"/>
                                <w:rPr>
                                  <w:sz w:val="18"/>
                                  <w:szCs w:val="18"/>
                                </w:rPr>
                              </w:pPr>
                            </w:p>
                            <w:p w:rsidR="0023747D" w:rsidRPr="007E2DAE" w:rsidRDefault="0023747D" w:rsidP="00375F9C">
                              <w:pPr>
                                <w:spacing w:line="240" w:lineRule="exact"/>
                                <w:rPr>
                                  <w:sz w:val="18"/>
                                  <w:szCs w:val="18"/>
                                </w:rPr>
                              </w:pPr>
                              <w:r w:rsidRPr="007E2DAE">
                                <w:rPr>
                                  <w:sz w:val="18"/>
                                  <w:szCs w:val="18"/>
                                </w:rPr>
                                <w:t>_.asyRun(</w:t>
                              </w:r>
                              <w:r w:rsidRPr="007E2DAE">
                                <w:rPr>
                                  <w:color w:val="0000FF"/>
                                  <w:sz w:val="18"/>
                                  <w:szCs w:val="18"/>
                                </w:rPr>
                                <w:t>function</w:t>
                              </w:r>
                              <w:r w:rsidRPr="007E2DAE">
                                <w:rPr>
                                  <w:sz w:val="18"/>
                                  <w:szCs w:val="18"/>
                                </w:rPr>
                                <w:t>(){</w:t>
                              </w:r>
                            </w:p>
                            <w:p w:rsidR="0023747D" w:rsidRPr="007E2DAE" w:rsidRDefault="0023747D" w:rsidP="00375F9C">
                              <w:pPr>
                                <w:spacing w:line="240" w:lineRule="exact"/>
                                <w:rPr>
                                  <w:sz w:val="18"/>
                                  <w:szCs w:val="18"/>
                                </w:rPr>
                              </w:pPr>
                              <w:r w:rsidRPr="007E2DAE">
                                <w:rPr>
                                  <w:sz w:val="18"/>
                                  <w:szCs w:val="18"/>
                                </w:rPr>
                                <w:t xml:space="preserve">    ctrl.fireItemClickEvent(</w:t>
                              </w:r>
                              <w:r w:rsidRPr="007E2DAE">
                                <w:rPr>
                                  <w:color w:val="FF00FF"/>
                                  <w:sz w:val="18"/>
                                  <w:szCs w:val="18"/>
                                </w:rPr>
                                <w:t>"Item two"</w:t>
                              </w:r>
                              <w:r w:rsidRPr="007E2DAE">
                                <w:rPr>
                                  <w:sz w:val="18"/>
                                  <w:szCs w:val="18"/>
                                </w:rPr>
                                <w:t>);</w:t>
                              </w:r>
                            </w:p>
                            <w:p w:rsidR="0023747D" w:rsidRPr="007E2DAE" w:rsidRDefault="0023747D" w:rsidP="00375F9C">
                              <w:pPr>
                                <w:spacing w:line="240" w:lineRule="exact"/>
                                <w:rPr>
                                  <w:sz w:val="18"/>
                                  <w:szCs w:val="18"/>
                                </w:rPr>
                              </w:pPr>
                              <w:r w:rsidRPr="007E2DAE">
                                <w:rPr>
                                  <w:sz w:val="18"/>
                                  <w:szCs w:val="18"/>
                                </w:rPr>
                                <w:t>},</w:t>
                              </w:r>
                              <w:r w:rsidRPr="007E2DAE">
                                <w:rPr>
                                  <w:color w:val="800000"/>
                                  <w:sz w:val="18"/>
                                  <w:szCs w:val="18"/>
                                </w:rPr>
                                <w:t>1000</w:t>
                              </w:r>
                              <w:r w:rsidRPr="007E2DAE">
                                <w:rPr>
                                  <w:sz w:val="18"/>
                                  <w:szCs w:val="18"/>
                                </w:rPr>
                                <w:t>);</w:t>
                              </w:r>
                            </w:p>
                            <w:p w:rsidR="0023747D" w:rsidRPr="007E2DAE" w:rsidRDefault="0023747D" w:rsidP="00375F9C">
                              <w:pPr>
                                <w:spacing w:line="240" w:lineRule="exact"/>
                                <w:rPr>
                                  <w:sz w:val="18"/>
                                  <w:szCs w:val="18"/>
                                </w:rPr>
                              </w:pPr>
                            </w:p>
                            <w:p w:rsidR="0023747D" w:rsidRPr="007E2DAE" w:rsidRDefault="0023747D" w:rsidP="00375F9C">
                              <w:pPr>
                                <w:spacing w:line="240" w:lineRule="exact"/>
                                <w:rPr>
                                  <w:sz w:val="18"/>
                                  <w:szCs w:val="18"/>
                                </w:rPr>
                              </w:pPr>
                              <w:r w:rsidRPr="007E2DAE">
                                <w:rPr>
                                  <w:sz w:val="18"/>
                                  <w:szCs w:val="18"/>
                                </w:rPr>
                                <w:t>_.asyRun(</w:t>
                              </w:r>
                              <w:r w:rsidRPr="007E2DAE">
                                <w:rPr>
                                  <w:color w:val="0000FF"/>
                                  <w:sz w:val="18"/>
                                  <w:szCs w:val="18"/>
                                </w:rPr>
                                <w:t>function</w:t>
                              </w:r>
                              <w:r w:rsidRPr="007E2DAE">
                                <w:rPr>
                                  <w:sz w:val="18"/>
                                  <w:szCs w:val="18"/>
                                </w:rPr>
                                <w:t>(){</w:t>
                              </w:r>
                            </w:p>
                            <w:p w:rsidR="0023747D" w:rsidRPr="007E2DAE" w:rsidRDefault="0023747D" w:rsidP="00375F9C">
                              <w:pPr>
                                <w:spacing w:line="240" w:lineRule="exact"/>
                                <w:ind w:firstLine="420"/>
                                <w:rPr>
                                  <w:sz w:val="18"/>
                                  <w:szCs w:val="18"/>
                                </w:rPr>
                              </w:pPr>
                              <w:r w:rsidRPr="007E2DAE">
                                <w:rPr>
                                  <w:sz w:val="18"/>
                                  <w:szCs w:val="18"/>
                                </w:rPr>
                                <w:t xml:space="preserve">    ctrl.setUIValue(</w:t>
                              </w:r>
                              <w:r w:rsidRPr="007E2DAE">
                                <w:rPr>
                                  <w:color w:val="FF00FF"/>
                                  <w:sz w:val="18"/>
                                  <w:szCs w:val="18"/>
                                </w:rPr>
                                <w:t>"Item one"</w:t>
                              </w:r>
                              <w:r w:rsidRPr="007E2DAE">
                                <w:rPr>
                                  <w:sz w:val="18"/>
                                  <w:szCs w:val="18"/>
                                </w:rPr>
                                <w:t>);</w:t>
                              </w:r>
                            </w:p>
                            <w:p w:rsidR="0023747D" w:rsidRPr="007E2DAE" w:rsidRDefault="0023747D" w:rsidP="00375F9C">
                              <w:pPr>
                                <w:rPr>
                                  <w:szCs w:val="18"/>
                                </w:rPr>
                              </w:pPr>
                              <w:r w:rsidRPr="007E2DAE">
                                <w:rPr>
                                  <w:sz w:val="18"/>
                                  <w:szCs w:val="18"/>
                                </w:rPr>
                                <w:t>},</w:t>
                              </w:r>
                              <w:r w:rsidRPr="007E2DAE">
                                <w:rPr>
                                  <w:color w:val="800000"/>
                                  <w:sz w:val="18"/>
                                  <w:szCs w:val="18"/>
                                </w:rPr>
                                <w:t>2000</w:t>
                              </w:r>
                              <w:r w:rsidRPr="007E2DAE">
                                <w:rPr>
                                  <w:sz w:val="18"/>
                                  <w:szCs w:val="18"/>
                                </w:rPr>
                                <w:t>);</w:t>
                              </w:r>
                            </w:p>
                          </w:txbxContent>
                        </wps:txbx>
                        <wps:bodyPr rot="0" vert="horz" wrap="square" lIns="54000" tIns="46800" rIns="54000" bIns="45720" anchor="t" anchorCtr="0" upright="1">
                          <a:spAutoFit/>
                        </wps:bodyPr>
                      </wps:wsp>
                      <wps:wsp>
                        <wps:cNvPr id="438" name="AutoShape 340"/>
                        <wps:cNvSpPr>
                          <a:spLocks noChangeArrowheads="1"/>
                        </wps:cNvSpPr>
                        <wps:spPr bwMode="auto">
                          <a:xfrm flipH="1">
                            <a:off x="2400300" y="1287780"/>
                            <a:ext cx="1714500" cy="297180"/>
                          </a:xfrm>
                          <a:prstGeom prst="wedgeRoundRectCallout">
                            <a:avLst>
                              <a:gd name="adj1" fmla="val 73111"/>
                              <a:gd name="adj2" fmla="val -74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Trigger </w:t>
                              </w:r>
                              <w:r w:rsidRPr="007E2DAE">
                                <w:rPr>
                                  <w:sz w:val="18"/>
                                  <w:szCs w:val="18"/>
                                </w:rPr>
                                <w:t>onItemSelected</w:t>
                              </w:r>
                              <w:r>
                                <w:rPr>
                                  <w:rFonts w:hint="eastAsia"/>
                                  <w:sz w:val="18"/>
                                  <w:szCs w:val="18"/>
                                </w:rPr>
                                <w:t xml:space="preserve"> event</w:t>
                              </w:r>
                            </w:p>
                          </w:txbxContent>
                        </wps:txbx>
                        <wps:bodyPr rot="0" vert="horz" wrap="square" lIns="0" tIns="0" rIns="0" bIns="0" anchor="t" anchorCtr="0" upright="1">
                          <a:noAutofit/>
                        </wps:bodyPr>
                      </wps:wsp>
                    </wpc:wpc>
                  </a:graphicData>
                </a:graphic>
              </wp:inline>
            </w:drawing>
          </mc:Choice>
          <mc:Fallback>
            <w:pict>
              <v:group id="画布 337" o:spid="_x0000_s1296" editas="canvas" style="width:414pt;height:183.75pt;mso-position-horizontal-relative:char;mso-position-vertical-relative:line" coordsize="52578,23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">
                <v:shape id="_x0000_s1297" type="#_x0000_t75" style="position:absolute;width:52578;height:23336;visibility:visible;mso-wrap-style:square">
                  <v:fill o:detectmouseclick="t"/>
                  <v:path o:connecttype="none"/>
                </v:shape>
                <v:shape id="Text Box 339" o:spid="_x0000_s1298" type="#_x0000_t202" style="position:absolute;top:488;width:52578;height:2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4WVsQA&#10;AADcAAAADwAAAGRycy9kb3ducmV2LnhtbESPQWsCMRSE7wX/Q3iCt5q1FrWrUaRStpeC2vb+2Dw3&#10;i5uXJYnr+u8bQehxmJlvmNWmt43oyIfasYLJOANBXDpdc6Xg5/vjeQEiRGSNjWNScKMAm/XgaYW5&#10;dlc+UHeMlUgQDjkqMDG2uZShNGQxjF1LnLyT8xZjkr6S2uM1wW0jX7JsJi3WnBYMtvRuqDwfL1ZB&#10;ed71u6L+Nb672MVevxW3r1mh1GjYb5cgIvXxP/xof2oFr9M53M+k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eFlbEAAAA3AAAAA8AAAAAAAAAAAAAAAAAmAIAAGRycy9k&#10;b3ducmV2LnhtbFBLBQYAAAAABAAEAPUAAACJAwAAAAA=&#10;" strokeweight="1pt">
                  <v:textbox style="mso-fit-shape-to-text:t" inset="1.5mm,1.3mm,1.5mm">
                    <w:txbxContent>
                      <w:p w:rsidR="0023747D" w:rsidRPr="007E2DAE" w:rsidRDefault="0023747D" w:rsidP="00375F9C">
                        <w:pPr>
                          <w:spacing w:line="240" w:lineRule="exact"/>
                          <w:rPr>
                            <w:sz w:val="18"/>
                            <w:szCs w:val="18"/>
                          </w:rPr>
                        </w:pPr>
                        <w:proofErr w:type="gramStart"/>
                        <w:r w:rsidRPr="007E2DAE">
                          <w:rPr>
                            <w:color w:val="0000FF"/>
                            <w:sz w:val="18"/>
                            <w:szCs w:val="18"/>
                          </w:rPr>
                          <w:t>var</w:t>
                        </w:r>
                        <w:proofErr w:type="gramEnd"/>
                        <w:r w:rsidRPr="007E2DAE">
                          <w:rPr>
                            <w:sz w:val="18"/>
                            <w:szCs w:val="18"/>
                          </w:rPr>
                          <w:t xml:space="preserve"> ctrl=</w:t>
                        </w:r>
                        <w:r>
                          <w:rPr>
                            <w:sz w:val="18"/>
                            <w:szCs w:val="18"/>
                          </w:rPr>
                          <w:t>xui</w:t>
                        </w:r>
                        <w:r w:rsidRPr="007E2DAE">
                          <w:rPr>
                            <w:sz w:val="18"/>
                            <w:szCs w:val="18"/>
                          </w:rPr>
                          <w:t>.create(</w:t>
                        </w:r>
                        <w:r w:rsidRPr="007E2DAE">
                          <w:rPr>
                            <w:color w:val="FF00FF"/>
                            <w:sz w:val="18"/>
                            <w:szCs w:val="18"/>
                          </w:rPr>
                          <w:t>"List"</w:t>
                        </w:r>
                        <w:r w:rsidRPr="007E2DAE">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setItems(</w:t>
                        </w:r>
                        <w:proofErr w:type="gramEnd"/>
                        <w:r w:rsidRPr="007E2DAE">
                          <w:rPr>
                            <w:sz w:val="18"/>
                            <w:szCs w:val="18"/>
                          </w:rPr>
                          <w:t>[</w:t>
                        </w:r>
                        <w:r w:rsidRPr="007E2DAE">
                          <w:rPr>
                            <w:color w:val="FF00FF"/>
                            <w:sz w:val="18"/>
                            <w:szCs w:val="18"/>
                          </w:rPr>
                          <w:t>"Item one"</w:t>
                        </w:r>
                        <w:r w:rsidRPr="007E2DAE">
                          <w:rPr>
                            <w:sz w:val="18"/>
                            <w:szCs w:val="18"/>
                          </w:rPr>
                          <w:t>,</w:t>
                        </w:r>
                        <w:r w:rsidRPr="007E2DAE">
                          <w:rPr>
                            <w:color w:val="FF00FF"/>
                            <w:sz w:val="18"/>
                            <w:szCs w:val="18"/>
                          </w:rPr>
                          <w:t>"Item two"</w:t>
                        </w:r>
                        <w:r w:rsidRPr="007E2DAE">
                          <w:rPr>
                            <w:sz w:val="18"/>
                            <w:szCs w:val="18"/>
                          </w:rPr>
                          <w:t>,</w:t>
                        </w:r>
                        <w:r w:rsidRPr="007E2DAE">
                          <w:rPr>
                            <w:color w:val="FF00FF"/>
                            <w:sz w:val="18"/>
                            <w:szCs w:val="18"/>
                          </w:rPr>
                          <w:t>"Item tree"</w:t>
                        </w:r>
                        <w:r w:rsidRPr="007E2DAE">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onItemSelected(</w:t>
                        </w:r>
                        <w:proofErr w:type="gramEnd"/>
                        <w:r w:rsidRPr="007E2DAE">
                          <w:rPr>
                            <w:color w:val="0000FF"/>
                            <w:sz w:val="18"/>
                            <w:szCs w:val="18"/>
                          </w:rPr>
                          <w:t>function</w:t>
                        </w:r>
                        <w:r w:rsidRPr="007E2DAE">
                          <w:rPr>
                            <w:sz w:val="18"/>
                            <w:szCs w:val="18"/>
                          </w:rPr>
                          <w:t>(profile,item){</w:t>
                        </w:r>
                      </w:p>
                      <w:p w:rsidR="0023747D" w:rsidRPr="007E2DAE" w:rsidRDefault="0023747D" w:rsidP="00375F9C">
                        <w:pPr>
                          <w:spacing w:line="240" w:lineRule="exact"/>
                          <w:rPr>
                            <w:sz w:val="18"/>
                            <w:szCs w:val="18"/>
                          </w:rPr>
                        </w:pPr>
                        <w:r w:rsidRPr="007E2DAE">
                          <w:rPr>
                            <w:sz w:val="18"/>
                            <w:szCs w:val="18"/>
                          </w:rPr>
                          <w:t xml:space="preserve">    </w:t>
                        </w:r>
                        <w:proofErr w:type="gramStart"/>
                        <w:r>
                          <w:rPr>
                            <w:sz w:val="18"/>
                            <w:szCs w:val="18"/>
                          </w:rPr>
                          <w:t>xui</w:t>
                        </w:r>
                        <w:r w:rsidRPr="007E2DAE">
                          <w:rPr>
                            <w:sz w:val="18"/>
                            <w:szCs w:val="18"/>
                          </w:rPr>
                          <w:t>.message(</w:t>
                        </w:r>
                        <w:proofErr w:type="gramEnd"/>
                        <w:r w:rsidRPr="007E2DAE">
                          <w:rPr>
                            <w:sz w:val="18"/>
                            <w:szCs w:val="18"/>
                          </w:rPr>
                          <w:t>item.id);</w:t>
                        </w:r>
                      </w:p>
                      <w:p w:rsidR="0023747D" w:rsidRPr="007E2DAE" w:rsidRDefault="0023747D" w:rsidP="00375F9C">
                        <w:pPr>
                          <w:spacing w:line="240" w:lineRule="exact"/>
                          <w:rPr>
                            <w:sz w:val="18"/>
                            <w:szCs w:val="18"/>
                          </w:rPr>
                        </w:pPr>
                        <w:r w:rsidRPr="007E2DAE">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show(</w:t>
                        </w:r>
                        <w:proofErr w:type="gramEnd"/>
                        <w:r w:rsidRPr="007E2DAE">
                          <w:rPr>
                            <w:sz w:val="18"/>
                            <w:szCs w:val="18"/>
                          </w:rPr>
                          <w:t>);</w:t>
                        </w:r>
                      </w:p>
                      <w:p w:rsidR="0023747D" w:rsidRPr="007E2DAE" w:rsidRDefault="0023747D" w:rsidP="00375F9C">
                        <w:pPr>
                          <w:spacing w:line="240" w:lineRule="exact"/>
                          <w:rPr>
                            <w:sz w:val="18"/>
                            <w:szCs w:val="18"/>
                          </w:rPr>
                        </w:pPr>
                      </w:p>
                      <w:p w:rsidR="0023747D" w:rsidRPr="007E2DAE" w:rsidRDefault="0023747D" w:rsidP="00375F9C">
                        <w:pPr>
                          <w:spacing w:line="240" w:lineRule="exact"/>
                          <w:rPr>
                            <w:sz w:val="18"/>
                            <w:szCs w:val="18"/>
                          </w:rPr>
                        </w:pPr>
                        <w:r w:rsidRPr="007E2DAE">
                          <w:rPr>
                            <w:sz w:val="18"/>
                            <w:szCs w:val="18"/>
                          </w:rPr>
                          <w:t>_.</w:t>
                        </w:r>
                        <w:proofErr w:type="gramStart"/>
                        <w:r w:rsidRPr="007E2DAE">
                          <w:rPr>
                            <w:sz w:val="18"/>
                            <w:szCs w:val="18"/>
                          </w:rPr>
                          <w:t>asyRun(</w:t>
                        </w:r>
                        <w:proofErr w:type="gramEnd"/>
                        <w:r w:rsidRPr="007E2DAE">
                          <w:rPr>
                            <w:color w:val="0000FF"/>
                            <w:sz w:val="18"/>
                            <w:szCs w:val="18"/>
                          </w:rPr>
                          <w:t>function</w:t>
                        </w:r>
                        <w:r w:rsidRPr="007E2DAE">
                          <w:rPr>
                            <w:sz w:val="18"/>
                            <w:szCs w:val="18"/>
                          </w:rPr>
                          <w:t>(){</w:t>
                        </w:r>
                      </w:p>
                      <w:p w:rsidR="0023747D" w:rsidRPr="007E2DAE" w:rsidRDefault="0023747D" w:rsidP="00375F9C">
                        <w:pPr>
                          <w:spacing w:line="240" w:lineRule="exact"/>
                          <w:rPr>
                            <w:sz w:val="18"/>
                            <w:szCs w:val="18"/>
                          </w:rPr>
                        </w:pPr>
                        <w:r w:rsidRPr="007E2DAE">
                          <w:rPr>
                            <w:sz w:val="18"/>
                            <w:szCs w:val="18"/>
                          </w:rPr>
                          <w:t xml:space="preserve">    </w:t>
                        </w:r>
                        <w:proofErr w:type="gramStart"/>
                        <w:r w:rsidRPr="007E2DAE">
                          <w:rPr>
                            <w:sz w:val="18"/>
                            <w:szCs w:val="18"/>
                          </w:rPr>
                          <w:t>ctrl.fireItemClickEvent(</w:t>
                        </w:r>
                        <w:proofErr w:type="gramEnd"/>
                        <w:r w:rsidRPr="007E2DAE">
                          <w:rPr>
                            <w:color w:val="FF00FF"/>
                            <w:sz w:val="18"/>
                            <w:szCs w:val="18"/>
                          </w:rPr>
                          <w:t>"Item two"</w:t>
                        </w:r>
                        <w:r w:rsidRPr="007E2DAE">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w:t>
                        </w:r>
                        <w:r w:rsidRPr="007E2DAE">
                          <w:rPr>
                            <w:color w:val="800000"/>
                            <w:sz w:val="18"/>
                            <w:szCs w:val="18"/>
                          </w:rPr>
                          <w:t>1000</w:t>
                        </w:r>
                        <w:proofErr w:type="gramEnd"/>
                        <w:r w:rsidRPr="007E2DAE">
                          <w:rPr>
                            <w:sz w:val="18"/>
                            <w:szCs w:val="18"/>
                          </w:rPr>
                          <w:t>);</w:t>
                        </w:r>
                      </w:p>
                      <w:p w:rsidR="0023747D" w:rsidRPr="007E2DAE" w:rsidRDefault="0023747D" w:rsidP="00375F9C">
                        <w:pPr>
                          <w:spacing w:line="240" w:lineRule="exact"/>
                          <w:rPr>
                            <w:sz w:val="18"/>
                            <w:szCs w:val="18"/>
                          </w:rPr>
                        </w:pPr>
                      </w:p>
                      <w:p w:rsidR="0023747D" w:rsidRPr="007E2DAE" w:rsidRDefault="0023747D" w:rsidP="00375F9C">
                        <w:pPr>
                          <w:spacing w:line="240" w:lineRule="exact"/>
                          <w:rPr>
                            <w:sz w:val="18"/>
                            <w:szCs w:val="18"/>
                          </w:rPr>
                        </w:pPr>
                        <w:r w:rsidRPr="007E2DAE">
                          <w:rPr>
                            <w:sz w:val="18"/>
                            <w:szCs w:val="18"/>
                          </w:rPr>
                          <w:t>_.</w:t>
                        </w:r>
                        <w:proofErr w:type="gramStart"/>
                        <w:r w:rsidRPr="007E2DAE">
                          <w:rPr>
                            <w:sz w:val="18"/>
                            <w:szCs w:val="18"/>
                          </w:rPr>
                          <w:t>asyRun(</w:t>
                        </w:r>
                        <w:proofErr w:type="gramEnd"/>
                        <w:r w:rsidRPr="007E2DAE">
                          <w:rPr>
                            <w:color w:val="0000FF"/>
                            <w:sz w:val="18"/>
                            <w:szCs w:val="18"/>
                          </w:rPr>
                          <w:t>function</w:t>
                        </w:r>
                        <w:r w:rsidRPr="007E2DAE">
                          <w:rPr>
                            <w:sz w:val="18"/>
                            <w:szCs w:val="18"/>
                          </w:rPr>
                          <w:t>(){</w:t>
                        </w:r>
                      </w:p>
                      <w:p w:rsidR="0023747D" w:rsidRPr="007E2DAE" w:rsidRDefault="0023747D" w:rsidP="00375F9C">
                        <w:pPr>
                          <w:spacing w:line="240" w:lineRule="exact"/>
                          <w:ind w:firstLine="420"/>
                          <w:rPr>
                            <w:sz w:val="18"/>
                            <w:szCs w:val="18"/>
                          </w:rPr>
                        </w:pPr>
                        <w:r w:rsidRPr="007E2DAE">
                          <w:rPr>
                            <w:sz w:val="18"/>
                            <w:szCs w:val="18"/>
                          </w:rPr>
                          <w:t xml:space="preserve">    </w:t>
                        </w:r>
                        <w:proofErr w:type="gramStart"/>
                        <w:r w:rsidRPr="007E2DAE">
                          <w:rPr>
                            <w:sz w:val="18"/>
                            <w:szCs w:val="18"/>
                          </w:rPr>
                          <w:t>ctrl.setUIValue(</w:t>
                        </w:r>
                        <w:proofErr w:type="gramEnd"/>
                        <w:r w:rsidRPr="007E2DAE">
                          <w:rPr>
                            <w:color w:val="FF00FF"/>
                            <w:sz w:val="18"/>
                            <w:szCs w:val="18"/>
                          </w:rPr>
                          <w:t>"Item one"</w:t>
                        </w:r>
                        <w:r w:rsidRPr="007E2DAE">
                          <w:rPr>
                            <w:sz w:val="18"/>
                            <w:szCs w:val="18"/>
                          </w:rPr>
                          <w:t>);</w:t>
                        </w:r>
                      </w:p>
                      <w:p w:rsidR="0023747D" w:rsidRPr="007E2DAE" w:rsidRDefault="0023747D" w:rsidP="00375F9C">
                        <w:pPr>
                          <w:rPr>
                            <w:szCs w:val="18"/>
                          </w:rPr>
                        </w:pPr>
                        <w:r w:rsidRPr="007E2DAE">
                          <w:rPr>
                            <w:sz w:val="18"/>
                            <w:szCs w:val="18"/>
                          </w:rPr>
                          <w:t>}</w:t>
                        </w:r>
                        <w:proofErr w:type="gramStart"/>
                        <w:r w:rsidRPr="007E2DAE">
                          <w:rPr>
                            <w:sz w:val="18"/>
                            <w:szCs w:val="18"/>
                          </w:rPr>
                          <w:t>,</w:t>
                        </w:r>
                        <w:r w:rsidRPr="007E2DAE">
                          <w:rPr>
                            <w:color w:val="800000"/>
                            <w:sz w:val="18"/>
                            <w:szCs w:val="18"/>
                          </w:rPr>
                          <w:t>2000</w:t>
                        </w:r>
                        <w:proofErr w:type="gramEnd"/>
                        <w:r w:rsidRPr="007E2DAE">
                          <w:rPr>
                            <w:sz w:val="18"/>
                            <w:szCs w:val="18"/>
                          </w:rPr>
                          <w:t>);</w:t>
                        </w:r>
                      </w:p>
                    </w:txbxContent>
                  </v:textbox>
                </v:shape>
                <v:shape id="AutoShape 340" o:spid="_x0000_s1299" type="#_x0000_t62" style="position:absolute;left:24003;top:12877;width:17145;height:297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V77MIA&#10;AADcAAAADwAAAGRycy9kb3ducmV2LnhtbERPz2vCMBS+D/Y/hDfwNtNpKdIZZTgcG3jRuvtb85a2&#10;a15Kk9nqX28OgseP7/dyPdpWnKj3tWMFL9MEBHHpdM1GwbHYPi9A+ICssXVMCs7kYb16fFhirt3A&#10;ezodghExhH2OCqoQulxKX1Zk0U9dRxy5X9dbDBH2RuoehxhuWzlLkkxarDk2VNjRpqLy7/BvFZiG&#10;06LJdpv0Y/i6nL+z9735aZSaPI1vryACjeEuvrk/tYJ0HtfGM/EI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5XvswgAAANwAAAAPAAAAAAAAAAAAAAAAAJgCAABkcnMvZG93&#10;bnJldi54bWxQSwUGAAAAAAQABAD1AAAAhwMAAAAA&#10;" adj="26592,9184" fillcolor="#ff9">
                  <v:textbox inset="0,0,0,0">
                    <w:txbxContent>
                      <w:p w:rsidR="0023747D" w:rsidRPr="000E23E9" w:rsidRDefault="0023747D" w:rsidP="00375F9C">
                        <w:pPr>
                          <w:rPr>
                            <w:szCs w:val="18"/>
                          </w:rPr>
                        </w:pPr>
                        <w:r>
                          <w:rPr>
                            <w:rFonts w:hint="eastAsia"/>
                            <w:szCs w:val="18"/>
                          </w:rPr>
                          <w:t xml:space="preserve">Trigger </w:t>
                        </w:r>
                        <w:r w:rsidRPr="007E2DAE">
                          <w:rPr>
                            <w:sz w:val="18"/>
                            <w:szCs w:val="18"/>
                          </w:rPr>
                          <w:t>onItemSelected</w:t>
                        </w:r>
                        <w:r>
                          <w:rPr>
                            <w:rFonts w:hint="eastAsia"/>
                            <w:sz w:val="18"/>
                            <w:szCs w:val="18"/>
                          </w:rPr>
                          <w:t xml:space="preserve"> event</w:t>
                        </w:r>
                      </w:p>
                    </w:txbxContent>
                  </v:textbox>
                </v:shape>
                <w10:anchorlock/>
              </v:group>
            </w:pict>
          </mc:Fallback>
        </mc:AlternateContent>
      </w:r>
    </w:p>
    <w:p w:rsidR="00375F9C" w:rsidRPr="007E2DAE" w:rsidRDefault="00375F9C" w:rsidP="00375F9C">
      <w:pPr>
        <w:spacing w:line="240" w:lineRule="exact"/>
      </w:pPr>
    </w:p>
    <w:p w:rsidR="00375F9C" w:rsidRDefault="00375F9C" w:rsidP="00E45D25">
      <w:pPr>
        <w:pStyle w:val="3"/>
        <w:numPr>
          <w:ilvl w:val="2"/>
          <w:numId w:val="17"/>
        </w:numPr>
      </w:pPr>
      <w:bookmarkStart w:id="78" w:name="_Toc235676277"/>
      <w:bookmarkStart w:id="79" w:name="_Toc356466215"/>
      <w:r>
        <w:rPr>
          <w:rFonts w:hint="eastAsia"/>
        </w:rPr>
        <w:t>Container related</w:t>
      </w:r>
      <w:bookmarkEnd w:id="78"/>
      <w:bookmarkEnd w:id="79"/>
    </w:p>
    <w:p w:rsidR="00375F9C" w:rsidRDefault="00375F9C" w:rsidP="00375F9C">
      <w:r>
        <w:rPr>
          <w:rStyle w:val="shorttext"/>
          <w:rFonts w:hint="eastAsia"/>
          <w:shd w:val="clear" w:color="auto" w:fill="FFFFFF"/>
        </w:rPr>
        <w:t>T</w:t>
      </w:r>
      <w:r>
        <w:rPr>
          <w:rStyle w:val="shorttext"/>
          <w:shd w:val="clear" w:color="auto" w:fill="FFFFFF"/>
        </w:rPr>
        <w:t>his section relates to the following controls:</w:t>
      </w:r>
      <w:r>
        <w:rPr>
          <w:rStyle w:val="shorttext"/>
          <w:rFonts w:hint="eastAsia"/>
        </w:rPr>
        <w:t xml:space="preserve"> </w:t>
      </w:r>
      <w:r w:rsidR="00704D04">
        <w:rPr>
          <w:rFonts w:hint="eastAsia"/>
        </w:rPr>
        <w:t>xui.</w:t>
      </w:r>
      <w:r>
        <w:rPr>
          <w:rFonts w:hint="eastAsia"/>
        </w:rPr>
        <w:t>UI.</w:t>
      </w:r>
      <w:r w:rsidRPr="00AA577D">
        <w:rPr>
          <w:rFonts w:hint="eastAsia"/>
        </w:rPr>
        <w:t>Group</w:t>
      </w:r>
      <w:r>
        <w:rPr>
          <w:rFonts w:hint="eastAsia"/>
        </w:rPr>
        <w:t xml:space="preserve">, </w:t>
      </w:r>
      <w:r w:rsidR="00704D04">
        <w:rPr>
          <w:rFonts w:hint="eastAsia"/>
        </w:rPr>
        <w:t>xui.</w:t>
      </w:r>
      <w:r>
        <w:rPr>
          <w:rFonts w:hint="eastAsia"/>
        </w:rPr>
        <w:t>UI.</w:t>
      </w:r>
      <w:r w:rsidRPr="00AA577D">
        <w:rPr>
          <w:rFonts w:hint="eastAsia"/>
        </w:rPr>
        <w:t>Pane</w:t>
      </w:r>
      <w:r>
        <w:rPr>
          <w:rFonts w:hint="eastAsia"/>
        </w:rPr>
        <w:t xml:space="preserve"> , </w:t>
      </w:r>
      <w:r w:rsidR="00704D04">
        <w:rPr>
          <w:rFonts w:hint="eastAsia"/>
        </w:rPr>
        <w:t>xui.</w:t>
      </w:r>
      <w:r>
        <w:rPr>
          <w:rFonts w:hint="eastAsia"/>
        </w:rPr>
        <w:t>UI.</w:t>
      </w:r>
      <w:r w:rsidRPr="00AA577D">
        <w:rPr>
          <w:rFonts w:hint="eastAsia"/>
        </w:rPr>
        <w:t>Pane</w:t>
      </w:r>
      <w:r>
        <w:rPr>
          <w:rFonts w:hint="eastAsia"/>
        </w:rPr>
        <w:t xml:space="preserve">l, </w:t>
      </w:r>
      <w:r w:rsidR="00704D04">
        <w:rPr>
          <w:rFonts w:hint="eastAsia"/>
        </w:rPr>
        <w:lastRenderedPageBreak/>
        <w:t>xui.</w:t>
      </w:r>
      <w:r>
        <w:rPr>
          <w:rFonts w:hint="eastAsia"/>
        </w:rPr>
        <w:t xml:space="preserve">UI.Block. </w:t>
      </w:r>
    </w:p>
    <w:p w:rsidR="00375F9C" w:rsidRDefault="00375F9C" w:rsidP="00375F9C"/>
    <w:p w:rsidR="00375F9C" w:rsidRDefault="00704D04" w:rsidP="00375F9C">
      <w:r>
        <w:rPr>
          <w:rFonts w:hint="eastAsia"/>
        </w:rPr>
        <w:t>xui.</w:t>
      </w:r>
      <w:r w:rsidR="00375F9C">
        <w:rPr>
          <w:rFonts w:hint="eastAsia"/>
        </w:rPr>
        <w:t xml:space="preserve">UI.Dialog, </w:t>
      </w:r>
      <w:r>
        <w:rPr>
          <w:rFonts w:hint="eastAsia"/>
        </w:rPr>
        <w:t>xui.</w:t>
      </w:r>
      <w:r w:rsidR="00375F9C">
        <w:rPr>
          <w:rFonts w:hint="eastAsia"/>
        </w:rPr>
        <w:t xml:space="preserve">UI.Layout and </w:t>
      </w:r>
      <w:r>
        <w:rPr>
          <w:rFonts w:hint="eastAsia"/>
        </w:rPr>
        <w:t>xui.</w:t>
      </w:r>
      <w:r w:rsidR="00375F9C">
        <w:rPr>
          <w:rFonts w:hint="eastAsia"/>
        </w:rPr>
        <w:t xml:space="preserve">UI.Tabs /Stacks/ButtonViews are container controls too, </w:t>
      </w:r>
      <w:r w:rsidR="00375F9C" w:rsidRPr="005A7683">
        <w:t>we will</w:t>
      </w:r>
      <w:r w:rsidR="009C0D54">
        <w:rPr>
          <w:rFonts w:hint="eastAsia"/>
        </w:rPr>
        <w:t xml:space="preserve"> give </w:t>
      </w:r>
      <w:r w:rsidR="00375F9C" w:rsidRPr="005A7683">
        <w:t>exampl</w:t>
      </w:r>
      <w:r w:rsidR="009C0D54">
        <w:rPr>
          <w:rFonts w:hint="eastAsia"/>
        </w:rPr>
        <w:t>es of</w:t>
      </w:r>
      <w:r w:rsidR="00375F9C" w:rsidRPr="005A7683">
        <w:t xml:space="preserve"> these controls in separate sections</w:t>
      </w:r>
      <w:r w:rsidR="00375F9C">
        <w:rPr>
          <w:rFonts w:hint="eastAsia"/>
        </w:rPr>
        <w:t>.</w:t>
      </w:r>
    </w:p>
    <w:p w:rsidR="00375F9C" w:rsidRPr="009C0D54" w:rsidRDefault="00375F9C" w:rsidP="00375F9C"/>
    <w:p w:rsidR="00375F9C" w:rsidRDefault="00375F9C" w:rsidP="00375F9C">
      <w:r w:rsidRPr="00C23F6B">
        <w:t xml:space="preserve">Container is those controls that can have child controls. In </w:t>
      </w:r>
      <w:r w:rsidR="009C0D54">
        <w:t>CrossUI RAD Designer</w:t>
      </w:r>
      <w:r w:rsidRPr="00C23F6B">
        <w:t>, you can drag a child control and drop it into a container control</w:t>
      </w:r>
      <w:r>
        <w:rPr>
          <w:rFonts w:hint="eastAsia"/>
        </w:rPr>
        <w:t>. Just</w:t>
      </w:r>
      <w:r>
        <w:t xml:space="preserve"> </w:t>
      </w:r>
      <w:r>
        <w:rPr>
          <w:rFonts w:hint="eastAsia"/>
        </w:rPr>
        <w:t>l</w:t>
      </w:r>
      <w:r>
        <w:t>ike this</w:t>
      </w:r>
      <w:r>
        <w:rPr>
          <w:rFonts w:hint="eastAsia"/>
        </w:rPr>
        <w:t>,</w:t>
      </w:r>
    </w:p>
    <w:p w:rsidR="00375F9C" w:rsidRDefault="005C781A" w:rsidP="00375F9C">
      <w:pPr>
        <w:jc w:val="center"/>
      </w:pPr>
      <w:r>
        <w:rPr>
          <w:rFonts w:hint="eastAsia"/>
          <w:noProof/>
        </w:rPr>
        <mc:AlternateContent>
          <mc:Choice Requires="wps">
            <w:drawing>
              <wp:anchor distT="0" distB="0" distL="114300" distR="114300" simplePos="0" relativeHeight="251516416" behindDoc="0" locked="0" layoutInCell="1" allowOverlap="1" wp14:anchorId="16E9BB03" wp14:editId="1FB817E4">
                <wp:simplePos x="0" y="0"/>
                <wp:positionH relativeFrom="column">
                  <wp:posOffset>1028700</wp:posOffset>
                </wp:positionH>
                <wp:positionV relativeFrom="line">
                  <wp:posOffset>495300</wp:posOffset>
                </wp:positionV>
                <wp:extent cx="1600200" cy="297180"/>
                <wp:effectExtent l="9525" t="9525" r="38100" b="83820"/>
                <wp:wrapNone/>
                <wp:docPr id="436" name="Freeform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0" cy="297180"/>
                        </a:xfrm>
                        <a:custGeom>
                          <a:avLst/>
                          <a:gdLst>
                            <a:gd name="T0" fmla="*/ 0 w 2700"/>
                            <a:gd name="T1" fmla="*/ 0 h 624"/>
                            <a:gd name="T2" fmla="*/ 2700 w 2700"/>
                            <a:gd name="T3" fmla="*/ 624 h 624"/>
                          </a:gdLst>
                          <a:ahLst/>
                          <a:cxnLst>
                            <a:cxn ang="0">
                              <a:pos x="T0" y="T1"/>
                            </a:cxn>
                            <a:cxn ang="0">
                              <a:pos x="T2" y="T3"/>
                            </a:cxn>
                          </a:cxnLst>
                          <a:rect l="0" t="0" r="r" b="b"/>
                          <a:pathLst>
                            <a:path w="2700" h="624">
                              <a:moveTo>
                                <a:pt x="0" y="0"/>
                              </a:moveTo>
                              <a:cubicBezTo>
                                <a:pt x="0" y="0"/>
                                <a:pt x="1350" y="312"/>
                                <a:pt x="2700" y="624"/>
                              </a:cubicBezTo>
                            </a:path>
                          </a:pathLst>
                        </a:custGeom>
                        <a:noFill/>
                        <a:ln w="19050" cap="flat" cmpd="sng">
                          <a:solidFill>
                            <a:srgbClr val="0000FF"/>
                          </a:solidFill>
                          <a:prstDash val="dash"/>
                          <a:round/>
                          <a:headEnd/>
                          <a:tailEnd type="stealth" w="lg"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82" o:spid="_x0000_s1026" style="position:absolute;left:0;text-align:left;margin-left:81pt;margin-top:39pt;width:126pt;height:23.4pt;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2700,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" path="m,c,,1350,312,2700,624e" filled="f" strokecolor="blue" strokeweight="1.5pt">
                <v:stroke dashstyle="dash" endarrow="classic" endarrowwidth="wide" endarrowlength="long"/>
                <v:path arrowok="t" o:connecttype="custom" o:connectlocs="0,0;1600200,297180" o:connectangles="0,0"/>
                <w10:wrap anchory="line"/>
              </v:shape>
            </w:pict>
          </mc:Fallback>
        </mc:AlternateContent>
      </w:r>
      <w:r>
        <w:rPr>
          <w:rFonts w:hint="eastAsia"/>
          <w:noProof/>
        </w:rPr>
        <w:drawing>
          <wp:inline distT="0" distB="0" distL="0" distR="0" wp14:anchorId="74794956" wp14:editId="6BFF5B54">
            <wp:extent cx="3429000" cy="1590675"/>
            <wp:effectExtent l="0" t="0" r="0"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429000" cy="1590675"/>
                    </a:xfrm>
                    <a:prstGeom prst="rect">
                      <a:avLst/>
                    </a:prstGeom>
                    <a:noFill/>
                    <a:ln>
                      <a:noFill/>
                    </a:ln>
                  </pic:spPr>
                </pic:pic>
              </a:graphicData>
            </a:graphic>
          </wp:inline>
        </w:drawing>
      </w:r>
    </w:p>
    <w:p w:rsidR="00375F9C" w:rsidRDefault="00375F9C" w:rsidP="00375F9C"/>
    <w:p w:rsidR="00375F9C" w:rsidRPr="00503C88" w:rsidRDefault="00375F9C" w:rsidP="00375F9C">
      <w:pPr>
        <w:rPr>
          <w:b/>
        </w:rPr>
      </w:pPr>
      <w:r w:rsidRPr="00503C88">
        <w:rPr>
          <w:rFonts w:hint="eastAsia"/>
          <w:b/>
        </w:rPr>
        <w:t>Input</w:t>
      </w:r>
      <w:r>
        <w:rPr>
          <w:rFonts w:hint="eastAsia"/>
          <w:b/>
        </w:rPr>
        <w:t xml:space="preserve"> 1</w:t>
      </w:r>
      <w:r w:rsidRPr="00503C88">
        <w:rPr>
          <w:rFonts w:hint="eastAsia"/>
          <w:b/>
        </w:rPr>
        <w:t>:</w:t>
      </w:r>
    </w:p>
    <w:p w:rsidR="00375F9C" w:rsidRDefault="005C781A" w:rsidP="00375F9C">
      <w:r>
        <w:rPr>
          <w:noProof/>
        </w:rPr>
        <mc:AlternateContent>
          <mc:Choice Requires="wpc">
            <w:drawing>
              <wp:inline distT="0" distB="0" distL="0" distR="0" wp14:anchorId="3E5FA5B8" wp14:editId="76655596">
                <wp:extent cx="5257800" cy="611505"/>
                <wp:effectExtent l="9525" t="0" r="9525" b="7620"/>
                <wp:docPr id="435" name="画布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33" name="Text Box 385"/>
                        <wps:cNvSpPr txBox="1">
                          <a:spLocks noChangeArrowheads="1"/>
                        </wps:cNvSpPr>
                        <wps:spPr bwMode="auto">
                          <a:xfrm>
                            <a:off x="0" y="48895"/>
                            <a:ext cx="5257800" cy="562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A3752" w:rsidRDefault="0023747D" w:rsidP="00375F9C">
                              <w:pPr>
                                <w:spacing w:line="240" w:lineRule="exact"/>
                                <w:rPr>
                                  <w:sz w:val="18"/>
                                  <w:szCs w:val="18"/>
                                </w:rPr>
                              </w:pPr>
                              <w:r>
                                <w:rPr>
                                  <w:rFonts w:hint="eastAsia"/>
                                  <w:sz w:val="18"/>
                                  <w:szCs w:val="18"/>
                                </w:rPr>
                                <w:t>(new xui.UI.Group)</w:t>
                              </w:r>
                            </w:p>
                            <w:p w:rsidR="0023747D" w:rsidRPr="009A3752" w:rsidRDefault="0023747D" w:rsidP="00375F9C">
                              <w:pPr>
                                <w:spacing w:line="240" w:lineRule="exact"/>
                                <w:rPr>
                                  <w:sz w:val="18"/>
                                  <w:szCs w:val="18"/>
                                </w:rPr>
                              </w:pPr>
                              <w:r>
                                <w:rPr>
                                  <w:sz w:val="18"/>
                                  <w:szCs w:val="18"/>
                                </w:rPr>
                                <w:t>.</w:t>
                              </w:r>
                              <w:r>
                                <w:rPr>
                                  <w:rFonts w:hint="eastAsia"/>
                                  <w:sz w:val="18"/>
                                  <w:szCs w:val="18"/>
                                </w:rPr>
                                <w:t>append(new xui.UI.SButton)</w:t>
                              </w:r>
                            </w:p>
                            <w:p w:rsidR="0023747D" w:rsidRPr="009A3752" w:rsidRDefault="0023747D" w:rsidP="00375F9C">
                              <w:pPr>
                                <w:spacing w:line="240" w:lineRule="exact"/>
                                <w:rPr>
                                  <w:sz w:val="18"/>
                                  <w:szCs w:val="18"/>
                                </w:rPr>
                              </w:pPr>
                              <w:r w:rsidRPr="009A3752">
                                <w:rPr>
                                  <w:sz w:val="18"/>
                                  <w:szCs w:val="18"/>
                                </w:rPr>
                                <w:t>.show();</w:t>
                              </w:r>
                            </w:p>
                          </w:txbxContent>
                        </wps:txbx>
                        <wps:bodyPr rot="0" vert="horz" wrap="square" lIns="54000" tIns="46800" rIns="54000" bIns="45720" anchor="t" anchorCtr="0" upright="1">
                          <a:spAutoFit/>
                        </wps:bodyPr>
                      </wps:wsp>
                      <wps:wsp>
                        <wps:cNvPr id="434" name="AutoShape 394"/>
                        <wps:cNvSpPr>
                          <a:spLocks noChangeArrowheads="1"/>
                        </wps:cNvSpPr>
                        <wps:spPr bwMode="auto">
                          <a:xfrm flipH="1">
                            <a:off x="1828800" y="99060"/>
                            <a:ext cx="628650" cy="189230"/>
                          </a:xfrm>
                          <a:prstGeom prst="wedgeRoundRectCallout">
                            <a:avLst>
                              <a:gd name="adj1" fmla="val 82727"/>
                              <a:gd name="adj2" fmla="val 9362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append</w:t>
                              </w:r>
                            </w:p>
                          </w:txbxContent>
                        </wps:txbx>
                        <wps:bodyPr rot="0" vert="horz" wrap="square" lIns="0" tIns="0" rIns="0" bIns="0" anchor="t" anchorCtr="0" upright="1">
                          <a:noAutofit/>
                        </wps:bodyPr>
                      </wps:wsp>
                    </wpc:wpc>
                  </a:graphicData>
                </a:graphic>
              </wp:inline>
            </w:drawing>
          </mc:Choice>
          <mc:Fallback>
            <w:pict>
              <v:group id="画布 383" o:spid="_x0000_s1300" editas="canvas" style="width:414pt;height:48.15pt;mso-position-horizontal-relative:char;mso-position-vertical-relative:line" coordsize="52578,6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">
                <v:shape id="_x0000_s1301" type="#_x0000_t75" style="position:absolute;width:52578;height:6115;visibility:visible;mso-wrap-style:square">
                  <v:fill o:detectmouseclick="t"/>
                  <v:path o:connecttype="none"/>
                </v:shape>
                <v:shape id="Text Box 385" o:spid="_x0000_s1302" type="#_x0000_t202" style="position:absolute;top:488;width:52578;height:5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UQVcQA&#10;AADcAAAADwAAAGRycy9kb3ducmV2LnhtbESPT2sCMRTE74LfITyhN81ai9itUaRS1otQ//T+2Lxu&#10;FjcvSxLX9dubgtDjMDO/YZbr3jaiIx9qxwqmkwwEcel0zZWC8+lrvAARIrLGxjEpuFOA9Wo4WGKu&#10;3Y0P1B1jJRKEQ44KTIxtLmUoDVkME9cSJ+/XeYsxSV9J7fGW4LaRr1k2lxZrTgsGW/o0VF6OV6ug&#10;vGz7bVH/GN9d7eJbvxf3/bxQ6mXUbz5AROrjf/jZ3mkFb7MZ/J1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lEFXEAAAA3AAAAA8AAAAAAAAAAAAAAAAAmAIAAGRycy9k&#10;b3ducmV2LnhtbFBLBQYAAAAABAAEAPUAAACJAwAAAAA=&#10;" strokeweight="1pt">
                  <v:textbox style="mso-fit-shape-to-text:t" inset="1.5mm,1.3mm,1.5mm">
                    <w:txbxContent>
                      <w:p w:rsidR="0023747D" w:rsidRPr="009A3752" w:rsidRDefault="0023747D" w:rsidP="00375F9C">
                        <w:pPr>
                          <w:spacing w:line="240" w:lineRule="exact"/>
                          <w:rPr>
                            <w:sz w:val="18"/>
                            <w:szCs w:val="18"/>
                          </w:rPr>
                        </w:pPr>
                        <w:r>
                          <w:rPr>
                            <w:rFonts w:hint="eastAsia"/>
                            <w:sz w:val="18"/>
                            <w:szCs w:val="18"/>
                          </w:rPr>
                          <w:t>(</w:t>
                        </w:r>
                        <w:proofErr w:type="gramStart"/>
                        <w:r>
                          <w:rPr>
                            <w:rFonts w:hint="eastAsia"/>
                            <w:sz w:val="18"/>
                            <w:szCs w:val="18"/>
                          </w:rPr>
                          <w:t>new</w:t>
                        </w:r>
                        <w:proofErr w:type="gramEnd"/>
                        <w:r>
                          <w:rPr>
                            <w:rFonts w:hint="eastAsia"/>
                            <w:sz w:val="18"/>
                            <w:szCs w:val="18"/>
                          </w:rPr>
                          <w:t xml:space="preserve"> xui.UI.Group)</w:t>
                        </w:r>
                      </w:p>
                      <w:p w:rsidR="0023747D" w:rsidRPr="009A3752" w:rsidRDefault="0023747D" w:rsidP="00375F9C">
                        <w:pPr>
                          <w:spacing w:line="240" w:lineRule="exact"/>
                          <w:rPr>
                            <w:sz w:val="18"/>
                            <w:szCs w:val="18"/>
                          </w:rPr>
                        </w:pPr>
                        <w:r>
                          <w:rPr>
                            <w:sz w:val="18"/>
                            <w:szCs w:val="18"/>
                          </w:rPr>
                          <w:t>.</w:t>
                        </w:r>
                        <w:proofErr w:type="gramStart"/>
                        <w:r>
                          <w:rPr>
                            <w:rFonts w:hint="eastAsia"/>
                            <w:sz w:val="18"/>
                            <w:szCs w:val="18"/>
                          </w:rPr>
                          <w:t>append(</w:t>
                        </w:r>
                        <w:proofErr w:type="gramEnd"/>
                        <w:r>
                          <w:rPr>
                            <w:rFonts w:hint="eastAsia"/>
                            <w:sz w:val="18"/>
                            <w:szCs w:val="18"/>
                          </w:rPr>
                          <w:t>new xui.UI.SButton)</w:t>
                        </w:r>
                      </w:p>
                      <w:p w:rsidR="0023747D" w:rsidRPr="009A3752" w:rsidRDefault="0023747D" w:rsidP="00375F9C">
                        <w:pPr>
                          <w:spacing w:line="240" w:lineRule="exact"/>
                          <w:rPr>
                            <w:sz w:val="18"/>
                            <w:szCs w:val="18"/>
                          </w:rPr>
                        </w:pPr>
                        <w:r w:rsidRPr="009A3752">
                          <w:rPr>
                            <w:sz w:val="18"/>
                            <w:szCs w:val="18"/>
                          </w:rPr>
                          <w:t>.</w:t>
                        </w:r>
                        <w:proofErr w:type="gramStart"/>
                        <w:r w:rsidRPr="009A3752">
                          <w:rPr>
                            <w:sz w:val="18"/>
                            <w:szCs w:val="18"/>
                          </w:rPr>
                          <w:t>show(</w:t>
                        </w:r>
                        <w:proofErr w:type="gramEnd"/>
                        <w:r w:rsidRPr="009A3752">
                          <w:rPr>
                            <w:sz w:val="18"/>
                            <w:szCs w:val="18"/>
                          </w:rPr>
                          <w:t>);</w:t>
                        </w:r>
                      </w:p>
                    </w:txbxContent>
                  </v:textbox>
                </v:shape>
                <v:shape id="_x0000_s1303" type="#_x0000_t62" style="position:absolute;left:18288;top:990;width:6286;height:189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kOu8UA&#10;AADcAAAADwAAAGRycy9kb3ducmV2LnhtbESPT2vCQBTE74V+h+UJXkrdaEUkdRUrCF6kNPHi7ZF9&#10;JsHs27C75s+3dwuFHoeZ+Q2z2Q2mER05X1tWMJ8lIIgLq2suFVzy4/sahA/IGhvLpGAkD7vt68sG&#10;U217/qEuC6WIEPYpKqhCaFMpfVGRQT+zLXH0btYZDFG6UmqHfYSbRi6SZCUN1hwXKmzpUFFxzx5G&#10;we1a7o37ypq3y/fYrfr8gPY8KjWdDPtPEIGG8B/+a5+0guXHEn7PxCMgt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Q67xQAAANwAAAAPAAAAAAAAAAAAAAAAAJgCAABkcnMv&#10;ZG93bnJldi54bWxQSwUGAAAAAAQABAD1AAAAigMAAAAA&#10;" adj="28669,31022" fillcolor="#ff9">
                  <v:textbox inset="0,0,0,0">
                    <w:txbxContent>
                      <w:p w:rsidR="0023747D" w:rsidRPr="000E23E9" w:rsidRDefault="0023747D" w:rsidP="00375F9C">
                        <w:pPr>
                          <w:rPr>
                            <w:szCs w:val="18"/>
                          </w:rPr>
                        </w:pPr>
                        <w:proofErr w:type="gramStart"/>
                        <w:r>
                          <w:rPr>
                            <w:rFonts w:hint="eastAsia"/>
                            <w:szCs w:val="18"/>
                          </w:rPr>
                          <w:t>append</w:t>
                        </w:r>
                        <w:proofErr w:type="gramEnd"/>
                      </w:p>
                    </w:txbxContent>
                  </v:textbox>
                </v:shape>
                <w10:anchorlock/>
              </v:group>
            </w:pict>
          </mc:Fallback>
        </mc:AlternateContent>
      </w:r>
    </w:p>
    <w:p w:rsidR="00375F9C" w:rsidRPr="00503C88" w:rsidRDefault="00375F9C" w:rsidP="00375F9C">
      <w:pPr>
        <w:rPr>
          <w:b/>
        </w:rPr>
      </w:pPr>
      <w:r w:rsidRPr="00503C88">
        <w:rPr>
          <w:rFonts w:hint="eastAsia"/>
          <w:b/>
        </w:rPr>
        <w:t>Input</w:t>
      </w:r>
      <w:r>
        <w:rPr>
          <w:rFonts w:hint="eastAsia"/>
          <w:b/>
        </w:rPr>
        <w:t xml:space="preserve"> 2</w:t>
      </w:r>
      <w:r w:rsidRPr="00503C88">
        <w:rPr>
          <w:rFonts w:hint="eastAsia"/>
          <w:b/>
        </w:rPr>
        <w:t>:</w:t>
      </w:r>
    </w:p>
    <w:p w:rsidR="00375F9C" w:rsidRDefault="005C781A" w:rsidP="00375F9C">
      <w:r>
        <w:rPr>
          <w:noProof/>
        </w:rPr>
        <mc:AlternateContent>
          <mc:Choice Requires="wpc">
            <w:drawing>
              <wp:inline distT="0" distB="0" distL="0" distR="0" wp14:anchorId="28916237" wp14:editId="6C71A23B">
                <wp:extent cx="5257800" cy="693420"/>
                <wp:effectExtent l="9525" t="0" r="9525" b="1905"/>
                <wp:docPr id="431" name="画布 3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8" name="Text Box 389"/>
                        <wps:cNvSpPr txBox="1">
                          <a:spLocks noChangeArrowheads="1"/>
                        </wps:cNvSpPr>
                        <wps:spPr bwMode="auto">
                          <a:xfrm>
                            <a:off x="0" y="48895"/>
                            <a:ext cx="5257800" cy="562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r>
                                <w:rPr>
                                  <w:rFonts w:hint="eastAsia"/>
                                  <w:sz w:val="18"/>
                                  <w:szCs w:val="18"/>
                                </w:rPr>
                                <w:t xml:space="preserve">var con = new </w:t>
                              </w:r>
                              <w:r>
                                <w:rPr>
                                  <w:sz w:val="18"/>
                                  <w:szCs w:val="18"/>
                                </w:rPr>
                                <w:t>xui</w:t>
                              </w:r>
                              <w:r w:rsidRPr="009A3752">
                                <w:rPr>
                                  <w:sz w:val="18"/>
                                  <w:szCs w:val="18"/>
                                </w:rPr>
                                <w:t>.</w:t>
                              </w:r>
                              <w:r>
                                <w:rPr>
                                  <w:rFonts w:hint="eastAsia"/>
                                  <w:sz w:val="18"/>
                                  <w:szCs w:val="18"/>
                                </w:rPr>
                                <w:t>UI.Group;</w:t>
                              </w:r>
                            </w:p>
                            <w:p w:rsidR="0023747D" w:rsidRDefault="0023747D" w:rsidP="00375F9C">
                              <w:pPr>
                                <w:spacing w:line="240" w:lineRule="exact"/>
                                <w:rPr>
                                  <w:sz w:val="18"/>
                                  <w:szCs w:val="18"/>
                                </w:rPr>
                              </w:pPr>
                              <w:r>
                                <w:rPr>
                                  <w:rFonts w:hint="eastAsia"/>
                                  <w:sz w:val="18"/>
                                  <w:szCs w:val="18"/>
                                </w:rPr>
                                <w:t>con.</w:t>
                              </w:r>
                              <w:r w:rsidRPr="009A3752">
                                <w:rPr>
                                  <w:sz w:val="18"/>
                                  <w:szCs w:val="18"/>
                                </w:rPr>
                                <w:t>show();</w:t>
                              </w:r>
                            </w:p>
                            <w:p w:rsidR="0023747D" w:rsidRPr="009A3752" w:rsidRDefault="0023747D" w:rsidP="00375F9C">
                              <w:pPr>
                                <w:spacing w:line="240" w:lineRule="exact"/>
                                <w:rPr>
                                  <w:sz w:val="18"/>
                                  <w:szCs w:val="18"/>
                                </w:rPr>
                              </w:pPr>
                              <w:r>
                                <w:rPr>
                                  <w:rFonts w:hint="eastAsia"/>
                                  <w:sz w:val="18"/>
                                  <w:szCs w:val="18"/>
                                </w:rPr>
                                <w:t xml:space="preserve">(new </w:t>
                              </w:r>
                              <w:r>
                                <w:rPr>
                                  <w:sz w:val="18"/>
                                  <w:szCs w:val="18"/>
                                </w:rPr>
                                <w:t>xui</w:t>
                              </w:r>
                              <w:r w:rsidRPr="009A3752">
                                <w:rPr>
                                  <w:sz w:val="18"/>
                                  <w:szCs w:val="18"/>
                                </w:rPr>
                                <w:t>.</w:t>
                              </w:r>
                              <w:r>
                                <w:rPr>
                                  <w:rFonts w:hint="eastAsia"/>
                                  <w:sz w:val="18"/>
                                  <w:szCs w:val="18"/>
                                </w:rPr>
                                <w:t>UI.SButton</w:t>
                              </w:r>
                              <w:r w:rsidRPr="009A3752">
                                <w:rPr>
                                  <w:sz w:val="18"/>
                                  <w:szCs w:val="18"/>
                                </w:rPr>
                                <w:t>).show(</w:t>
                              </w:r>
                              <w:r>
                                <w:rPr>
                                  <w:rFonts w:hint="eastAsia"/>
                                  <w:sz w:val="18"/>
                                  <w:szCs w:val="18"/>
                                </w:rPr>
                                <w:t>con</w:t>
                              </w:r>
                              <w:r w:rsidRPr="009A3752">
                                <w:rPr>
                                  <w:sz w:val="18"/>
                                  <w:szCs w:val="18"/>
                                </w:rPr>
                                <w:t>);</w:t>
                              </w:r>
                            </w:p>
                          </w:txbxContent>
                        </wps:txbx>
                        <wps:bodyPr rot="0" vert="horz" wrap="square" lIns="54000" tIns="46800" rIns="54000" bIns="45720" anchor="t" anchorCtr="0" upright="1">
                          <a:spAutoFit/>
                        </wps:bodyPr>
                      </wps:wsp>
                      <wps:wsp>
                        <wps:cNvPr id="430" name="AutoShape 393"/>
                        <wps:cNvSpPr>
                          <a:spLocks noChangeArrowheads="1"/>
                        </wps:cNvSpPr>
                        <wps:spPr bwMode="auto">
                          <a:xfrm flipH="1">
                            <a:off x="1828800" y="99060"/>
                            <a:ext cx="514350" cy="166370"/>
                          </a:xfrm>
                          <a:prstGeom prst="wedgeRoundRectCallout">
                            <a:avLst>
                              <a:gd name="adj1" fmla="val 78884"/>
                              <a:gd name="adj2" fmla="val 1194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9C0D54">
                              <w:pPr>
                                <w:jc w:val="center"/>
                                <w:rPr>
                                  <w:szCs w:val="18"/>
                                </w:rPr>
                              </w:pPr>
                              <w:r>
                                <w:rPr>
                                  <w:rFonts w:hint="eastAsia"/>
                                  <w:szCs w:val="18"/>
                                </w:rPr>
                                <w:t>show</w:t>
                              </w:r>
                            </w:p>
                          </w:txbxContent>
                        </wps:txbx>
                        <wps:bodyPr rot="0" vert="horz" wrap="square" lIns="0" tIns="0" rIns="0" bIns="0" anchor="t" anchorCtr="0" upright="1">
                          <a:noAutofit/>
                        </wps:bodyPr>
                      </wps:wsp>
                    </wpc:wpc>
                  </a:graphicData>
                </a:graphic>
              </wp:inline>
            </w:drawing>
          </mc:Choice>
          <mc:Fallback>
            <w:pict>
              <v:group id="画布 387" o:spid="_x0000_s1304" editas="canvas" style="width:414pt;height:54.6pt;mso-position-horizontal-relative:char;mso-position-vertical-relative:line" coordsize="52578,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">
                <v:shape id="_x0000_s1305" type="#_x0000_t75" style="position:absolute;width:52578;height:6934;visibility:visible;mso-wrap-style:square">
                  <v:fill o:detectmouseclick="t"/>
                  <v:path o:connecttype="none"/>
                </v:shape>
                <v:shape id="Text Box 389" o:spid="_x0000_s1306" type="#_x0000_t202" style="position:absolute;top:488;width:52578;height:5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U+cAA&#10;AADcAAAADwAAAGRycy9kb3ducmV2LnhtbERPy4rCMBTdD/gP4QruxlQZRKtRRBnqRpjxsb8016bY&#10;3JQk1vr3ZjEwy8N5rza9bURHPtSOFUzGGQji0umaKwWX8/fnHESIyBobx6TgRQE268HHCnPtnvxL&#10;3SlWIoVwyFGBibHNpQylIYth7FrixN2ctxgT9JXUHp8p3DZymmUzabHm1GCwpZ2h8n56WAXlfd/v&#10;i/pqfPew8x+9KF7HWaHUaNhvlyAi9fFf/Oc+aAVf07Q2nUlH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lgU+cAAAADcAAAADwAAAAAAAAAAAAAAAACYAgAAZHJzL2Rvd25y&#10;ZXYueG1sUEsFBgAAAAAEAAQA9QAAAIUDAAAAAA==&#10;" strokeweight="1pt">
                  <v:textbox style="mso-fit-shape-to-text:t" inset="1.5mm,1.3mm,1.5mm">
                    <w:txbxContent>
                      <w:p w:rsidR="0023747D" w:rsidRDefault="0023747D" w:rsidP="00375F9C">
                        <w:pPr>
                          <w:spacing w:line="240" w:lineRule="exact"/>
                          <w:rPr>
                            <w:sz w:val="18"/>
                            <w:szCs w:val="18"/>
                          </w:rPr>
                        </w:pPr>
                        <w:proofErr w:type="gramStart"/>
                        <w:r>
                          <w:rPr>
                            <w:rFonts w:hint="eastAsia"/>
                            <w:sz w:val="18"/>
                            <w:szCs w:val="18"/>
                          </w:rPr>
                          <w:t>var</w:t>
                        </w:r>
                        <w:proofErr w:type="gramEnd"/>
                        <w:r>
                          <w:rPr>
                            <w:rFonts w:hint="eastAsia"/>
                            <w:sz w:val="18"/>
                            <w:szCs w:val="18"/>
                          </w:rPr>
                          <w:t xml:space="preserve"> con = new </w:t>
                        </w:r>
                        <w:r>
                          <w:rPr>
                            <w:sz w:val="18"/>
                            <w:szCs w:val="18"/>
                          </w:rPr>
                          <w:t>xui</w:t>
                        </w:r>
                        <w:r w:rsidRPr="009A3752">
                          <w:rPr>
                            <w:sz w:val="18"/>
                            <w:szCs w:val="18"/>
                          </w:rPr>
                          <w:t>.</w:t>
                        </w:r>
                        <w:r>
                          <w:rPr>
                            <w:rFonts w:hint="eastAsia"/>
                            <w:sz w:val="18"/>
                            <w:szCs w:val="18"/>
                          </w:rPr>
                          <w:t>UI.Group;</w:t>
                        </w:r>
                      </w:p>
                      <w:p w:rsidR="0023747D" w:rsidRDefault="0023747D" w:rsidP="00375F9C">
                        <w:pPr>
                          <w:spacing w:line="240" w:lineRule="exact"/>
                          <w:rPr>
                            <w:sz w:val="18"/>
                            <w:szCs w:val="18"/>
                          </w:rPr>
                        </w:pPr>
                        <w:proofErr w:type="gramStart"/>
                        <w:r>
                          <w:rPr>
                            <w:rFonts w:hint="eastAsia"/>
                            <w:sz w:val="18"/>
                            <w:szCs w:val="18"/>
                          </w:rPr>
                          <w:t>con.</w:t>
                        </w:r>
                        <w:r w:rsidRPr="009A3752">
                          <w:rPr>
                            <w:sz w:val="18"/>
                            <w:szCs w:val="18"/>
                          </w:rPr>
                          <w:t>show(</w:t>
                        </w:r>
                        <w:proofErr w:type="gramEnd"/>
                        <w:r w:rsidRPr="009A3752">
                          <w:rPr>
                            <w:sz w:val="18"/>
                            <w:szCs w:val="18"/>
                          </w:rPr>
                          <w:t>);</w:t>
                        </w:r>
                      </w:p>
                      <w:p w:rsidR="0023747D" w:rsidRPr="009A3752" w:rsidRDefault="0023747D" w:rsidP="00375F9C">
                        <w:pPr>
                          <w:spacing w:line="240" w:lineRule="exact"/>
                          <w:rPr>
                            <w:sz w:val="18"/>
                            <w:szCs w:val="18"/>
                          </w:rPr>
                        </w:pPr>
                        <w:r>
                          <w:rPr>
                            <w:rFonts w:hint="eastAsia"/>
                            <w:sz w:val="18"/>
                            <w:szCs w:val="18"/>
                          </w:rPr>
                          <w:t>(</w:t>
                        </w:r>
                        <w:proofErr w:type="gramStart"/>
                        <w:r>
                          <w:rPr>
                            <w:rFonts w:hint="eastAsia"/>
                            <w:sz w:val="18"/>
                            <w:szCs w:val="18"/>
                          </w:rPr>
                          <w:t>new</w:t>
                        </w:r>
                        <w:proofErr w:type="gramEnd"/>
                        <w:r>
                          <w:rPr>
                            <w:rFonts w:hint="eastAsia"/>
                            <w:sz w:val="18"/>
                            <w:szCs w:val="18"/>
                          </w:rPr>
                          <w:t xml:space="preserve"> </w:t>
                        </w:r>
                        <w:r>
                          <w:rPr>
                            <w:sz w:val="18"/>
                            <w:szCs w:val="18"/>
                          </w:rPr>
                          <w:t>xui</w:t>
                        </w:r>
                        <w:r w:rsidRPr="009A3752">
                          <w:rPr>
                            <w:sz w:val="18"/>
                            <w:szCs w:val="18"/>
                          </w:rPr>
                          <w:t>.</w:t>
                        </w:r>
                        <w:r>
                          <w:rPr>
                            <w:rFonts w:hint="eastAsia"/>
                            <w:sz w:val="18"/>
                            <w:szCs w:val="18"/>
                          </w:rPr>
                          <w:t>UI.SButton</w:t>
                        </w:r>
                        <w:r w:rsidRPr="009A3752">
                          <w:rPr>
                            <w:sz w:val="18"/>
                            <w:szCs w:val="18"/>
                          </w:rPr>
                          <w:t>).show(</w:t>
                        </w:r>
                        <w:r>
                          <w:rPr>
                            <w:rFonts w:hint="eastAsia"/>
                            <w:sz w:val="18"/>
                            <w:szCs w:val="18"/>
                          </w:rPr>
                          <w:t>con</w:t>
                        </w:r>
                        <w:r w:rsidRPr="009A3752">
                          <w:rPr>
                            <w:sz w:val="18"/>
                            <w:szCs w:val="18"/>
                          </w:rPr>
                          <w:t>);</w:t>
                        </w:r>
                      </w:p>
                    </w:txbxContent>
                  </v:textbox>
                </v:shape>
                <v:shape id="AutoShape 393" o:spid="_x0000_s1307" type="#_x0000_t62" style="position:absolute;left:18288;top:990;width:5143;height:166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sJisEA&#10;AADcAAAADwAAAGRycy9kb3ducmV2LnhtbERPXWvCMBR9F/wP4Qq+DE2dY4xqFFEGIqLM6fuluWvK&#10;mpvSxLb6682D4OPhfM+XnS1FQ7UvHCuYjBMQxJnTBecKzr/foy8QPiBrLB2Tght5WC76vTmm2rX8&#10;Q80p5CKGsE9RgQmhSqX0mSGLfuwq4sj9udpiiLDOpa6xjeG2lO9J8iktFhwbDFa0NpT9n65WwYHs&#10;5a1xprnvD+1xt7n5Kpt4pYaDbjUDEagLL/HTvdUKPqZxfjwTj4B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bCYrBAAAA3AAAAA8AAAAAAAAAAAAAAAAAmAIAAGRycy9kb3du&#10;cmV2LnhtbFBLBQYAAAAABAAEAPUAAACGAwAAAAA=&#10;" adj="27839,36604" fillcolor="#ff9">
                  <v:textbox inset="0,0,0,0">
                    <w:txbxContent>
                      <w:p w:rsidR="0023747D" w:rsidRPr="000E23E9" w:rsidRDefault="0023747D" w:rsidP="009C0D54">
                        <w:pPr>
                          <w:jc w:val="center"/>
                          <w:rPr>
                            <w:szCs w:val="18"/>
                          </w:rPr>
                        </w:pPr>
                        <w:proofErr w:type="gramStart"/>
                        <w:r>
                          <w:rPr>
                            <w:rFonts w:hint="eastAsia"/>
                            <w:szCs w:val="18"/>
                          </w:rPr>
                          <w:t>show</w:t>
                        </w:r>
                        <w:proofErr w:type="gramEnd"/>
                      </w:p>
                    </w:txbxContent>
                  </v:textbox>
                </v:shape>
                <w10:anchorlock/>
              </v:group>
            </w:pict>
          </mc:Fallback>
        </mc:AlternateContent>
      </w:r>
    </w:p>
    <w:p w:rsidR="00375F9C" w:rsidRPr="00503C88" w:rsidRDefault="00375F9C" w:rsidP="00375F9C">
      <w:pPr>
        <w:rPr>
          <w:b/>
        </w:rPr>
      </w:pPr>
      <w:r w:rsidRPr="00503C88">
        <w:rPr>
          <w:rFonts w:hint="eastAsia"/>
          <w:b/>
        </w:rPr>
        <w:t>Input</w:t>
      </w:r>
      <w:r>
        <w:rPr>
          <w:rFonts w:hint="eastAsia"/>
          <w:b/>
        </w:rPr>
        <w:t xml:space="preserve"> 3</w:t>
      </w:r>
      <w:r w:rsidRPr="00503C88">
        <w:rPr>
          <w:rFonts w:hint="eastAsia"/>
          <w:b/>
        </w:rPr>
        <w:t>:</w:t>
      </w:r>
    </w:p>
    <w:p w:rsidR="00375F9C" w:rsidRDefault="005C781A" w:rsidP="00375F9C">
      <w:r>
        <w:rPr>
          <w:noProof/>
        </w:rPr>
        <mc:AlternateContent>
          <mc:Choice Requires="wpc">
            <w:drawing>
              <wp:inline distT="0" distB="0" distL="0" distR="0" wp14:anchorId="5E69B1DC" wp14:editId="17D92BA7">
                <wp:extent cx="5257800" cy="809625"/>
                <wp:effectExtent l="9525" t="0" r="9525" b="9525"/>
                <wp:docPr id="427" name="画布 3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5" name="Text Box 392"/>
                        <wps:cNvSpPr txBox="1">
                          <a:spLocks noChangeArrowheads="1"/>
                        </wps:cNvSpPr>
                        <wps:spPr bwMode="auto">
                          <a:xfrm>
                            <a:off x="0" y="48895"/>
                            <a:ext cx="5257800" cy="760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522D9" w:rsidRDefault="0023747D" w:rsidP="00375F9C">
                              <w:pPr>
                                <w:spacing w:line="240" w:lineRule="exact"/>
                                <w:rPr>
                                  <w:sz w:val="18"/>
                                  <w:szCs w:val="18"/>
                                </w:rPr>
                              </w:pPr>
                              <w:r>
                                <w:rPr>
                                  <w:sz w:val="18"/>
                                  <w:szCs w:val="18"/>
                                </w:rPr>
                                <w:t>xui</w:t>
                              </w:r>
                              <w:r w:rsidRPr="00B522D9">
                                <w:rPr>
                                  <w:sz w:val="18"/>
                                  <w:szCs w:val="18"/>
                                </w:rPr>
                                <w:t>.create({</w:t>
                              </w:r>
                            </w:p>
                            <w:p w:rsidR="0023747D" w:rsidRPr="00B522D9" w:rsidRDefault="0023747D" w:rsidP="00375F9C">
                              <w:pPr>
                                <w:spacing w:line="240" w:lineRule="exact"/>
                                <w:rPr>
                                  <w:sz w:val="18"/>
                                  <w:szCs w:val="18"/>
                                </w:rPr>
                              </w:pPr>
                              <w:r w:rsidRPr="00B522D9">
                                <w:rPr>
                                  <w:sz w:val="18"/>
                                  <w:szCs w:val="18"/>
                                </w:rPr>
                                <w:t xml:space="preserve">   key:</w:t>
                              </w:r>
                              <w:r w:rsidRPr="00B522D9">
                                <w:rPr>
                                  <w:color w:val="FF00FF"/>
                                  <w:sz w:val="18"/>
                                  <w:szCs w:val="18"/>
                                </w:rPr>
                                <w:t>"</w:t>
                              </w:r>
                              <w:r>
                                <w:rPr>
                                  <w:color w:val="FF00FF"/>
                                  <w:sz w:val="18"/>
                                  <w:szCs w:val="18"/>
                                </w:rPr>
                                <w:t>xui</w:t>
                              </w:r>
                              <w:r w:rsidRPr="00B522D9">
                                <w:rPr>
                                  <w:color w:val="FF00FF"/>
                                  <w:sz w:val="18"/>
                                  <w:szCs w:val="18"/>
                                </w:rPr>
                                <w:t>.UI.Group"</w:t>
                              </w:r>
                              <w:r w:rsidRPr="00B522D9">
                                <w:rPr>
                                  <w:sz w:val="18"/>
                                  <w:szCs w:val="18"/>
                                </w:rPr>
                                <w:t>,</w:t>
                              </w:r>
                            </w:p>
                            <w:p w:rsidR="0023747D" w:rsidRPr="00B522D9" w:rsidRDefault="0023747D" w:rsidP="00375F9C">
                              <w:pPr>
                                <w:spacing w:line="240" w:lineRule="exact"/>
                                <w:rPr>
                                  <w:sz w:val="18"/>
                                  <w:szCs w:val="18"/>
                                </w:rPr>
                              </w:pPr>
                              <w:r w:rsidRPr="00B522D9">
                                <w:rPr>
                                  <w:sz w:val="18"/>
                                  <w:szCs w:val="18"/>
                                </w:rPr>
                                <w:t xml:space="preserve">   children:[[{key:</w:t>
                              </w:r>
                              <w:r w:rsidRPr="00B522D9">
                                <w:rPr>
                                  <w:color w:val="FF00FF"/>
                                  <w:sz w:val="18"/>
                                  <w:szCs w:val="18"/>
                                </w:rPr>
                                <w:t>"</w:t>
                              </w:r>
                              <w:r>
                                <w:rPr>
                                  <w:color w:val="FF00FF"/>
                                  <w:sz w:val="18"/>
                                  <w:szCs w:val="18"/>
                                </w:rPr>
                                <w:t>xui</w:t>
                              </w:r>
                              <w:r w:rsidRPr="00B522D9">
                                <w:rPr>
                                  <w:color w:val="FF00FF"/>
                                  <w:sz w:val="18"/>
                                  <w:szCs w:val="18"/>
                                </w:rPr>
                                <w:t>.UI.SButton"</w:t>
                              </w:r>
                              <w:r w:rsidRPr="00B522D9">
                                <w:rPr>
                                  <w:sz w:val="18"/>
                                  <w:szCs w:val="18"/>
                                </w:rPr>
                                <w:t>}]]</w:t>
                              </w:r>
                            </w:p>
                            <w:p w:rsidR="0023747D" w:rsidRPr="00B522D9" w:rsidRDefault="0023747D" w:rsidP="00375F9C">
                              <w:pPr>
                                <w:rPr>
                                  <w:szCs w:val="18"/>
                                </w:rPr>
                              </w:pPr>
                              <w:r w:rsidRPr="00B522D9">
                                <w:rPr>
                                  <w:sz w:val="18"/>
                                  <w:szCs w:val="18"/>
                                </w:rPr>
                                <w:t>}).show();</w:t>
                              </w:r>
                            </w:p>
                          </w:txbxContent>
                        </wps:txbx>
                        <wps:bodyPr rot="0" vert="horz" wrap="square" lIns="54000" tIns="46800" rIns="54000" bIns="45720" anchor="t" anchorCtr="0" upright="1">
                          <a:spAutoFit/>
                        </wps:bodyPr>
                      </wps:wsp>
                      <wps:wsp>
                        <wps:cNvPr id="426" name="AutoShape 395"/>
                        <wps:cNvSpPr>
                          <a:spLocks noChangeArrowheads="1"/>
                        </wps:cNvSpPr>
                        <wps:spPr bwMode="auto">
                          <a:xfrm flipH="1">
                            <a:off x="2171700" y="99060"/>
                            <a:ext cx="1714500" cy="198120"/>
                          </a:xfrm>
                          <a:prstGeom prst="wedgeRoundRectCallout">
                            <a:avLst>
                              <a:gd name="adj1" fmla="val 57556"/>
                              <a:gd name="adj2" fmla="val 12179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52EB3" w:rsidRDefault="0023747D" w:rsidP="009C0D54">
                              <w:pPr>
                                <w:jc w:val="center"/>
                                <w:rPr>
                                  <w:szCs w:val="18"/>
                                </w:rPr>
                              </w:pPr>
                              <w:r>
                                <w:rPr>
                                  <w:szCs w:val="18"/>
                                </w:rPr>
                                <w:t>I</w:t>
                              </w:r>
                              <w:r>
                                <w:rPr>
                                  <w:rFonts w:hint="eastAsia"/>
                                  <w:szCs w:val="18"/>
                                </w:rPr>
                                <w:t>n children object</w:t>
                              </w:r>
                            </w:p>
                          </w:txbxContent>
                        </wps:txbx>
                        <wps:bodyPr rot="0" vert="horz" wrap="square" lIns="0" tIns="0" rIns="0" bIns="0" anchor="t" anchorCtr="0" upright="1">
                          <a:noAutofit/>
                        </wps:bodyPr>
                      </wps:wsp>
                    </wpc:wpc>
                  </a:graphicData>
                </a:graphic>
              </wp:inline>
            </w:drawing>
          </mc:Choice>
          <mc:Fallback>
            <w:pict>
              <v:group id="画布 390" o:spid="_x0000_s1308" editas="canvas" style="width:414pt;height:63.75pt;mso-position-horizontal-relative:char;mso-position-vertical-relative:line" coordsize="52578,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">
                <v:shape id="_x0000_s1309" type="#_x0000_t75" style="position:absolute;width:52578;height:8096;visibility:visible;mso-wrap-style:square">
                  <v:fill o:detectmouseclick="t"/>
                  <v:path o:connecttype="none"/>
                </v:shape>
                <v:shape id="Text Box 392" o:spid="_x0000_s1310" type="#_x0000_t202" style="position:absolute;top:488;width:52578;height:7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m7Z8QA&#10;AADcAAAADwAAAGRycy9kb3ducmV2LnhtbESPT2sCMRTE74V+h/AK3mq2omK3RimKrJeC/3p/bF43&#10;i5uXJYnr+u2NUPA4zMxvmPmyt43oyIfasYKPYQaCuHS65krB6bh5n4EIEVlj45gU3CjAcvH6Msdc&#10;uyvvqTvESiQIhxwVmBjbXMpQGrIYhq4lTt6f8xZjkr6S2uM1wW0jR1k2lRZrTgsGW1oZKs+Hi1VQ&#10;ntf9uqh/je8udrbTn8XtZ1ooNXjrv79AROrjM/zf3moF49EEHmfSEZ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Zu2fEAAAA3AAAAA8AAAAAAAAAAAAAAAAAmAIAAGRycy9k&#10;b3ducmV2LnhtbFBLBQYAAAAABAAEAPUAAACJAwAAAAA=&#10;" strokeweight="1pt">
                  <v:textbox style="mso-fit-shape-to-text:t" inset="1.5mm,1.3mm,1.5mm">
                    <w:txbxContent>
                      <w:p w:rsidR="0023747D" w:rsidRPr="00B522D9" w:rsidRDefault="0023747D" w:rsidP="00375F9C">
                        <w:pPr>
                          <w:spacing w:line="240" w:lineRule="exact"/>
                          <w:rPr>
                            <w:sz w:val="18"/>
                            <w:szCs w:val="18"/>
                          </w:rPr>
                        </w:pPr>
                        <w:proofErr w:type="gramStart"/>
                        <w:r>
                          <w:rPr>
                            <w:sz w:val="18"/>
                            <w:szCs w:val="18"/>
                          </w:rPr>
                          <w:t>xui</w:t>
                        </w:r>
                        <w:r w:rsidRPr="00B522D9">
                          <w:rPr>
                            <w:sz w:val="18"/>
                            <w:szCs w:val="18"/>
                          </w:rPr>
                          <w:t>.create({</w:t>
                        </w:r>
                        <w:proofErr w:type="gramEnd"/>
                      </w:p>
                      <w:p w:rsidR="0023747D" w:rsidRPr="00B522D9" w:rsidRDefault="0023747D" w:rsidP="00375F9C">
                        <w:pPr>
                          <w:spacing w:line="240" w:lineRule="exact"/>
                          <w:rPr>
                            <w:sz w:val="18"/>
                            <w:szCs w:val="18"/>
                          </w:rPr>
                        </w:pPr>
                        <w:r w:rsidRPr="00B522D9">
                          <w:rPr>
                            <w:sz w:val="18"/>
                            <w:szCs w:val="18"/>
                          </w:rPr>
                          <w:t xml:space="preserve">   </w:t>
                        </w:r>
                        <w:proofErr w:type="gramStart"/>
                        <w:r w:rsidRPr="00B522D9">
                          <w:rPr>
                            <w:sz w:val="18"/>
                            <w:szCs w:val="18"/>
                          </w:rPr>
                          <w:t>key</w:t>
                        </w:r>
                        <w:proofErr w:type="gramEnd"/>
                        <w:r w:rsidRPr="00B522D9">
                          <w:rPr>
                            <w:sz w:val="18"/>
                            <w:szCs w:val="18"/>
                          </w:rPr>
                          <w:t>:</w:t>
                        </w:r>
                        <w:r w:rsidRPr="00B522D9">
                          <w:rPr>
                            <w:color w:val="FF00FF"/>
                            <w:sz w:val="18"/>
                            <w:szCs w:val="18"/>
                          </w:rPr>
                          <w:t>"</w:t>
                        </w:r>
                        <w:r>
                          <w:rPr>
                            <w:color w:val="FF00FF"/>
                            <w:sz w:val="18"/>
                            <w:szCs w:val="18"/>
                          </w:rPr>
                          <w:t>xui</w:t>
                        </w:r>
                        <w:r w:rsidRPr="00B522D9">
                          <w:rPr>
                            <w:color w:val="FF00FF"/>
                            <w:sz w:val="18"/>
                            <w:szCs w:val="18"/>
                          </w:rPr>
                          <w:t>.UI.Group"</w:t>
                        </w:r>
                        <w:r w:rsidRPr="00B522D9">
                          <w:rPr>
                            <w:sz w:val="18"/>
                            <w:szCs w:val="18"/>
                          </w:rPr>
                          <w:t>,</w:t>
                        </w:r>
                      </w:p>
                      <w:p w:rsidR="0023747D" w:rsidRPr="00B522D9" w:rsidRDefault="0023747D" w:rsidP="00375F9C">
                        <w:pPr>
                          <w:spacing w:line="240" w:lineRule="exact"/>
                          <w:rPr>
                            <w:sz w:val="18"/>
                            <w:szCs w:val="18"/>
                          </w:rPr>
                        </w:pPr>
                        <w:r w:rsidRPr="00B522D9">
                          <w:rPr>
                            <w:sz w:val="18"/>
                            <w:szCs w:val="18"/>
                          </w:rPr>
                          <w:t xml:space="preserve">   </w:t>
                        </w:r>
                        <w:proofErr w:type="gramStart"/>
                        <w:r w:rsidRPr="00B522D9">
                          <w:rPr>
                            <w:sz w:val="18"/>
                            <w:szCs w:val="18"/>
                          </w:rPr>
                          <w:t>children:</w:t>
                        </w:r>
                        <w:proofErr w:type="gramEnd"/>
                        <w:r w:rsidRPr="00B522D9">
                          <w:rPr>
                            <w:sz w:val="18"/>
                            <w:szCs w:val="18"/>
                          </w:rPr>
                          <w:t>[[{key:</w:t>
                        </w:r>
                        <w:r w:rsidRPr="00B522D9">
                          <w:rPr>
                            <w:color w:val="FF00FF"/>
                            <w:sz w:val="18"/>
                            <w:szCs w:val="18"/>
                          </w:rPr>
                          <w:t>"</w:t>
                        </w:r>
                        <w:r>
                          <w:rPr>
                            <w:color w:val="FF00FF"/>
                            <w:sz w:val="18"/>
                            <w:szCs w:val="18"/>
                          </w:rPr>
                          <w:t>xui</w:t>
                        </w:r>
                        <w:r w:rsidRPr="00B522D9">
                          <w:rPr>
                            <w:color w:val="FF00FF"/>
                            <w:sz w:val="18"/>
                            <w:szCs w:val="18"/>
                          </w:rPr>
                          <w:t>.UI.SButton"</w:t>
                        </w:r>
                        <w:r w:rsidRPr="00B522D9">
                          <w:rPr>
                            <w:sz w:val="18"/>
                            <w:szCs w:val="18"/>
                          </w:rPr>
                          <w:t>}]]</w:t>
                        </w:r>
                      </w:p>
                      <w:p w:rsidR="0023747D" w:rsidRPr="00B522D9" w:rsidRDefault="0023747D" w:rsidP="00375F9C">
                        <w:pPr>
                          <w:rPr>
                            <w:szCs w:val="18"/>
                          </w:rPr>
                        </w:pPr>
                        <w:r w:rsidRPr="00B522D9">
                          <w:rPr>
                            <w:sz w:val="18"/>
                            <w:szCs w:val="18"/>
                          </w:rPr>
                          <w:t>}).</w:t>
                        </w:r>
                        <w:proofErr w:type="gramStart"/>
                        <w:r w:rsidRPr="00B522D9">
                          <w:rPr>
                            <w:sz w:val="18"/>
                            <w:szCs w:val="18"/>
                          </w:rPr>
                          <w:t>show(</w:t>
                        </w:r>
                        <w:proofErr w:type="gramEnd"/>
                        <w:r w:rsidRPr="00B522D9">
                          <w:rPr>
                            <w:sz w:val="18"/>
                            <w:szCs w:val="18"/>
                          </w:rPr>
                          <w:t>);</w:t>
                        </w:r>
                      </w:p>
                    </w:txbxContent>
                  </v:textbox>
                </v:shape>
                <v:shape id="AutoShape 395" o:spid="_x0000_s1311" type="#_x0000_t62" style="position:absolute;left:21717;top:990;width:1714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gNcMQA&#10;AADcAAAADwAAAGRycy9kb3ducmV2LnhtbESPS4vCQBCE7wv+h6EFb+vEB7pkMxHxASJezC7stcm0&#10;SdhMT8iMGv31jiB4LKrqKypZdKYWF2pdZVnBaBiBIM6trrhQ8Puz/fwC4TyyxtoyKbiRg0Xa+0gw&#10;1vbKR7pkvhABwi5GBaX3TSyly0sy6Ia2IQ7eybYGfZBtIXWL1wA3tRxH0UwarDgslNjQqqT8Pzsb&#10;BfuKbne+T/6a7nA8baL5esRurdSg3y2/QXjq/Dv8au+0gul4Bs8z4QjI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4DXDEAAAA3AAAAA8AAAAAAAAAAAAAAAAAmAIAAGRycy9k&#10;b3ducmV2LnhtbFBLBQYAAAAABAAEAPUAAACJAwAAAAA=&#10;" adj="23232,37107" fillcolor="#ff9">
                  <v:textbox inset="0,0,0,0">
                    <w:txbxContent>
                      <w:p w:rsidR="0023747D" w:rsidRPr="00052EB3" w:rsidRDefault="0023747D" w:rsidP="009C0D54">
                        <w:pPr>
                          <w:jc w:val="center"/>
                          <w:rPr>
                            <w:szCs w:val="18"/>
                          </w:rPr>
                        </w:pPr>
                        <w:r>
                          <w:rPr>
                            <w:szCs w:val="18"/>
                          </w:rPr>
                          <w:t>I</w:t>
                        </w:r>
                        <w:r>
                          <w:rPr>
                            <w:rFonts w:hint="eastAsia"/>
                            <w:szCs w:val="18"/>
                          </w:rPr>
                          <w:t>n children object</w:t>
                        </w:r>
                      </w:p>
                    </w:txbxContent>
                  </v:textbox>
                </v:shape>
                <w10:anchorlock/>
              </v:group>
            </w:pict>
          </mc:Fallback>
        </mc:AlternateContent>
      </w:r>
    </w:p>
    <w:p w:rsidR="00375F9C" w:rsidRPr="00503C88" w:rsidRDefault="00375F9C" w:rsidP="00375F9C">
      <w:pPr>
        <w:rPr>
          <w:b/>
        </w:rPr>
      </w:pPr>
      <w:r w:rsidRPr="00503C88">
        <w:rPr>
          <w:rFonts w:hint="eastAsia"/>
          <w:b/>
        </w:rPr>
        <w:t>Output:</w:t>
      </w:r>
    </w:p>
    <w:p w:rsidR="00375F9C" w:rsidRDefault="005C781A" w:rsidP="00375F9C">
      <w:r>
        <w:rPr>
          <w:rFonts w:hint="eastAsia"/>
          <w:noProof/>
        </w:rPr>
        <w:drawing>
          <wp:inline distT="0" distB="0" distL="0" distR="0" wp14:anchorId="016C5A46" wp14:editId="34CFD02D">
            <wp:extent cx="1114425" cy="1066800"/>
            <wp:effectExtent l="0" t="0" r="952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14425" cy="1066800"/>
                    </a:xfrm>
                    <a:prstGeom prst="rect">
                      <a:avLst/>
                    </a:prstGeom>
                    <a:noFill/>
                    <a:ln>
                      <a:noFill/>
                    </a:ln>
                  </pic:spPr>
                </pic:pic>
              </a:graphicData>
            </a:graphic>
          </wp:inline>
        </w:drawing>
      </w:r>
    </w:p>
    <w:p w:rsidR="00375F9C" w:rsidRDefault="00375F9C" w:rsidP="00E45D25">
      <w:pPr>
        <w:pStyle w:val="3"/>
        <w:numPr>
          <w:ilvl w:val="2"/>
          <w:numId w:val="17"/>
        </w:numPr>
      </w:pPr>
      <w:bookmarkStart w:id="80" w:name="_Toc356466216"/>
      <w:r>
        <w:rPr>
          <w:rFonts w:hint="eastAsia"/>
        </w:rPr>
        <w:t>Pane and Panel</w:t>
      </w:r>
      <w:bookmarkEnd w:id="80"/>
    </w:p>
    <w:p w:rsidR="00375F9C" w:rsidRDefault="00704D04" w:rsidP="00375F9C">
      <w:pPr>
        <w:ind w:left="105" w:hangingChars="50" w:hanging="105"/>
      </w:pPr>
      <w:r>
        <w:rPr>
          <w:rFonts w:hint="eastAsia"/>
        </w:rPr>
        <w:t>xui.</w:t>
      </w:r>
      <w:r w:rsidR="00375F9C">
        <w:rPr>
          <w:rFonts w:hint="eastAsia"/>
        </w:rPr>
        <w:t>UI.Pane is a single node control. It</w:t>
      </w:r>
      <w:r w:rsidR="00375F9C">
        <w:t>’</w:t>
      </w:r>
      <w:r w:rsidR="00375F9C">
        <w:rPr>
          <w:rFonts w:hint="eastAsia"/>
        </w:rPr>
        <w:t xml:space="preserve">s derived from </w:t>
      </w:r>
      <w:r>
        <w:rPr>
          <w:rFonts w:hint="eastAsia"/>
        </w:rPr>
        <w:t>xui.</w:t>
      </w:r>
      <w:r w:rsidR="00375F9C">
        <w:rPr>
          <w:rFonts w:hint="eastAsia"/>
        </w:rPr>
        <w:t xml:space="preserve">UI.Div. </w:t>
      </w:r>
      <w:r>
        <w:rPr>
          <w:rFonts w:hint="eastAsia"/>
        </w:rPr>
        <w:t>xui.</w:t>
      </w:r>
      <w:r w:rsidR="00375F9C">
        <w:rPr>
          <w:rFonts w:hint="eastAsia"/>
        </w:rPr>
        <w:t xml:space="preserve">UI.Panel has a border and a </w:t>
      </w:r>
      <w:r w:rsidR="00375F9C">
        <w:rPr>
          <w:rFonts w:hint="eastAsia"/>
        </w:rPr>
        <w:lastRenderedPageBreak/>
        <w:t xml:space="preserve">title bar. </w:t>
      </w:r>
    </w:p>
    <w:p w:rsidR="00375F9C" w:rsidRPr="00664304" w:rsidRDefault="00375F9C" w:rsidP="00375F9C">
      <w:pPr>
        <w:ind w:left="105" w:hangingChars="50" w:hanging="105"/>
        <w:rPr>
          <w:b/>
        </w:rPr>
      </w:pPr>
      <w:r w:rsidRPr="00664304">
        <w:rPr>
          <w:rFonts w:hint="eastAsia"/>
          <w:b/>
        </w:rPr>
        <w:t>Input:</w:t>
      </w:r>
    </w:p>
    <w:p w:rsidR="00375F9C" w:rsidRDefault="005C781A" w:rsidP="00375F9C">
      <w:r>
        <w:rPr>
          <w:noProof/>
        </w:rPr>
        <mc:AlternateContent>
          <mc:Choice Requires="wpc">
            <w:drawing>
              <wp:inline distT="0" distB="0" distL="0" distR="0" wp14:anchorId="2372104A" wp14:editId="69E79FDD">
                <wp:extent cx="5257800" cy="693420"/>
                <wp:effectExtent l="9525" t="0" r="9525" b="1905"/>
                <wp:docPr id="424" name="画布 4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1" name="Text Box 402"/>
                        <wps:cNvSpPr txBox="1">
                          <a:spLocks noChangeArrowheads="1"/>
                        </wps:cNvSpPr>
                        <wps:spPr bwMode="auto">
                          <a:xfrm>
                            <a:off x="0" y="48895"/>
                            <a:ext cx="5257800" cy="608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42A04" w:rsidRDefault="0023747D" w:rsidP="00375F9C">
                              <w:pPr>
                                <w:spacing w:line="240" w:lineRule="exact"/>
                                <w:rPr>
                                  <w:sz w:val="18"/>
                                  <w:szCs w:val="18"/>
                                </w:rPr>
                              </w:pPr>
                              <w:r>
                                <w:rPr>
                                  <w:rFonts w:hint="eastAsia"/>
                                  <w:sz w:val="18"/>
                                  <w:szCs w:val="18"/>
                                </w:rPr>
                                <w:t xml:space="preserve">(new </w:t>
                              </w:r>
                              <w:r>
                                <w:rPr>
                                  <w:sz w:val="18"/>
                                  <w:szCs w:val="18"/>
                                </w:rPr>
                                <w:t>xui</w:t>
                              </w:r>
                              <w:r w:rsidRPr="00942A04">
                                <w:rPr>
                                  <w:sz w:val="18"/>
                                  <w:szCs w:val="18"/>
                                </w:rPr>
                                <w:t>.</w:t>
                              </w:r>
                              <w:r>
                                <w:rPr>
                                  <w:rFonts w:hint="eastAsia"/>
                                  <w:sz w:val="18"/>
                                  <w:szCs w:val="18"/>
                                </w:rPr>
                                <w:t>UI.Pane)</w:t>
                              </w:r>
                            </w:p>
                            <w:p w:rsidR="0023747D" w:rsidRPr="00942A04" w:rsidRDefault="0023747D" w:rsidP="00375F9C">
                              <w:pPr>
                                <w:spacing w:line="240" w:lineRule="exact"/>
                                <w:rPr>
                                  <w:sz w:val="18"/>
                                  <w:szCs w:val="18"/>
                                </w:rPr>
                              </w:pPr>
                              <w:r w:rsidRPr="00942A04">
                                <w:rPr>
                                  <w:sz w:val="18"/>
                                  <w:szCs w:val="18"/>
                                </w:rPr>
                                <w:t>.append(</w:t>
                              </w:r>
                              <w:r>
                                <w:rPr>
                                  <w:rFonts w:hint="eastAsia"/>
                                  <w:sz w:val="18"/>
                                  <w:szCs w:val="18"/>
                                </w:rPr>
                                <w:t>new xui.UI.SButton</w:t>
                              </w:r>
                              <w:r w:rsidRPr="00942A04">
                                <w:rPr>
                                  <w:sz w:val="18"/>
                                  <w:szCs w:val="18"/>
                                </w:rPr>
                                <w:t>)</w:t>
                              </w:r>
                            </w:p>
                            <w:p w:rsidR="0023747D" w:rsidRPr="00942A04" w:rsidRDefault="0023747D" w:rsidP="00375F9C">
                              <w:pPr>
                                <w:rPr>
                                  <w:szCs w:val="18"/>
                                </w:rPr>
                              </w:pPr>
                              <w:r w:rsidRPr="00942A04">
                                <w:rPr>
                                  <w:sz w:val="18"/>
                                  <w:szCs w:val="18"/>
                                </w:rPr>
                                <w:t>.show()</w:t>
                              </w:r>
                            </w:p>
                          </w:txbxContent>
                        </wps:txbx>
                        <wps:bodyPr rot="0" vert="horz" wrap="square" lIns="54000" tIns="46800" rIns="54000" bIns="45720" anchor="t" anchorCtr="0" upright="1">
                          <a:spAutoFit/>
                        </wps:bodyPr>
                      </wps:wsp>
                      <wps:wsp>
                        <wps:cNvPr id="422" name="AutoShape 403"/>
                        <wps:cNvSpPr>
                          <a:spLocks noChangeArrowheads="1"/>
                        </wps:cNvSpPr>
                        <wps:spPr bwMode="auto">
                          <a:xfrm flipH="1">
                            <a:off x="2857500" y="198120"/>
                            <a:ext cx="2171700" cy="198120"/>
                          </a:xfrm>
                          <a:prstGeom prst="wedgeRoundRectCallout">
                            <a:avLst>
                              <a:gd name="adj1" fmla="val 69560"/>
                              <a:gd name="adj2" fmla="val 4422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You can</w:t>
                              </w:r>
                              <w:r>
                                <w:rPr>
                                  <w:szCs w:val="18"/>
                                </w:rPr>
                                <w:t>’</w:t>
                              </w:r>
                              <w:r>
                                <w:rPr>
                                  <w:rFonts w:hint="eastAsia"/>
                                  <w:szCs w:val="18"/>
                                </w:rPr>
                                <w:t>t see output, It</w:t>
                              </w:r>
                              <w:r>
                                <w:rPr>
                                  <w:szCs w:val="18"/>
                                </w:rPr>
                                <w:t>’</w:t>
                              </w:r>
                              <w:r>
                                <w:rPr>
                                  <w:rFonts w:hint="eastAsia"/>
                                  <w:szCs w:val="18"/>
                                </w:rPr>
                                <w:t>s transparent</w:t>
                              </w:r>
                            </w:p>
                          </w:txbxContent>
                        </wps:txbx>
                        <wps:bodyPr rot="0" vert="horz" wrap="square" lIns="0" tIns="0" rIns="0" bIns="0" anchor="t" anchorCtr="0" upright="1">
                          <a:noAutofit/>
                        </wps:bodyPr>
                      </wps:wsp>
                    </wpc:wpc>
                  </a:graphicData>
                </a:graphic>
              </wp:inline>
            </w:drawing>
          </mc:Choice>
          <mc:Fallback>
            <w:pict>
              <v:group id="画布 400" o:spid="_x0000_s1312" editas="canvas" style="width:414pt;height:54.6pt;mso-position-horizontal-relative:char;mso-position-vertical-relative:line" coordsize="52578,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">
                <v:shape id="_x0000_s1313" type="#_x0000_t75" style="position:absolute;width:52578;height:6934;visibility:visible;mso-wrap-style:square">
                  <v:fill o:detectmouseclick="t"/>
                  <v:path o:connecttype="none"/>
                </v:shape>
                <v:shape id="Text Box 402" o:spid="_x0000_s1314" type="#_x0000_t202" style="position:absolute;top:488;width:52578;height:60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K9ZMQA&#10;AADcAAAADwAAAGRycy9kb3ducmV2LnhtbESPwWrDMBBE74X8g9hAb42cUELiRg6lobiXQOuk98Xa&#10;WsbWykiK4/x9FSj0OMzMG2a3n2wvRvKhdaxguchAENdOt9woOJ/enzYgQkTW2DsmBTcKsC9mDzvM&#10;tbvyF41VbESCcMhRgYlxyKUMtSGLYeEG4uT9OG8xJukbqT1eE9z2cpVla2mx5bRgcKA3Q3VXXayC&#10;ujtMh7L9Nn682M2n3pa347pU6nE+vb6AiDTF//Bf+0MreF4t4X4mHQ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ivWTEAAAA3AAAAA8AAAAAAAAAAAAAAAAAmAIAAGRycy9k&#10;b3ducmV2LnhtbFBLBQYAAAAABAAEAPUAAACJAwAAAAA=&#10;" strokeweight="1pt">
                  <v:textbox style="mso-fit-shape-to-text:t" inset="1.5mm,1.3mm,1.5mm">
                    <w:txbxContent>
                      <w:p w:rsidR="0023747D" w:rsidRPr="00942A04" w:rsidRDefault="0023747D" w:rsidP="00375F9C">
                        <w:pPr>
                          <w:spacing w:line="240" w:lineRule="exact"/>
                          <w:rPr>
                            <w:sz w:val="18"/>
                            <w:szCs w:val="18"/>
                          </w:rPr>
                        </w:pPr>
                        <w:r>
                          <w:rPr>
                            <w:rFonts w:hint="eastAsia"/>
                            <w:sz w:val="18"/>
                            <w:szCs w:val="18"/>
                          </w:rPr>
                          <w:t>(</w:t>
                        </w:r>
                        <w:proofErr w:type="gramStart"/>
                        <w:r>
                          <w:rPr>
                            <w:rFonts w:hint="eastAsia"/>
                            <w:sz w:val="18"/>
                            <w:szCs w:val="18"/>
                          </w:rPr>
                          <w:t>new</w:t>
                        </w:r>
                        <w:proofErr w:type="gramEnd"/>
                        <w:r>
                          <w:rPr>
                            <w:rFonts w:hint="eastAsia"/>
                            <w:sz w:val="18"/>
                            <w:szCs w:val="18"/>
                          </w:rPr>
                          <w:t xml:space="preserve"> </w:t>
                        </w:r>
                        <w:r>
                          <w:rPr>
                            <w:sz w:val="18"/>
                            <w:szCs w:val="18"/>
                          </w:rPr>
                          <w:t>xui</w:t>
                        </w:r>
                        <w:r w:rsidRPr="00942A04">
                          <w:rPr>
                            <w:sz w:val="18"/>
                            <w:szCs w:val="18"/>
                          </w:rPr>
                          <w:t>.</w:t>
                        </w:r>
                        <w:r>
                          <w:rPr>
                            <w:rFonts w:hint="eastAsia"/>
                            <w:sz w:val="18"/>
                            <w:szCs w:val="18"/>
                          </w:rPr>
                          <w:t>UI.Pane)</w:t>
                        </w:r>
                      </w:p>
                      <w:p w:rsidR="0023747D" w:rsidRPr="00942A04" w:rsidRDefault="0023747D" w:rsidP="00375F9C">
                        <w:pPr>
                          <w:spacing w:line="240" w:lineRule="exact"/>
                          <w:rPr>
                            <w:sz w:val="18"/>
                            <w:szCs w:val="18"/>
                          </w:rPr>
                        </w:pPr>
                        <w:r w:rsidRPr="00942A04">
                          <w:rPr>
                            <w:sz w:val="18"/>
                            <w:szCs w:val="18"/>
                          </w:rPr>
                          <w:t>.</w:t>
                        </w:r>
                        <w:proofErr w:type="gramStart"/>
                        <w:r w:rsidRPr="00942A04">
                          <w:rPr>
                            <w:sz w:val="18"/>
                            <w:szCs w:val="18"/>
                          </w:rPr>
                          <w:t>append(</w:t>
                        </w:r>
                        <w:proofErr w:type="gramEnd"/>
                        <w:r>
                          <w:rPr>
                            <w:rFonts w:hint="eastAsia"/>
                            <w:sz w:val="18"/>
                            <w:szCs w:val="18"/>
                          </w:rPr>
                          <w:t>new xui.UI.SButton</w:t>
                        </w:r>
                        <w:r w:rsidRPr="00942A04">
                          <w:rPr>
                            <w:sz w:val="18"/>
                            <w:szCs w:val="18"/>
                          </w:rPr>
                          <w:t>)</w:t>
                        </w:r>
                      </w:p>
                      <w:p w:rsidR="0023747D" w:rsidRPr="00942A04" w:rsidRDefault="0023747D" w:rsidP="00375F9C">
                        <w:pPr>
                          <w:rPr>
                            <w:szCs w:val="18"/>
                          </w:rPr>
                        </w:pPr>
                        <w:r w:rsidRPr="00942A04">
                          <w:rPr>
                            <w:sz w:val="18"/>
                            <w:szCs w:val="18"/>
                          </w:rPr>
                          <w:t>.</w:t>
                        </w:r>
                        <w:proofErr w:type="gramStart"/>
                        <w:r w:rsidRPr="00942A04">
                          <w:rPr>
                            <w:sz w:val="18"/>
                            <w:szCs w:val="18"/>
                          </w:rPr>
                          <w:t>show()</w:t>
                        </w:r>
                        <w:proofErr w:type="gramEnd"/>
                      </w:p>
                    </w:txbxContent>
                  </v:textbox>
                </v:shape>
                <v:shape id="AutoShape 403" o:spid="_x0000_s1315" type="#_x0000_t62" style="position:absolute;left:28575;top:1981;width:2171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2w/sUA&#10;AADcAAAADwAAAGRycy9kb3ducmV2LnhtbESPQWvCQBSE7wX/w/IEL6VuGlRqdJW2oBbxoi2en9ln&#10;Esy+Dburif++KxR6HGbmG2a+7EwtbuR8ZVnB6zABQZxbXXGh4Od79fIGwgdkjbVlUnAnD8tF72mO&#10;mbYt7+l2CIWIEPYZKihDaDIpfV6SQT+0DXH0ztYZDFG6QmqHbYSbWqZJMpEGK44LJTb0WVJ+OVyN&#10;AmtOWzfV48tuvWmP+49p/jySXqlBv3ufgQjUhf/wX/tLKxilKTzOx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7bD+xQAAANwAAAAPAAAAAAAAAAAAAAAAAJgCAABkcnMv&#10;ZG93bnJldi54bWxQSwUGAAAAAAQABAD1AAAAigMAAAAA&#10;" adj="25825,20353" fillcolor="#ff9">
                  <v:textbox inset="0,0,0,0">
                    <w:txbxContent>
                      <w:p w:rsidR="0023747D" w:rsidRPr="000E23E9" w:rsidRDefault="0023747D" w:rsidP="00375F9C">
                        <w:pPr>
                          <w:rPr>
                            <w:szCs w:val="18"/>
                          </w:rPr>
                        </w:pPr>
                        <w:r>
                          <w:rPr>
                            <w:rFonts w:hint="eastAsia"/>
                            <w:szCs w:val="18"/>
                          </w:rPr>
                          <w:t>You can</w:t>
                        </w:r>
                        <w:r>
                          <w:rPr>
                            <w:szCs w:val="18"/>
                          </w:rPr>
                          <w:t>’</w:t>
                        </w:r>
                        <w:r>
                          <w:rPr>
                            <w:rFonts w:hint="eastAsia"/>
                            <w:szCs w:val="18"/>
                          </w:rPr>
                          <w:t xml:space="preserve">t see output, </w:t>
                        </w:r>
                        <w:proofErr w:type="gramStart"/>
                        <w:r>
                          <w:rPr>
                            <w:rFonts w:hint="eastAsia"/>
                            <w:szCs w:val="18"/>
                          </w:rPr>
                          <w:t>It</w:t>
                        </w:r>
                        <w:r>
                          <w:rPr>
                            <w:szCs w:val="18"/>
                          </w:rPr>
                          <w:t>’</w:t>
                        </w:r>
                        <w:r>
                          <w:rPr>
                            <w:rFonts w:hint="eastAsia"/>
                            <w:szCs w:val="18"/>
                          </w:rPr>
                          <w:t>s</w:t>
                        </w:r>
                        <w:proofErr w:type="gramEnd"/>
                        <w:r>
                          <w:rPr>
                            <w:rFonts w:hint="eastAsia"/>
                            <w:szCs w:val="18"/>
                          </w:rPr>
                          <w:t xml:space="preserve"> transparent</w:t>
                        </w:r>
                      </w:p>
                    </w:txbxContent>
                  </v:textbox>
                </v:shape>
                <w10:anchorlock/>
              </v:group>
            </w:pict>
          </mc:Fallback>
        </mc:AlternateContent>
      </w:r>
    </w:p>
    <w:p w:rsidR="00375F9C" w:rsidRPr="00664304" w:rsidRDefault="00375F9C" w:rsidP="00375F9C">
      <w:pPr>
        <w:ind w:left="105" w:hangingChars="50" w:hanging="105"/>
        <w:rPr>
          <w:b/>
        </w:rPr>
      </w:pPr>
      <w:r w:rsidRPr="00664304">
        <w:rPr>
          <w:rFonts w:hint="eastAsia"/>
          <w:b/>
        </w:rPr>
        <w:t>Input:</w:t>
      </w:r>
    </w:p>
    <w:p w:rsidR="00375F9C" w:rsidRDefault="005C781A" w:rsidP="00375F9C">
      <w:r>
        <w:rPr>
          <w:noProof/>
        </w:rPr>
        <mc:AlternateContent>
          <mc:Choice Requires="wpc">
            <w:drawing>
              <wp:inline distT="0" distB="0" distL="0" distR="0" wp14:anchorId="75ECD396" wp14:editId="197E120A">
                <wp:extent cx="5257800" cy="809625"/>
                <wp:effectExtent l="0" t="0" r="19050" b="28575"/>
                <wp:docPr id="419" name="画布 3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17" name="Text Box 398"/>
                        <wps:cNvSpPr txBox="1">
                          <a:spLocks noChangeArrowheads="1"/>
                        </wps:cNvSpPr>
                        <wps:spPr bwMode="auto">
                          <a:xfrm>
                            <a:off x="0" y="48895"/>
                            <a:ext cx="5257800" cy="760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r>
                                <w:rPr>
                                  <w:rFonts w:hint="eastAsia"/>
                                  <w:sz w:val="18"/>
                                  <w:szCs w:val="18"/>
                                </w:rPr>
                                <w:t xml:space="preserve">(new </w:t>
                              </w:r>
                              <w:r>
                                <w:rPr>
                                  <w:sz w:val="18"/>
                                  <w:szCs w:val="18"/>
                                </w:rPr>
                                <w:t>xui</w:t>
                              </w:r>
                              <w:r w:rsidRPr="00942A04">
                                <w:rPr>
                                  <w:sz w:val="18"/>
                                  <w:szCs w:val="18"/>
                                </w:rPr>
                                <w:t>.</w:t>
                              </w:r>
                              <w:r>
                                <w:rPr>
                                  <w:rFonts w:hint="eastAsia"/>
                                  <w:sz w:val="18"/>
                                  <w:szCs w:val="18"/>
                                </w:rPr>
                                <w:t>UI.Panel)</w:t>
                              </w:r>
                            </w:p>
                            <w:p w:rsidR="0023747D" w:rsidRPr="00942A04" w:rsidRDefault="0023747D" w:rsidP="00375F9C">
                              <w:pPr>
                                <w:spacing w:line="240" w:lineRule="exact"/>
                                <w:rPr>
                                  <w:sz w:val="18"/>
                                  <w:szCs w:val="18"/>
                                </w:rPr>
                              </w:pPr>
                              <w:r>
                                <w:rPr>
                                  <w:rFonts w:hint="eastAsia"/>
                                  <w:sz w:val="18"/>
                                  <w:szCs w:val="18"/>
                                </w:rPr>
                                <w:t>.setDock(</w:t>
                              </w:r>
                              <w:r w:rsidRPr="000407D2">
                                <w:rPr>
                                  <w:color w:val="FF00FF"/>
                                  <w:sz w:val="18"/>
                                  <w:szCs w:val="18"/>
                                </w:rPr>
                                <w:t>"</w:t>
                              </w:r>
                              <w:r>
                                <w:rPr>
                                  <w:rFonts w:hint="eastAsia"/>
                                  <w:color w:val="FF00FF"/>
                                  <w:sz w:val="18"/>
                                  <w:szCs w:val="18"/>
                                </w:rPr>
                                <w:t>none</w:t>
                              </w:r>
                              <w:r w:rsidRPr="000407D2">
                                <w:rPr>
                                  <w:color w:val="FF00FF"/>
                                  <w:sz w:val="18"/>
                                  <w:szCs w:val="18"/>
                                </w:rPr>
                                <w:t>"</w:t>
                              </w:r>
                              <w:r>
                                <w:rPr>
                                  <w:rFonts w:hint="eastAsia"/>
                                  <w:sz w:val="18"/>
                                  <w:szCs w:val="18"/>
                                </w:rPr>
                                <w:t>)</w:t>
                              </w:r>
                            </w:p>
                            <w:p w:rsidR="0023747D" w:rsidRPr="00942A04" w:rsidRDefault="0023747D" w:rsidP="00375F9C">
                              <w:pPr>
                                <w:spacing w:line="240" w:lineRule="exact"/>
                                <w:rPr>
                                  <w:sz w:val="18"/>
                                  <w:szCs w:val="18"/>
                                </w:rPr>
                              </w:pPr>
                              <w:r w:rsidRPr="00942A04">
                                <w:rPr>
                                  <w:sz w:val="18"/>
                                  <w:szCs w:val="18"/>
                                </w:rPr>
                                <w:t>.append(</w:t>
                              </w:r>
                              <w:r>
                                <w:rPr>
                                  <w:rFonts w:hint="eastAsia"/>
                                  <w:sz w:val="18"/>
                                  <w:szCs w:val="18"/>
                                </w:rPr>
                                <w:t>new xui.UI.SButton</w:t>
                              </w:r>
                              <w:r w:rsidRPr="00942A04">
                                <w:rPr>
                                  <w:sz w:val="18"/>
                                  <w:szCs w:val="18"/>
                                </w:rPr>
                                <w:t>)</w:t>
                              </w:r>
                            </w:p>
                            <w:p w:rsidR="0023747D" w:rsidRPr="00CB0943" w:rsidRDefault="0023747D" w:rsidP="00375F9C">
                              <w:pPr>
                                <w:rPr>
                                  <w:szCs w:val="18"/>
                                </w:rPr>
                              </w:pPr>
                              <w:r w:rsidRPr="00942A04">
                                <w:rPr>
                                  <w:sz w:val="18"/>
                                  <w:szCs w:val="18"/>
                                </w:rPr>
                                <w:t>.show()</w:t>
                              </w:r>
                            </w:p>
                          </w:txbxContent>
                        </wps:txbx>
                        <wps:bodyPr rot="0" vert="horz" wrap="square" lIns="54000" tIns="46800" rIns="54000" bIns="45720" anchor="t" anchorCtr="0" upright="1">
                          <a:spAutoFit/>
                        </wps:bodyPr>
                      </wps:wsp>
                      <wps:wsp>
                        <wps:cNvPr id="418" name="AutoShape 399"/>
                        <wps:cNvSpPr>
                          <a:spLocks noChangeArrowheads="1"/>
                        </wps:cNvSpPr>
                        <wps:spPr bwMode="auto">
                          <a:xfrm flipH="1">
                            <a:off x="1257300" y="99060"/>
                            <a:ext cx="1285875" cy="198120"/>
                          </a:xfrm>
                          <a:prstGeom prst="wedgeRoundRectCallout">
                            <a:avLst>
                              <a:gd name="adj1" fmla="val 72000"/>
                              <a:gd name="adj2" fmla="val 583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Sets dock to </w:t>
                              </w:r>
                              <w:r>
                                <w:rPr>
                                  <w:szCs w:val="18"/>
                                </w:rPr>
                                <w:t>‘</w:t>
                              </w:r>
                              <w:r>
                                <w:rPr>
                                  <w:rFonts w:hint="eastAsia"/>
                                  <w:szCs w:val="18"/>
                                </w:rPr>
                                <w:t>none</w:t>
                              </w:r>
                              <w:r>
                                <w:rPr>
                                  <w:szCs w:val="18"/>
                                </w:rPr>
                                <w:t>’</w:t>
                              </w:r>
                            </w:p>
                          </w:txbxContent>
                        </wps:txbx>
                        <wps:bodyPr rot="0" vert="horz" wrap="square" lIns="0" tIns="0" rIns="0" bIns="0" anchor="t" anchorCtr="0" upright="1">
                          <a:noAutofit/>
                        </wps:bodyPr>
                      </wps:wsp>
                    </wpc:wpc>
                  </a:graphicData>
                </a:graphic>
              </wp:inline>
            </w:drawing>
          </mc:Choice>
          <mc:Fallback>
            <w:pict>
              <v:group id="画布 396" o:spid="_x0000_s1316" editas="canvas" style="width:414pt;height:63.75pt;mso-position-horizontal-relative:char;mso-position-vertical-relative:line" coordsize="52578,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">
                <v:shape id="_x0000_s1317" type="#_x0000_t75" style="position:absolute;width:52578;height:8096;visibility:visible;mso-wrap-style:square">
                  <v:fill o:detectmouseclick="t"/>
                  <v:path o:connecttype="none"/>
                </v:shape>
                <v:shape id="Text Box 398" o:spid="_x0000_s1318" type="#_x0000_t202" style="position:absolute;top:488;width:52578;height:7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tKNsQA&#10;AADcAAAADwAAAGRycy9kb3ducmV2LnhtbESPT2sCMRTE74V+h/AKvdWspVi7GkWUsl6E+qf3x+a5&#10;Wdy8LElc129vBMHjMDO/Yabz3jaiIx9qxwqGgwwEcel0zZWCw/73YwwiRGSNjWNScKUA89nryxRz&#10;7S68pW4XK5EgHHJUYGJscylDachiGLiWOHlH5y3GJH0ltcdLgttGfmbZSFqsOS0YbGlpqDztzlZB&#10;eVr1q6L+N7472/Gf/imum1Gh1Ptbv5iAiNTHZ/jRXmsFX8NvuJ9JR0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rSjbEAAAA3AAAAA8AAAAAAAAAAAAAAAAAmAIAAGRycy9k&#10;b3ducmV2LnhtbFBLBQYAAAAABAAEAPUAAACJAwAAAAA=&#10;" strokeweight="1pt">
                  <v:textbox style="mso-fit-shape-to-text:t" inset="1.5mm,1.3mm,1.5mm">
                    <w:txbxContent>
                      <w:p w:rsidR="0023747D" w:rsidRDefault="0023747D" w:rsidP="00375F9C">
                        <w:pPr>
                          <w:spacing w:line="240" w:lineRule="exact"/>
                          <w:rPr>
                            <w:sz w:val="18"/>
                            <w:szCs w:val="18"/>
                          </w:rPr>
                        </w:pPr>
                        <w:r>
                          <w:rPr>
                            <w:rFonts w:hint="eastAsia"/>
                            <w:sz w:val="18"/>
                            <w:szCs w:val="18"/>
                          </w:rPr>
                          <w:t>(</w:t>
                        </w:r>
                        <w:proofErr w:type="gramStart"/>
                        <w:r>
                          <w:rPr>
                            <w:rFonts w:hint="eastAsia"/>
                            <w:sz w:val="18"/>
                            <w:szCs w:val="18"/>
                          </w:rPr>
                          <w:t>new</w:t>
                        </w:r>
                        <w:proofErr w:type="gramEnd"/>
                        <w:r>
                          <w:rPr>
                            <w:rFonts w:hint="eastAsia"/>
                            <w:sz w:val="18"/>
                            <w:szCs w:val="18"/>
                          </w:rPr>
                          <w:t xml:space="preserve"> </w:t>
                        </w:r>
                        <w:r>
                          <w:rPr>
                            <w:sz w:val="18"/>
                            <w:szCs w:val="18"/>
                          </w:rPr>
                          <w:t>xui</w:t>
                        </w:r>
                        <w:r w:rsidRPr="00942A04">
                          <w:rPr>
                            <w:sz w:val="18"/>
                            <w:szCs w:val="18"/>
                          </w:rPr>
                          <w:t>.</w:t>
                        </w:r>
                        <w:r>
                          <w:rPr>
                            <w:rFonts w:hint="eastAsia"/>
                            <w:sz w:val="18"/>
                            <w:szCs w:val="18"/>
                          </w:rPr>
                          <w:t>UI.Panel)</w:t>
                        </w:r>
                      </w:p>
                      <w:p w:rsidR="0023747D" w:rsidRPr="00942A04" w:rsidRDefault="0023747D" w:rsidP="00375F9C">
                        <w:pPr>
                          <w:spacing w:line="240" w:lineRule="exact"/>
                          <w:rPr>
                            <w:sz w:val="18"/>
                            <w:szCs w:val="18"/>
                          </w:rPr>
                        </w:pPr>
                        <w:r>
                          <w:rPr>
                            <w:rFonts w:hint="eastAsia"/>
                            <w:sz w:val="18"/>
                            <w:szCs w:val="18"/>
                          </w:rPr>
                          <w:t>.</w:t>
                        </w:r>
                        <w:proofErr w:type="gramStart"/>
                        <w:r>
                          <w:rPr>
                            <w:rFonts w:hint="eastAsia"/>
                            <w:sz w:val="18"/>
                            <w:szCs w:val="18"/>
                          </w:rPr>
                          <w:t>setDock(</w:t>
                        </w:r>
                        <w:proofErr w:type="gramEnd"/>
                        <w:r w:rsidRPr="000407D2">
                          <w:rPr>
                            <w:color w:val="FF00FF"/>
                            <w:sz w:val="18"/>
                            <w:szCs w:val="18"/>
                          </w:rPr>
                          <w:t>"</w:t>
                        </w:r>
                        <w:r>
                          <w:rPr>
                            <w:rFonts w:hint="eastAsia"/>
                            <w:color w:val="FF00FF"/>
                            <w:sz w:val="18"/>
                            <w:szCs w:val="18"/>
                          </w:rPr>
                          <w:t>none</w:t>
                        </w:r>
                        <w:r w:rsidRPr="000407D2">
                          <w:rPr>
                            <w:color w:val="FF00FF"/>
                            <w:sz w:val="18"/>
                            <w:szCs w:val="18"/>
                          </w:rPr>
                          <w:t>"</w:t>
                        </w:r>
                        <w:r>
                          <w:rPr>
                            <w:rFonts w:hint="eastAsia"/>
                            <w:sz w:val="18"/>
                            <w:szCs w:val="18"/>
                          </w:rPr>
                          <w:t>)</w:t>
                        </w:r>
                      </w:p>
                      <w:p w:rsidR="0023747D" w:rsidRPr="00942A04" w:rsidRDefault="0023747D" w:rsidP="00375F9C">
                        <w:pPr>
                          <w:spacing w:line="240" w:lineRule="exact"/>
                          <w:rPr>
                            <w:sz w:val="18"/>
                            <w:szCs w:val="18"/>
                          </w:rPr>
                        </w:pPr>
                        <w:r w:rsidRPr="00942A04">
                          <w:rPr>
                            <w:sz w:val="18"/>
                            <w:szCs w:val="18"/>
                          </w:rPr>
                          <w:t>.</w:t>
                        </w:r>
                        <w:proofErr w:type="gramStart"/>
                        <w:r w:rsidRPr="00942A04">
                          <w:rPr>
                            <w:sz w:val="18"/>
                            <w:szCs w:val="18"/>
                          </w:rPr>
                          <w:t>append(</w:t>
                        </w:r>
                        <w:proofErr w:type="gramEnd"/>
                        <w:r>
                          <w:rPr>
                            <w:rFonts w:hint="eastAsia"/>
                            <w:sz w:val="18"/>
                            <w:szCs w:val="18"/>
                          </w:rPr>
                          <w:t>new xui.UI.SButton</w:t>
                        </w:r>
                        <w:r w:rsidRPr="00942A04">
                          <w:rPr>
                            <w:sz w:val="18"/>
                            <w:szCs w:val="18"/>
                          </w:rPr>
                          <w:t>)</w:t>
                        </w:r>
                      </w:p>
                      <w:p w:rsidR="0023747D" w:rsidRPr="00CB0943" w:rsidRDefault="0023747D" w:rsidP="00375F9C">
                        <w:pPr>
                          <w:rPr>
                            <w:szCs w:val="18"/>
                          </w:rPr>
                        </w:pPr>
                        <w:r w:rsidRPr="00942A04">
                          <w:rPr>
                            <w:sz w:val="18"/>
                            <w:szCs w:val="18"/>
                          </w:rPr>
                          <w:t>.</w:t>
                        </w:r>
                        <w:proofErr w:type="gramStart"/>
                        <w:r w:rsidRPr="00942A04">
                          <w:rPr>
                            <w:sz w:val="18"/>
                            <w:szCs w:val="18"/>
                          </w:rPr>
                          <w:t>show()</w:t>
                        </w:r>
                        <w:proofErr w:type="gramEnd"/>
                      </w:p>
                    </w:txbxContent>
                  </v:textbox>
                </v:shape>
                <v:shape id="AutoShape 399" o:spid="_x0000_s1319" type="#_x0000_t62" style="position:absolute;left:12573;top:990;width:12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67l8EA&#10;AADcAAAADwAAAGRycy9kb3ducmV2LnhtbERPy2qDQBTdF/IPww1014yGUoPNREKw0F2t5gNunFuV&#10;OHfEGR/t13cWhS4P533MVtOLmUbXWVYQ7yIQxLXVHTcKrtXb0wGE88gae8uk4JscZKfNwxFTbRf+&#10;pLn0jQgh7FJU0Ho/pFK6uiWDbmcH4sB92dGgD3BspB5xCeGml/soepEGOw4NLQ50aam+l5NRkFf1&#10;Le8/ZJMnP2VxSPJlWqhQ6nG7nl9BeFr9v/jP/a4VPMdhbTgTjoA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u5fBAAAA3AAAAA8AAAAAAAAAAAAAAAAAmAIAAGRycy9kb3du&#10;cmV2LnhtbFBLBQYAAAAABAAEAPUAAACGAwAAAAA=&#10;" adj="26352,23399" fillcolor="#ff9">
                  <v:textbox inset="0,0,0,0">
                    <w:txbxContent>
                      <w:p w:rsidR="0023747D" w:rsidRPr="000E23E9" w:rsidRDefault="0023747D" w:rsidP="00375F9C">
                        <w:pPr>
                          <w:rPr>
                            <w:szCs w:val="18"/>
                          </w:rPr>
                        </w:pPr>
                        <w:r>
                          <w:rPr>
                            <w:rFonts w:hint="eastAsia"/>
                            <w:szCs w:val="18"/>
                          </w:rPr>
                          <w:t xml:space="preserve">Sets dock to </w:t>
                        </w:r>
                        <w:r>
                          <w:rPr>
                            <w:szCs w:val="18"/>
                          </w:rPr>
                          <w:t>‘</w:t>
                        </w:r>
                        <w:r>
                          <w:rPr>
                            <w:rFonts w:hint="eastAsia"/>
                            <w:szCs w:val="18"/>
                          </w:rPr>
                          <w:t>none</w:t>
                        </w:r>
                        <w:r>
                          <w:rPr>
                            <w:szCs w:val="18"/>
                          </w:rPr>
                          <w:t>’</w:t>
                        </w:r>
                      </w:p>
                    </w:txbxContent>
                  </v:textbox>
                </v:shape>
                <w10:anchorlock/>
              </v:group>
            </w:pict>
          </mc:Fallback>
        </mc:AlternateContent>
      </w:r>
    </w:p>
    <w:p w:rsidR="00375F9C" w:rsidRPr="00664304" w:rsidRDefault="00375F9C" w:rsidP="00375F9C">
      <w:pPr>
        <w:ind w:left="105" w:hangingChars="50" w:hanging="105"/>
        <w:rPr>
          <w:b/>
        </w:rPr>
      </w:pPr>
      <w:r>
        <w:rPr>
          <w:rFonts w:hint="eastAsia"/>
          <w:b/>
        </w:rPr>
        <w:t>Out</w:t>
      </w:r>
      <w:r w:rsidRPr="00664304">
        <w:rPr>
          <w:rFonts w:hint="eastAsia"/>
          <w:b/>
        </w:rPr>
        <w:t>put:</w:t>
      </w:r>
    </w:p>
    <w:p w:rsidR="00375F9C" w:rsidRPr="00B27FF9" w:rsidRDefault="005C781A" w:rsidP="00375F9C">
      <w:r>
        <w:rPr>
          <w:rFonts w:hint="eastAsia"/>
          <w:noProof/>
        </w:rPr>
        <w:drawing>
          <wp:inline distT="0" distB="0" distL="0" distR="0" wp14:anchorId="1486B685" wp14:editId="0F14B83A">
            <wp:extent cx="1038225" cy="1009650"/>
            <wp:effectExtent l="0" t="0" r="952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38225" cy="1009650"/>
                    </a:xfrm>
                    <a:prstGeom prst="rect">
                      <a:avLst/>
                    </a:prstGeom>
                    <a:noFill/>
                    <a:ln>
                      <a:noFill/>
                    </a:ln>
                  </pic:spPr>
                </pic:pic>
              </a:graphicData>
            </a:graphic>
          </wp:inline>
        </w:drawing>
      </w:r>
    </w:p>
    <w:p w:rsidR="00375F9C" w:rsidRDefault="00375F9C" w:rsidP="00E45D25">
      <w:pPr>
        <w:pStyle w:val="3"/>
        <w:numPr>
          <w:ilvl w:val="2"/>
          <w:numId w:val="17"/>
        </w:numPr>
      </w:pPr>
      <w:bookmarkStart w:id="81" w:name="_Toc356466217"/>
      <w:r>
        <w:rPr>
          <w:rFonts w:hint="eastAsia"/>
        </w:rPr>
        <w:t>Block</w:t>
      </w:r>
      <w:bookmarkEnd w:id="81"/>
    </w:p>
    <w:p w:rsidR="00375F9C" w:rsidRPr="000F3418" w:rsidRDefault="00375F9C" w:rsidP="00375F9C">
      <w:pPr>
        <w:rPr>
          <w:b/>
        </w:rPr>
      </w:pPr>
      <w:r w:rsidRPr="000F3418">
        <w:rPr>
          <w:rFonts w:hint="eastAsia"/>
          <w:b/>
        </w:rPr>
        <w:t>Input:</w:t>
      </w:r>
    </w:p>
    <w:p w:rsidR="00375F9C" w:rsidRDefault="005C781A" w:rsidP="00375F9C">
      <w:r>
        <w:rPr>
          <w:noProof/>
        </w:rPr>
        <mc:AlternateContent>
          <mc:Choice Requires="wpc">
            <w:drawing>
              <wp:inline distT="0" distB="0" distL="0" distR="0" wp14:anchorId="28EC4D7B" wp14:editId="0C653B4F">
                <wp:extent cx="5257800" cy="1287780"/>
                <wp:effectExtent l="9525" t="0" r="9525" b="0"/>
                <wp:docPr id="416" name="画布 4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98" name="Text Box 406"/>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407D2" w:rsidRDefault="0023747D" w:rsidP="00375F9C">
                              <w:pPr>
                                <w:spacing w:line="240" w:lineRule="exact"/>
                                <w:rPr>
                                  <w:sz w:val="18"/>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'none'</w:t>
                              </w:r>
                              <w:r w:rsidRPr="000407D2">
                                <w:rPr>
                                  <w:sz w:val="18"/>
                                  <w:szCs w:val="18"/>
                                </w:rPr>
                                <w:t>}).show()</w:t>
                              </w:r>
                            </w:p>
                            <w:p w:rsidR="0023747D" w:rsidRPr="000407D2" w:rsidRDefault="0023747D" w:rsidP="00375F9C">
                              <w:pPr>
                                <w:spacing w:line="240" w:lineRule="exact"/>
                                <w:rPr>
                                  <w:sz w:val="18"/>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Pr>
                                  <w:color w:val="FF00FF"/>
                                  <w:sz w:val="18"/>
                                  <w:szCs w:val="18"/>
                                </w:rPr>
                                <w:t>'</w:t>
                              </w:r>
                              <w:r>
                                <w:rPr>
                                  <w:rFonts w:hint="eastAsia"/>
                                  <w:color w:val="FF00FF"/>
                                  <w:sz w:val="18"/>
                                  <w:szCs w:val="18"/>
                                </w:rPr>
                                <w:t>flat</w:t>
                              </w:r>
                              <w:r w:rsidRPr="000407D2">
                                <w:rPr>
                                  <w:color w:val="FF00FF"/>
                                  <w:sz w:val="18"/>
                                  <w:szCs w:val="18"/>
                                </w:rPr>
                                <w:t>'</w:t>
                              </w:r>
                              <w:r w:rsidRPr="000407D2">
                                <w:rPr>
                                  <w:sz w:val="18"/>
                                  <w:szCs w:val="18"/>
                                </w:rPr>
                                <w:t>}).show()</w:t>
                              </w:r>
                            </w:p>
                            <w:p w:rsidR="0023747D" w:rsidRPr="000407D2" w:rsidRDefault="0023747D" w:rsidP="00375F9C">
                              <w:pPr>
                                <w:spacing w:line="240" w:lineRule="exact"/>
                                <w:rPr>
                                  <w:sz w:val="18"/>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'inset'</w:t>
                              </w:r>
                              <w:r w:rsidRPr="000407D2">
                                <w:rPr>
                                  <w:sz w:val="18"/>
                                  <w:szCs w:val="18"/>
                                </w:rPr>
                                <w:t>}).show()</w:t>
                              </w:r>
                            </w:p>
                            <w:p w:rsidR="0023747D" w:rsidRPr="000407D2" w:rsidRDefault="0023747D" w:rsidP="00375F9C">
                              <w:pPr>
                                <w:spacing w:line="240" w:lineRule="exact"/>
                                <w:rPr>
                                  <w:sz w:val="18"/>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'outset'</w:t>
                              </w:r>
                              <w:r w:rsidRPr="000407D2">
                                <w:rPr>
                                  <w:sz w:val="18"/>
                                  <w:szCs w:val="18"/>
                                </w:rPr>
                                <w:t>}).show()</w:t>
                              </w:r>
                            </w:p>
                            <w:p w:rsidR="0023747D" w:rsidRPr="000407D2" w:rsidRDefault="0023747D" w:rsidP="00375F9C">
                              <w:pPr>
                                <w:spacing w:line="240" w:lineRule="exact"/>
                                <w:rPr>
                                  <w:sz w:val="18"/>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'groove'</w:t>
                              </w:r>
                              <w:r w:rsidRPr="000407D2">
                                <w:rPr>
                                  <w:sz w:val="18"/>
                                  <w:szCs w:val="18"/>
                                </w:rPr>
                                <w:t>}).show()</w:t>
                              </w:r>
                            </w:p>
                            <w:p w:rsidR="0023747D" w:rsidRPr="000407D2" w:rsidRDefault="0023747D" w:rsidP="00375F9C">
                              <w:pPr>
                                <w:spacing w:line="240" w:lineRule="exact"/>
                                <w:rPr>
                                  <w:sz w:val="18"/>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'ridge'</w:t>
                              </w:r>
                              <w:r w:rsidRPr="000407D2">
                                <w:rPr>
                                  <w:sz w:val="18"/>
                                  <w:szCs w:val="18"/>
                                </w:rPr>
                                <w:t>}).show()</w:t>
                              </w:r>
                            </w:p>
                            <w:p w:rsidR="0023747D" w:rsidRPr="000407D2" w:rsidRDefault="0023747D" w:rsidP="00375F9C">
                              <w:pPr>
                                <w:rPr>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'none'</w:t>
                              </w:r>
                              <w:r w:rsidRPr="000407D2">
                                <w:rPr>
                                  <w:sz w:val="18"/>
                                  <w:szCs w:val="18"/>
                                </w:rPr>
                                <w:t>,border:</w:t>
                              </w:r>
                              <w:r w:rsidRPr="000407D2">
                                <w:rPr>
                                  <w:color w:val="0000FF"/>
                                  <w:sz w:val="18"/>
                                  <w:szCs w:val="18"/>
                                </w:rPr>
                                <w:t>true</w:t>
                              </w:r>
                              <w:r w:rsidRPr="000407D2">
                                <w:rPr>
                                  <w:sz w:val="18"/>
                                  <w:szCs w:val="18"/>
                                </w:rPr>
                                <w:t>,shadow:</w:t>
                              </w:r>
                              <w:r w:rsidRPr="000407D2">
                                <w:rPr>
                                  <w:color w:val="0000FF"/>
                                  <w:sz w:val="18"/>
                                  <w:szCs w:val="18"/>
                                </w:rPr>
                                <w:t>true</w:t>
                              </w:r>
                              <w:r w:rsidRPr="000407D2">
                                <w:rPr>
                                  <w:sz w:val="18"/>
                                  <w:szCs w:val="18"/>
                                </w:rPr>
                                <w:t>,resizer:</w:t>
                              </w:r>
                              <w:r w:rsidRPr="000407D2">
                                <w:rPr>
                                  <w:color w:val="0000FF"/>
                                  <w:sz w:val="18"/>
                                  <w:szCs w:val="18"/>
                                </w:rPr>
                                <w:t>true</w:t>
                              </w:r>
                              <w:r w:rsidRPr="000407D2">
                                <w:rPr>
                                  <w:sz w:val="18"/>
                                  <w:szCs w:val="18"/>
                                </w:rPr>
                                <w:t>}).show()</w:t>
                              </w:r>
                            </w:p>
                          </w:txbxContent>
                        </wps:txbx>
                        <wps:bodyPr rot="0" vert="horz" wrap="square" lIns="54000" tIns="46800" rIns="54000" bIns="45720" anchor="t" anchorCtr="0" upright="1">
                          <a:spAutoFit/>
                        </wps:bodyPr>
                      </wps:wsp>
                    </wpc:wpc>
                  </a:graphicData>
                </a:graphic>
              </wp:inline>
            </w:drawing>
          </mc:Choice>
          <mc:Fallback>
            <w:pict>
              <v:group id="画布 404" o:spid="_x0000_s1320" editas="canvas" style="width:414pt;height:101.4pt;mso-position-horizontal-relative:char;mso-position-vertical-relative:line" coordsize="52578,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">
                <v:shape id="_x0000_s1321" type="#_x0000_t75" style="position:absolute;width:52578;height:12877;visibility:visible;mso-wrap-style:square">
                  <v:fill o:detectmouseclick="t"/>
                  <v:path o:connecttype="none"/>
                </v:shape>
                <v:shape id="Text Box 406" o:spid="_x0000_s1322"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K8YsAA&#10;AADcAAAADwAAAGRycy9kb3ducmV2LnhtbERPy4rCMBTdC/MP4Q6401QXPjpGEUU6G8HHzP7S3GmK&#10;zU1JYq1/P1kILg/nvdr0thEd+VA7VjAZZyCIS6drrhT8XA+jBYgQkTU2jknBkwJs1h+DFebaPfhM&#10;3SVWIoVwyFGBibHNpQylIYth7FrixP05bzEm6CupPT5SuG3kNMtm0mLNqcFgSztD5e1ytwrK277f&#10;F/Wv8d3dLk56WTyPs0Kp4We//QIRqY9v8cv9rRXMl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sK8YsAAAADcAAAADwAAAAAAAAAAAAAAAACYAgAAZHJzL2Rvd25y&#10;ZXYueG1sUEsFBgAAAAAEAAQA9QAAAIUDAAAAAA==&#10;" strokeweight="1pt">
                  <v:textbox style="mso-fit-shape-to-text:t" inset="1.5mm,1.3mm,1.5mm">
                    <w:txbxContent>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'none'</w:t>
                        </w:r>
                        <w:r w:rsidRPr="000407D2">
                          <w:rPr>
                            <w:sz w:val="18"/>
                            <w:szCs w:val="18"/>
                          </w:rPr>
                          <w:t>}).show()</w:t>
                        </w:r>
                      </w:p>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Pr>
                            <w:color w:val="FF00FF"/>
                            <w:sz w:val="18"/>
                            <w:szCs w:val="18"/>
                          </w:rPr>
                          <w:t>'</w:t>
                        </w:r>
                        <w:r>
                          <w:rPr>
                            <w:rFonts w:hint="eastAsia"/>
                            <w:color w:val="FF00FF"/>
                            <w:sz w:val="18"/>
                            <w:szCs w:val="18"/>
                          </w:rPr>
                          <w:t>flat</w:t>
                        </w:r>
                        <w:r w:rsidRPr="000407D2">
                          <w:rPr>
                            <w:color w:val="FF00FF"/>
                            <w:sz w:val="18"/>
                            <w:szCs w:val="18"/>
                          </w:rPr>
                          <w:t>'</w:t>
                        </w:r>
                        <w:r w:rsidRPr="000407D2">
                          <w:rPr>
                            <w:sz w:val="18"/>
                            <w:szCs w:val="18"/>
                          </w:rPr>
                          <w:t>}).show()</w:t>
                        </w:r>
                      </w:p>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'inset'</w:t>
                        </w:r>
                        <w:r w:rsidRPr="000407D2">
                          <w:rPr>
                            <w:sz w:val="18"/>
                            <w:szCs w:val="18"/>
                          </w:rPr>
                          <w:t>}).show()</w:t>
                        </w:r>
                      </w:p>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'outset'</w:t>
                        </w:r>
                        <w:r w:rsidRPr="000407D2">
                          <w:rPr>
                            <w:sz w:val="18"/>
                            <w:szCs w:val="18"/>
                          </w:rPr>
                          <w:t>}).show()</w:t>
                        </w:r>
                      </w:p>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'groove'</w:t>
                        </w:r>
                        <w:r w:rsidRPr="000407D2">
                          <w:rPr>
                            <w:sz w:val="18"/>
                            <w:szCs w:val="18"/>
                          </w:rPr>
                          <w:t>}).show()</w:t>
                        </w:r>
                      </w:p>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'ridge'</w:t>
                        </w:r>
                        <w:r w:rsidRPr="000407D2">
                          <w:rPr>
                            <w:sz w:val="18"/>
                            <w:szCs w:val="18"/>
                          </w:rPr>
                          <w:t>}).show()</w:t>
                        </w:r>
                      </w:p>
                      <w:p w:rsidR="0023747D" w:rsidRPr="000407D2" w:rsidRDefault="0023747D" w:rsidP="00375F9C">
                        <w:pPr>
                          <w:rPr>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'none'</w:t>
                        </w:r>
                        <w:r w:rsidRPr="000407D2">
                          <w:rPr>
                            <w:sz w:val="18"/>
                            <w:szCs w:val="18"/>
                          </w:rPr>
                          <w:t>,border:</w:t>
                        </w:r>
                        <w:r w:rsidRPr="000407D2">
                          <w:rPr>
                            <w:color w:val="0000FF"/>
                            <w:sz w:val="18"/>
                            <w:szCs w:val="18"/>
                          </w:rPr>
                          <w:t>true</w:t>
                        </w:r>
                        <w:r w:rsidRPr="000407D2">
                          <w:rPr>
                            <w:sz w:val="18"/>
                            <w:szCs w:val="18"/>
                          </w:rPr>
                          <w:t>,shadow:</w:t>
                        </w:r>
                        <w:r w:rsidRPr="000407D2">
                          <w:rPr>
                            <w:color w:val="0000FF"/>
                            <w:sz w:val="18"/>
                            <w:szCs w:val="18"/>
                          </w:rPr>
                          <w:t>true</w:t>
                        </w:r>
                        <w:r w:rsidRPr="000407D2">
                          <w:rPr>
                            <w:sz w:val="18"/>
                            <w:szCs w:val="18"/>
                          </w:rPr>
                          <w:t>,resizer:</w:t>
                        </w:r>
                        <w:r w:rsidRPr="000407D2">
                          <w:rPr>
                            <w:color w:val="0000FF"/>
                            <w:sz w:val="18"/>
                            <w:szCs w:val="18"/>
                          </w:rPr>
                          <w:t>true</w:t>
                        </w:r>
                        <w:r w:rsidRPr="000407D2">
                          <w:rPr>
                            <w:sz w:val="18"/>
                            <w:szCs w:val="18"/>
                          </w:rPr>
                          <w:t>}).show()</w:t>
                        </w:r>
                      </w:p>
                    </w:txbxContent>
                  </v:textbox>
                </v:shape>
                <w10:anchorlock/>
              </v:group>
            </w:pict>
          </mc:Fallback>
        </mc:AlternateContent>
      </w:r>
    </w:p>
    <w:p w:rsidR="00375F9C" w:rsidRPr="000F3418" w:rsidRDefault="00375F9C" w:rsidP="00375F9C">
      <w:pPr>
        <w:rPr>
          <w:b/>
        </w:rPr>
      </w:pPr>
      <w:r w:rsidRPr="000F3418">
        <w:rPr>
          <w:rFonts w:hint="eastAsia"/>
          <w:b/>
        </w:rPr>
        <w:t>Output:</w:t>
      </w:r>
    </w:p>
    <w:p w:rsidR="00375F9C" w:rsidRPr="00B522D9" w:rsidRDefault="005C781A" w:rsidP="00375F9C">
      <w:r>
        <w:rPr>
          <w:rFonts w:hint="eastAsia"/>
          <w:noProof/>
        </w:rPr>
        <w:drawing>
          <wp:inline distT="0" distB="0" distL="0" distR="0" wp14:anchorId="22A0EE16" wp14:editId="12DA982A">
            <wp:extent cx="5391150" cy="866775"/>
            <wp:effectExtent l="0" t="0" r="0" b="952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91150" cy="866775"/>
                    </a:xfrm>
                    <a:prstGeom prst="rect">
                      <a:avLst/>
                    </a:prstGeom>
                    <a:noFill/>
                    <a:ln>
                      <a:noFill/>
                    </a:ln>
                  </pic:spPr>
                </pic:pic>
              </a:graphicData>
            </a:graphic>
          </wp:inline>
        </w:drawing>
      </w:r>
    </w:p>
    <w:p w:rsidR="00375F9C" w:rsidRDefault="00375F9C" w:rsidP="00E45D25">
      <w:pPr>
        <w:pStyle w:val="2"/>
        <w:numPr>
          <w:ilvl w:val="1"/>
          <w:numId w:val="17"/>
        </w:numPr>
      </w:pPr>
      <w:bookmarkStart w:id="82" w:name="_Toc356466218"/>
      <w:bookmarkStart w:id="83" w:name="_Toc235676279"/>
      <w:r>
        <w:rPr>
          <w:rFonts w:hint="eastAsia"/>
        </w:rPr>
        <w:t>Dialog related</w:t>
      </w:r>
      <w:bookmarkEnd w:id="82"/>
    </w:p>
    <w:p w:rsidR="00375F9C" w:rsidRDefault="00375F9C" w:rsidP="00E45D25">
      <w:pPr>
        <w:pStyle w:val="3"/>
        <w:numPr>
          <w:ilvl w:val="2"/>
          <w:numId w:val="17"/>
        </w:numPr>
      </w:pPr>
      <w:bookmarkStart w:id="84" w:name="_Toc356466219"/>
      <w:r w:rsidRPr="000F3418">
        <w:t>Normal state</w:t>
      </w:r>
      <w:bookmarkEnd w:id="84"/>
    </w:p>
    <w:p w:rsidR="00375F9C" w:rsidRPr="000F3418" w:rsidRDefault="00375F9C" w:rsidP="00375F9C">
      <w:pPr>
        <w:rPr>
          <w:b/>
        </w:rPr>
      </w:pPr>
      <w:r w:rsidRPr="000F3418">
        <w:rPr>
          <w:rFonts w:hint="eastAsia"/>
          <w:b/>
        </w:rPr>
        <w:t>Input:</w:t>
      </w:r>
    </w:p>
    <w:p w:rsidR="00375F9C" w:rsidRDefault="005C781A" w:rsidP="00375F9C">
      <w:r>
        <w:rPr>
          <w:noProof/>
        </w:rPr>
        <w:lastRenderedPageBreak/>
        <mc:AlternateContent>
          <mc:Choice Requires="wpc">
            <w:drawing>
              <wp:inline distT="0" distB="0" distL="0" distR="0" wp14:anchorId="670C3263" wp14:editId="59F5E378">
                <wp:extent cx="5257800" cy="306705"/>
                <wp:effectExtent l="9525" t="0" r="9525" b="7620"/>
                <wp:docPr id="420" name="画布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97" name="Text Box 422"/>
                        <wps:cNvSpPr txBox="1">
                          <a:spLocks noChangeArrowheads="1"/>
                        </wps:cNvSpPr>
                        <wps:spPr bwMode="auto">
                          <a:xfrm>
                            <a:off x="0" y="48895"/>
                            <a:ext cx="5257800" cy="257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3630D" w:rsidRDefault="0023747D" w:rsidP="00375F9C">
                              <w:pPr>
                                <w:spacing w:line="240" w:lineRule="exact"/>
                                <w:rPr>
                                  <w:sz w:val="18"/>
                                  <w:szCs w:val="18"/>
                                </w:rPr>
                              </w:pPr>
                              <w:r>
                                <w:rPr>
                                  <w:rFonts w:hint="eastAsia"/>
                                  <w:sz w:val="18"/>
                                  <w:szCs w:val="18"/>
                                </w:rPr>
                                <w:t>(new xui.UI.Dialog)</w:t>
                              </w:r>
                              <w:r w:rsidRPr="000407D2">
                                <w:rPr>
                                  <w:sz w:val="18"/>
                                  <w:szCs w:val="18"/>
                                </w:rPr>
                                <w:t>.show()</w:t>
                              </w:r>
                            </w:p>
                          </w:txbxContent>
                        </wps:txbx>
                        <wps:bodyPr rot="0" vert="horz" wrap="square" lIns="54000" tIns="46800" rIns="54000" bIns="45720" anchor="t" anchorCtr="0" upright="1">
                          <a:spAutoFit/>
                        </wps:bodyPr>
                      </wps:wsp>
                    </wpc:wpc>
                  </a:graphicData>
                </a:graphic>
              </wp:inline>
            </w:drawing>
          </mc:Choice>
          <mc:Fallback>
            <w:pict>
              <v:group id="画布 420" o:spid="_x0000_s1323" editas="canvas" style="width:414pt;height:24.15pt;mso-position-horizontal-relative:char;mso-position-vertical-relative:line" coordsize="52578,3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">
                <v:shape id="_x0000_s1324" type="#_x0000_t75" style="position:absolute;width:52578;height:3067;visibility:visible;mso-wrap-style:square">
                  <v:fill o:detectmouseclick="t"/>
                  <v:path o:connecttype="none"/>
                </v:shape>
                <v:shape id="Text Box 422" o:spid="_x0000_s1325" type="#_x0000_t202" style="position:absolute;top:488;width:52578;height:2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0oEMQA&#10;AADcAAAADwAAAGRycy9kb3ducmV2LnhtbESPzWsCMRTE70L/h/AK3jSrBz+2RhFFtpdC/bo/Nq+b&#10;xc3LksR1/e+bQsHjMDO/YVab3jaiIx9qxwom4wwEcel0zZWCy/kwWoAIEVlj45gUPCnAZv02WGGu&#10;3YOP1J1iJRKEQ44KTIxtLmUoDVkMY9cSJ+/HeYsxSV9J7fGR4LaR0yybSYs1pwWDLe0MlbfT3Soo&#10;b/t+X9RX47u7XXzrZfH8mhVKDd/77QeISH18hf/bn1rBfDmHvzPp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dKBDEAAAA3AAAAA8AAAAAAAAAAAAAAAAAmAIAAGRycy9k&#10;b3ducmV2LnhtbFBLBQYAAAAABAAEAPUAAACJAwAAAAA=&#10;" strokeweight="1pt">
                  <v:textbox style="mso-fit-shape-to-text:t" inset="1.5mm,1.3mm,1.5mm">
                    <w:txbxContent>
                      <w:p w:rsidR="0023747D" w:rsidRPr="00D3630D" w:rsidRDefault="0023747D" w:rsidP="00375F9C">
                        <w:pPr>
                          <w:spacing w:line="240" w:lineRule="exact"/>
                          <w:rPr>
                            <w:sz w:val="18"/>
                            <w:szCs w:val="18"/>
                          </w:rPr>
                        </w:pPr>
                        <w:r>
                          <w:rPr>
                            <w:rFonts w:hint="eastAsia"/>
                            <w:sz w:val="18"/>
                            <w:szCs w:val="18"/>
                          </w:rPr>
                          <w:t>(</w:t>
                        </w:r>
                        <w:proofErr w:type="gramStart"/>
                        <w:r>
                          <w:rPr>
                            <w:rFonts w:hint="eastAsia"/>
                            <w:sz w:val="18"/>
                            <w:szCs w:val="18"/>
                          </w:rPr>
                          <w:t>new</w:t>
                        </w:r>
                        <w:proofErr w:type="gramEnd"/>
                        <w:r>
                          <w:rPr>
                            <w:rFonts w:hint="eastAsia"/>
                            <w:sz w:val="18"/>
                            <w:szCs w:val="18"/>
                          </w:rPr>
                          <w:t xml:space="preserve"> xui.UI.Dialog)</w:t>
                        </w:r>
                        <w:r w:rsidRPr="000407D2">
                          <w:rPr>
                            <w:sz w:val="18"/>
                            <w:szCs w:val="18"/>
                          </w:rPr>
                          <w:t>.show()</w:t>
                        </w:r>
                      </w:p>
                    </w:txbxContent>
                  </v:textbox>
                </v:shape>
                <w10:anchorlock/>
              </v:group>
            </w:pict>
          </mc:Fallback>
        </mc:AlternateContent>
      </w:r>
    </w:p>
    <w:p w:rsidR="00375F9C" w:rsidRPr="000F3418" w:rsidRDefault="00375F9C" w:rsidP="00375F9C">
      <w:pPr>
        <w:rPr>
          <w:b/>
        </w:rPr>
      </w:pPr>
      <w:r w:rsidRPr="000F3418">
        <w:rPr>
          <w:rFonts w:hint="eastAsia"/>
          <w:b/>
        </w:rPr>
        <w:t>Output:</w:t>
      </w:r>
    </w:p>
    <w:p w:rsidR="00375F9C" w:rsidRDefault="0023747D" w:rsidP="0023747D">
      <w:pPr>
        <w:jc w:val="center"/>
      </w:pPr>
      <w:r>
        <w:rPr>
          <w:noProof/>
        </w:rPr>
        <w:drawing>
          <wp:inline distT="0" distB="0" distL="0" distR="0" wp14:anchorId="492454D3" wp14:editId="11D70184">
            <wp:extent cx="3000000" cy="2980953"/>
            <wp:effectExtent l="0" t="0" r="0" b="0"/>
            <wp:docPr id="1193" name="图片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000000" cy="2980953"/>
                    </a:xfrm>
                    <a:prstGeom prst="rect">
                      <a:avLst/>
                    </a:prstGeom>
                  </pic:spPr>
                </pic:pic>
              </a:graphicData>
            </a:graphic>
          </wp:inline>
        </w:drawing>
      </w:r>
    </w:p>
    <w:p w:rsidR="00375F9C" w:rsidRPr="000F3418" w:rsidRDefault="00375F9C" w:rsidP="00375F9C">
      <w:pPr>
        <w:rPr>
          <w:b/>
        </w:rPr>
      </w:pPr>
      <w:r w:rsidRPr="000F3418">
        <w:rPr>
          <w:rFonts w:hint="eastAsia"/>
          <w:b/>
        </w:rPr>
        <w:t>Input:</w:t>
      </w:r>
    </w:p>
    <w:p w:rsidR="00375F9C" w:rsidRDefault="005C781A" w:rsidP="00375F9C">
      <w:r>
        <w:rPr>
          <w:noProof/>
        </w:rPr>
        <mc:AlternateContent>
          <mc:Choice Requires="wpc">
            <w:drawing>
              <wp:inline distT="0" distB="0" distL="0" distR="0" wp14:anchorId="0061D6C9" wp14:editId="4479887A">
                <wp:extent cx="5257800" cy="1419225"/>
                <wp:effectExtent l="9525" t="0" r="9525" b="9525"/>
                <wp:docPr id="429" name="画布 4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96" name="Text Box 431"/>
                        <wps:cNvSpPr txBox="1">
                          <a:spLocks noChangeArrowheads="1"/>
                        </wps:cNvSpPr>
                        <wps:spPr bwMode="auto">
                          <a:xfrm>
                            <a:off x="0" y="48895"/>
                            <a:ext cx="5257800" cy="1370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75F9C" w:rsidRDefault="0023747D" w:rsidP="00375F9C">
                              <w:pPr>
                                <w:spacing w:line="240" w:lineRule="exact"/>
                                <w:rPr>
                                  <w:sz w:val="18"/>
                                  <w:szCs w:val="18"/>
                                </w:rPr>
                              </w:pPr>
                              <w:r w:rsidRPr="00375F9C">
                                <w:rPr>
                                  <w:color w:val="0000FF"/>
                                  <w:sz w:val="18"/>
                                  <w:szCs w:val="18"/>
                                </w:rPr>
                                <w:t>var</w:t>
                              </w:r>
                              <w:r w:rsidRPr="00375F9C">
                                <w:rPr>
                                  <w:sz w:val="18"/>
                                  <w:szCs w:val="18"/>
                                </w:rPr>
                                <w:t xml:space="preserve"> dlg</w:t>
                              </w:r>
                              <w:r w:rsidRPr="00375F9C">
                                <w:rPr>
                                  <w:rFonts w:hint="eastAsia"/>
                                  <w:sz w:val="18"/>
                                  <w:szCs w:val="18"/>
                                </w:rPr>
                                <w:t xml:space="preserve"> </w:t>
                              </w:r>
                              <w:r w:rsidRPr="00375F9C">
                                <w:rPr>
                                  <w:sz w:val="18"/>
                                  <w:szCs w:val="18"/>
                                </w:rPr>
                                <w:t>=</w:t>
                              </w:r>
                              <w:r w:rsidRPr="00375F9C">
                                <w:rPr>
                                  <w:rFonts w:hint="eastAsia"/>
                                  <w:sz w:val="18"/>
                                  <w:szCs w:val="18"/>
                                </w:rPr>
                                <w:t xml:space="preserve"> (</w:t>
                              </w:r>
                              <w:r w:rsidRPr="00375F9C">
                                <w:rPr>
                                  <w:rFonts w:hint="eastAsia"/>
                                  <w:color w:val="0000FF"/>
                                  <w:sz w:val="18"/>
                                  <w:szCs w:val="18"/>
                                </w:rPr>
                                <w:t>new</w:t>
                              </w:r>
                              <w:r w:rsidRPr="00375F9C">
                                <w:rPr>
                                  <w:sz w:val="18"/>
                                  <w:szCs w:val="18"/>
                                </w:rPr>
                                <w:t xml:space="preserve"> </w:t>
                              </w:r>
                              <w:r>
                                <w:rPr>
                                  <w:sz w:val="18"/>
                                  <w:szCs w:val="18"/>
                                </w:rPr>
                                <w:t>xui</w:t>
                              </w:r>
                              <w:r w:rsidRPr="00375F9C">
                                <w:rPr>
                                  <w:sz w:val="18"/>
                                  <w:szCs w:val="18"/>
                                </w:rPr>
                                <w:t>.</w:t>
                              </w:r>
                              <w:r w:rsidRPr="00375F9C">
                                <w:rPr>
                                  <w:rFonts w:hint="eastAsia"/>
                                  <w:sz w:val="18"/>
                                  <w:szCs w:val="18"/>
                                </w:rPr>
                                <w:t>UI.Dialog</w:t>
                              </w:r>
                              <w:r w:rsidRPr="00375F9C">
                                <w:rPr>
                                  <w:sz w:val="18"/>
                                  <w:szCs w:val="18"/>
                                </w:rPr>
                                <w:t>).show()</w:t>
                              </w:r>
                              <w:r w:rsidRPr="00375F9C">
                                <w:rPr>
                                  <w:rFonts w:hint="eastAsia"/>
                                  <w:sz w:val="18"/>
                                  <w:szCs w:val="18"/>
                                </w:rPr>
                                <w:t>;</w:t>
                              </w:r>
                            </w:p>
                            <w:p w:rsidR="0023747D" w:rsidRPr="00D3630D" w:rsidRDefault="0023747D" w:rsidP="00375F9C">
                              <w:pPr>
                                <w:spacing w:line="240" w:lineRule="exact"/>
                                <w:rPr>
                                  <w:sz w:val="18"/>
                                  <w:szCs w:val="18"/>
                                </w:rPr>
                              </w:pPr>
                              <w:r w:rsidRPr="00375F9C">
                                <w:rPr>
                                  <w:color w:val="0000FF"/>
                                  <w:sz w:val="18"/>
                                  <w:szCs w:val="18"/>
                                </w:rPr>
                                <w:t>var</w:t>
                              </w:r>
                              <w:r w:rsidRPr="00375F9C">
                                <w:rPr>
                                  <w:rFonts w:hint="eastAsia"/>
                                  <w:sz w:val="18"/>
                                  <w:szCs w:val="18"/>
                                </w:rPr>
                                <w:t xml:space="preserve"> </w:t>
                              </w:r>
                              <w:r w:rsidRPr="00D3630D">
                                <w:rPr>
                                  <w:sz w:val="18"/>
                                  <w:szCs w:val="18"/>
                                </w:rPr>
                                <w:t>panel;</w:t>
                              </w:r>
                            </w:p>
                            <w:p w:rsidR="0023747D" w:rsidRPr="00D3630D" w:rsidRDefault="0023747D" w:rsidP="00375F9C">
                              <w:pPr>
                                <w:spacing w:line="240" w:lineRule="exact"/>
                                <w:rPr>
                                  <w:sz w:val="18"/>
                                  <w:szCs w:val="18"/>
                                </w:rPr>
                              </w:pPr>
                              <w:r w:rsidRPr="00D3630D">
                                <w:rPr>
                                  <w:sz w:val="18"/>
                                  <w:szCs w:val="18"/>
                                </w:rPr>
                                <w:t>_.asyRun(</w:t>
                              </w:r>
                              <w:r w:rsidRPr="00D3630D">
                                <w:rPr>
                                  <w:color w:val="0000FF"/>
                                  <w:sz w:val="18"/>
                                  <w:szCs w:val="18"/>
                                </w:rPr>
                                <w:t>function</w:t>
                              </w:r>
                              <w:r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dlg.append(panel=</w:t>
                              </w:r>
                              <w:r w:rsidRPr="00D3630D">
                                <w:rPr>
                                  <w:color w:val="0000FF"/>
                                  <w:sz w:val="18"/>
                                  <w:szCs w:val="18"/>
                                </w:rPr>
                                <w:t>new</w:t>
                              </w:r>
                              <w:r w:rsidRPr="00D3630D">
                                <w:rPr>
                                  <w:sz w:val="18"/>
                                  <w:szCs w:val="18"/>
                                </w:rPr>
                                <w:t xml:space="preserve"> </w:t>
                              </w:r>
                              <w:r>
                                <w:rPr>
                                  <w:sz w:val="18"/>
                                  <w:szCs w:val="18"/>
                                </w:rPr>
                                <w:t>xui</w:t>
                              </w:r>
                              <w:r w:rsidRPr="00D3630D">
                                <w:rPr>
                                  <w:sz w:val="18"/>
                                  <w:szCs w:val="18"/>
                                </w:rPr>
                                <w:t>.UI.Panel)</w:t>
                              </w:r>
                            </w:p>
                            <w:p w:rsidR="0023747D" w:rsidRPr="00D3630D" w:rsidRDefault="0023747D" w:rsidP="00375F9C">
                              <w:pPr>
                                <w:spacing w:line="240" w:lineRule="exact"/>
                                <w:rPr>
                                  <w:sz w:val="18"/>
                                  <w:szCs w:val="18"/>
                                </w:rPr>
                              </w:pPr>
                              <w:r w:rsidRPr="00D3630D">
                                <w:rPr>
                                  <w:sz w:val="18"/>
                                  <w:szCs w:val="18"/>
                                </w:rPr>
                                <w:t>},</w:t>
                              </w:r>
                              <w:r w:rsidRPr="00D3630D">
                                <w:rPr>
                                  <w:color w:val="800000"/>
                                  <w:sz w:val="18"/>
                                  <w:szCs w:val="18"/>
                                </w:rPr>
                                <w:t>1000</w:t>
                              </w:r>
                              <w:r w:rsidRPr="00D3630D">
                                <w:rPr>
                                  <w:sz w:val="18"/>
                                  <w:szCs w:val="18"/>
                                </w:rPr>
                                <w:t>);</w:t>
                              </w:r>
                            </w:p>
                            <w:p w:rsidR="0023747D" w:rsidRPr="00D3630D" w:rsidRDefault="0023747D" w:rsidP="00375F9C">
                              <w:pPr>
                                <w:spacing w:line="240" w:lineRule="exact"/>
                                <w:rPr>
                                  <w:sz w:val="18"/>
                                  <w:szCs w:val="18"/>
                                </w:rPr>
                              </w:pPr>
                              <w:r w:rsidRPr="00D3630D">
                                <w:rPr>
                                  <w:sz w:val="18"/>
                                  <w:szCs w:val="18"/>
                                </w:rPr>
                                <w:t>_.asyRun(</w:t>
                              </w:r>
                              <w:r w:rsidRPr="00D3630D">
                                <w:rPr>
                                  <w:color w:val="0000FF"/>
                                  <w:sz w:val="18"/>
                                  <w:szCs w:val="18"/>
                                </w:rPr>
                                <w:t>function</w:t>
                              </w:r>
                              <w:r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panel.append(</w:t>
                              </w:r>
                              <w:r w:rsidRPr="00D3630D">
                                <w:rPr>
                                  <w:color w:val="0000FF"/>
                                  <w:sz w:val="18"/>
                                  <w:szCs w:val="18"/>
                                </w:rPr>
                                <w:t>new</w:t>
                              </w:r>
                              <w:r w:rsidRPr="00D3630D">
                                <w:rPr>
                                  <w:sz w:val="18"/>
                                  <w:szCs w:val="18"/>
                                </w:rPr>
                                <w:t xml:space="preserve"> </w:t>
                              </w:r>
                              <w:r>
                                <w:rPr>
                                  <w:sz w:val="18"/>
                                  <w:szCs w:val="18"/>
                                </w:rPr>
                                <w:t>xui</w:t>
                              </w:r>
                              <w:r w:rsidRPr="00D3630D">
                                <w:rPr>
                                  <w:sz w:val="18"/>
                                  <w:szCs w:val="18"/>
                                </w:rPr>
                                <w:t>.UI.ColorPicker)</w:t>
                              </w:r>
                            </w:p>
                            <w:p w:rsidR="0023747D" w:rsidRPr="00D3630D" w:rsidRDefault="0023747D" w:rsidP="00375F9C">
                              <w:pPr>
                                <w:rPr>
                                  <w:szCs w:val="18"/>
                                </w:rPr>
                              </w:pPr>
                              <w:r w:rsidRPr="00D3630D">
                                <w:rPr>
                                  <w:sz w:val="18"/>
                                  <w:szCs w:val="18"/>
                                </w:rPr>
                                <w:t>},</w:t>
                              </w:r>
                              <w:r w:rsidRPr="00D3630D">
                                <w:rPr>
                                  <w:color w:val="800000"/>
                                  <w:sz w:val="18"/>
                                  <w:szCs w:val="18"/>
                                </w:rPr>
                                <w:t>2000</w:t>
                              </w:r>
                              <w:r w:rsidRPr="00D3630D">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429" o:spid="_x0000_s1326" editas="canvas" style="width:414pt;height:111.75pt;mso-position-horizontal-relative:char;mso-position-vertical-relative:line" coordsize="52578,14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">
                <v:shape id="_x0000_s1327" type="#_x0000_t75" style="position:absolute;width:52578;height:14192;visibility:visible;mso-wrap-style:square">
                  <v:fill o:detectmouseclick="t"/>
                  <v:path o:connecttype="none"/>
                </v:shape>
                <v:shape id="Text Box 431" o:spid="_x0000_s1328" type="#_x0000_t202" style="position:absolute;top:488;width:52578;height:13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GNi8QA&#10;AADcAAAADwAAAGRycy9kb3ducmV2LnhtbESPT2sCMRTE7wW/Q3hCbzVrD6tujVKUsr0U/Nf7Y/O6&#10;Wdy8LElc12/fCILHYWZ+wyzXg21FTz40jhVMJxkI4srphmsFp+PX2xxEiMgaW8ek4EYB1qvRyxIL&#10;7a68p/4Qa5EgHApUYGLsCilDZchimLiOOHl/zluMSfpaao/XBLetfM+yXFpsOC0Y7GhjqDofLlZB&#10;dd4O27L5Nb6/2PlOL8rbT14q9ToePj9ARBriM/xof2sFs0UO9zPp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RjYvEAAAA3AAAAA8AAAAAAAAAAAAAAAAAmAIAAGRycy9k&#10;b3ducmV2LnhtbFBLBQYAAAAABAAEAPUAAACJAwAAAAA=&#10;" strokeweight="1pt">
                  <v:textbox style="mso-fit-shape-to-text:t" inset="1.5mm,1.3mm,1.5mm">
                    <w:txbxContent>
                      <w:p w:rsidR="0023747D" w:rsidRPr="00375F9C" w:rsidRDefault="0023747D" w:rsidP="00375F9C">
                        <w:pPr>
                          <w:spacing w:line="240" w:lineRule="exact"/>
                          <w:rPr>
                            <w:sz w:val="18"/>
                            <w:szCs w:val="18"/>
                          </w:rPr>
                        </w:pPr>
                        <w:proofErr w:type="gramStart"/>
                        <w:r w:rsidRPr="00375F9C">
                          <w:rPr>
                            <w:color w:val="0000FF"/>
                            <w:sz w:val="18"/>
                            <w:szCs w:val="18"/>
                          </w:rPr>
                          <w:t>var</w:t>
                        </w:r>
                        <w:proofErr w:type="gramEnd"/>
                        <w:r w:rsidRPr="00375F9C">
                          <w:rPr>
                            <w:sz w:val="18"/>
                            <w:szCs w:val="18"/>
                          </w:rPr>
                          <w:t xml:space="preserve"> dlg</w:t>
                        </w:r>
                        <w:r w:rsidRPr="00375F9C">
                          <w:rPr>
                            <w:rFonts w:hint="eastAsia"/>
                            <w:sz w:val="18"/>
                            <w:szCs w:val="18"/>
                          </w:rPr>
                          <w:t xml:space="preserve"> </w:t>
                        </w:r>
                        <w:r w:rsidRPr="00375F9C">
                          <w:rPr>
                            <w:sz w:val="18"/>
                            <w:szCs w:val="18"/>
                          </w:rPr>
                          <w:t>=</w:t>
                        </w:r>
                        <w:r w:rsidRPr="00375F9C">
                          <w:rPr>
                            <w:rFonts w:hint="eastAsia"/>
                            <w:sz w:val="18"/>
                            <w:szCs w:val="18"/>
                          </w:rPr>
                          <w:t xml:space="preserve"> (</w:t>
                        </w:r>
                        <w:r w:rsidRPr="00375F9C">
                          <w:rPr>
                            <w:rFonts w:hint="eastAsia"/>
                            <w:color w:val="0000FF"/>
                            <w:sz w:val="18"/>
                            <w:szCs w:val="18"/>
                          </w:rPr>
                          <w:t>new</w:t>
                        </w:r>
                        <w:r w:rsidRPr="00375F9C">
                          <w:rPr>
                            <w:sz w:val="18"/>
                            <w:szCs w:val="18"/>
                          </w:rPr>
                          <w:t xml:space="preserve"> </w:t>
                        </w:r>
                        <w:r>
                          <w:rPr>
                            <w:sz w:val="18"/>
                            <w:szCs w:val="18"/>
                          </w:rPr>
                          <w:t>xui</w:t>
                        </w:r>
                        <w:r w:rsidRPr="00375F9C">
                          <w:rPr>
                            <w:sz w:val="18"/>
                            <w:szCs w:val="18"/>
                          </w:rPr>
                          <w:t>.</w:t>
                        </w:r>
                        <w:r w:rsidRPr="00375F9C">
                          <w:rPr>
                            <w:rFonts w:hint="eastAsia"/>
                            <w:sz w:val="18"/>
                            <w:szCs w:val="18"/>
                          </w:rPr>
                          <w:t>UI.Dialog</w:t>
                        </w:r>
                        <w:r w:rsidRPr="00375F9C">
                          <w:rPr>
                            <w:sz w:val="18"/>
                            <w:szCs w:val="18"/>
                          </w:rPr>
                          <w:t>).show()</w:t>
                        </w:r>
                        <w:r w:rsidRPr="00375F9C">
                          <w:rPr>
                            <w:rFonts w:hint="eastAsia"/>
                            <w:sz w:val="18"/>
                            <w:szCs w:val="18"/>
                          </w:rPr>
                          <w:t>;</w:t>
                        </w:r>
                      </w:p>
                      <w:p w:rsidR="0023747D" w:rsidRPr="00D3630D" w:rsidRDefault="0023747D" w:rsidP="00375F9C">
                        <w:pPr>
                          <w:spacing w:line="240" w:lineRule="exact"/>
                          <w:rPr>
                            <w:sz w:val="18"/>
                            <w:szCs w:val="18"/>
                          </w:rPr>
                        </w:pPr>
                        <w:proofErr w:type="gramStart"/>
                        <w:r w:rsidRPr="00375F9C">
                          <w:rPr>
                            <w:color w:val="0000FF"/>
                            <w:sz w:val="18"/>
                            <w:szCs w:val="18"/>
                          </w:rPr>
                          <w:t>var</w:t>
                        </w:r>
                        <w:proofErr w:type="gramEnd"/>
                        <w:r w:rsidRPr="00375F9C">
                          <w:rPr>
                            <w:rFonts w:hint="eastAsia"/>
                            <w:sz w:val="18"/>
                            <w:szCs w:val="18"/>
                          </w:rPr>
                          <w:t xml:space="preserve"> </w:t>
                        </w:r>
                        <w:r w:rsidRPr="00D3630D">
                          <w:rPr>
                            <w:sz w:val="18"/>
                            <w:szCs w:val="18"/>
                          </w:rPr>
                          <w:t>panel;</w:t>
                        </w:r>
                      </w:p>
                      <w:p w:rsidR="0023747D" w:rsidRPr="00D3630D" w:rsidRDefault="0023747D" w:rsidP="00375F9C">
                        <w:pPr>
                          <w:spacing w:line="240" w:lineRule="exact"/>
                          <w:rPr>
                            <w:sz w:val="18"/>
                            <w:szCs w:val="18"/>
                          </w:rPr>
                        </w:pPr>
                        <w:r w:rsidRPr="00D3630D">
                          <w:rPr>
                            <w:sz w:val="18"/>
                            <w:szCs w:val="18"/>
                          </w:rPr>
                          <w:t>_.</w:t>
                        </w:r>
                        <w:proofErr w:type="gramStart"/>
                        <w:r w:rsidRPr="00D3630D">
                          <w:rPr>
                            <w:sz w:val="18"/>
                            <w:szCs w:val="18"/>
                          </w:rPr>
                          <w:t>asyRun(</w:t>
                        </w:r>
                        <w:proofErr w:type="gramEnd"/>
                        <w:r w:rsidRPr="00D3630D">
                          <w:rPr>
                            <w:color w:val="0000FF"/>
                            <w:sz w:val="18"/>
                            <w:szCs w:val="18"/>
                          </w:rPr>
                          <w:t>function</w:t>
                        </w:r>
                        <w:r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w:t>
                        </w:r>
                        <w:proofErr w:type="gramStart"/>
                        <w:r w:rsidRPr="00D3630D">
                          <w:rPr>
                            <w:sz w:val="18"/>
                            <w:szCs w:val="18"/>
                          </w:rPr>
                          <w:t>dlg.append(</w:t>
                        </w:r>
                        <w:proofErr w:type="gramEnd"/>
                        <w:r w:rsidRPr="00D3630D">
                          <w:rPr>
                            <w:sz w:val="18"/>
                            <w:szCs w:val="18"/>
                          </w:rPr>
                          <w:t>panel=</w:t>
                        </w:r>
                        <w:r w:rsidRPr="00D3630D">
                          <w:rPr>
                            <w:color w:val="0000FF"/>
                            <w:sz w:val="18"/>
                            <w:szCs w:val="18"/>
                          </w:rPr>
                          <w:t>new</w:t>
                        </w:r>
                        <w:r w:rsidRPr="00D3630D">
                          <w:rPr>
                            <w:sz w:val="18"/>
                            <w:szCs w:val="18"/>
                          </w:rPr>
                          <w:t xml:space="preserve"> </w:t>
                        </w:r>
                        <w:r>
                          <w:rPr>
                            <w:sz w:val="18"/>
                            <w:szCs w:val="18"/>
                          </w:rPr>
                          <w:t>xui</w:t>
                        </w:r>
                        <w:r w:rsidRPr="00D3630D">
                          <w:rPr>
                            <w:sz w:val="18"/>
                            <w:szCs w:val="18"/>
                          </w:rPr>
                          <w:t>.UI.Panel)</w:t>
                        </w:r>
                      </w:p>
                      <w:p w:rsidR="0023747D" w:rsidRPr="00D3630D" w:rsidRDefault="0023747D" w:rsidP="00375F9C">
                        <w:pPr>
                          <w:spacing w:line="240" w:lineRule="exact"/>
                          <w:rPr>
                            <w:sz w:val="18"/>
                            <w:szCs w:val="18"/>
                          </w:rPr>
                        </w:pPr>
                        <w:r w:rsidRPr="00D3630D">
                          <w:rPr>
                            <w:sz w:val="18"/>
                            <w:szCs w:val="18"/>
                          </w:rPr>
                          <w:t>}</w:t>
                        </w:r>
                        <w:proofErr w:type="gramStart"/>
                        <w:r w:rsidRPr="00D3630D">
                          <w:rPr>
                            <w:sz w:val="18"/>
                            <w:szCs w:val="18"/>
                          </w:rPr>
                          <w:t>,</w:t>
                        </w:r>
                        <w:r w:rsidRPr="00D3630D">
                          <w:rPr>
                            <w:color w:val="800000"/>
                            <w:sz w:val="18"/>
                            <w:szCs w:val="18"/>
                          </w:rPr>
                          <w:t>1000</w:t>
                        </w:r>
                        <w:proofErr w:type="gramEnd"/>
                        <w:r w:rsidRPr="00D3630D">
                          <w:rPr>
                            <w:sz w:val="18"/>
                            <w:szCs w:val="18"/>
                          </w:rPr>
                          <w:t>);</w:t>
                        </w:r>
                      </w:p>
                      <w:p w:rsidR="0023747D" w:rsidRPr="00D3630D" w:rsidRDefault="0023747D" w:rsidP="00375F9C">
                        <w:pPr>
                          <w:spacing w:line="240" w:lineRule="exact"/>
                          <w:rPr>
                            <w:sz w:val="18"/>
                            <w:szCs w:val="18"/>
                          </w:rPr>
                        </w:pPr>
                        <w:r w:rsidRPr="00D3630D">
                          <w:rPr>
                            <w:sz w:val="18"/>
                            <w:szCs w:val="18"/>
                          </w:rPr>
                          <w:t>_.</w:t>
                        </w:r>
                        <w:proofErr w:type="gramStart"/>
                        <w:r w:rsidRPr="00D3630D">
                          <w:rPr>
                            <w:sz w:val="18"/>
                            <w:szCs w:val="18"/>
                          </w:rPr>
                          <w:t>asyRun(</w:t>
                        </w:r>
                        <w:proofErr w:type="gramEnd"/>
                        <w:r w:rsidRPr="00D3630D">
                          <w:rPr>
                            <w:color w:val="0000FF"/>
                            <w:sz w:val="18"/>
                            <w:szCs w:val="18"/>
                          </w:rPr>
                          <w:t>function</w:t>
                        </w:r>
                        <w:r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w:t>
                        </w:r>
                        <w:proofErr w:type="gramStart"/>
                        <w:r w:rsidRPr="00D3630D">
                          <w:rPr>
                            <w:sz w:val="18"/>
                            <w:szCs w:val="18"/>
                          </w:rPr>
                          <w:t>panel.append(</w:t>
                        </w:r>
                        <w:proofErr w:type="gramEnd"/>
                        <w:r w:rsidRPr="00D3630D">
                          <w:rPr>
                            <w:color w:val="0000FF"/>
                            <w:sz w:val="18"/>
                            <w:szCs w:val="18"/>
                          </w:rPr>
                          <w:t>new</w:t>
                        </w:r>
                        <w:r w:rsidRPr="00D3630D">
                          <w:rPr>
                            <w:sz w:val="18"/>
                            <w:szCs w:val="18"/>
                          </w:rPr>
                          <w:t xml:space="preserve"> </w:t>
                        </w:r>
                        <w:r>
                          <w:rPr>
                            <w:sz w:val="18"/>
                            <w:szCs w:val="18"/>
                          </w:rPr>
                          <w:t>xui</w:t>
                        </w:r>
                        <w:r w:rsidRPr="00D3630D">
                          <w:rPr>
                            <w:sz w:val="18"/>
                            <w:szCs w:val="18"/>
                          </w:rPr>
                          <w:t>.UI.ColorPicker)</w:t>
                        </w:r>
                      </w:p>
                      <w:p w:rsidR="0023747D" w:rsidRPr="00D3630D" w:rsidRDefault="0023747D" w:rsidP="00375F9C">
                        <w:pPr>
                          <w:rPr>
                            <w:szCs w:val="18"/>
                          </w:rPr>
                        </w:pPr>
                        <w:r w:rsidRPr="00D3630D">
                          <w:rPr>
                            <w:sz w:val="18"/>
                            <w:szCs w:val="18"/>
                          </w:rPr>
                          <w:t>}</w:t>
                        </w:r>
                        <w:proofErr w:type="gramStart"/>
                        <w:r w:rsidRPr="00D3630D">
                          <w:rPr>
                            <w:sz w:val="18"/>
                            <w:szCs w:val="18"/>
                          </w:rPr>
                          <w:t>,</w:t>
                        </w:r>
                        <w:r w:rsidRPr="00D3630D">
                          <w:rPr>
                            <w:color w:val="800000"/>
                            <w:sz w:val="18"/>
                            <w:szCs w:val="18"/>
                          </w:rPr>
                          <w:t>2000</w:t>
                        </w:r>
                        <w:proofErr w:type="gramEnd"/>
                        <w:r w:rsidRPr="00D3630D">
                          <w:rPr>
                            <w:sz w:val="18"/>
                            <w:szCs w:val="18"/>
                          </w:rPr>
                          <w:t>);</w:t>
                        </w:r>
                      </w:p>
                    </w:txbxContent>
                  </v:textbox>
                </v:shape>
                <w10:anchorlock/>
              </v:group>
            </w:pict>
          </mc:Fallback>
        </mc:AlternateContent>
      </w:r>
    </w:p>
    <w:p w:rsidR="00375F9C" w:rsidRPr="000F3418" w:rsidRDefault="00375F9C" w:rsidP="00375F9C">
      <w:pPr>
        <w:rPr>
          <w:b/>
        </w:rPr>
      </w:pPr>
      <w:r w:rsidRPr="000F3418">
        <w:rPr>
          <w:rFonts w:hint="eastAsia"/>
          <w:b/>
        </w:rPr>
        <w:t>Output:</w:t>
      </w:r>
    </w:p>
    <w:p w:rsidR="00375F9C" w:rsidRPr="00D3630D" w:rsidRDefault="0023747D" w:rsidP="0023747D">
      <w:pPr>
        <w:jc w:val="center"/>
      </w:pPr>
      <w:r>
        <w:rPr>
          <w:noProof/>
        </w:rPr>
        <w:drawing>
          <wp:inline distT="0" distB="0" distL="0" distR="0" wp14:anchorId="057597A7" wp14:editId="0B478FAD">
            <wp:extent cx="3000000" cy="2952381"/>
            <wp:effectExtent l="0" t="0" r="0" b="635"/>
            <wp:docPr id="1194" name="图片 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000000" cy="2952381"/>
                    </a:xfrm>
                    <a:prstGeom prst="rect">
                      <a:avLst/>
                    </a:prstGeom>
                  </pic:spPr>
                </pic:pic>
              </a:graphicData>
            </a:graphic>
          </wp:inline>
        </w:drawing>
      </w:r>
    </w:p>
    <w:p w:rsidR="00375F9C" w:rsidRDefault="00375F9C" w:rsidP="00E45D25">
      <w:pPr>
        <w:pStyle w:val="3"/>
        <w:numPr>
          <w:ilvl w:val="2"/>
          <w:numId w:val="17"/>
        </w:numPr>
      </w:pPr>
      <w:bookmarkStart w:id="85" w:name="_Toc356466220"/>
      <w:r>
        <w:rPr>
          <w:rFonts w:hint="eastAsia"/>
        </w:rPr>
        <w:lastRenderedPageBreak/>
        <w:t>Min and Max status</w:t>
      </w:r>
      <w:bookmarkEnd w:id="85"/>
      <w:r>
        <w:rPr>
          <w:rFonts w:hint="eastAsia"/>
        </w:rPr>
        <w:t xml:space="preserve"> </w:t>
      </w:r>
    </w:p>
    <w:p w:rsidR="00375F9C" w:rsidRPr="000F3418" w:rsidRDefault="00375F9C" w:rsidP="00375F9C">
      <w:pPr>
        <w:rPr>
          <w:b/>
        </w:rPr>
      </w:pPr>
      <w:r w:rsidRPr="000F3418">
        <w:rPr>
          <w:rFonts w:hint="eastAsia"/>
          <w:b/>
        </w:rPr>
        <w:t>Input:</w:t>
      </w:r>
    </w:p>
    <w:p w:rsidR="00375F9C" w:rsidRDefault="005C781A" w:rsidP="00375F9C">
      <w:r>
        <w:rPr>
          <w:noProof/>
        </w:rPr>
        <mc:AlternateContent>
          <mc:Choice Requires="wpc">
            <w:drawing>
              <wp:inline distT="0" distB="0" distL="0" distR="0" wp14:anchorId="535FA78E" wp14:editId="17ABC5E9">
                <wp:extent cx="5257800" cy="1266825"/>
                <wp:effectExtent l="9525" t="0" r="9525" b="9525"/>
                <wp:docPr id="423" name="画布 4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95" name="Text Box 425"/>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3630D" w:rsidRDefault="0023747D" w:rsidP="00375F9C">
                              <w:pPr>
                                <w:spacing w:line="240" w:lineRule="exact"/>
                                <w:rPr>
                                  <w:sz w:val="18"/>
                                  <w:szCs w:val="18"/>
                                  <w:lang w:val="sv-SE"/>
                                </w:rPr>
                              </w:pPr>
                              <w:r w:rsidRPr="00D3630D">
                                <w:rPr>
                                  <w:color w:val="0000FF"/>
                                  <w:sz w:val="18"/>
                                  <w:szCs w:val="18"/>
                                  <w:lang w:val="sv-SE"/>
                                </w:rPr>
                                <w:t>var</w:t>
                              </w:r>
                              <w:r w:rsidRPr="00D3630D">
                                <w:rPr>
                                  <w:sz w:val="18"/>
                                  <w:szCs w:val="18"/>
                                  <w:lang w:val="sv-SE"/>
                                </w:rPr>
                                <w:t xml:space="preserve"> dlg</w:t>
                              </w:r>
                              <w:r>
                                <w:rPr>
                                  <w:rFonts w:hint="eastAsia"/>
                                  <w:sz w:val="18"/>
                                  <w:szCs w:val="18"/>
                                  <w:lang w:val="sv-SE"/>
                                </w:rPr>
                                <w:t xml:space="preserve"> </w:t>
                              </w:r>
                              <w:r w:rsidRPr="00D3630D">
                                <w:rPr>
                                  <w:sz w:val="18"/>
                                  <w:szCs w:val="18"/>
                                  <w:lang w:val="sv-SE"/>
                                </w:rPr>
                                <w:t>=</w:t>
                              </w:r>
                              <w:r>
                                <w:rPr>
                                  <w:rFonts w:hint="eastAsia"/>
                                  <w:sz w:val="18"/>
                                  <w:szCs w:val="18"/>
                                  <w:lang w:val="sv-SE"/>
                                </w:rPr>
                                <w:t xml:space="preserve"> (</w:t>
                              </w:r>
                              <w:r>
                                <w:rPr>
                                  <w:rFonts w:hint="eastAsia"/>
                                  <w:color w:val="0000FF"/>
                                  <w:sz w:val="18"/>
                                  <w:szCs w:val="18"/>
                                  <w:lang w:val="sv-SE"/>
                                </w:rPr>
                                <w:t>new</w:t>
                              </w:r>
                              <w:r>
                                <w:rPr>
                                  <w:rFonts w:hint="eastAsia"/>
                                  <w:sz w:val="18"/>
                                  <w:szCs w:val="18"/>
                                  <w:lang w:val="sv-SE"/>
                                </w:rPr>
                                <w:t xml:space="preserve"> </w:t>
                              </w:r>
                              <w:r>
                                <w:rPr>
                                  <w:sz w:val="18"/>
                                  <w:szCs w:val="18"/>
                                  <w:lang w:val="sv-SE"/>
                                </w:rPr>
                                <w:t>xui</w:t>
                              </w:r>
                              <w:r w:rsidRPr="00D3630D">
                                <w:rPr>
                                  <w:sz w:val="18"/>
                                  <w:szCs w:val="18"/>
                                  <w:lang w:val="sv-SE"/>
                                </w:rPr>
                                <w:t>.</w:t>
                              </w:r>
                              <w:r>
                                <w:rPr>
                                  <w:rFonts w:hint="eastAsia"/>
                                  <w:sz w:val="18"/>
                                  <w:szCs w:val="18"/>
                                  <w:lang w:val="sv-SE"/>
                                </w:rPr>
                                <w:t>UI.Dialog</w:t>
                              </w:r>
                              <w:r w:rsidRPr="00D3630D">
                                <w:rPr>
                                  <w:sz w:val="18"/>
                                  <w:szCs w:val="18"/>
                                  <w:lang w:val="sv-SE"/>
                                </w:rPr>
                                <w:t xml:space="preserve">). </w:t>
                              </w:r>
                              <w:r w:rsidRPr="00D3630D">
                                <w:rPr>
                                  <w:rFonts w:hint="eastAsia"/>
                                  <w:sz w:val="18"/>
                                  <w:szCs w:val="18"/>
                                  <w:lang w:val="sv-SE"/>
                                </w:rPr>
                                <w:t>setStatus</w:t>
                              </w:r>
                              <w:r w:rsidRPr="00D3630D">
                                <w:rPr>
                                  <w:sz w:val="18"/>
                                  <w:szCs w:val="18"/>
                                  <w:lang w:val="sv-SE"/>
                                </w:rPr>
                                <w:t>(</w:t>
                              </w:r>
                              <w:r w:rsidRPr="00D3630D">
                                <w:rPr>
                                  <w:color w:val="FF00FF"/>
                                  <w:sz w:val="18"/>
                                  <w:szCs w:val="18"/>
                                  <w:lang w:val="sv-SE"/>
                                </w:rPr>
                                <w:t>"</w:t>
                              </w:r>
                              <w:r w:rsidRPr="00D3630D">
                                <w:rPr>
                                  <w:rFonts w:hint="eastAsia"/>
                                  <w:color w:val="FF00FF"/>
                                  <w:sz w:val="18"/>
                                  <w:szCs w:val="18"/>
                                  <w:lang w:val="sv-SE"/>
                                </w:rPr>
                                <w:t>min</w:t>
                              </w:r>
                              <w:r w:rsidRPr="00D3630D">
                                <w:rPr>
                                  <w:color w:val="FF00FF"/>
                                  <w:sz w:val="18"/>
                                  <w:szCs w:val="18"/>
                                  <w:lang w:val="sv-SE"/>
                                </w:rPr>
                                <w:t>"</w:t>
                              </w:r>
                              <w:r w:rsidRPr="00D3630D">
                                <w:rPr>
                                  <w:sz w:val="18"/>
                                  <w:szCs w:val="18"/>
                                  <w:lang w:val="sv-SE"/>
                                </w:rPr>
                                <w:t>).show()</w:t>
                              </w:r>
                              <w:r w:rsidRPr="00D3630D">
                                <w:rPr>
                                  <w:rFonts w:hint="eastAsia"/>
                                  <w:sz w:val="18"/>
                                  <w:szCs w:val="18"/>
                                  <w:lang w:val="sv-SE"/>
                                </w:rPr>
                                <w:t>;</w:t>
                              </w:r>
                            </w:p>
                            <w:p w:rsidR="0023747D" w:rsidRPr="00D3630D" w:rsidRDefault="0023747D" w:rsidP="00375F9C">
                              <w:pPr>
                                <w:spacing w:line="240" w:lineRule="exact"/>
                                <w:rPr>
                                  <w:sz w:val="18"/>
                                  <w:szCs w:val="18"/>
                                </w:rPr>
                              </w:pPr>
                              <w:r w:rsidRPr="00D3630D">
                                <w:rPr>
                                  <w:sz w:val="18"/>
                                  <w:szCs w:val="18"/>
                                </w:rPr>
                                <w:t>_.asyRun(</w:t>
                              </w:r>
                              <w:r w:rsidRPr="00D3630D">
                                <w:rPr>
                                  <w:color w:val="0000FF"/>
                                  <w:sz w:val="18"/>
                                  <w:szCs w:val="18"/>
                                </w:rPr>
                                <w:t>function</w:t>
                              </w:r>
                              <w:r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dlg.</w:t>
                              </w:r>
                              <w:r>
                                <w:rPr>
                                  <w:rFonts w:hint="eastAsia"/>
                                  <w:sz w:val="18"/>
                                  <w:szCs w:val="18"/>
                                </w:rPr>
                                <w:t>setStatus(</w:t>
                              </w:r>
                              <w:r w:rsidRPr="00375F9C">
                                <w:rPr>
                                  <w:color w:val="FF00FF"/>
                                  <w:sz w:val="18"/>
                                  <w:szCs w:val="18"/>
                                </w:rPr>
                                <w:t>"</w:t>
                              </w:r>
                              <w:r w:rsidRPr="00375F9C">
                                <w:rPr>
                                  <w:rFonts w:hint="eastAsia"/>
                                  <w:color w:val="FF00FF"/>
                                  <w:sz w:val="18"/>
                                  <w:szCs w:val="18"/>
                                </w:rPr>
                                <w:t>normal</w:t>
                              </w:r>
                              <w:r w:rsidRPr="00375F9C">
                                <w:rPr>
                                  <w:color w:val="FF00FF"/>
                                  <w:sz w:val="18"/>
                                  <w:szCs w:val="18"/>
                                </w:rPr>
                                <w:t>"</w:t>
                              </w:r>
                              <w:r w:rsidRPr="00375F9C">
                                <w:rPr>
                                  <w:sz w:val="18"/>
                                  <w:szCs w:val="18"/>
                                </w:rPr>
                                <w:t>)</w:t>
                              </w:r>
                              <w:r w:rsidRPr="00375F9C">
                                <w:rPr>
                                  <w:rFonts w:hint="eastAsia"/>
                                  <w:sz w:val="18"/>
                                  <w:szCs w:val="18"/>
                                </w:rPr>
                                <w:t>;</w:t>
                              </w:r>
                            </w:p>
                            <w:p w:rsidR="0023747D" w:rsidRPr="00D3630D" w:rsidRDefault="0023747D" w:rsidP="00375F9C">
                              <w:pPr>
                                <w:spacing w:line="240" w:lineRule="exact"/>
                                <w:rPr>
                                  <w:sz w:val="18"/>
                                  <w:szCs w:val="18"/>
                                </w:rPr>
                              </w:pPr>
                              <w:r w:rsidRPr="00D3630D">
                                <w:rPr>
                                  <w:sz w:val="18"/>
                                  <w:szCs w:val="18"/>
                                </w:rPr>
                                <w:t>},</w:t>
                              </w:r>
                              <w:r w:rsidRPr="00D3630D">
                                <w:rPr>
                                  <w:color w:val="800000"/>
                                  <w:sz w:val="18"/>
                                  <w:szCs w:val="18"/>
                                </w:rPr>
                                <w:t>1000</w:t>
                              </w:r>
                              <w:r w:rsidRPr="00D3630D">
                                <w:rPr>
                                  <w:sz w:val="18"/>
                                  <w:szCs w:val="18"/>
                                </w:rPr>
                                <w:t>);</w:t>
                              </w:r>
                            </w:p>
                            <w:p w:rsidR="0023747D" w:rsidRPr="00D3630D" w:rsidRDefault="0023747D" w:rsidP="00375F9C">
                              <w:pPr>
                                <w:spacing w:line="240" w:lineRule="exact"/>
                                <w:rPr>
                                  <w:sz w:val="18"/>
                                  <w:szCs w:val="18"/>
                                </w:rPr>
                              </w:pPr>
                              <w:r w:rsidRPr="00D3630D">
                                <w:rPr>
                                  <w:sz w:val="18"/>
                                  <w:szCs w:val="18"/>
                                </w:rPr>
                                <w:t>_.asyRun(</w:t>
                              </w:r>
                              <w:r w:rsidRPr="00D3630D">
                                <w:rPr>
                                  <w:color w:val="0000FF"/>
                                  <w:sz w:val="18"/>
                                  <w:szCs w:val="18"/>
                                </w:rPr>
                                <w:t>function</w:t>
                              </w:r>
                              <w:r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dlg.</w:t>
                              </w:r>
                              <w:r>
                                <w:rPr>
                                  <w:rFonts w:hint="eastAsia"/>
                                  <w:sz w:val="18"/>
                                  <w:szCs w:val="18"/>
                                </w:rPr>
                                <w:t>setStatus(</w:t>
                              </w:r>
                              <w:r w:rsidRPr="00375F9C">
                                <w:rPr>
                                  <w:color w:val="FF00FF"/>
                                  <w:sz w:val="18"/>
                                  <w:szCs w:val="18"/>
                                </w:rPr>
                                <w:t>"</w:t>
                              </w:r>
                              <w:r w:rsidRPr="00375F9C">
                                <w:rPr>
                                  <w:rFonts w:hint="eastAsia"/>
                                  <w:color w:val="FF00FF"/>
                                  <w:sz w:val="18"/>
                                  <w:szCs w:val="18"/>
                                </w:rPr>
                                <w:t>max</w:t>
                              </w:r>
                              <w:r w:rsidRPr="00375F9C">
                                <w:rPr>
                                  <w:color w:val="FF00FF"/>
                                  <w:sz w:val="18"/>
                                  <w:szCs w:val="18"/>
                                </w:rPr>
                                <w:t>"</w:t>
                              </w:r>
                              <w:r w:rsidRPr="00375F9C">
                                <w:rPr>
                                  <w:sz w:val="18"/>
                                  <w:szCs w:val="18"/>
                                </w:rPr>
                                <w:t>)</w:t>
                              </w:r>
                              <w:r w:rsidRPr="00375F9C">
                                <w:rPr>
                                  <w:rFonts w:hint="eastAsia"/>
                                  <w:sz w:val="18"/>
                                  <w:szCs w:val="18"/>
                                </w:rPr>
                                <w:t>;</w:t>
                              </w:r>
                            </w:p>
                            <w:p w:rsidR="0023747D" w:rsidRPr="00D3630D" w:rsidRDefault="0023747D" w:rsidP="00375F9C">
                              <w:pPr>
                                <w:rPr>
                                  <w:szCs w:val="18"/>
                                </w:rPr>
                              </w:pPr>
                              <w:r w:rsidRPr="00D3630D">
                                <w:rPr>
                                  <w:sz w:val="18"/>
                                  <w:szCs w:val="18"/>
                                </w:rPr>
                                <w:t>},</w:t>
                              </w:r>
                              <w:r w:rsidRPr="00D3630D">
                                <w:rPr>
                                  <w:color w:val="800000"/>
                                  <w:sz w:val="18"/>
                                  <w:szCs w:val="18"/>
                                </w:rPr>
                                <w:t>2000</w:t>
                              </w:r>
                              <w:r w:rsidRPr="00D3630D">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423" o:spid="_x0000_s1329" editas="canvas" style="width:414pt;height:99.75pt;mso-position-horizontal-relative:char;mso-position-vertical-relative:line" coordsize="52578,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">
                <v:shape id="_x0000_s1330" type="#_x0000_t75" style="position:absolute;width:52578;height:12668;visibility:visible;mso-wrap-style:square">
                  <v:fill o:detectmouseclick="t"/>
                  <v:path o:connecttype="none"/>
                </v:shape>
                <v:shape id="Text Box 425" o:spid="_x0000_s1331"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T/MQA&#10;AADcAAAADwAAAGRycy9kb3ducmV2LnhtbESPT2sCMRTE74V+h/AKvdWshVpdjSJKWS9C/Xd/bJ6b&#10;xc3LksR1/fZGKPQ4zMxvmNmit43oyIfasYLhIANBXDpdc6XgePj5GIMIEVlj45gU3CnAYv76MsNc&#10;uxvvqNvHSiQIhxwVmBjbXMpQGrIYBq4lTt7ZeYsxSV9J7fGW4LaRn1k2khZrTgsGW1oZKi/7q1VQ&#10;Xtb9uqhPxndXO/7Vk+K+HRVKvb/1yymISH38D/+1N1rB9+QLnmfS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DE/zEAAAA3AAAAA8AAAAAAAAAAAAAAAAAmAIAAGRycy9k&#10;b3ducmV2LnhtbFBLBQYAAAAABAAEAPUAAACJAwAAAAA=&#10;" strokeweight="1pt">
                  <v:textbox style="mso-fit-shape-to-text:t" inset="1.5mm,1.3mm,1.5mm">
                    <w:txbxContent>
                      <w:p w:rsidR="0023747D" w:rsidRPr="00D3630D" w:rsidRDefault="0023747D" w:rsidP="00375F9C">
                        <w:pPr>
                          <w:spacing w:line="240" w:lineRule="exact"/>
                          <w:rPr>
                            <w:sz w:val="18"/>
                            <w:szCs w:val="18"/>
                            <w:lang w:val="sv-SE"/>
                          </w:rPr>
                        </w:pPr>
                        <w:r w:rsidRPr="00D3630D">
                          <w:rPr>
                            <w:color w:val="0000FF"/>
                            <w:sz w:val="18"/>
                            <w:szCs w:val="18"/>
                            <w:lang w:val="sv-SE"/>
                          </w:rPr>
                          <w:t>var</w:t>
                        </w:r>
                        <w:r w:rsidRPr="00D3630D">
                          <w:rPr>
                            <w:sz w:val="18"/>
                            <w:szCs w:val="18"/>
                            <w:lang w:val="sv-SE"/>
                          </w:rPr>
                          <w:t xml:space="preserve"> dlg</w:t>
                        </w:r>
                        <w:r>
                          <w:rPr>
                            <w:rFonts w:hint="eastAsia"/>
                            <w:sz w:val="18"/>
                            <w:szCs w:val="18"/>
                            <w:lang w:val="sv-SE"/>
                          </w:rPr>
                          <w:t xml:space="preserve"> </w:t>
                        </w:r>
                        <w:r w:rsidRPr="00D3630D">
                          <w:rPr>
                            <w:sz w:val="18"/>
                            <w:szCs w:val="18"/>
                            <w:lang w:val="sv-SE"/>
                          </w:rPr>
                          <w:t>=</w:t>
                        </w:r>
                        <w:r>
                          <w:rPr>
                            <w:rFonts w:hint="eastAsia"/>
                            <w:sz w:val="18"/>
                            <w:szCs w:val="18"/>
                            <w:lang w:val="sv-SE"/>
                          </w:rPr>
                          <w:t xml:space="preserve"> (</w:t>
                        </w:r>
                        <w:r>
                          <w:rPr>
                            <w:rFonts w:hint="eastAsia"/>
                            <w:color w:val="0000FF"/>
                            <w:sz w:val="18"/>
                            <w:szCs w:val="18"/>
                            <w:lang w:val="sv-SE"/>
                          </w:rPr>
                          <w:t>new</w:t>
                        </w:r>
                        <w:r>
                          <w:rPr>
                            <w:rFonts w:hint="eastAsia"/>
                            <w:sz w:val="18"/>
                            <w:szCs w:val="18"/>
                            <w:lang w:val="sv-SE"/>
                          </w:rPr>
                          <w:t xml:space="preserve"> </w:t>
                        </w:r>
                        <w:r>
                          <w:rPr>
                            <w:sz w:val="18"/>
                            <w:szCs w:val="18"/>
                            <w:lang w:val="sv-SE"/>
                          </w:rPr>
                          <w:t>xui</w:t>
                        </w:r>
                        <w:r w:rsidRPr="00D3630D">
                          <w:rPr>
                            <w:sz w:val="18"/>
                            <w:szCs w:val="18"/>
                            <w:lang w:val="sv-SE"/>
                          </w:rPr>
                          <w:t>.</w:t>
                        </w:r>
                        <w:r>
                          <w:rPr>
                            <w:rFonts w:hint="eastAsia"/>
                            <w:sz w:val="18"/>
                            <w:szCs w:val="18"/>
                            <w:lang w:val="sv-SE"/>
                          </w:rPr>
                          <w:t>UI.Dialog</w:t>
                        </w:r>
                        <w:r w:rsidRPr="00D3630D">
                          <w:rPr>
                            <w:sz w:val="18"/>
                            <w:szCs w:val="18"/>
                            <w:lang w:val="sv-SE"/>
                          </w:rPr>
                          <w:t xml:space="preserve">). </w:t>
                        </w:r>
                        <w:r w:rsidRPr="00D3630D">
                          <w:rPr>
                            <w:rFonts w:hint="eastAsia"/>
                            <w:sz w:val="18"/>
                            <w:szCs w:val="18"/>
                            <w:lang w:val="sv-SE"/>
                          </w:rPr>
                          <w:t>setStatus</w:t>
                        </w:r>
                        <w:r w:rsidRPr="00D3630D">
                          <w:rPr>
                            <w:sz w:val="18"/>
                            <w:szCs w:val="18"/>
                            <w:lang w:val="sv-SE"/>
                          </w:rPr>
                          <w:t>(</w:t>
                        </w:r>
                        <w:r w:rsidRPr="00D3630D">
                          <w:rPr>
                            <w:color w:val="FF00FF"/>
                            <w:sz w:val="18"/>
                            <w:szCs w:val="18"/>
                            <w:lang w:val="sv-SE"/>
                          </w:rPr>
                          <w:t>"</w:t>
                        </w:r>
                        <w:r w:rsidRPr="00D3630D">
                          <w:rPr>
                            <w:rFonts w:hint="eastAsia"/>
                            <w:color w:val="FF00FF"/>
                            <w:sz w:val="18"/>
                            <w:szCs w:val="18"/>
                            <w:lang w:val="sv-SE"/>
                          </w:rPr>
                          <w:t>min</w:t>
                        </w:r>
                        <w:r w:rsidRPr="00D3630D">
                          <w:rPr>
                            <w:color w:val="FF00FF"/>
                            <w:sz w:val="18"/>
                            <w:szCs w:val="18"/>
                            <w:lang w:val="sv-SE"/>
                          </w:rPr>
                          <w:t>"</w:t>
                        </w:r>
                        <w:r w:rsidRPr="00D3630D">
                          <w:rPr>
                            <w:sz w:val="18"/>
                            <w:szCs w:val="18"/>
                            <w:lang w:val="sv-SE"/>
                          </w:rPr>
                          <w:t>).show()</w:t>
                        </w:r>
                        <w:r w:rsidRPr="00D3630D">
                          <w:rPr>
                            <w:rFonts w:hint="eastAsia"/>
                            <w:sz w:val="18"/>
                            <w:szCs w:val="18"/>
                            <w:lang w:val="sv-SE"/>
                          </w:rPr>
                          <w:t>;</w:t>
                        </w:r>
                      </w:p>
                      <w:p w:rsidR="0023747D" w:rsidRPr="00D3630D" w:rsidRDefault="0023747D" w:rsidP="00375F9C">
                        <w:pPr>
                          <w:spacing w:line="240" w:lineRule="exact"/>
                          <w:rPr>
                            <w:sz w:val="18"/>
                            <w:szCs w:val="18"/>
                          </w:rPr>
                        </w:pPr>
                        <w:r w:rsidRPr="00D3630D">
                          <w:rPr>
                            <w:sz w:val="18"/>
                            <w:szCs w:val="18"/>
                          </w:rPr>
                          <w:t>_.</w:t>
                        </w:r>
                        <w:proofErr w:type="gramStart"/>
                        <w:r w:rsidRPr="00D3630D">
                          <w:rPr>
                            <w:sz w:val="18"/>
                            <w:szCs w:val="18"/>
                          </w:rPr>
                          <w:t>asyRun(</w:t>
                        </w:r>
                        <w:proofErr w:type="gramEnd"/>
                        <w:r w:rsidRPr="00D3630D">
                          <w:rPr>
                            <w:color w:val="0000FF"/>
                            <w:sz w:val="18"/>
                            <w:szCs w:val="18"/>
                          </w:rPr>
                          <w:t>function</w:t>
                        </w:r>
                        <w:r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w:t>
                        </w:r>
                        <w:proofErr w:type="gramStart"/>
                        <w:r w:rsidRPr="00D3630D">
                          <w:rPr>
                            <w:sz w:val="18"/>
                            <w:szCs w:val="18"/>
                          </w:rPr>
                          <w:t>dlg.</w:t>
                        </w:r>
                        <w:r>
                          <w:rPr>
                            <w:rFonts w:hint="eastAsia"/>
                            <w:sz w:val="18"/>
                            <w:szCs w:val="18"/>
                          </w:rPr>
                          <w:t>setStatus(</w:t>
                        </w:r>
                        <w:proofErr w:type="gramEnd"/>
                        <w:r w:rsidRPr="00375F9C">
                          <w:rPr>
                            <w:color w:val="FF00FF"/>
                            <w:sz w:val="18"/>
                            <w:szCs w:val="18"/>
                          </w:rPr>
                          <w:t>"</w:t>
                        </w:r>
                        <w:r w:rsidRPr="00375F9C">
                          <w:rPr>
                            <w:rFonts w:hint="eastAsia"/>
                            <w:color w:val="FF00FF"/>
                            <w:sz w:val="18"/>
                            <w:szCs w:val="18"/>
                          </w:rPr>
                          <w:t>normal</w:t>
                        </w:r>
                        <w:r w:rsidRPr="00375F9C">
                          <w:rPr>
                            <w:color w:val="FF00FF"/>
                            <w:sz w:val="18"/>
                            <w:szCs w:val="18"/>
                          </w:rPr>
                          <w:t>"</w:t>
                        </w:r>
                        <w:r w:rsidRPr="00375F9C">
                          <w:rPr>
                            <w:sz w:val="18"/>
                            <w:szCs w:val="18"/>
                          </w:rPr>
                          <w:t>)</w:t>
                        </w:r>
                        <w:r w:rsidRPr="00375F9C">
                          <w:rPr>
                            <w:rFonts w:hint="eastAsia"/>
                            <w:sz w:val="18"/>
                            <w:szCs w:val="18"/>
                          </w:rPr>
                          <w:t>;</w:t>
                        </w:r>
                      </w:p>
                      <w:p w:rsidR="0023747D" w:rsidRPr="00D3630D" w:rsidRDefault="0023747D" w:rsidP="00375F9C">
                        <w:pPr>
                          <w:spacing w:line="240" w:lineRule="exact"/>
                          <w:rPr>
                            <w:sz w:val="18"/>
                            <w:szCs w:val="18"/>
                          </w:rPr>
                        </w:pPr>
                        <w:r w:rsidRPr="00D3630D">
                          <w:rPr>
                            <w:sz w:val="18"/>
                            <w:szCs w:val="18"/>
                          </w:rPr>
                          <w:t>}</w:t>
                        </w:r>
                        <w:proofErr w:type="gramStart"/>
                        <w:r w:rsidRPr="00D3630D">
                          <w:rPr>
                            <w:sz w:val="18"/>
                            <w:szCs w:val="18"/>
                          </w:rPr>
                          <w:t>,</w:t>
                        </w:r>
                        <w:r w:rsidRPr="00D3630D">
                          <w:rPr>
                            <w:color w:val="800000"/>
                            <w:sz w:val="18"/>
                            <w:szCs w:val="18"/>
                          </w:rPr>
                          <w:t>1000</w:t>
                        </w:r>
                        <w:proofErr w:type="gramEnd"/>
                        <w:r w:rsidRPr="00D3630D">
                          <w:rPr>
                            <w:sz w:val="18"/>
                            <w:szCs w:val="18"/>
                          </w:rPr>
                          <w:t>);</w:t>
                        </w:r>
                      </w:p>
                      <w:p w:rsidR="0023747D" w:rsidRPr="00D3630D" w:rsidRDefault="0023747D" w:rsidP="00375F9C">
                        <w:pPr>
                          <w:spacing w:line="240" w:lineRule="exact"/>
                          <w:rPr>
                            <w:sz w:val="18"/>
                            <w:szCs w:val="18"/>
                          </w:rPr>
                        </w:pPr>
                        <w:r w:rsidRPr="00D3630D">
                          <w:rPr>
                            <w:sz w:val="18"/>
                            <w:szCs w:val="18"/>
                          </w:rPr>
                          <w:t>_.</w:t>
                        </w:r>
                        <w:proofErr w:type="gramStart"/>
                        <w:r w:rsidRPr="00D3630D">
                          <w:rPr>
                            <w:sz w:val="18"/>
                            <w:szCs w:val="18"/>
                          </w:rPr>
                          <w:t>asyRun(</w:t>
                        </w:r>
                        <w:proofErr w:type="gramEnd"/>
                        <w:r w:rsidRPr="00D3630D">
                          <w:rPr>
                            <w:color w:val="0000FF"/>
                            <w:sz w:val="18"/>
                            <w:szCs w:val="18"/>
                          </w:rPr>
                          <w:t>function</w:t>
                        </w:r>
                        <w:r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w:t>
                        </w:r>
                        <w:proofErr w:type="gramStart"/>
                        <w:r w:rsidRPr="00D3630D">
                          <w:rPr>
                            <w:sz w:val="18"/>
                            <w:szCs w:val="18"/>
                          </w:rPr>
                          <w:t>dlg.</w:t>
                        </w:r>
                        <w:r>
                          <w:rPr>
                            <w:rFonts w:hint="eastAsia"/>
                            <w:sz w:val="18"/>
                            <w:szCs w:val="18"/>
                          </w:rPr>
                          <w:t>setStatus(</w:t>
                        </w:r>
                        <w:proofErr w:type="gramEnd"/>
                        <w:r w:rsidRPr="00375F9C">
                          <w:rPr>
                            <w:color w:val="FF00FF"/>
                            <w:sz w:val="18"/>
                            <w:szCs w:val="18"/>
                          </w:rPr>
                          <w:t>"</w:t>
                        </w:r>
                        <w:r w:rsidRPr="00375F9C">
                          <w:rPr>
                            <w:rFonts w:hint="eastAsia"/>
                            <w:color w:val="FF00FF"/>
                            <w:sz w:val="18"/>
                            <w:szCs w:val="18"/>
                          </w:rPr>
                          <w:t>max</w:t>
                        </w:r>
                        <w:r w:rsidRPr="00375F9C">
                          <w:rPr>
                            <w:color w:val="FF00FF"/>
                            <w:sz w:val="18"/>
                            <w:szCs w:val="18"/>
                          </w:rPr>
                          <w:t>"</w:t>
                        </w:r>
                        <w:r w:rsidRPr="00375F9C">
                          <w:rPr>
                            <w:sz w:val="18"/>
                            <w:szCs w:val="18"/>
                          </w:rPr>
                          <w:t>)</w:t>
                        </w:r>
                        <w:r w:rsidRPr="00375F9C">
                          <w:rPr>
                            <w:rFonts w:hint="eastAsia"/>
                            <w:sz w:val="18"/>
                            <w:szCs w:val="18"/>
                          </w:rPr>
                          <w:t>;</w:t>
                        </w:r>
                      </w:p>
                      <w:p w:rsidR="0023747D" w:rsidRPr="00D3630D" w:rsidRDefault="0023747D" w:rsidP="00375F9C">
                        <w:pPr>
                          <w:rPr>
                            <w:szCs w:val="18"/>
                          </w:rPr>
                        </w:pPr>
                        <w:r w:rsidRPr="00D3630D">
                          <w:rPr>
                            <w:sz w:val="18"/>
                            <w:szCs w:val="18"/>
                          </w:rPr>
                          <w:t>}</w:t>
                        </w:r>
                        <w:proofErr w:type="gramStart"/>
                        <w:r w:rsidRPr="00D3630D">
                          <w:rPr>
                            <w:sz w:val="18"/>
                            <w:szCs w:val="18"/>
                          </w:rPr>
                          <w:t>,</w:t>
                        </w:r>
                        <w:r w:rsidRPr="00D3630D">
                          <w:rPr>
                            <w:color w:val="800000"/>
                            <w:sz w:val="18"/>
                            <w:szCs w:val="18"/>
                          </w:rPr>
                          <w:t>2000</w:t>
                        </w:r>
                        <w:proofErr w:type="gramEnd"/>
                        <w:r w:rsidRPr="00D3630D">
                          <w:rPr>
                            <w:sz w:val="18"/>
                            <w:szCs w:val="18"/>
                          </w:rPr>
                          <w:t>);</w:t>
                        </w:r>
                      </w:p>
                    </w:txbxContent>
                  </v:textbox>
                </v:shape>
                <w10:anchorlock/>
              </v:group>
            </w:pict>
          </mc:Fallback>
        </mc:AlternateContent>
      </w:r>
    </w:p>
    <w:p w:rsidR="00375F9C" w:rsidRPr="000F3418" w:rsidRDefault="00375F9C" w:rsidP="00375F9C">
      <w:pPr>
        <w:rPr>
          <w:b/>
        </w:rPr>
      </w:pPr>
      <w:r w:rsidRPr="000F3418">
        <w:rPr>
          <w:rFonts w:hint="eastAsia"/>
          <w:b/>
        </w:rPr>
        <w:t>Output:</w:t>
      </w:r>
    </w:p>
    <w:p w:rsidR="00375F9C" w:rsidRDefault="0023747D" w:rsidP="0023747D">
      <w:pPr>
        <w:jc w:val="center"/>
      </w:pPr>
      <w:r>
        <w:rPr>
          <w:noProof/>
        </w:rPr>
        <w:drawing>
          <wp:inline distT="0" distB="0" distL="0" distR="0" wp14:anchorId="33D42E86" wp14:editId="6E098AF7">
            <wp:extent cx="1980953" cy="352381"/>
            <wp:effectExtent l="0" t="0" r="635" b="0"/>
            <wp:docPr id="1195" name="图片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1980953" cy="352381"/>
                    </a:xfrm>
                    <a:prstGeom prst="rect">
                      <a:avLst/>
                    </a:prstGeom>
                  </pic:spPr>
                </pic:pic>
              </a:graphicData>
            </a:graphic>
          </wp:inline>
        </w:drawing>
      </w:r>
    </w:p>
    <w:p w:rsidR="00375F9C" w:rsidRDefault="00375F9C" w:rsidP="00E45D25">
      <w:pPr>
        <w:pStyle w:val="3"/>
        <w:numPr>
          <w:ilvl w:val="2"/>
          <w:numId w:val="17"/>
        </w:numPr>
      </w:pPr>
      <w:bookmarkStart w:id="86" w:name="_Toc356466221"/>
      <w:r>
        <w:rPr>
          <w:rFonts w:hint="eastAsia"/>
        </w:rPr>
        <w:t>Modal Mode</w:t>
      </w:r>
      <w:bookmarkEnd w:id="86"/>
      <w:r>
        <w:rPr>
          <w:rFonts w:hint="eastAsia"/>
        </w:rPr>
        <w:t xml:space="preserve"> </w:t>
      </w:r>
    </w:p>
    <w:p w:rsidR="00375F9C" w:rsidRPr="000F3418" w:rsidRDefault="00375F9C" w:rsidP="00375F9C">
      <w:pPr>
        <w:rPr>
          <w:b/>
        </w:rPr>
      </w:pPr>
      <w:r w:rsidRPr="000F3418">
        <w:rPr>
          <w:rFonts w:hint="eastAsia"/>
          <w:b/>
        </w:rPr>
        <w:t>Input:</w:t>
      </w:r>
    </w:p>
    <w:p w:rsidR="00375F9C" w:rsidRDefault="005C781A" w:rsidP="00375F9C">
      <w:r>
        <w:rPr>
          <w:noProof/>
        </w:rPr>
        <mc:AlternateContent>
          <mc:Choice Requires="wpc">
            <w:drawing>
              <wp:inline distT="0" distB="0" distL="0" distR="0" wp14:anchorId="7F252016" wp14:editId="4E4CDDA8">
                <wp:extent cx="5257800" cy="2790825"/>
                <wp:effectExtent l="9525" t="0" r="9525" b="0"/>
                <wp:docPr id="432" name="画布 4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89" name="Text Box 434"/>
                        <wps:cNvSpPr txBox="1">
                          <a:spLocks noChangeArrowheads="1"/>
                        </wps:cNvSpPr>
                        <wps:spPr bwMode="auto">
                          <a:xfrm>
                            <a:off x="0" y="48895"/>
                            <a:ext cx="5257800" cy="2589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131BA" w:rsidRDefault="0023747D" w:rsidP="00375F9C">
                              <w:pPr>
                                <w:spacing w:line="240" w:lineRule="exact"/>
                                <w:rPr>
                                  <w:sz w:val="18"/>
                                  <w:szCs w:val="18"/>
                                  <w:lang w:val="de-DE"/>
                                </w:rPr>
                              </w:pPr>
                              <w:r w:rsidRPr="009131BA">
                                <w:rPr>
                                  <w:color w:val="0000FF"/>
                                  <w:sz w:val="18"/>
                                  <w:szCs w:val="18"/>
                                  <w:lang w:val="de-DE"/>
                                </w:rPr>
                                <w:t>var</w:t>
                              </w:r>
                              <w:r w:rsidRPr="009131BA">
                                <w:rPr>
                                  <w:sz w:val="18"/>
                                  <w:szCs w:val="18"/>
                                  <w:lang w:val="de-DE"/>
                                </w:rPr>
                                <w:t xml:space="preserve"> dlg</w:t>
                              </w:r>
                              <w:r>
                                <w:rPr>
                                  <w:rFonts w:hint="eastAsia"/>
                                  <w:sz w:val="18"/>
                                  <w:szCs w:val="18"/>
                                  <w:lang w:val="de-DE"/>
                                </w:rPr>
                                <w:t xml:space="preserve"> </w:t>
                              </w:r>
                              <w:r w:rsidRPr="009131BA">
                                <w:rPr>
                                  <w:sz w:val="18"/>
                                  <w:szCs w:val="18"/>
                                  <w:lang w:val="de-DE"/>
                                </w:rPr>
                                <w:t>=</w:t>
                              </w:r>
                              <w:r>
                                <w:rPr>
                                  <w:rFonts w:hint="eastAsia"/>
                                  <w:sz w:val="18"/>
                                  <w:szCs w:val="18"/>
                                  <w:lang w:val="de-DE"/>
                                </w:rPr>
                                <w:t xml:space="preserve"> (</w:t>
                              </w:r>
                              <w:r>
                                <w:rPr>
                                  <w:rFonts w:hint="eastAsia"/>
                                  <w:color w:val="0000FF"/>
                                  <w:sz w:val="18"/>
                                  <w:szCs w:val="18"/>
                                  <w:lang w:val="sv-SE"/>
                                </w:rPr>
                                <w:t>new</w:t>
                              </w:r>
                              <w:r>
                                <w:rPr>
                                  <w:rFonts w:hint="eastAsia"/>
                                  <w:sz w:val="18"/>
                                  <w:szCs w:val="18"/>
                                  <w:lang w:val="sv-SE"/>
                                </w:rPr>
                                <w:t xml:space="preserve"> </w:t>
                              </w:r>
                              <w:r>
                                <w:rPr>
                                  <w:sz w:val="18"/>
                                  <w:szCs w:val="18"/>
                                  <w:lang w:val="de-DE"/>
                                </w:rPr>
                                <w:t>xui</w:t>
                              </w:r>
                              <w:r w:rsidRPr="009131BA">
                                <w:rPr>
                                  <w:sz w:val="18"/>
                                  <w:szCs w:val="18"/>
                                  <w:lang w:val="de-DE"/>
                                </w:rPr>
                                <w:t>.</w:t>
                              </w:r>
                              <w:r>
                                <w:rPr>
                                  <w:rFonts w:hint="eastAsia"/>
                                  <w:sz w:val="18"/>
                                  <w:szCs w:val="18"/>
                                  <w:lang w:val="de-DE"/>
                                </w:rPr>
                                <w:t>UI.Dialog</w:t>
                              </w:r>
                              <w:r w:rsidRPr="009131BA">
                                <w:rPr>
                                  <w:sz w:val="18"/>
                                  <w:szCs w:val="18"/>
                                  <w:lang w:val="de-DE"/>
                                </w:rPr>
                                <w:t>).show();</w:t>
                              </w:r>
                            </w:p>
                            <w:p w:rsidR="0023747D" w:rsidRPr="009131BA" w:rsidRDefault="0023747D" w:rsidP="00375F9C">
                              <w:pPr>
                                <w:spacing w:line="240" w:lineRule="exact"/>
                                <w:rPr>
                                  <w:sz w:val="18"/>
                                  <w:szCs w:val="18"/>
                                </w:rPr>
                              </w:pPr>
                              <w:r w:rsidRPr="009131BA">
                                <w:rPr>
                                  <w:sz w:val="18"/>
                                  <w:szCs w:val="18"/>
                                </w:rPr>
                                <w:t>dlg.append(panel=</w:t>
                              </w:r>
                              <w:r w:rsidRPr="009131BA">
                                <w:rPr>
                                  <w:color w:val="0000FF"/>
                                  <w:sz w:val="18"/>
                                  <w:szCs w:val="18"/>
                                </w:rPr>
                                <w:t>new</w:t>
                              </w:r>
                              <w:r>
                                <w:rPr>
                                  <w:sz w:val="18"/>
                                  <w:szCs w:val="18"/>
                                </w:rPr>
                                <w:t xml:space="preserve"> xui.UI.SButton(</w:t>
                              </w:r>
                              <w:r w:rsidRPr="009131BA">
                                <w:rPr>
                                  <w:sz w:val="18"/>
                                  <w:szCs w:val="18"/>
                                </w:rPr>
                                <w:t>{</w:t>
                              </w:r>
                            </w:p>
                            <w:p w:rsidR="0023747D" w:rsidRPr="00380AC9" w:rsidRDefault="0023747D" w:rsidP="00375F9C">
                              <w:pPr>
                                <w:spacing w:line="240" w:lineRule="exact"/>
                                <w:rPr>
                                  <w:sz w:val="18"/>
                                  <w:szCs w:val="18"/>
                                  <w:lang w:val="it-IT"/>
                                </w:rPr>
                              </w:pPr>
                              <w:r w:rsidRPr="00380AC9">
                                <w:rPr>
                                  <w:rFonts w:hint="eastAsia"/>
                                  <w:sz w:val="18"/>
                                  <w:szCs w:val="18"/>
                                  <w:lang w:val="it-IT"/>
                                </w:rPr>
                                <w:t xml:space="preserve">   caption: </w:t>
                              </w:r>
                              <w:r w:rsidRPr="00380AC9">
                                <w:rPr>
                                  <w:rFonts w:hint="eastAsia"/>
                                  <w:color w:val="FF00FF"/>
                                  <w:sz w:val="18"/>
                                  <w:szCs w:val="18"/>
                                  <w:lang w:val="it-IT"/>
                                </w:rPr>
                                <w:t>"Pop a modal dialog"</w:t>
                              </w:r>
                            </w:p>
                            <w:p w:rsidR="0023747D" w:rsidRPr="00375F9C" w:rsidRDefault="0023747D" w:rsidP="00375F9C">
                              <w:pPr>
                                <w:spacing w:line="240" w:lineRule="exact"/>
                                <w:rPr>
                                  <w:sz w:val="18"/>
                                  <w:szCs w:val="18"/>
                                  <w:lang w:val="it-IT"/>
                                </w:rPr>
                              </w:pPr>
                              <w:r w:rsidRPr="00375F9C">
                                <w:rPr>
                                  <w:sz w:val="18"/>
                                  <w:szCs w:val="18"/>
                                  <w:lang w:val="it-IT"/>
                                </w:rPr>
                                <w:t>},</w:t>
                              </w:r>
                            </w:p>
                            <w:p w:rsidR="0023747D" w:rsidRPr="00375F9C" w:rsidRDefault="0023747D" w:rsidP="00375F9C">
                              <w:pPr>
                                <w:spacing w:line="240" w:lineRule="exact"/>
                                <w:rPr>
                                  <w:sz w:val="18"/>
                                  <w:szCs w:val="18"/>
                                  <w:lang w:val="it-IT"/>
                                </w:rPr>
                              </w:pPr>
                              <w:r w:rsidRPr="00375F9C">
                                <w:rPr>
                                  <w:sz w:val="18"/>
                                  <w:szCs w:val="18"/>
                                  <w:lang w:val="it-IT"/>
                                </w:rPr>
                                <w:t>{onClick:</w:t>
                              </w:r>
                              <w:r w:rsidRPr="00375F9C">
                                <w:rPr>
                                  <w:color w:val="0000FF"/>
                                  <w:sz w:val="18"/>
                                  <w:szCs w:val="18"/>
                                  <w:lang w:val="it-IT"/>
                                </w:rPr>
                                <w:t>function</w:t>
                              </w:r>
                              <w:r w:rsidRPr="00375F9C">
                                <w:rPr>
                                  <w:sz w:val="18"/>
                                  <w:szCs w:val="18"/>
                                  <w:lang w:val="it-IT"/>
                                </w:rPr>
                                <w:t>(){</w:t>
                              </w:r>
                            </w:p>
                            <w:p w:rsidR="0023747D" w:rsidRPr="00375F9C" w:rsidRDefault="0023747D" w:rsidP="00375F9C">
                              <w:pPr>
                                <w:spacing w:line="240" w:lineRule="exact"/>
                                <w:rPr>
                                  <w:sz w:val="18"/>
                                  <w:szCs w:val="18"/>
                                  <w:lang w:val="it-IT"/>
                                </w:rPr>
                              </w:pPr>
                              <w:r w:rsidRPr="00375F9C">
                                <w:rPr>
                                  <w:sz w:val="18"/>
                                  <w:szCs w:val="18"/>
                                  <w:lang w:val="it-IT"/>
                                </w:rPr>
                                <w:t xml:space="preserve">    </w:t>
                              </w:r>
                              <w:r>
                                <w:rPr>
                                  <w:sz w:val="18"/>
                                  <w:szCs w:val="18"/>
                                  <w:lang w:val="it-IT"/>
                                </w:rPr>
                                <w:t>xui</w:t>
                              </w:r>
                              <w:r w:rsidRPr="00375F9C">
                                <w:rPr>
                                  <w:sz w:val="18"/>
                                  <w:szCs w:val="18"/>
                                  <w:lang w:val="it-IT"/>
                                </w:rPr>
                                <w:t>.create(</w:t>
                              </w:r>
                              <w:r w:rsidRPr="00375F9C">
                                <w:rPr>
                                  <w:color w:val="FF00FF"/>
                                  <w:sz w:val="18"/>
                                  <w:szCs w:val="18"/>
                                  <w:lang w:val="it-IT"/>
                                </w:rPr>
                                <w:t>"Dialog"</w:t>
                              </w:r>
                              <w:r w:rsidRPr="00375F9C">
                                <w:rPr>
                                  <w:sz w:val="18"/>
                                  <w:szCs w:val="18"/>
                                  <w:lang w:val="it-IT"/>
                                </w:rPr>
                                <w:t>,{</w:t>
                              </w:r>
                            </w:p>
                            <w:p w:rsidR="0023747D" w:rsidRPr="009131BA" w:rsidRDefault="0023747D" w:rsidP="00375F9C">
                              <w:pPr>
                                <w:spacing w:line="240" w:lineRule="exact"/>
                                <w:rPr>
                                  <w:sz w:val="18"/>
                                  <w:szCs w:val="18"/>
                                </w:rPr>
                              </w:pPr>
                              <w:r w:rsidRPr="00375F9C">
                                <w:rPr>
                                  <w:sz w:val="18"/>
                                  <w:szCs w:val="18"/>
                                  <w:lang w:val="it-IT"/>
                                </w:rPr>
                                <w:t xml:space="preserve">        </w:t>
                              </w:r>
                              <w:r w:rsidRPr="009131BA">
                                <w:rPr>
                                  <w:sz w:val="18"/>
                                  <w:szCs w:val="18"/>
                                </w:rPr>
                                <w:t>width:</w:t>
                              </w:r>
                              <w:r w:rsidRPr="009131BA">
                                <w:rPr>
                                  <w:color w:val="800000"/>
                                  <w:sz w:val="18"/>
                                  <w:szCs w:val="18"/>
                                </w:rPr>
                                <w:t>200</w:t>
                              </w:r>
                              <w:r w:rsidRPr="009131BA">
                                <w:rPr>
                                  <w:sz w:val="18"/>
                                  <w:szCs w:val="18"/>
                                </w:rPr>
                                <w:t>,</w:t>
                              </w:r>
                            </w:p>
                            <w:p w:rsidR="0023747D" w:rsidRPr="009131BA" w:rsidRDefault="0023747D" w:rsidP="00375F9C">
                              <w:pPr>
                                <w:spacing w:line="240" w:lineRule="exact"/>
                                <w:rPr>
                                  <w:sz w:val="18"/>
                                  <w:szCs w:val="18"/>
                                </w:rPr>
                              </w:pPr>
                              <w:r w:rsidRPr="009131BA">
                                <w:rPr>
                                  <w:sz w:val="18"/>
                                  <w:szCs w:val="18"/>
                                </w:rPr>
                                <w:t xml:space="preserve">        height:</w:t>
                              </w:r>
                              <w:r w:rsidRPr="009131BA">
                                <w:rPr>
                                  <w:color w:val="800000"/>
                                  <w:sz w:val="18"/>
                                  <w:szCs w:val="18"/>
                                </w:rPr>
                                <w:t>100</w:t>
                              </w:r>
                              <w:r w:rsidRPr="009131BA">
                                <w:rPr>
                                  <w:sz w:val="18"/>
                                  <w:szCs w:val="18"/>
                                </w:rPr>
                                <w:t>,</w:t>
                              </w:r>
                            </w:p>
                            <w:p w:rsidR="0023747D" w:rsidRPr="009131BA" w:rsidRDefault="0023747D" w:rsidP="00375F9C">
                              <w:pPr>
                                <w:spacing w:line="240" w:lineRule="exact"/>
                                <w:rPr>
                                  <w:sz w:val="18"/>
                                  <w:szCs w:val="18"/>
                                </w:rPr>
                              </w:pPr>
                              <w:r w:rsidRPr="009131BA">
                                <w:rPr>
                                  <w:rFonts w:hint="eastAsia"/>
                                  <w:sz w:val="18"/>
                                  <w:szCs w:val="18"/>
                                </w:rPr>
                                <w:t xml:space="preserve">        html:</w:t>
                              </w:r>
                              <w:r w:rsidRPr="009131BA">
                                <w:rPr>
                                  <w:rFonts w:hint="eastAsia"/>
                                  <w:color w:val="FF00FF"/>
                                  <w:sz w:val="18"/>
                                  <w:szCs w:val="18"/>
                                </w:rPr>
                                <w:t>"</w:t>
                              </w:r>
                              <w:r>
                                <w:rPr>
                                  <w:rFonts w:hint="eastAsia"/>
                                  <w:color w:val="FF00FF"/>
                                  <w:sz w:val="18"/>
                                  <w:szCs w:val="18"/>
                                </w:rPr>
                                <w:t>The second modal dialog</w:t>
                              </w:r>
                              <w:r w:rsidRPr="009131BA">
                                <w:rPr>
                                  <w:rFonts w:hint="eastAsia"/>
                                  <w:color w:val="FF00FF"/>
                                  <w:sz w:val="18"/>
                                  <w:szCs w:val="18"/>
                                </w:rPr>
                                <w:t>"</w:t>
                              </w:r>
                            </w:p>
                            <w:p w:rsidR="0023747D" w:rsidRPr="009131BA" w:rsidRDefault="0023747D" w:rsidP="00375F9C">
                              <w:pPr>
                                <w:spacing w:line="240" w:lineRule="exact"/>
                                <w:rPr>
                                  <w:sz w:val="18"/>
                                  <w:szCs w:val="18"/>
                                </w:rPr>
                              </w:pPr>
                              <w:r w:rsidRPr="009131BA">
                                <w:rPr>
                                  <w:sz w:val="18"/>
                                  <w:szCs w:val="18"/>
                                </w:rPr>
                                <w:t xml:space="preserve">    }).</w:t>
                              </w:r>
                              <w:r w:rsidRPr="000F3418">
                                <w:rPr>
                                  <w:b/>
                                  <w:sz w:val="18"/>
                                  <w:szCs w:val="18"/>
                                </w:rPr>
                                <w:t>show</w:t>
                              </w:r>
                              <w:r w:rsidRPr="000F3418">
                                <w:rPr>
                                  <w:rFonts w:hint="eastAsia"/>
                                  <w:b/>
                                  <w:sz w:val="18"/>
                                  <w:szCs w:val="18"/>
                                </w:rPr>
                                <w:t>Modal</w:t>
                              </w:r>
                              <w:r>
                                <w:rPr>
                                  <w:sz w:val="18"/>
                                  <w:szCs w:val="18"/>
                                </w:rPr>
                                <w:t>(dlg</w:t>
                              </w:r>
                              <w:r w:rsidRPr="009131BA">
                                <w:rPr>
                                  <w:sz w:val="18"/>
                                  <w:szCs w:val="18"/>
                                </w:rPr>
                                <w:t>);</w:t>
                              </w:r>
                            </w:p>
                            <w:p w:rsidR="0023747D" w:rsidRPr="009131BA" w:rsidRDefault="0023747D" w:rsidP="00375F9C">
                              <w:pPr>
                                <w:spacing w:line="240" w:lineRule="exact"/>
                                <w:rPr>
                                  <w:sz w:val="18"/>
                                  <w:szCs w:val="18"/>
                                </w:rPr>
                              </w:pPr>
                              <w:r w:rsidRPr="009131BA">
                                <w:rPr>
                                  <w:sz w:val="18"/>
                                  <w:szCs w:val="18"/>
                                </w:rPr>
                                <w:t>}}</w:t>
                              </w:r>
                            </w:p>
                            <w:p w:rsidR="0023747D" w:rsidRPr="009131BA" w:rsidRDefault="0023747D" w:rsidP="00375F9C">
                              <w:pPr>
                                <w:spacing w:line="240" w:lineRule="exact"/>
                                <w:rPr>
                                  <w:sz w:val="18"/>
                                  <w:szCs w:val="18"/>
                                </w:rPr>
                              </w:pPr>
                              <w:r w:rsidRPr="009131BA">
                                <w:rPr>
                                  <w:sz w:val="18"/>
                                  <w:szCs w:val="18"/>
                                </w:rPr>
                                <w:t>))</w:t>
                              </w:r>
                            </w:p>
                            <w:p w:rsidR="0023747D" w:rsidRPr="009131BA" w:rsidRDefault="0023747D" w:rsidP="00375F9C">
                              <w:pPr>
                                <w:spacing w:line="240" w:lineRule="exact"/>
                                <w:rPr>
                                  <w:sz w:val="18"/>
                                  <w:szCs w:val="18"/>
                                </w:rPr>
                              </w:pPr>
                            </w:p>
                            <w:p w:rsidR="0023747D" w:rsidRPr="009131BA" w:rsidRDefault="0023747D" w:rsidP="00375F9C">
                              <w:pPr>
                                <w:spacing w:line="240" w:lineRule="exact"/>
                                <w:rPr>
                                  <w:sz w:val="18"/>
                                  <w:szCs w:val="18"/>
                                </w:rPr>
                              </w:pPr>
                              <w:r>
                                <w:rPr>
                                  <w:rFonts w:hint="eastAsia"/>
                                  <w:sz w:val="18"/>
                                  <w:szCs w:val="18"/>
                                </w:rPr>
                                <w:t>(</w:t>
                              </w:r>
                              <w:r w:rsidRPr="00375F9C">
                                <w:rPr>
                                  <w:rFonts w:hint="eastAsia"/>
                                  <w:color w:val="0000FF"/>
                                  <w:sz w:val="18"/>
                                  <w:szCs w:val="18"/>
                                </w:rPr>
                                <w:t>new</w:t>
                              </w:r>
                              <w:r w:rsidRPr="00375F9C">
                                <w:rPr>
                                  <w:rFonts w:hint="eastAsia"/>
                                  <w:sz w:val="18"/>
                                  <w:szCs w:val="18"/>
                                </w:rPr>
                                <w:t xml:space="preserve"> </w:t>
                              </w:r>
                              <w:r>
                                <w:rPr>
                                  <w:sz w:val="18"/>
                                  <w:szCs w:val="18"/>
                                </w:rPr>
                                <w:t>xui</w:t>
                              </w:r>
                              <w:r w:rsidRPr="009131BA">
                                <w:rPr>
                                  <w:sz w:val="18"/>
                                  <w:szCs w:val="18"/>
                                </w:rPr>
                                <w:t>.</w:t>
                              </w:r>
                              <w:r>
                                <w:rPr>
                                  <w:rFonts w:hint="eastAsia"/>
                                  <w:sz w:val="18"/>
                                  <w:szCs w:val="18"/>
                                </w:rPr>
                                <w:t>UI.Dialog)</w:t>
                              </w:r>
                            </w:p>
                            <w:p w:rsidR="0023747D" w:rsidRPr="009131BA" w:rsidRDefault="0023747D" w:rsidP="00375F9C">
                              <w:pPr>
                                <w:spacing w:line="240" w:lineRule="exact"/>
                                <w:rPr>
                                  <w:sz w:val="18"/>
                                  <w:szCs w:val="18"/>
                                </w:rPr>
                              </w:pPr>
                              <w:r w:rsidRPr="009131BA">
                                <w:rPr>
                                  <w:rFonts w:hint="eastAsia"/>
                                  <w:sz w:val="18"/>
                                  <w:szCs w:val="18"/>
                                </w:rPr>
                                <w:t>.setHtml(</w:t>
                              </w:r>
                              <w:r w:rsidRPr="009131BA">
                                <w:rPr>
                                  <w:rFonts w:hint="eastAsia"/>
                                  <w:color w:val="FF00FF"/>
                                  <w:sz w:val="18"/>
                                  <w:szCs w:val="18"/>
                                </w:rPr>
                                <w:t>"</w:t>
                              </w:r>
                              <w:r>
                                <w:rPr>
                                  <w:rFonts w:hint="eastAsia"/>
                                  <w:color w:val="FF00FF"/>
                                  <w:sz w:val="18"/>
                                  <w:szCs w:val="18"/>
                                </w:rPr>
                                <w:t>The first modal dialog</w:t>
                              </w:r>
                              <w:r w:rsidRPr="009131BA">
                                <w:rPr>
                                  <w:rFonts w:hint="eastAsia"/>
                                  <w:color w:val="FF00FF"/>
                                  <w:sz w:val="18"/>
                                  <w:szCs w:val="18"/>
                                </w:rPr>
                                <w:t>"</w:t>
                              </w:r>
                              <w:r w:rsidRPr="009131BA">
                                <w:rPr>
                                  <w:rFonts w:hint="eastAsia"/>
                                  <w:sz w:val="18"/>
                                  <w:szCs w:val="18"/>
                                </w:rPr>
                                <w:t>)</w:t>
                              </w:r>
                            </w:p>
                            <w:p w:rsidR="0023747D" w:rsidRPr="009131BA" w:rsidRDefault="0023747D" w:rsidP="00375F9C">
                              <w:pPr>
                                <w:rPr>
                                  <w:szCs w:val="18"/>
                                </w:rPr>
                              </w:pPr>
                              <w:r w:rsidRPr="009131BA">
                                <w:rPr>
                                  <w:sz w:val="18"/>
                                  <w:szCs w:val="18"/>
                                </w:rPr>
                                <w:t>.show(</w:t>
                              </w:r>
                              <w:r w:rsidRPr="009131BA">
                                <w:rPr>
                                  <w:color w:val="0000FF"/>
                                  <w:sz w:val="18"/>
                                  <w:szCs w:val="18"/>
                                </w:rPr>
                                <w:t>null</w:t>
                              </w:r>
                              <w:r w:rsidRPr="009131BA">
                                <w:rPr>
                                  <w:sz w:val="18"/>
                                  <w:szCs w:val="18"/>
                                </w:rPr>
                                <w:t>,</w:t>
                              </w:r>
                              <w:r w:rsidRPr="009131BA">
                                <w:rPr>
                                  <w:color w:val="0000FF"/>
                                  <w:sz w:val="18"/>
                                  <w:szCs w:val="18"/>
                                </w:rPr>
                                <w:t>true</w:t>
                              </w:r>
                              <w:r w:rsidRPr="009131BA">
                                <w:rPr>
                                  <w:sz w:val="18"/>
                                  <w:szCs w:val="18"/>
                                </w:rPr>
                                <w:t>);</w:t>
                              </w:r>
                            </w:p>
                          </w:txbxContent>
                        </wps:txbx>
                        <wps:bodyPr rot="0" vert="horz" wrap="square" lIns="54000" tIns="46800" rIns="54000" bIns="45720" anchor="t" anchorCtr="0" upright="1">
                          <a:spAutoFit/>
                        </wps:bodyPr>
                      </wps:wsp>
                      <wps:wsp>
                        <wps:cNvPr id="790" name="AutoShape 435"/>
                        <wps:cNvSpPr>
                          <a:spLocks noChangeArrowheads="1"/>
                        </wps:cNvSpPr>
                        <wps:spPr bwMode="auto">
                          <a:xfrm flipH="1">
                            <a:off x="1714500" y="2278380"/>
                            <a:ext cx="1714500" cy="198120"/>
                          </a:xfrm>
                          <a:prstGeom prst="wedgeRoundRectCallout">
                            <a:avLst>
                              <a:gd name="adj1" fmla="val 97556"/>
                              <a:gd name="adj2" fmla="val 714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3747D">
                              <w:pPr>
                                <w:jc w:val="center"/>
                                <w:rPr>
                                  <w:szCs w:val="18"/>
                                </w:rPr>
                              </w:pPr>
                              <w:r>
                                <w:rPr>
                                  <w:rFonts w:hint="eastAsia"/>
                                  <w:szCs w:val="18"/>
                                </w:rPr>
                                <w:t>Parent is html body</w:t>
                              </w:r>
                            </w:p>
                          </w:txbxContent>
                        </wps:txbx>
                        <wps:bodyPr rot="0" vert="horz" wrap="square" lIns="0" tIns="0" rIns="0" bIns="0" anchor="t" anchorCtr="0" upright="1">
                          <a:noAutofit/>
                        </wps:bodyPr>
                      </wps:wsp>
                      <wps:wsp>
                        <wps:cNvPr id="791" name="AutoShape 436"/>
                        <wps:cNvSpPr>
                          <a:spLocks noChangeArrowheads="1"/>
                        </wps:cNvSpPr>
                        <wps:spPr bwMode="auto">
                          <a:xfrm flipH="1">
                            <a:off x="1485900" y="1783080"/>
                            <a:ext cx="1028700" cy="198120"/>
                          </a:xfrm>
                          <a:prstGeom prst="wedgeRoundRectCallout">
                            <a:avLst>
                              <a:gd name="adj1" fmla="val 105185"/>
                              <a:gd name="adj2" fmla="val -1314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3747D">
                              <w:pPr>
                                <w:jc w:val="center"/>
                                <w:rPr>
                                  <w:szCs w:val="18"/>
                                </w:rPr>
                              </w:pPr>
                              <w:r>
                                <w:rPr>
                                  <w:szCs w:val="18"/>
                                </w:rPr>
                                <w:t>P</w:t>
                              </w:r>
                              <w:r>
                                <w:rPr>
                                  <w:rFonts w:hint="eastAsia"/>
                                  <w:szCs w:val="18"/>
                                </w:rPr>
                                <w:t>arent is dlg</w:t>
                              </w:r>
                            </w:p>
                          </w:txbxContent>
                        </wps:txbx>
                        <wps:bodyPr rot="0" vert="horz" wrap="square" lIns="0" tIns="0" rIns="0" bIns="0" anchor="t" anchorCtr="0" upright="1">
                          <a:noAutofit/>
                        </wps:bodyPr>
                      </wps:wsp>
                      <wps:wsp>
                        <wps:cNvPr id="792" name="AutoShape 437"/>
                        <wps:cNvSpPr>
                          <a:spLocks noChangeArrowheads="1"/>
                        </wps:cNvSpPr>
                        <wps:spPr bwMode="auto">
                          <a:xfrm flipH="1">
                            <a:off x="2400300" y="495300"/>
                            <a:ext cx="1028700" cy="198120"/>
                          </a:xfrm>
                          <a:prstGeom prst="wedgeRoundRectCallout">
                            <a:avLst>
                              <a:gd name="adj1" fmla="val 91292"/>
                              <a:gd name="adj2" fmla="val -11667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3747D">
                              <w:pPr>
                                <w:jc w:val="center"/>
                                <w:rPr>
                                  <w:szCs w:val="18"/>
                                </w:rPr>
                              </w:pPr>
                              <w:r>
                                <w:rPr>
                                  <w:rFonts w:hint="eastAsia"/>
                                  <w:szCs w:val="18"/>
                                </w:rPr>
                                <w:t>Sets caption</w:t>
                              </w:r>
                            </w:p>
                          </w:txbxContent>
                        </wps:txbx>
                        <wps:bodyPr rot="0" vert="horz" wrap="square" lIns="0" tIns="0" rIns="0" bIns="0" anchor="t" anchorCtr="0" upright="1">
                          <a:noAutofit/>
                        </wps:bodyPr>
                      </wps:wsp>
                      <wps:wsp>
                        <wps:cNvPr id="794" name="AutoShape 438"/>
                        <wps:cNvSpPr>
                          <a:spLocks noChangeArrowheads="1"/>
                        </wps:cNvSpPr>
                        <wps:spPr bwMode="auto">
                          <a:xfrm flipH="1">
                            <a:off x="1943100" y="990600"/>
                            <a:ext cx="914400" cy="198120"/>
                          </a:xfrm>
                          <a:prstGeom prst="wedgeRoundRectCallout">
                            <a:avLst>
                              <a:gd name="adj1" fmla="val 114167"/>
                              <a:gd name="adj2" fmla="val -6378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3747D">
                              <w:pPr>
                                <w:jc w:val="center"/>
                                <w:rPr>
                                  <w:szCs w:val="18"/>
                                </w:rPr>
                              </w:pPr>
                              <w:r>
                                <w:rPr>
                                  <w:rFonts w:hint="eastAsia"/>
                                  <w:szCs w:val="18"/>
                                </w:rPr>
                                <w:t>onClick event</w:t>
                              </w:r>
                            </w:p>
                          </w:txbxContent>
                        </wps:txbx>
                        <wps:bodyPr rot="0" vert="horz" wrap="square" lIns="0" tIns="0" rIns="0" bIns="0" anchor="t" anchorCtr="0" upright="1">
                          <a:noAutofit/>
                        </wps:bodyPr>
                      </wps:wsp>
                    </wpc:wpc>
                  </a:graphicData>
                </a:graphic>
              </wp:inline>
            </w:drawing>
          </mc:Choice>
          <mc:Fallback>
            <w:pict>
              <v:group id="画布 432" o:spid="_x0000_s1332" editas="canvas" style="width:414pt;height:219.75pt;mso-position-horizontal-relative:char;mso-position-vertical-relative:line" coordsize="52578,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">
                <v:shape id="_x0000_s1333" type="#_x0000_t75" style="position:absolute;width:52578;height:27908;visibility:visible;mso-wrap-style:square">
                  <v:fill o:detectmouseclick="t"/>
                  <v:path o:connecttype="none"/>
                </v:shape>
                <v:shape id="Text Box 434" o:spid="_x0000_s1334" type="#_x0000_t202" style="position:absolute;top:488;width:52578;height:25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ePJMMA&#10;AADcAAAADwAAAGRycy9kb3ducmV2LnhtbESPQWsCMRSE7wX/Q3iCt5q1B123RilKWS9Cq/b+2Lxu&#10;FjcvSxLX9d8bodDjMDPfMKvNYFvRkw+NYwWzaQaCuHK64VrB+fT5moMIEVlj65gU3CnAZj16WWGh&#10;3Y2/qT/GWiQIhwIVmBi7QspQGbIYpq4jTt6v8xZjkr6W2uMtwW0r37JsLi02nBYMdrQ1VF2OV6ug&#10;uuyGXdn8GN9fbf6ll+X9MC+VmoyHj3cQkYb4H/5r77WCRb6E55l0BO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ePJMMAAADcAAAADwAAAAAAAAAAAAAAAACYAgAAZHJzL2Rv&#10;d25yZXYueG1sUEsFBgAAAAAEAAQA9QAAAIgDAAAAAA==&#10;" strokeweight="1pt">
                  <v:textbox style="mso-fit-shape-to-text:t" inset="1.5mm,1.3mm,1.5mm">
                    <w:txbxContent>
                      <w:p w:rsidR="0023747D" w:rsidRPr="009131BA" w:rsidRDefault="0023747D" w:rsidP="00375F9C">
                        <w:pPr>
                          <w:spacing w:line="240" w:lineRule="exact"/>
                          <w:rPr>
                            <w:sz w:val="18"/>
                            <w:szCs w:val="18"/>
                            <w:lang w:val="de-DE"/>
                          </w:rPr>
                        </w:pPr>
                        <w:r w:rsidRPr="009131BA">
                          <w:rPr>
                            <w:color w:val="0000FF"/>
                            <w:sz w:val="18"/>
                            <w:szCs w:val="18"/>
                            <w:lang w:val="de-DE"/>
                          </w:rPr>
                          <w:t>var</w:t>
                        </w:r>
                        <w:r w:rsidRPr="009131BA">
                          <w:rPr>
                            <w:sz w:val="18"/>
                            <w:szCs w:val="18"/>
                            <w:lang w:val="de-DE"/>
                          </w:rPr>
                          <w:t xml:space="preserve"> dlg</w:t>
                        </w:r>
                        <w:r>
                          <w:rPr>
                            <w:rFonts w:hint="eastAsia"/>
                            <w:sz w:val="18"/>
                            <w:szCs w:val="18"/>
                            <w:lang w:val="de-DE"/>
                          </w:rPr>
                          <w:t xml:space="preserve"> </w:t>
                        </w:r>
                        <w:r w:rsidRPr="009131BA">
                          <w:rPr>
                            <w:sz w:val="18"/>
                            <w:szCs w:val="18"/>
                            <w:lang w:val="de-DE"/>
                          </w:rPr>
                          <w:t>=</w:t>
                        </w:r>
                        <w:r>
                          <w:rPr>
                            <w:rFonts w:hint="eastAsia"/>
                            <w:sz w:val="18"/>
                            <w:szCs w:val="18"/>
                            <w:lang w:val="de-DE"/>
                          </w:rPr>
                          <w:t xml:space="preserve"> (</w:t>
                        </w:r>
                        <w:r>
                          <w:rPr>
                            <w:rFonts w:hint="eastAsia"/>
                            <w:color w:val="0000FF"/>
                            <w:sz w:val="18"/>
                            <w:szCs w:val="18"/>
                            <w:lang w:val="sv-SE"/>
                          </w:rPr>
                          <w:t>new</w:t>
                        </w:r>
                        <w:r>
                          <w:rPr>
                            <w:rFonts w:hint="eastAsia"/>
                            <w:sz w:val="18"/>
                            <w:szCs w:val="18"/>
                            <w:lang w:val="sv-SE"/>
                          </w:rPr>
                          <w:t xml:space="preserve"> </w:t>
                        </w:r>
                        <w:r>
                          <w:rPr>
                            <w:sz w:val="18"/>
                            <w:szCs w:val="18"/>
                            <w:lang w:val="de-DE"/>
                          </w:rPr>
                          <w:t>xui</w:t>
                        </w:r>
                        <w:r w:rsidRPr="009131BA">
                          <w:rPr>
                            <w:sz w:val="18"/>
                            <w:szCs w:val="18"/>
                            <w:lang w:val="de-DE"/>
                          </w:rPr>
                          <w:t>.</w:t>
                        </w:r>
                        <w:r>
                          <w:rPr>
                            <w:rFonts w:hint="eastAsia"/>
                            <w:sz w:val="18"/>
                            <w:szCs w:val="18"/>
                            <w:lang w:val="de-DE"/>
                          </w:rPr>
                          <w:t>UI.Dialog</w:t>
                        </w:r>
                        <w:r w:rsidRPr="009131BA">
                          <w:rPr>
                            <w:sz w:val="18"/>
                            <w:szCs w:val="18"/>
                            <w:lang w:val="de-DE"/>
                          </w:rPr>
                          <w:t>).show();</w:t>
                        </w:r>
                      </w:p>
                      <w:p w:rsidR="0023747D" w:rsidRPr="009131BA" w:rsidRDefault="0023747D" w:rsidP="00375F9C">
                        <w:pPr>
                          <w:spacing w:line="240" w:lineRule="exact"/>
                          <w:rPr>
                            <w:sz w:val="18"/>
                            <w:szCs w:val="18"/>
                          </w:rPr>
                        </w:pPr>
                        <w:proofErr w:type="gramStart"/>
                        <w:r w:rsidRPr="009131BA">
                          <w:rPr>
                            <w:sz w:val="18"/>
                            <w:szCs w:val="18"/>
                          </w:rPr>
                          <w:t>dlg.append(</w:t>
                        </w:r>
                        <w:proofErr w:type="gramEnd"/>
                        <w:r w:rsidRPr="009131BA">
                          <w:rPr>
                            <w:sz w:val="18"/>
                            <w:szCs w:val="18"/>
                          </w:rPr>
                          <w:t>panel=</w:t>
                        </w:r>
                        <w:r w:rsidRPr="009131BA">
                          <w:rPr>
                            <w:color w:val="0000FF"/>
                            <w:sz w:val="18"/>
                            <w:szCs w:val="18"/>
                          </w:rPr>
                          <w:t>new</w:t>
                        </w:r>
                        <w:r>
                          <w:rPr>
                            <w:sz w:val="18"/>
                            <w:szCs w:val="18"/>
                          </w:rPr>
                          <w:t xml:space="preserve"> xui.UI.SButton(</w:t>
                        </w:r>
                        <w:r w:rsidRPr="009131BA">
                          <w:rPr>
                            <w:sz w:val="18"/>
                            <w:szCs w:val="18"/>
                          </w:rPr>
                          <w:t>{</w:t>
                        </w:r>
                      </w:p>
                      <w:p w:rsidR="0023747D" w:rsidRPr="00380AC9" w:rsidRDefault="0023747D" w:rsidP="00375F9C">
                        <w:pPr>
                          <w:spacing w:line="240" w:lineRule="exact"/>
                          <w:rPr>
                            <w:sz w:val="18"/>
                            <w:szCs w:val="18"/>
                            <w:lang w:val="it-IT"/>
                          </w:rPr>
                        </w:pPr>
                        <w:r w:rsidRPr="00380AC9">
                          <w:rPr>
                            <w:rFonts w:hint="eastAsia"/>
                            <w:sz w:val="18"/>
                            <w:szCs w:val="18"/>
                            <w:lang w:val="it-IT"/>
                          </w:rPr>
                          <w:t xml:space="preserve">   caption: </w:t>
                        </w:r>
                        <w:r w:rsidRPr="00380AC9">
                          <w:rPr>
                            <w:rFonts w:hint="eastAsia"/>
                            <w:color w:val="FF00FF"/>
                            <w:sz w:val="18"/>
                            <w:szCs w:val="18"/>
                            <w:lang w:val="it-IT"/>
                          </w:rPr>
                          <w:t>"Pop a modal dialog"</w:t>
                        </w:r>
                      </w:p>
                      <w:p w:rsidR="0023747D" w:rsidRPr="00375F9C" w:rsidRDefault="0023747D" w:rsidP="00375F9C">
                        <w:pPr>
                          <w:spacing w:line="240" w:lineRule="exact"/>
                          <w:rPr>
                            <w:sz w:val="18"/>
                            <w:szCs w:val="18"/>
                            <w:lang w:val="it-IT"/>
                          </w:rPr>
                        </w:pPr>
                        <w:r w:rsidRPr="00375F9C">
                          <w:rPr>
                            <w:sz w:val="18"/>
                            <w:szCs w:val="18"/>
                            <w:lang w:val="it-IT"/>
                          </w:rPr>
                          <w:t>},</w:t>
                        </w:r>
                      </w:p>
                      <w:p w:rsidR="0023747D" w:rsidRPr="00375F9C" w:rsidRDefault="0023747D" w:rsidP="00375F9C">
                        <w:pPr>
                          <w:spacing w:line="240" w:lineRule="exact"/>
                          <w:rPr>
                            <w:sz w:val="18"/>
                            <w:szCs w:val="18"/>
                            <w:lang w:val="it-IT"/>
                          </w:rPr>
                        </w:pPr>
                        <w:r w:rsidRPr="00375F9C">
                          <w:rPr>
                            <w:sz w:val="18"/>
                            <w:szCs w:val="18"/>
                            <w:lang w:val="it-IT"/>
                          </w:rPr>
                          <w:t>{onClick:</w:t>
                        </w:r>
                        <w:r w:rsidRPr="00375F9C">
                          <w:rPr>
                            <w:color w:val="0000FF"/>
                            <w:sz w:val="18"/>
                            <w:szCs w:val="18"/>
                            <w:lang w:val="it-IT"/>
                          </w:rPr>
                          <w:t>function</w:t>
                        </w:r>
                        <w:r w:rsidRPr="00375F9C">
                          <w:rPr>
                            <w:sz w:val="18"/>
                            <w:szCs w:val="18"/>
                            <w:lang w:val="it-IT"/>
                          </w:rPr>
                          <w:t>(){</w:t>
                        </w:r>
                      </w:p>
                      <w:p w:rsidR="0023747D" w:rsidRPr="00375F9C" w:rsidRDefault="0023747D" w:rsidP="00375F9C">
                        <w:pPr>
                          <w:spacing w:line="240" w:lineRule="exact"/>
                          <w:rPr>
                            <w:sz w:val="18"/>
                            <w:szCs w:val="18"/>
                            <w:lang w:val="it-IT"/>
                          </w:rPr>
                        </w:pPr>
                        <w:r w:rsidRPr="00375F9C">
                          <w:rPr>
                            <w:sz w:val="18"/>
                            <w:szCs w:val="18"/>
                            <w:lang w:val="it-IT"/>
                          </w:rPr>
                          <w:t xml:space="preserve">    </w:t>
                        </w:r>
                        <w:r>
                          <w:rPr>
                            <w:sz w:val="18"/>
                            <w:szCs w:val="18"/>
                            <w:lang w:val="it-IT"/>
                          </w:rPr>
                          <w:t>xui</w:t>
                        </w:r>
                        <w:r w:rsidRPr="00375F9C">
                          <w:rPr>
                            <w:sz w:val="18"/>
                            <w:szCs w:val="18"/>
                            <w:lang w:val="it-IT"/>
                          </w:rPr>
                          <w:t>.create(</w:t>
                        </w:r>
                        <w:r w:rsidRPr="00375F9C">
                          <w:rPr>
                            <w:color w:val="FF00FF"/>
                            <w:sz w:val="18"/>
                            <w:szCs w:val="18"/>
                            <w:lang w:val="it-IT"/>
                          </w:rPr>
                          <w:t>"Dialog"</w:t>
                        </w:r>
                        <w:r w:rsidRPr="00375F9C">
                          <w:rPr>
                            <w:sz w:val="18"/>
                            <w:szCs w:val="18"/>
                            <w:lang w:val="it-IT"/>
                          </w:rPr>
                          <w:t>,{</w:t>
                        </w:r>
                      </w:p>
                      <w:p w:rsidR="0023747D" w:rsidRPr="009131BA" w:rsidRDefault="0023747D" w:rsidP="00375F9C">
                        <w:pPr>
                          <w:spacing w:line="240" w:lineRule="exact"/>
                          <w:rPr>
                            <w:sz w:val="18"/>
                            <w:szCs w:val="18"/>
                          </w:rPr>
                        </w:pPr>
                        <w:r w:rsidRPr="00375F9C">
                          <w:rPr>
                            <w:sz w:val="18"/>
                            <w:szCs w:val="18"/>
                            <w:lang w:val="it-IT"/>
                          </w:rPr>
                          <w:t xml:space="preserve">        </w:t>
                        </w:r>
                        <w:proofErr w:type="gramStart"/>
                        <w:r w:rsidRPr="009131BA">
                          <w:rPr>
                            <w:sz w:val="18"/>
                            <w:szCs w:val="18"/>
                          </w:rPr>
                          <w:t>width:</w:t>
                        </w:r>
                        <w:proofErr w:type="gramEnd"/>
                        <w:r w:rsidRPr="009131BA">
                          <w:rPr>
                            <w:color w:val="800000"/>
                            <w:sz w:val="18"/>
                            <w:szCs w:val="18"/>
                          </w:rPr>
                          <w:t>200</w:t>
                        </w:r>
                        <w:r w:rsidRPr="009131BA">
                          <w:rPr>
                            <w:sz w:val="18"/>
                            <w:szCs w:val="18"/>
                          </w:rPr>
                          <w:t>,</w:t>
                        </w:r>
                      </w:p>
                      <w:p w:rsidR="0023747D" w:rsidRPr="009131BA" w:rsidRDefault="0023747D" w:rsidP="00375F9C">
                        <w:pPr>
                          <w:spacing w:line="240" w:lineRule="exact"/>
                          <w:rPr>
                            <w:sz w:val="18"/>
                            <w:szCs w:val="18"/>
                          </w:rPr>
                        </w:pPr>
                        <w:r w:rsidRPr="009131BA">
                          <w:rPr>
                            <w:sz w:val="18"/>
                            <w:szCs w:val="18"/>
                          </w:rPr>
                          <w:t xml:space="preserve">        </w:t>
                        </w:r>
                        <w:proofErr w:type="gramStart"/>
                        <w:r w:rsidRPr="009131BA">
                          <w:rPr>
                            <w:sz w:val="18"/>
                            <w:szCs w:val="18"/>
                          </w:rPr>
                          <w:t>height:</w:t>
                        </w:r>
                        <w:proofErr w:type="gramEnd"/>
                        <w:r w:rsidRPr="009131BA">
                          <w:rPr>
                            <w:color w:val="800000"/>
                            <w:sz w:val="18"/>
                            <w:szCs w:val="18"/>
                          </w:rPr>
                          <w:t>100</w:t>
                        </w:r>
                        <w:r w:rsidRPr="009131BA">
                          <w:rPr>
                            <w:sz w:val="18"/>
                            <w:szCs w:val="18"/>
                          </w:rPr>
                          <w:t>,</w:t>
                        </w:r>
                      </w:p>
                      <w:p w:rsidR="0023747D" w:rsidRPr="009131BA" w:rsidRDefault="0023747D" w:rsidP="00375F9C">
                        <w:pPr>
                          <w:spacing w:line="240" w:lineRule="exact"/>
                          <w:rPr>
                            <w:sz w:val="18"/>
                            <w:szCs w:val="18"/>
                          </w:rPr>
                        </w:pPr>
                        <w:r w:rsidRPr="009131BA">
                          <w:rPr>
                            <w:rFonts w:hint="eastAsia"/>
                            <w:sz w:val="18"/>
                            <w:szCs w:val="18"/>
                          </w:rPr>
                          <w:t xml:space="preserve">        </w:t>
                        </w:r>
                        <w:proofErr w:type="gramStart"/>
                        <w:r w:rsidRPr="009131BA">
                          <w:rPr>
                            <w:rFonts w:hint="eastAsia"/>
                            <w:sz w:val="18"/>
                            <w:szCs w:val="18"/>
                          </w:rPr>
                          <w:t>html</w:t>
                        </w:r>
                        <w:proofErr w:type="gramEnd"/>
                        <w:r w:rsidRPr="009131BA">
                          <w:rPr>
                            <w:rFonts w:hint="eastAsia"/>
                            <w:sz w:val="18"/>
                            <w:szCs w:val="18"/>
                          </w:rPr>
                          <w:t>:</w:t>
                        </w:r>
                        <w:r w:rsidRPr="009131BA">
                          <w:rPr>
                            <w:rFonts w:hint="eastAsia"/>
                            <w:color w:val="FF00FF"/>
                            <w:sz w:val="18"/>
                            <w:szCs w:val="18"/>
                          </w:rPr>
                          <w:t>"</w:t>
                        </w:r>
                        <w:r>
                          <w:rPr>
                            <w:rFonts w:hint="eastAsia"/>
                            <w:color w:val="FF00FF"/>
                            <w:sz w:val="18"/>
                            <w:szCs w:val="18"/>
                          </w:rPr>
                          <w:t>The second modal dialog</w:t>
                        </w:r>
                        <w:r w:rsidRPr="009131BA">
                          <w:rPr>
                            <w:rFonts w:hint="eastAsia"/>
                            <w:color w:val="FF00FF"/>
                            <w:sz w:val="18"/>
                            <w:szCs w:val="18"/>
                          </w:rPr>
                          <w:t>"</w:t>
                        </w:r>
                      </w:p>
                      <w:p w:rsidR="0023747D" w:rsidRPr="009131BA" w:rsidRDefault="0023747D" w:rsidP="00375F9C">
                        <w:pPr>
                          <w:spacing w:line="240" w:lineRule="exact"/>
                          <w:rPr>
                            <w:sz w:val="18"/>
                            <w:szCs w:val="18"/>
                          </w:rPr>
                        </w:pPr>
                        <w:r w:rsidRPr="009131BA">
                          <w:rPr>
                            <w:sz w:val="18"/>
                            <w:szCs w:val="18"/>
                          </w:rPr>
                          <w:t xml:space="preserve">    }).</w:t>
                        </w:r>
                        <w:proofErr w:type="gramStart"/>
                        <w:r w:rsidRPr="000F3418">
                          <w:rPr>
                            <w:b/>
                            <w:sz w:val="18"/>
                            <w:szCs w:val="18"/>
                          </w:rPr>
                          <w:t>show</w:t>
                        </w:r>
                        <w:r w:rsidRPr="000F3418">
                          <w:rPr>
                            <w:rFonts w:hint="eastAsia"/>
                            <w:b/>
                            <w:sz w:val="18"/>
                            <w:szCs w:val="18"/>
                          </w:rPr>
                          <w:t>Modal</w:t>
                        </w:r>
                        <w:r>
                          <w:rPr>
                            <w:sz w:val="18"/>
                            <w:szCs w:val="18"/>
                          </w:rPr>
                          <w:t>(</w:t>
                        </w:r>
                        <w:proofErr w:type="gramEnd"/>
                        <w:r>
                          <w:rPr>
                            <w:sz w:val="18"/>
                            <w:szCs w:val="18"/>
                          </w:rPr>
                          <w:t>dlg</w:t>
                        </w:r>
                        <w:r w:rsidRPr="009131BA">
                          <w:rPr>
                            <w:sz w:val="18"/>
                            <w:szCs w:val="18"/>
                          </w:rPr>
                          <w:t>);</w:t>
                        </w:r>
                      </w:p>
                      <w:p w:rsidR="0023747D" w:rsidRPr="009131BA" w:rsidRDefault="0023747D" w:rsidP="00375F9C">
                        <w:pPr>
                          <w:spacing w:line="240" w:lineRule="exact"/>
                          <w:rPr>
                            <w:sz w:val="18"/>
                            <w:szCs w:val="18"/>
                          </w:rPr>
                        </w:pPr>
                        <w:r w:rsidRPr="009131BA">
                          <w:rPr>
                            <w:sz w:val="18"/>
                            <w:szCs w:val="18"/>
                          </w:rPr>
                          <w:t>}}</w:t>
                        </w:r>
                      </w:p>
                      <w:p w:rsidR="0023747D" w:rsidRPr="009131BA" w:rsidRDefault="0023747D" w:rsidP="00375F9C">
                        <w:pPr>
                          <w:spacing w:line="240" w:lineRule="exact"/>
                          <w:rPr>
                            <w:sz w:val="18"/>
                            <w:szCs w:val="18"/>
                          </w:rPr>
                        </w:pPr>
                        <w:r w:rsidRPr="009131BA">
                          <w:rPr>
                            <w:sz w:val="18"/>
                            <w:szCs w:val="18"/>
                          </w:rPr>
                          <w:t>))</w:t>
                        </w:r>
                      </w:p>
                      <w:p w:rsidR="0023747D" w:rsidRPr="009131BA" w:rsidRDefault="0023747D" w:rsidP="00375F9C">
                        <w:pPr>
                          <w:spacing w:line="240" w:lineRule="exact"/>
                          <w:rPr>
                            <w:sz w:val="18"/>
                            <w:szCs w:val="18"/>
                          </w:rPr>
                        </w:pPr>
                      </w:p>
                      <w:p w:rsidR="0023747D" w:rsidRPr="009131BA" w:rsidRDefault="0023747D" w:rsidP="00375F9C">
                        <w:pPr>
                          <w:spacing w:line="240" w:lineRule="exact"/>
                          <w:rPr>
                            <w:sz w:val="18"/>
                            <w:szCs w:val="18"/>
                          </w:rPr>
                        </w:pPr>
                        <w:r>
                          <w:rPr>
                            <w:rFonts w:hint="eastAsia"/>
                            <w:sz w:val="18"/>
                            <w:szCs w:val="18"/>
                          </w:rPr>
                          <w:t>(</w:t>
                        </w:r>
                        <w:proofErr w:type="gramStart"/>
                        <w:r w:rsidRPr="00375F9C">
                          <w:rPr>
                            <w:rFonts w:hint="eastAsia"/>
                            <w:color w:val="0000FF"/>
                            <w:sz w:val="18"/>
                            <w:szCs w:val="18"/>
                          </w:rPr>
                          <w:t>new</w:t>
                        </w:r>
                        <w:proofErr w:type="gramEnd"/>
                        <w:r w:rsidRPr="00375F9C">
                          <w:rPr>
                            <w:rFonts w:hint="eastAsia"/>
                            <w:sz w:val="18"/>
                            <w:szCs w:val="18"/>
                          </w:rPr>
                          <w:t xml:space="preserve"> </w:t>
                        </w:r>
                        <w:r>
                          <w:rPr>
                            <w:sz w:val="18"/>
                            <w:szCs w:val="18"/>
                          </w:rPr>
                          <w:t>xui</w:t>
                        </w:r>
                        <w:r w:rsidRPr="009131BA">
                          <w:rPr>
                            <w:sz w:val="18"/>
                            <w:szCs w:val="18"/>
                          </w:rPr>
                          <w:t>.</w:t>
                        </w:r>
                        <w:r>
                          <w:rPr>
                            <w:rFonts w:hint="eastAsia"/>
                            <w:sz w:val="18"/>
                            <w:szCs w:val="18"/>
                          </w:rPr>
                          <w:t>UI.Dialog)</w:t>
                        </w:r>
                      </w:p>
                      <w:p w:rsidR="0023747D" w:rsidRPr="009131BA" w:rsidRDefault="0023747D" w:rsidP="00375F9C">
                        <w:pPr>
                          <w:spacing w:line="240" w:lineRule="exact"/>
                          <w:rPr>
                            <w:sz w:val="18"/>
                            <w:szCs w:val="18"/>
                          </w:rPr>
                        </w:pPr>
                        <w:r w:rsidRPr="009131BA">
                          <w:rPr>
                            <w:rFonts w:hint="eastAsia"/>
                            <w:sz w:val="18"/>
                            <w:szCs w:val="18"/>
                          </w:rPr>
                          <w:t>.</w:t>
                        </w:r>
                        <w:proofErr w:type="gramStart"/>
                        <w:r w:rsidRPr="009131BA">
                          <w:rPr>
                            <w:rFonts w:hint="eastAsia"/>
                            <w:sz w:val="18"/>
                            <w:szCs w:val="18"/>
                          </w:rPr>
                          <w:t>setHtml(</w:t>
                        </w:r>
                        <w:proofErr w:type="gramEnd"/>
                        <w:r w:rsidRPr="009131BA">
                          <w:rPr>
                            <w:rFonts w:hint="eastAsia"/>
                            <w:color w:val="FF00FF"/>
                            <w:sz w:val="18"/>
                            <w:szCs w:val="18"/>
                          </w:rPr>
                          <w:t>"</w:t>
                        </w:r>
                        <w:r>
                          <w:rPr>
                            <w:rFonts w:hint="eastAsia"/>
                            <w:color w:val="FF00FF"/>
                            <w:sz w:val="18"/>
                            <w:szCs w:val="18"/>
                          </w:rPr>
                          <w:t>The first modal dialog</w:t>
                        </w:r>
                        <w:r w:rsidRPr="009131BA">
                          <w:rPr>
                            <w:rFonts w:hint="eastAsia"/>
                            <w:color w:val="FF00FF"/>
                            <w:sz w:val="18"/>
                            <w:szCs w:val="18"/>
                          </w:rPr>
                          <w:t>"</w:t>
                        </w:r>
                        <w:r w:rsidRPr="009131BA">
                          <w:rPr>
                            <w:rFonts w:hint="eastAsia"/>
                            <w:sz w:val="18"/>
                            <w:szCs w:val="18"/>
                          </w:rPr>
                          <w:t>)</w:t>
                        </w:r>
                      </w:p>
                      <w:p w:rsidR="0023747D" w:rsidRPr="009131BA" w:rsidRDefault="0023747D" w:rsidP="00375F9C">
                        <w:pPr>
                          <w:rPr>
                            <w:szCs w:val="18"/>
                          </w:rPr>
                        </w:pPr>
                        <w:r w:rsidRPr="009131BA">
                          <w:rPr>
                            <w:sz w:val="18"/>
                            <w:szCs w:val="18"/>
                          </w:rPr>
                          <w:t>.</w:t>
                        </w:r>
                        <w:proofErr w:type="gramStart"/>
                        <w:r w:rsidRPr="009131BA">
                          <w:rPr>
                            <w:sz w:val="18"/>
                            <w:szCs w:val="18"/>
                          </w:rPr>
                          <w:t>show(</w:t>
                        </w:r>
                        <w:proofErr w:type="gramEnd"/>
                        <w:r w:rsidRPr="009131BA">
                          <w:rPr>
                            <w:color w:val="0000FF"/>
                            <w:sz w:val="18"/>
                            <w:szCs w:val="18"/>
                          </w:rPr>
                          <w:t>null</w:t>
                        </w:r>
                        <w:r w:rsidRPr="009131BA">
                          <w:rPr>
                            <w:sz w:val="18"/>
                            <w:szCs w:val="18"/>
                          </w:rPr>
                          <w:t>,</w:t>
                        </w:r>
                        <w:r w:rsidRPr="009131BA">
                          <w:rPr>
                            <w:color w:val="0000FF"/>
                            <w:sz w:val="18"/>
                            <w:szCs w:val="18"/>
                          </w:rPr>
                          <w:t>true</w:t>
                        </w:r>
                        <w:r w:rsidRPr="009131BA">
                          <w:rPr>
                            <w:sz w:val="18"/>
                            <w:szCs w:val="18"/>
                          </w:rPr>
                          <w:t>);</w:t>
                        </w:r>
                      </w:p>
                    </w:txbxContent>
                  </v:textbox>
                </v:shape>
                <v:shape id="_x0000_s1335" type="#_x0000_t62" style="position:absolute;left:17145;top:22783;width:17145;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Ev2MEA&#10;AADcAAAADwAAAGRycy9kb3ducmV2LnhtbERPz2vCMBS+C/sfwhvspmnH0FlNZTiEDk86vT+aZ1ts&#10;XkqSxW5//XIQPH58v9eb0fQikvOdZQX5LANBXFvdcaPg9L2bvoPwAVljb5kU/JKHTfk0WWOh7Y0P&#10;FI+hESmEfYEK2hCGQkpft2TQz+xAnLiLdQZDgq6R2uEthZtevmbZXBrsODW0ONC2pfp6/DEKdvuw&#10;fYvnryqe/j7H3FXR+GVU6uV5/FiBCDSGh/jurrSCxTLNT2fSEZ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BL9jBAAAA3AAAAA8AAAAAAAAAAAAAAAAAmAIAAGRycy9kb3du&#10;cmV2LnhtbFBLBQYAAAAABAAEAPUAAACGAwAAAAA=&#10;" adj="31872,26238" fillcolor="#ff9">
                  <v:textbox inset="0,0,0,0">
                    <w:txbxContent>
                      <w:p w:rsidR="0023747D" w:rsidRPr="000E23E9" w:rsidRDefault="0023747D" w:rsidP="0023747D">
                        <w:pPr>
                          <w:jc w:val="center"/>
                          <w:rPr>
                            <w:szCs w:val="18"/>
                          </w:rPr>
                        </w:pPr>
                        <w:r>
                          <w:rPr>
                            <w:rFonts w:hint="eastAsia"/>
                            <w:szCs w:val="18"/>
                          </w:rPr>
                          <w:t>Parent is html body</w:t>
                        </w:r>
                      </w:p>
                    </w:txbxContent>
                  </v:textbox>
                </v:shape>
                <v:shape id="_x0000_s1336" type="#_x0000_t62" style="position:absolute;left:14859;top:17830;width:10287;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tK2cQA&#10;AADcAAAADwAAAGRycy9kb3ducmV2LnhtbESPT2vCQBTE74V+h+UVems2eqg1ukoRBA8FNYn3R/bl&#10;j82+Ddk1Sb+9Kwg9DjPzG2a9nUwrBupdY1nBLIpBEBdWN1wpyLP9xxcI55E1tpZJwR852G5eX9aY&#10;aDvymYbUVyJA2CWooPa+S6R0RU0GXWQ74uCVtjfog+wrqXscA9y0ch7Hn9Jgw2Ghxo52NRW/6c0o&#10;0Lvi9HNy+1RffIb5vCuvx0up1Pvb9L0C4Wny/+Fn+6AVLJYzeJwJR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rStnEAAAA3AAAAA8AAAAAAAAAAAAAAAAAmAIAAGRycy9k&#10;b3ducmV2LnhtbFBLBQYAAAAABAAEAPUAAACJAwAAAAA=&#10;" adj="33520,-17585" fillcolor="#ff9">
                  <v:textbox inset="0,0,0,0">
                    <w:txbxContent>
                      <w:p w:rsidR="0023747D" w:rsidRPr="000E23E9" w:rsidRDefault="0023747D" w:rsidP="0023747D">
                        <w:pPr>
                          <w:jc w:val="center"/>
                          <w:rPr>
                            <w:szCs w:val="18"/>
                          </w:rPr>
                        </w:pPr>
                        <w:r>
                          <w:rPr>
                            <w:szCs w:val="18"/>
                          </w:rPr>
                          <w:t>P</w:t>
                        </w:r>
                        <w:r>
                          <w:rPr>
                            <w:rFonts w:hint="eastAsia"/>
                            <w:szCs w:val="18"/>
                          </w:rPr>
                          <w:t>arent is dlg</w:t>
                        </w:r>
                      </w:p>
                    </w:txbxContent>
                  </v:textbox>
                </v:shape>
                <v:shape id="_x0000_s1337" type="#_x0000_t62" style="position:absolute;left:24003;top:4953;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9qEcMA&#10;AADcAAAADwAAAGRycy9kb3ducmV2LnhtbESPT4vCMBTE74LfITzBm6b2oGvXWBZB8KC4/rs/m7dN&#10;2ealNFHrtzfCwh6HmfkNs8g7W4s7tb5yrGAyTkAQF05XXCo4n9ajDxA+IGusHZOCJ3nIl/3eAjPt&#10;Hnyg+zGUIkLYZ6jAhNBkUvrCkEU/dg1x9H5cazFE2ZZSt/iIcFvLNEmm0mLFccFgQytDxe/xZhVc&#10;/DrZ7L+11lua2as57Q7zW1BqOOi+PkEE6sJ/+K+90Qpm8xTeZ+IR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9qEcMAAADcAAAADwAAAAAAAAAAAAAAAACYAgAAZHJzL2Rv&#10;d25yZXYueG1sUEsFBgAAAAAEAAQA9QAAAIgDAAAAAA==&#10;" adj="30519,-14401" fillcolor="#ff9">
                  <v:textbox inset="0,0,0,0">
                    <w:txbxContent>
                      <w:p w:rsidR="0023747D" w:rsidRPr="000E23E9" w:rsidRDefault="0023747D" w:rsidP="0023747D">
                        <w:pPr>
                          <w:jc w:val="center"/>
                          <w:rPr>
                            <w:szCs w:val="18"/>
                          </w:rPr>
                        </w:pPr>
                        <w:r>
                          <w:rPr>
                            <w:rFonts w:hint="eastAsia"/>
                            <w:szCs w:val="18"/>
                          </w:rPr>
                          <w:t>Sets caption</w:t>
                        </w:r>
                      </w:p>
                    </w:txbxContent>
                  </v:textbox>
                </v:shape>
                <v:shape id="_x0000_s1338" type="#_x0000_t62" style="position:absolute;left:19431;top:9906;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Kqs8UA&#10;AADcAAAADwAAAGRycy9kb3ducmV2LnhtbESPQWvCQBSE74L/YXlCb7ox1Kipq0hJwUMv0V68PbKv&#10;SWj2bZrdJvHfuwXB4zAz3zC7w2ga0VPnassKlosIBHFhdc2lgq/Lx3wDwnlkjY1lUnAjB4f9dLLD&#10;VNuBc+rPvhQBwi5FBZX3bSqlKyoy6Ba2JQ7et+0M+iC7UuoOhwA3jYyjKJEGaw4LFbb0XlHxc/4z&#10;CuJVvK31tcw3Okt+PyNzvC6zQamX2Xh8A+Fp9M/wo33SCtbbV/g/E46A3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sqqzxQAAANwAAAAPAAAAAAAAAAAAAAAAAJgCAABkcnMv&#10;ZG93bnJldi54bWxQSwUGAAAAAAQABAD1AAAAigMAAAAA&#10;" adj="35460,-2977" fillcolor="#ff9">
                  <v:textbox inset="0,0,0,0">
                    <w:txbxContent>
                      <w:p w:rsidR="0023747D" w:rsidRPr="000E23E9" w:rsidRDefault="0023747D" w:rsidP="0023747D">
                        <w:pPr>
                          <w:jc w:val="center"/>
                          <w:rPr>
                            <w:szCs w:val="18"/>
                          </w:rPr>
                        </w:pPr>
                        <w:proofErr w:type="gramStart"/>
                        <w:r>
                          <w:rPr>
                            <w:rFonts w:hint="eastAsia"/>
                            <w:szCs w:val="18"/>
                          </w:rPr>
                          <w:t>onClick</w:t>
                        </w:r>
                        <w:proofErr w:type="gramEnd"/>
                        <w:r>
                          <w:rPr>
                            <w:rFonts w:hint="eastAsia"/>
                            <w:szCs w:val="18"/>
                          </w:rPr>
                          <w:t xml:space="preserve"> event</w:t>
                        </w:r>
                      </w:p>
                    </w:txbxContent>
                  </v:textbox>
                </v:shape>
                <w10:anchorlock/>
              </v:group>
            </w:pict>
          </mc:Fallback>
        </mc:AlternateContent>
      </w:r>
    </w:p>
    <w:p w:rsidR="00375F9C" w:rsidRPr="000F3418" w:rsidRDefault="00375F9C" w:rsidP="00375F9C">
      <w:pPr>
        <w:rPr>
          <w:b/>
        </w:rPr>
      </w:pPr>
      <w:r>
        <w:rPr>
          <w:rFonts w:hint="eastAsia"/>
          <w:b/>
        </w:rPr>
        <w:t>Out</w:t>
      </w:r>
      <w:r w:rsidRPr="000F3418">
        <w:rPr>
          <w:rFonts w:hint="eastAsia"/>
          <w:b/>
        </w:rPr>
        <w:t>put:</w:t>
      </w:r>
    </w:p>
    <w:p w:rsidR="00375F9C" w:rsidRDefault="00375F9C" w:rsidP="00375F9C"/>
    <w:p w:rsidR="00375F9C" w:rsidRPr="009131BA" w:rsidRDefault="0023747D" w:rsidP="00375F9C">
      <w:r>
        <w:rPr>
          <w:noProof/>
        </w:rPr>
        <w:lastRenderedPageBreak/>
        <w:drawing>
          <wp:inline distT="0" distB="0" distL="0" distR="0" wp14:anchorId="75E064FF" wp14:editId="3C8F8B37">
            <wp:extent cx="3066667" cy="2990476"/>
            <wp:effectExtent l="0" t="0" r="635" b="635"/>
            <wp:docPr id="1196" name="图片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066667" cy="2990476"/>
                    </a:xfrm>
                    <a:prstGeom prst="rect">
                      <a:avLst/>
                    </a:prstGeom>
                  </pic:spPr>
                </pic:pic>
              </a:graphicData>
            </a:graphic>
          </wp:inline>
        </w:drawing>
      </w:r>
    </w:p>
    <w:p w:rsidR="00375F9C" w:rsidRDefault="00375F9C" w:rsidP="00E45D25">
      <w:pPr>
        <w:pStyle w:val="2"/>
        <w:numPr>
          <w:ilvl w:val="1"/>
          <w:numId w:val="17"/>
        </w:numPr>
      </w:pPr>
      <w:bookmarkStart w:id="87" w:name="_Toc356466222"/>
      <w:r>
        <w:rPr>
          <w:rFonts w:hint="eastAsia"/>
        </w:rPr>
        <w:t>Layout Control</w:t>
      </w:r>
      <w:bookmarkEnd w:id="87"/>
    </w:p>
    <w:p w:rsidR="00375F9C" w:rsidRPr="003B584D" w:rsidRDefault="00375F9C" w:rsidP="00375F9C">
      <w:pPr>
        <w:rPr>
          <w:b/>
        </w:rPr>
      </w:pPr>
      <w:r w:rsidRPr="003B584D">
        <w:rPr>
          <w:rFonts w:hint="eastAsia"/>
          <w:b/>
        </w:rPr>
        <w:t>Input:</w:t>
      </w:r>
    </w:p>
    <w:p w:rsidR="00375F9C" w:rsidRDefault="005C781A" w:rsidP="00375F9C">
      <w:r>
        <w:rPr>
          <w:noProof/>
        </w:rPr>
        <mc:AlternateContent>
          <mc:Choice Requires="wpc">
            <w:drawing>
              <wp:inline distT="0" distB="0" distL="0" distR="0" wp14:anchorId="69DC8B21" wp14:editId="4CD25C23">
                <wp:extent cx="5257800" cy="1571625"/>
                <wp:effectExtent l="9525" t="0" r="9525" b="9525"/>
                <wp:docPr id="788" name="画布 4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84" name="Text Box 459"/>
                        <wps:cNvSpPr txBox="1">
                          <a:spLocks noChangeArrowheads="1"/>
                        </wps:cNvSpPr>
                        <wps:spPr bwMode="auto">
                          <a:xfrm>
                            <a:off x="0" y="48895"/>
                            <a:ext cx="5257800" cy="152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90796" w:rsidRDefault="0023747D" w:rsidP="00375F9C">
                              <w:pPr>
                                <w:spacing w:line="240" w:lineRule="exact"/>
                                <w:rPr>
                                  <w:sz w:val="18"/>
                                  <w:szCs w:val="18"/>
                                </w:rPr>
                              </w:pPr>
                              <w:r w:rsidRPr="00390796">
                                <w:rPr>
                                  <w:color w:val="0000FF"/>
                                  <w:sz w:val="18"/>
                                  <w:szCs w:val="18"/>
                                </w:rPr>
                                <w:t>var</w:t>
                              </w:r>
                              <w:r w:rsidRPr="00390796">
                                <w:rPr>
                                  <w:sz w:val="18"/>
                                  <w:szCs w:val="18"/>
                                </w:rPr>
                                <w:t xml:space="preserve"> block=</w:t>
                              </w:r>
                              <w:r>
                                <w:rPr>
                                  <w:sz w:val="18"/>
                                  <w:szCs w:val="18"/>
                                </w:rPr>
                                <w:t>xui</w:t>
                              </w:r>
                              <w:r w:rsidRPr="00390796">
                                <w:rPr>
                                  <w:sz w:val="18"/>
                                  <w:szCs w:val="18"/>
                                </w:rPr>
                                <w:t>.create(</w:t>
                              </w:r>
                              <w:r w:rsidRPr="00390796">
                                <w:rPr>
                                  <w:color w:val="FF00FF"/>
                                  <w:sz w:val="18"/>
                                  <w:szCs w:val="18"/>
                                </w:rPr>
                                <w:t>"Block"</w:t>
                              </w:r>
                              <w:r w:rsidRPr="00390796">
                                <w:rPr>
                                  <w:sz w:val="18"/>
                                  <w:szCs w:val="18"/>
                                </w:rPr>
                                <w:t>).setWidth(</w:t>
                              </w:r>
                              <w:r>
                                <w:rPr>
                                  <w:rFonts w:hint="eastAsia"/>
                                  <w:color w:val="800000"/>
                                  <w:sz w:val="18"/>
                                  <w:szCs w:val="18"/>
                                </w:rPr>
                                <w:t>3</w:t>
                              </w:r>
                              <w:r w:rsidRPr="00390796">
                                <w:rPr>
                                  <w:color w:val="800000"/>
                                  <w:sz w:val="18"/>
                                  <w:szCs w:val="18"/>
                                </w:rPr>
                                <w:t>00</w:t>
                              </w:r>
                              <w:r w:rsidRPr="00390796">
                                <w:rPr>
                                  <w:sz w:val="18"/>
                                  <w:szCs w:val="18"/>
                                </w:rPr>
                                <w:t>).setHeight(</w:t>
                              </w:r>
                              <w:r w:rsidRPr="00390796">
                                <w:rPr>
                                  <w:color w:val="800000"/>
                                  <w:sz w:val="18"/>
                                  <w:szCs w:val="18"/>
                                </w:rPr>
                                <w:t>300</w:t>
                              </w:r>
                              <w:r w:rsidRPr="00390796">
                                <w:rPr>
                                  <w:sz w:val="18"/>
                                  <w:szCs w:val="18"/>
                                </w:rPr>
                                <w:t>);</w:t>
                              </w:r>
                            </w:p>
                            <w:p w:rsidR="0023747D" w:rsidRPr="00390796" w:rsidRDefault="0023747D" w:rsidP="00375F9C">
                              <w:pPr>
                                <w:spacing w:line="240" w:lineRule="exact"/>
                                <w:rPr>
                                  <w:sz w:val="18"/>
                                  <w:szCs w:val="18"/>
                                </w:rPr>
                              </w:pPr>
                              <w:r w:rsidRPr="00390796">
                                <w:rPr>
                                  <w:color w:val="0000FF"/>
                                  <w:sz w:val="18"/>
                                  <w:szCs w:val="18"/>
                                </w:rPr>
                                <w:t>var</w:t>
                              </w:r>
                              <w:r w:rsidRPr="00390796">
                                <w:rPr>
                                  <w:sz w:val="18"/>
                                  <w:szCs w:val="18"/>
                                </w:rPr>
                                <w:t xml:space="preserve"> layout=</w:t>
                              </w:r>
                              <w:r>
                                <w:rPr>
                                  <w:sz w:val="18"/>
                                  <w:szCs w:val="18"/>
                                </w:rPr>
                                <w:t>xui</w:t>
                              </w:r>
                              <w:r w:rsidRPr="00390796">
                                <w:rPr>
                                  <w:sz w:val="18"/>
                                  <w:szCs w:val="18"/>
                                </w:rPr>
                                <w:t>.create(</w:t>
                              </w:r>
                              <w:r w:rsidRPr="00390796">
                                <w:rPr>
                                  <w:color w:val="FF00FF"/>
                                  <w:sz w:val="18"/>
                                  <w:szCs w:val="18"/>
                                </w:rPr>
                                <w:t>"Layout"</w:t>
                              </w:r>
                              <w:r w:rsidRPr="00390796">
                                <w:rPr>
                                  <w:sz w:val="18"/>
                                  <w:szCs w:val="18"/>
                                </w:rPr>
                                <w:t>,{items:[</w:t>
                              </w:r>
                            </w:p>
                            <w:p w:rsidR="0023747D" w:rsidRPr="00390796" w:rsidRDefault="0023747D" w:rsidP="00375F9C">
                              <w:pPr>
                                <w:spacing w:line="240" w:lineRule="exact"/>
                                <w:rPr>
                                  <w:sz w:val="18"/>
                                  <w:szCs w:val="18"/>
                                </w:rPr>
                              </w:pPr>
                              <w:r w:rsidRPr="00390796">
                                <w:rPr>
                                  <w:sz w:val="18"/>
                                  <w:szCs w:val="18"/>
                                </w:rPr>
                                <w:t xml:space="preserve">    {id:</w:t>
                              </w:r>
                              <w:r w:rsidRPr="00390796">
                                <w:rPr>
                                  <w:color w:val="FF00FF"/>
                                  <w:sz w:val="18"/>
                                  <w:szCs w:val="18"/>
                                </w:rPr>
                                <w:t>'before'</w:t>
                              </w:r>
                              <w:r w:rsidRPr="00390796">
                                <w:rPr>
                                  <w:sz w:val="18"/>
                                  <w:szCs w:val="18"/>
                                </w:rPr>
                                <w:t>,</w:t>
                              </w:r>
                            </w:p>
                            <w:p w:rsidR="0023747D" w:rsidRPr="00390796" w:rsidRDefault="0023747D" w:rsidP="00375F9C">
                              <w:pPr>
                                <w:spacing w:line="240" w:lineRule="exact"/>
                                <w:rPr>
                                  <w:sz w:val="18"/>
                                  <w:szCs w:val="18"/>
                                </w:rPr>
                              </w:pPr>
                              <w:r w:rsidRPr="00390796">
                                <w:rPr>
                                  <w:sz w:val="18"/>
                                  <w:szCs w:val="18"/>
                                </w:rPr>
                                <w:t xml:space="preserve">     pos:</w:t>
                              </w:r>
                              <w:r w:rsidRPr="00390796">
                                <w:rPr>
                                  <w:color w:val="FF00FF"/>
                                  <w:sz w:val="18"/>
                                  <w:szCs w:val="18"/>
                                </w:rPr>
                                <w:t>'before'</w:t>
                              </w:r>
                              <w:r w:rsidRPr="00390796">
                                <w:rPr>
                                  <w:sz w:val="18"/>
                                  <w:szCs w:val="18"/>
                                </w:rPr>
                                <w:t>,</w:t>
                              </w:r>
                            </w:p>
                            <w:p w:rsidR="0023747D" w:rsidRPr="00390796" w:rsidRDefault="0023747D" w:rsidP="00375F9C">
                              <w:pPr>
                                <w:spacing w:line="240" w:lineRule="exact"/>
                                <w:rPr>
                                  <w:sz w:val="18"/>
                                  <w:szCs w:val="18"/>
                                </w:rPr>
                              </w:pPr>
                              <w:r w:rsidRPr="00390796">
                                <w:rPr>
                                  <w:sz w:val="18"/>
                                  <w:szCs w:val="18"/>
                                </w:rPr>
                                <w:t xml:space="preserve">     size:</w:t>
                              </w:r>
                              <w:r w:rsidRPr="00390796">
                                <w:rPr>
                                  <w:color w:val="800000"/>
                                  <w:sz w:val="18"/>
                                  <w:szCs w:val="18"/>
                                </w:rPr>
                                <w:t>100</w:t>
                              </w:r>
                              <w:r w:rsidRPr="00390796">
                                <w:rPr>
                                  <w:sz w:val="18"/>
                                  <w:szCs w:val="18"/>
                                </w:rPr>
                                <w:t>,</w:t>
                              </w:r>
                            </w:p>
                            <w:p w:rsidR="0023747D" w:rsidRPr="00390796" w:rsidRDefault="0023747D" w:rsidP="00375F9C">
                              <w:pPr>
                                <w:spacing w:line="240" w:lineRule="exact"/>
                                <w:rPr>
                                  <w:sz w:val="18"/>
                                  <w:szCs w:val="18"/>
                                </w:rPr>
                              </w:pPr>
                              <w:r w:rsidRPr="00390796">
                                <w:rPr>
                                  <w:sz w:val="18"/>
                                  <w:szCs w:val="18"/>
                                </w:rPr>
                                <w:t xml:space="preserve">     cmd:</w:t>
                              </w:r>
                              <w:r w:rsidRPr="00390796">
                                <w:rPr>
                                  <w:color w:val="0000FF"/>
                                  <w:sz w:val="18"/>
                                  <w:szCs w:val="18"/>
                                </w:rPr>
                                <w:t>true</w:t>
                              </w:r>
                            </w:p>
                            <w:p w:rsidR="0023747D" w:rsidRPr="00390796" w:rsidRDefault="0023747D" w:rsidP="00375F9C">
                              <w:pPr>
                                <w:spacing w:line="240" w:lineRule="exact"/>
                                <w:rPr>
                                  <w:sz w:val="18"/>
                                  <w:szCs w:val="18"/>
                                </w:rPr>
                              </w:pPr>
                              <w:r w:rsidRPr="00390796">
                                <w:rPr>
                                  <w:sz w:val="18"/>
                                  <w:szCs w:val="18"/>
                                </w:rPr>
                                <w:t xml:space="preserve">    },{id:</w:t>
                              </w:r>
                              <w:r w:rsidRPr="00390796">
                                <w:rPr>
                                  <w:color w:val="FF00FF"/>
                                  <w:sz w:val="18"/>
                                  <w:szCs w:val="18"/>
                                </w:rPr>
                                <w:t>'after'</w:t>
                              </w:r>
                              <w:r w:rsidRPr="00390796">
                                <w:rPr>
                                  <w:sz w:val="18"/>
                                  <w:szCs w:val="18"/>
                                </w:rPr>
                                <w:t>,pos:</w:t>
                              </w:r>
                              <w:r w:rsidRPr="00390796">
                                <w:rPr>
                                  <w:color w:val="FF00FF"/>
                                  <w:sz w:val="18"/>
                                  <w:szCs w:val="18"/>
                                </w:rPr>
                                <w:t>'after'</w:t>
                              </w:r>
                              <w:r w:rsidRPr="00390796">
                                <w:rPr>
                                  <w:sz w:val="18"/>
                                  <w:szCs w:val="18"/>
                                </w:rPr>
                                <w:t>,size:</w:t>
                              </w:r>
                              <w:r w:rsidRPr="00390796">
                                <w:rPr>
                                  <w:color w:val="800000"/>
                                  <w:sz w:val="18"/>
                                  <w:szCs w:val="18"/>
                                </w:rPr>
                                <w:t>100</w:t>
                              </w:r>
                              <w:r w:rsidRPr="00390796">
                                <w:rPr>
                                  <w:sz w:val="18"/>
                                  <w:szCs w:val="18"/>
                                </w:rPr>
                                <w:t>}</w:t>
                              </w:r>
                            </w:p>
                            <w:p w:rsidR="0023747D" w:rsidRPr="00390796" w:rsidRDefault="0023747D" w:rsidP="00375F9C">
                              <w:pPr>
                                <w:spacing w:line="240" w:lineRule="exact"/>
                                <w:rPr>
                                  <w:sz w:val="18"/>
                                  <w:szCs w:val="18"/>
                                </w:rPr>
                              </w:pPr>
                              <w:r w:rsidRPr="00390796">
                                <w:rPr>
                                  <w:sz w:val="18"/>
                                  <w:szCs w:val="18"/>
                                </w:rPr>
                                <w:t>]});</w:t>
                              </w:r>
                            </w:p>
                            <w:p w:rsidR="0023747D" w:rsidRPr="00390796" w:rsidRDefault="0023747D" w:rsidP="00375F9C">
                              <w:pPr>
                                <w:rPr>
                                  <w:szCs w:val="18"/>
                                </w:rPr>
                              </w:pPr>
                              <w:r w:rsidRPr="00390796">
                                <w:rPr>
                                  <w:sz w:val="18"/>
                                  <w:szCs w:val="18"/>
                                </w:rPr>
                                <w:t>block.append(layout).show();</w:t>
                              </w:r>
                            </w:p>
                          </w:txbxContent>
                        </wps:txbx>
                        <wps:bodyPr rot="0" vert="horz" wrap="square" lIns="54000" tIns="46800" rIns="54000" bIns="45720" anchor="t" anchorCtr="0" upright="1">
                          <a:spAutoFit/>
                        </wps:bodyPr>
                      </wps:wsp>
                      <wps:wsp>
                        <wps:cNvPr id="785" name="AutoShape 461"/>
                        <wps:cNvSpPr>
                          <a:spLocks noChangeArrowheads="1"/>
                        </wps:cNvSpPr>
                        <wps:spPr bwMode="auto">
                          <a:xfrm flipH="1">
                            <a:off x="1485900" y="594360"/>
                            <a:ext cx="685800" cy="219710"/>
                          </a:xfrm>
                          <a:prstGeom prst="wedgeRoundRectCallout">
                            <a:avLst>
                              <a:gd name="adj1" fmla="val 143611"/>
                              <a:gd name="adj2" fmla="val 4075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ize to 100</w:t>
                              </w:r>
                            </w:p>
                          </w:txbxContent>
                        </wps:txbx>
                        <wps:bodyPr rot="0" vert="horz" wrap="square" lIns="0" tIns="0" rIns="0" bIns="0" anchor="t" anchorCtr="0" upright="1">
                          <a:noAutofit/>
                        </wps:bodyPr>
                      </wps:wsp>
                      <wps:wsp>
                        <wps:cNvPr id="786" name="AutoShape 462"/>
                        <wps:cNvSpPr>
                          <a:spLocks noChangeArrowheads="1"/>
                        </wps:cNvSpPr>
                        <wps:spPr bwMode="auto">
                          <a:xfrm flipH="1">
                            <a:off x="1828800" y="891540"/>
                            <a:ext cx="1714500" cy="219710"/>
                          </a:xfrm>
                          <a:prstGeom prst="wedgeRoundRectCallout">
                            <a:avLst>
                              <a:gd name="adj1" fmla="val 109111"/>
                              <a:gd name="adj2" fmla="val -2138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H</w:t>
                              </w:r>
                              <w:r>
                                <w:rPr>
                                  <w:rFonts w:hint="eastAsia"/>
                                  <w:szCs w:val="18"/>
                                </w:rPr>
                                <w:t>as a command button</w:t>
                              </w:r>
                            </w:p>
                          </w:txbxContent>
                        </wps:txbx>
                        <wps:bodyPr rot="0" vert="horz" wrap="square" lIns="0" tIns="0" rIns="0" bIns="0" anchor="t" anchorCtr="0" upright="1">
                          <a:noAutofit/>
                        </wps:bodyPr>
                      </wps:wsp>
                      <wps:wsp>
                        <wps:cNvPr id="787" name="AutoShape 463"/>
                        <wps:cNvSpPr>
                          <a:spLocks noChangeArrowheads="1"/>
                        </wps:cNvSpPr>
                        <wps:spPr bwMode="auto">
                          <a:xfrm flipH="1">
                            <a:off x="3200400" y="396240"/>
                            <a:ext cx="1371600" cy="219710"/>
                          </a:xfrm>
                          <a:prstGeom prst="wedgeRoundRectCallout">
                            <a:avLst>
                              <a:gd name="adj1" fmla="val 69722"/>
                              <a:gd name="adj2" fmla="val -1115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Append into a block</w:t>
                              </w:r>
                            </w:p>
                          </w:txbxContent>
                        </wps:txbx>
                        <wps:bodyPr rot="0" vert="horz" wrap="square" lIns="0" tIns="0" rIns="0" bIns="0" anchor="t" anchorCtr="0" upright="1">
                          <a:noAutofit/>
                        </wps:bodyPr>
                      </wps:wsp>
                    </wpc:wpc>
                  </a:graphicData>
                </a:graphic>
              </wp:inline>
            </w:drawing>
          </mc:Choice>
          <mc:Fallback>
            <w:pict>
              <v:group id="画布 457" o:spid="_x0000_s1339" editas="canvas" style="width:414pt;height:123.75pt;mso-position-horizontal-relative:char;mso-position-vertical-relative:line" coordsize="52578,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">
                <v:shape id="_x0000_s1340" type="#_x0000_t75" style="position:absolute;width:52578;height:15716;visibility:visible;mso-wrap-style:square">
                  <v:fill o:detectmouseclick="t"/>
                  <v:path o:connecttype="none"/>
                </v:shape>
                <v:shape id="Text Box 459" o:spid="_x0000_s1341" type="#_x0000_t202" style="position:absolute;top:488;width:52578;height:15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YgusQA&#10;AADcAAAADwAAAGRycy9kb3ducmV2LnhtbESPQWsCMRSE7wX/Q3hCbzXbUuy6GkWUsl6E1ur9sXnd&#10;LG5eliSu6783QqHHYWa+YRarwbaiJx8axwpeJxkI4srphmsFx5/PlxxEiMgaW8ek4EYBVsvR0wIL&#10;7a78Tf0h1iJBOBSowMTYFVKGypDFMHEdcfJ+nbcYk/S11B6vCW5b+ZZlU2mx4bRgsKONoep8uFgF&#10;1Xk7bMvmZHx/sfmXnpW3/bRU6nk8rOcgIg3xP/zX3mkFH/k7PM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WILrEAAAA3AAAAA8AAAAAAAAAAAAAAAAAmAIAAGRycy9k&#10;b3ducmV2LnhtbFBLBQYAAAAABAAEAPUAAACJAwAAAAA=&#10;" strokeweight="1pt">
                  <v:textbox style="mso-fit-shape-to-text:t" inset="1.5mm,1.3mm,1.5mm">
                    <w:txbxContent>
                      <w:p w:rsidR="0023747D" w:rsidRPr="00390796" w:rsidRDefault="0023747D" w:rsidP="00375F9C">
                        <w:pPr>
                          <w:spacing w:line="240" w:lineRule="exact"/>
                          <w:rPr>
                            <w:sz w:val="18"/>
                            <w:szCs w:val="18"/>
                          </w:rPr>
                        </w:pPr>
                        <w:proofErr w:type="gramStart"/>
                        <w:r w:rsidRPr="00390796">
                          <w:rPr>
                            <w:color w:val="0000FF"/>
                            <w:sz w:val="18"/>
                            <w:szCs w:val="18"/>
                          </w:rPr>
                          <w:t>var</w:t>
                        </w:r>
                        <w:proofErr w:type="gramEnd"/>
                        <w:r w:rsidRPr="00390796">
                          <w:rPr>
                            <w:sz w:val="18"/>
                            <w:szCs w:val="18"/>
                          </w:rPr>
                          <w:t xml:space="preserve"> block=</w:t>
                        </w:r>
                        <w:r>
                          <w:rPr>
                            <w:sz w:val="18"/>
                            <w:szCs w:val="18"/>
                          </w:rPr>
                          <w:t>xui</w:t>
                        </w:r>
                        <w:r w:rsidRPr="00390796">
                          <w:rPr>
                            <w:sz w:val="18"/>
                            <w:szCs w:val="18"/>
                          </w:rPr>
                          <w:t>.create(</w:t>
                        </w:r>
                        <w:r w:rsidRPr="00390796">
                          <w:rPr>
                            <w:color w:val="FF00FF"/>
                            <w:sz w:val="18"/>
                            <w:szCs w:val="18"/>
                          </w:rPr>
                          <w:t>"Block"</w:t>
                        </w:r>
                        <w:r w:rsidRPr="00390796">
                          <w:rPr>
                            <w:sz w:val="18"/>
                            <w:szCs w:val="18"/>
                          </w:rPr>
                          <w:t>).setWidth(</w:t>
                        </w:r>
                        <w:r>
                          <w:rPr>
                            <w:rFonts w:hint="eastAsia"/>
                            <w:color w:val="800000"/>
                            <w:sz w:val="18"/>
                            <w:szCs w:val="18"/>
                          </w:rPr>
                          <w:t>3</w:t>
                        </w:r>
                        <w:r w:rsidRPr="00390796">
                          <w:rPr>
                            <w:color w:val="800000"/>
                            <w:sz w:val="18"/>
                            <w:szCs w:val="18"/>
                          </w:rPr>
                          <w:t>00</w:t>
                        </w:r>
                        <w:r w:rsidRPr="00390796">
                          <w:rPr>
                            <w:sz w:val="18"/>
                            <w:szCs w:val="18"/>
                          </w:rPr>
                          <w:t>).setHeight(</w:t>
                        </w:r>
                        <w:r w:rsidRPr="00390796">
                          <w:rPr>
                            <w:color w:val="800000"/>
                            <w:sz w:val="18"/>
                            <w:szCs w:val="18"/>
                          </w:rPr>
                          <w:t>300</w:t>
                        </w:r>
                        <w:r w:rsidRPr="00390796">
                          <w:rPr>
                            <w:sz w:val="18"/>
                            <w:szCs w:val="18"/>
                          </w:rPr>
                          <w:t>);</w:t>
                        </w:r>
                      </w:p>
                      <w:p w:rsidR="0023747D" w:rsidRPr="00390796" w:rsidRDefault="0023747D" w:rsidP="00375F9C">
                        <w:pPr>
                          <w:spacing w:line="240" w:lineRule="exact"/>
                          <w:rPr>
                            <w:sz w:val="18"/>
                            <w:szCs w:val="18"/>
                          </w:rPr>
                        </w:pPr>
                        <w:proofErr w:type="gramStart"/>
                        <w:r w:rsidRPr="00390796">
                          <w:rPr>
                            <w:color w:val="0000FF"/>
                            <w:sz w:val="18"/>
                            <w:szCs w:val="18"/>
                          </w:rPr>
                          <w:t>var</w:t>
                        </w:r>
                        <w:proofErr w:type="gramEnd"/>
                        <w:r w:rsidRPr="00390796">
                          <w:rPr>
                            <w:sz w:val="18"/>
                            <w:szCs w:val="18"/>
                          </w:rPr>
                          <w:t xml:space="preserve"> layout=</w:t>
                        </w:r>
                        <w:r>
                          <w:rPr>
                            <w:sz w:val="18"/>
                            <w:szCs w:val="18"/>
                          </w:rPr>
                          <w:t>xui</w:t>
                        </w:r>
                        <w:r w:rsidRPr="00390796">
                          <w:rPr>
                            <w:sz w:val="18"/>
                            <w:szCs w:val="18"/>
                          </w:rPr>
                          <w:t>.create(</w:t>
                        </w:r>
                        <w:r w:rsidRPr="00390796">
                          <w:rPr>
                            <w:color w:val="FF00FF"/>
                            <w:sz w:val="18"/>
                            <w:szCs w:val="18"/>
                          </w:rPr>
                          <w:t>"Layout"</w:t>
                        </w:r>
                        <w:r w:rsidRPr="00390796">
                          <w:rPr>
                            <w:sz w:val="18"/>
                            <w:szCs w:val="18"/>
                          </w:rPr>
                          <w:t>,{items:[</w:t>
                        </w:r>
                      </w:p>
                      <w:p w:rsidR="0023747D" w:rsidRPr="00390796" w:rsidRDefault="0023747D" w:rsidP="00375F9C">
                        <w:pPr>
                          <w:spacing w:line="240" w:lineRule="exact"/>
                          <w:rPr>
                            <w:sz w:val="18"/>
                            <w:szCs w:val="18"/>
                          </w:rPr>
                        </w:pPr>
                        <w:r w:rsidRPr="00390796">
                          <w:rPr>
                            <w:sz w:val="18"/>
                            <w:szCs w:val="18"/>
                          </w:rPr>
                          <w:t xml:space="preserve">    {</w:t>
                        </w:r>
                        <w:proofErr w:type="gramStart"/>
                        <w:r w:rsidRPr="00390796">
                          <w:rPr>
                            <w:sz w:val="18"/>
                            <w:szCs w:val="18"/>
                          </w:rPr>
                          <w:t>id</w:t>
                        </w:r>
                        <w:proofErr w:type="gramEnd"/>
                        <w:r w:rsidRPr="00390796">
                          <w:rPr>
                            <w:sz w:val="18"/>
                            <w:szCs w:val="18"/>
                          </w:rPr>
                          <w:t>:</w:t>
                        </w:r>
                        <w:r w:rsidRPr="00390796">
                          <w:rPr>
                            <w:color w:val="FF00FF"/>
                            <w:sz w:val="18"/>
                            <w:szCs w:val="18"/>
                          </w:rPr>
                          <w:t>'before'</w:t>
                        </w:r>
                        <w:r w:rsidRPr="00390796">
                          <w:rPr>
                            <w:sz w:val="18"/>
                            <w:szCs w:val="18"/>
                          </w:rPr>
                          <w:t>,</w:t>
                        </w:r>
                      </w:p>
                      <w:p w:rsidR="0023747D" w:rsidRPr="00390796" w:rsidRDefault="0023747D" w:rsidP="00375F9C">
                        <w:pPr>
                          <w:spacing w:line="240" w:lineRule="exact"/>
                          <w:rPr>
                            <w:sz w:val="18"/>
                            <w:szCs w:val="18"/>
                          </w:rPr>
                        </w:pPr>
                        <w:r w:rsidRPr="00390796">
                          <w:rPr>
                            <w:sz w:val="18"/>
                            <w:szCs w:val="18"/>
                          </w:rPr>
                          <w:t xml:space="preserve">     </w:t>
                        </w:r>
                        <w:proofErr w:type="gramStart"/>
                        <w:r w:rsidRPr="00390796">
                          <w:rPr>
                            <w:sz w:val="18"/>
                            <w:szCs w:val="18"/>
                          </w:rPr>
                          <w:t>pos</w:t>
                        </w:r>
                        <w:proofErr w:type="gramEnd"/>
                        <w:r w:rsidRPr="00390796">
                          <w:rPr>
                            <w:sz w:val="18"/>
                            <w:szCs w:val="18"/>
                          </w:rPr>
                          <w:t>:</w:t>
                        </w:r>
                        <w:r w:rsidRPr="00390796">
                          <w:rPr>
                            <w:color w:val="FF00FF"/>
                            <w:sz w:val="18"/>
                            <w:szCs w:val="18"/>
                          </w:rPr>
                          <w:t>'before'</w:t>
                        </w:r>
                        <w:r w:rsidRPr="00390796">
                          <w:rPr>
                            <w:sz w:val="18"/>
                            <w:szCs w:val="18"/>
                          </w:rPr>
                          <w:t>,</w:t>
                        </w:r>
                      </w:p>
                      <w:p w:rsidR="0023747D" w:rsidRPr="00390796" w:rsidRDefault="0023747D" w:rsidP="00375F9C">
                        <w:pPr>
                          <w:spacing w:line="240" w:lineRule="exact"/>
                          <w:rPr>
                            <w:sz w:val="18"/>
                            <w:szCs w:val="18"/>
                          </w:rPr>
                        </w:pPr>
                        <w:r w:rsidRPr="00390796">
                          <w:rPr>
                            <w:sz w:val="18"/>
                            <w:szCs w:val="18"/>
                          </w:rPr>
                          <w:t xml:space="preserve">     </w:t>
                        </w:r>
                        <w:proofErr w:type="gramStart"/>
                        <w:r w:rsidRPr="00390796">
                          <w:rPr>
                            <w:sz w:val="18"/>
                            <w:szCs w:val="18"/>
                          </w:rPr>
                          <w:t>size:</w:t>
                        </w:r>
                        <w:proofErr w:type="gramEnd"/>
                        <w:r w:rsidRPr="00390796">
                          <w:rPr>
                            <w:color w:val="800000"/>
                            <w:sz w:val="18"/>
                            <w:szCs w:val="18"/>
                          </w:rPr>
                          <w:t>100</w:t>
                        </w:r>
                        <w:r w:rsidRPr="00390796">
                          <w:rPr>
                            <w:sz w:val="18"/>
                            <w:szCs w:val="18"/>
                          </w:rPr>
                          <w:t>,</w:t>
                        </w:r>
                      </w:p>
                      <w:p w:rsidR="0023747D" w:rsidRPr="00390796" w:rsidRDefault="0023747D" w:rsidP="00375F9C">
                        <w:pPr>
                          <w:spacing w:line="240" w:lineRule="exact"/>
                          <w:rPr>
                            <w:sz w:val="18"/>
                            <w:szCs w:val="18"/>
                          </w:rPr>
                        </w:pPr>
                        <w:r w:rsidRPr="00390796">
                          <w:rPr>
                            <w:sz w:val="18"/>
                            <w:szCs w:val="18"/>
                          </w:rPr>
                          <w:t xml:space="preserve">     </w:t>
                        </w:r>
                        <w:proofErr w:type="gramStart"/>
                        <w:r w:rsidRPr="00390796">
                          <w:rPr>
                            <w:sz w:val="18"/>
                            <w:szCs w:val="18"/>
                          </w:rPr>
                          <w:t>cmd:</w:t>
                        </w:r>
                        <w:proofErr w:type="gramEnd"/>
                        <w:r w:rsidRPr="00390796">
                          <w:rPr>
                            <w:color w:val="0000FF"/>
                            <w:sz w:val="18"/>
                            <w:szCs w:val="18"/>
                          </w:rPr>
                          <w:t>true</w:t>
                        </w:r>
                      </w:p>
                      <w:p w:rsidR="0023747D" w:rsidRPr="00390796" w:rsidRDefault="0023747D" w:rsidP="00375F9C">
                        <w:pPr>
                          <w:spacing w:line="240" w:lineRule="exact"/>
                          <w:rPr>
                            <w:sz w:val="18"/>
                            <w:szCs w:val="18"/>
                          </w:rPr>
                        </w:pPr>
                        <w:r w:rsidRPr="00390796">
                          <w:rPr>
                            <w:sz w:val="18"/>
                            <w:szCs w:val="18"/>
                          </w:rPr>
                          <w:t xml:space="preserve">    }</w:t>
                        </w:r>
                        <w:proofErr w:type="gramStart"/>
                        <w:r w:rsidRPr="00390796">
                          <w:rPr>
                            <w:sz w:val="18"/>
                            <w:szCs w:val="18"/>
                          </w:rPr>
                          <w:t>,{</w:t>
                        </w:r>
                        <w:proofErr w:type="gramEnd"/>
                        <w:r w:rsidRPr="00390796">
                          <w:rPr>
                            <w:sz w:val="18"/>
                            <w:szCs w:val="18"/>
                          </w:rPr>
                          <w:t>id:</w:t>
                        </w:r>
                        <w:r w:rsidRPr="00390796">
                          <w:rPr>
                            <w:color w:val="FF00FF"/>
                            <w:sz w:val="18"/>
                            <w:szCs w:val="18"/>
                          </w:rPr>
                          <w:t>'after'</w:t>
                        </w:r>
                        <w:r w:rsidRPr="00390796">
                          <w:rPr>
                            <w:sz w:val="18"/>
                            <w:szCs w:val="18"/>
                          </w:rPr>
                          <w:t>,pos:</w:t>
                        </w:r>
                        <w:r w:rsidRPr="00390796">
                          <w:rPr>
                            <w:color w:val="FF00FF"/>
                            <w:sz w:val="18"/>
                            <w:szCs w:val="18"/>
                          </w:rPr>
                          <w:t>'after'</w:t>
                        </w:r>
                        <w:r w:rsidRPr="00390796">
                          <w:rPr>
                            <w:sz w:val="18"/>
                            <w:szCs w:val="18"/>
                          </w:rPr>
                          <w:t>,size:</w:t>
                        </w:r>
                        <w:r w:rsidRPr="00390796">
                          <w:rPr>
                            <w:color w:val="800000"/>
                            <w:sz w:val="18"/>
                            <w:szCs w:val="18"/>
                          </w:rPr>
                          <w:t>100</w:t>
                        </w:r>
                        <w:r w:rsidRPr="00390796">
                          <w:rPr>
                            <w:sz w:val="18"/>
                            <w:szCs w:val="18"/>
                          </w:rPr>
                          <w:t>}</w:t>
                        </w:r>
                      </w:p>
                      <w:p w:rsidR="0023747D" w:rsidRPr="00390796" w:rsidRDefault="0023747D" w:rsidP="00375F9C">
                        <w:pPr>
                          <w:spacing w:line="240" w:lineRule="exact"/>
                          <w:rPr>
                            <w:sz w:val="18"/>
                            <w:szCs w:val="18"/>
                          </w:rPr>
                        </w:pPr>
                        <w:r w:rsidRPr="00390796">
                          <w:rPr>
                            <w:sz w:val="18"/>
                            <w:szCs w:val="18"/>
                          </w:rPr>
                          <w:t>]});</w:t>
                        </w:r>
                      </w:p>
                      <w:p w:rsidR="0023747D" w:rsidRPr="00390796" w:rsidRDefault="0023747D" w:rsidP="00375F9C">
                        <w:pPr>
                          <w:rPr>
                            <w:szCs w:val="18"/>
                          </w:rPr>
                        </w:pPr>
                        <w:proofErr w:type="gramStart"/>
                        <w:r w:rsidRPr="00390796">
                          <w:rPr>
                            <w:sz w:val="18"/>
                            <w:szCs w:val="18"/>
                          </w:rPr>
                          <w:t>block.append(</w:t>
                        </w:r>
                        <w:proofErr w:type="gramEnd"/>
                        <w:r w:rsidRPr="00390796">
                          <w:rPr>
                            <w:sz w:val="18"/>
                            <w:szCs w:val="18"/>
                          </w:rPr>
                          <w:t>layout).show();</w:t>
                        </w:r>
                      </w:p>
                    </w:txbxContent>
                  </v:textbox>
                </v:shape>
                <v:shape id="AutoShape 461" o:spid="_x0000_s1342" type="#_x0000_t62" style="position:absolute;left:14859;top:5943;width:6858;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aaysYA&#10;AADcAAAADwAAAGRycy9kb3ducmV2LnhtbESPT2vCQBTE74V+h+UVvNVNC2qIriJK0YM2+AfB2yP7&#10;TGKzb0N2jfHbd4VCj8PM/IaZzDpTiZYaV1pW8NGPQBBnVpecKzgevt5jEM4ja6wsk4IHOZhNX18m&#10;mGh75x21e5+LAGGXoILC+zqR0mUFGXR9WxMH72Ibgz7IJpe6wXuAm0p+RtFQGiw5LBRY06Kg7Gd/&#10;MwpOG6m36a66rE6j7Lg8p+n1+9oq1Xvr5mMQnjr/H/5rr7WCUTyA55l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8aaysYAAADcAAAADwAAAAAAAAAAAAAAAACYAgAAZHJz&#10;L2Rvd25yZXYueG1sUEsFBgAAAAAEAAQA9QAAAIsDAAAAAA==&#10;" adj="41820,19602" fillcolor="#ff9">
                  <v:textbox inset="0,0,0,0">
                    <w:txbxContent>
                      <w:p w:rsidR="0023747D" w:rsidRPr="000E23E9" w:rsidRDefault="0023747D" w:rsidP="00375F9C">
                        <w:pPr>
                          <w:rPr>
                            <w:szCs w:val="18"/>
                          </w:rPr>
                        </w:pPr>
                        <w:r>
                          <w:rPr>
                            <w:szCs w:val="18"/>
                          </w:rPr>
                          <w:t>S</w:t>
                        </w:r>
                        <w:r>
                          <w:rPr>
                            <w:rFonts w:hint="eastAsia"/>
                            <w:szCs w:val="18"/>
                          </w:rPr>
                          <w:t>ize to 100</w:t>
                        </w:r>
                      </w:p>
                    </w:txbxContent>
                  </v:textbox>
                </v:shape>
                <v:shape id="AutoShape 462" o:spid="_x0000_s1343" type="#_x0000_t62" style="position:absolute;left:18288;top:8915;width:17145;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BaMQA&#10;AADcAAAADwAAAGRycy9kb3ducmV2LnhtbESPQWvCQBSE74L/YXlCb7qxB5XoKiIWROihWhBvz+wz&#10;CWbfxuxT0/76riD0OMzMN8xs0bpK3akJpWcDw0ECijjztuTcwPf+oz8BFQTZYuWZDPxQgMW825lh&#10;av2Dv+i+k1xFCIcUDRQidap1yApyGAa+Jo7e2TcOJcom17bBR4S7Sr8nyUg7LDkuFFjTqqDssrs5&#10;A8f6c0jXw0ZEfm1Y78PpsL2OjXnrtcspKKFW/sOv9sYaGE9G8DwTj4C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JwWjEAAAA3AAAAA8AAAAAAAAAAAAAAAAAmAIAAGRycy9k&#10;b3ducmV2LnhtbFBLBQYAAAAABAAEAPUAAACJAwAAAAA=&#10;" adj="34368,6180" fillcolor="#ff9">
                  <v:textbox inset="0,0,0,0">
                    <w:txbxContent>
                      <w:p w:rsidR="0023747D" w:rsidRPr="000E23E9" w:rsidRDefault="0023747D" w:rsidP="00375F9C">
                        <w:pPr>
                          <w:rPr>
                            <w:szCs w:val="18"/>
                          </w:rPr>
                        </w:pPr>
                        <w:r>
                          <w:rPr>
                            <w:szCs w:val="18"/>
                          </w:rPr>
                          <w:t>H</w:t>
                        </w:r>
                        <w:r>
                          <w:rPr>
                            <w:rFonts w:hint="eastAsia"/>
                            <w:szCs w:val="18"/>
                          </w:rPr>
                          <w:t>as a command button</w:t>
                        </w:r>
                      </w:p>
                    </w:txbxContent>
                  </v:textbox>
                </v:shape>
                <v:shape id="AutoShape 463" o:spid="_x0000_s1344" type="#_x0000_t62" style="position:absolute;left:32004;top:3962;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B5MIA&#10;AADcAAAADwAAAGRycy9kb3ducmV2LnhtbESPQYvCMBSE74L/ITxhb5oqoqVrWhbZBS8erP6AZ/O2&#10;Ddu8lCbW+u83guBxmJlvmF0x2lYM1HvjWMFykYAgrpw2XCu4nH/mKQgfkDW2jknBgzwU+XSyw0y7&#10;O59oKEMtIoR9hgqaELpMSl81ZNEvXEccvV/XWwxR9rXUPd4j3LZylSQbadFwXGiwo31D1V95swqO&#10;djhXPpj0Kofvg1yXfmWWqVIfs/HrE0SgMbzDr/ZBK9imW3ieiUd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QwHkwgAAANwAAAAPAAAAAAAAAAAAAAAAAJgCAABkcnMvZG93&#10;bnJldi54bWxQSwUGAAAAAAQABAD1AAAAhwMAAAAA&#10;" adj="25860,-13298" fillcolor="#ff9">
                  <v:textbox inset="0,0,0,0">
                    <w:txbxContent>
                      <w:p w:rsidR="0023747D" w:rsidRPr="000E23E9" w:rsidRDefault="0023747D" w:rsidP="00375F9C">
                        <w:pPr>
                          <w:rPr>
                            <w:szCs w:val="18"/>
                          </w:rPr>
                        </w:pPr>
                        <w:r>
                          <w:rPr>
                            <w:rFonts w:hint="eastAsia"/>
                            <w:szCs w:val="18"/>
                          </w:rPr>
                          <w:t>Append into a block</w:t>
                        </w:r>
                      </w:p>
                    </w:txbxContent>
                  </v:textbox>
                </v:shape>
                <w10:anchorlock/>
              </v:group>
            </w:pict>
          </mc:Fallback>
        </mc:AlternateContent>
      </w:r>
    </w:p>
    <w:p w:rsidR="00375F9C" w:rsidRPr="003B584D" w:rsidRDefault="00375F9C" w:rsidP="00375F9C">
      <w:pPr>
        <w:rPr>
          <w:b/>
        </w:rPr>
      </w:pPr>
      <w:r w:rsidRPr="003B584D">
        <w:rPr>
          <w:rFonts w:hint="eastAsia"/>
          <w:b/>
        </w:rPr>
        <w:t>Output:</w:t>
      </w:r>
    </w:p>
    <w:p w:rsidR="00375F9C" w:rsidRDefault="005C781A" w:rsidP="00375F9C">
      <w:r>
        <w:rPr>
          <w:rFonts w:hint="eastAsia"/>
          <w:noProof/>
        </w:rPr>
        <mc:AlternateContent>
          <mc:Choice Requires="wps">
            <w:drawing>
              <wp:anchor distT="0" distB="0" distL="114300" distR="114300" simplePos="0" relativeHeight="251517440" behindDoc="0" locked="0" layoutInCell="1" allowOverlap="1" wp14:anchorId="3D257AD0" wp14:editId="61E55E12">
                <wp:simplePos x="0" y="0"/>
                <wp:positionH relativeFrom="column">
                  <wp:posOffset>1600200</wp:posOffset>
                </wp:positionH>
                <wp:positionV relativeFrom="line">
                  <wp:posOffset>528320</wp:posOffset>
                </wp:positionV>
                <wp:extent cx="1828800" cy="219710"/>
                <wp:effectExtent l="28575" t="13970" r="9525" b="194945"/>
                <wp:wrapNone/>
                <wp:docPr id="783" name="AutoShap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28800" cy="219710"/>
                        </a:xfrm>
                        <a:prstGeom prst="wedgeRoundRectCallout">
                          <a:avLst>
                            <a:gd name="adj1" fmla="val 49338"/>
                            <a:gd name="adj2" fmla="val 128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old/Expand command button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64" o:spid="_x0000_s1345" type="#_x0000_t62" style="position:absolute;left:0;text-align:left;margin-left:126pt;margin-top:41.6pt;width:2in;height:17.3pt;flip:x;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" adj="21457,38517" fillcolor="#ff9">
                <v:textbox inset="0,0,0,0">
                  <w:txbxContent>
                    <w:p w:rsidR="0023747D" w:rsidRPr="000E23E9" w:rsidRDefault="0023747D" w:rsidP="00375F9C">
                      <w:pPr>
                        <w:rPr>
                          <w:szCs w:val="18"/>
                        </w:rPr>
                      </w:pPr>
                      <w:r>
                        <w:rPr>
                          <w:szCs w:val="18"/>
                        </w:rPr>
                        <w:t>F</w:t>
                      </w:r>
                      <w:r>
                        <w:rPr>
                          <w:rFonts w:hint="eastAsia"/>
                          <w:szCs w:val="18"/>
                        </w:rPr>
                        <w:t>old/Expand command button</w:t>
                      </w:r>
                    </w:p>
                  </w:txbxContent>
                </v:textbox>
                <w10:wrap anchory="line"/>
              </v:shape>
            </w:pict>
          </mc:Fallback>
        </mc:AlternateContent>
      </w:r>
      <w:r>
        <w:rPr>
          <w:rFonts w:hint="eastAsia"/>
          <w:noProof/>
        </w:rPr>
        <mc:AlternateContent>
          <mc:Choice Requires="wps">
            <w:drawing>
              <wp:anchor distT="0" distB="0" distL="114300" distR="114300" simplePos="0" relativeHeight="251522560" behindDoc="0" locked="0" layoutInCell="1" allowOverlap="1" wp14:anchorId="3756B095" wp14:editId="13C10804">
                <wp:simplePos x="0" y="0"/>
                <wp:positionH relativeFrom="column">
                  <wp:posOffset>571500</wp:posOffset>
                </wp:positionH>
                <wp:positionV relativeFrom="line">
                  <wp:posOffset>1419860</wp:posOffset>
                </wp:positionV>
                <wp:extent cx="1028700" cy="219710"/>
                <wp:effectExtent l="9525" t="153035" r="9525" b="8255"/>
                <wp:wrapNone/>
                <wp:docPr id="782" name="AutoShape 4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219710"/>
                        </a:xfrm>
                        <a:prstGeom prst="wedgeRoundRectCallout">
                          <a:avLst>
                            <a:gd name="adj1" fmla="val -12287"/>
                            <a:gd name="adj2" fmla="val -1124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jc w:val="center"/>
                              <w:rPr>
                                <w:szCs w:val="18"/>
                              </w:rPr>
                            </w:pPr>
                            <w:r>
                              <w:rPr>
                                <w:rFonts w:hint="eastAsia"/>
                                <w:szCs w:val="18"/>
                              </w:rPr>
                              <w:t>Main container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9" o:spid="_x0000_s1346" type="#_x0000_t62" style="position:absolute;left:0;text-align:left;margin-left:45pt;margin-top:111.8pt;width:81pt;height:17.3pt;flip:x;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" adj="8146,-13485" fillcolor="#ff9">
                <v:textbox inset="0,0,0,0">
                  <w:txbxContent>
                    <w:p w:rsidR="0023747D" w:rsidRPr="000E23E9" w:rsidRDefault="0023747D" w:rsidP="00375F9C">
                      <w:pPr>
                        <w:jc w:val="center"/>
                        <w:rPr>
                          <w:szCs w:val="18"/>
                        </w:rPr>
                      </w:pPr>
                      <w:r>
                        <w:rPr>
                          <w:rFonts w:hint="eastAsia"/>
                          <w:szCs w:val="18"/>
                        </w:rPr>
                        <w:t>Main container</w:t>
                      </w:r>
                    </w:p>
                  </w:txbxContent>
                </v:textbox>
                <w10:wrap anchory="line"/>
              </v:shape>
            </w:pict>
          </mc:Fallback>
        </mc:AlternateContent>
      </w:r>
      <w:r>
        <w:rPr>
          <w:rFonts w:hint="eastAsia"/>
          <w:noProof/>
        </w:rPr>
        <mc:AlternateContent>
          <mc:Choice Requires="wps">
            <w:drawing>
              <wp:anchor distT="0" distB="0" distL="114300" distR="114300" simplePos="0" relativeHeight="251518464" behindDoc="0" locked="0" layoutInCell="1" allowOverlap="1" wp14:anchorId="6F5D4AA8" wp14:editId="6905FAA0">
                <wp:simplePos x="0" y="0"/>
                <wp:positionH relativeFrom="column">
                  <wp:posOffset>571500</wp:posOffset>
                </wp:positionH>
                <wp:positionV relativeFrom="line">
                  <wp:posOffset>231140</wp:posOffset>
                </wp:positionV>
                <wp:extent cx="1028700" cy="219710"/>
                <wp:effectExtent l="9525" t="12065" r="9525" b="168275"/>
                <wp:wrapNone/>
                <wp:docPr id="781" name="AutoShape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219710"/>
                        </a:xfrm>
                        <a:prstGeom prst="wedgeRoundRectCallout">
                          <a:avLst>
                            <a:gd name="adj1" fmla="val -13213"/>
                            <a:gd name="adj2" fmla="val 1208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szCs w:val="18"/>
                              </w:rPr>
                            </w:pPr>
                            <w:r>
                              <w:rPr>
                                <w:rFonts w:hint="eastAsia"/>
                                <w:szCs w:val="18"/>
                              </w:rPr>
                              <w:t>Before container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65" o:spid="_x0000_s1347" type="#_x0000_t62" style="position:absolute;left:0;text-align:left;margin-left:45pt;margin-top:18.2pt;width:81pt;height:17.3pt;flip:x;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" adj="7946,36894" fillcolor="#ff9">
                <v:textbox inset="0,0,0,0">
                  <w:txbxContent>
                    <w:p w:rsidR="0023747D" w:rsidRDefault="0023747D" w:rsidP="00375F9C">
                      <w:pPr>
                        <w:rPr>
                          <w:szCs w:val="18"/>
                        </w:rPr>
                      </w:pPr>
                      <w:r>
                        <w:rPr>
                          <w:rFonts w:hint="eastAsia"/>
                          <w:szCs w:val="18"/>
                        </w:rPr>
                        <w:t>Before container</w:t>
                      </w:r>
                    </w:p>
                  </w:txbxContent>
                </v:textbox>
                <w10:wrap anchory="line"/>
              </v:shape>
            </w:pict>
          </mc:Fallback>
        </mc:AlternateContent>
      </w:r>
      <w:r>
        <w:rPr>
          <w:rFonts w:hint="eastAsia"/>
          <w:noProof/>
        </w:rPr>
        <mc:AlternateContent>
          <mc:Choice Requires="wps">
            <w:drawing>
              <wp:anchor distT="0" distB="0" distL="114300" distR="114300" simplePos="0" relativeHeight="251519488" behindDoc="0" locked="0" layoutInCell="1" allowOverlap="1" wp14:anchorId="256CC609" wp14:editId="58F60F0D">
                <wp:simplePos x="0" y="0"/>
                <wp:positionH relativeFrom="column">
                  <wp:posOffset>571500</wp:posOffset>
                </wp:positionH>
                <wp:positionV relativeFrom="line">
                  <wp:posOffset>2410460</wp:posOffset>
                </wp:positionV>
                <wp:extent cx="914400" cy="219710"/>
                <wp:effectExtent l="9525" t="200660" r="9525" b="8255"/>
                <wp:wrapNone/>
                <wp:docPr id="779" name="AutoShape 4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19710"/>
                        </a:xfrm>
                        <a:prstGeom prst="wedgeRoundRectCallout">
                          <a:avLst>
                            <a:gd name="adj1" fmla="val -21111"/>
                            <a:gd name="adj2" fmla="val -13121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B584D" w:rsidRDefault="0023747D" w:rsidP="00375F9C">
                            <w:pPr>
                              <w:rPr>
                                <w:szCs w:val="18"/>
                              </w:rPr>
                            </w:pPr>
                            <w:r>
                              <w:rPr>
                                <w:szCs w:val="18"/>
                              </w:rPr>
                              <w:t>A</w:t>
                            </w:r>
                            <w:r>
                              <w:rPr>
                                <w:rFonts w:hint="eastAsia"/>
                                <w:szCs w:val="18"/>
                              </w:rPr>
                              <w:t>fter container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66" o:spid="_x0000_s1348" type="#_x0000_t62" style="position:absolute;left:0;text-align:left;margin-left:45pt;margin-top:189.8pt;width:1in;height:17.3pt;flip:x;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" adj="6240,-17543" fillcolor="#ff9">
                <v:textbox inset="0,0,0,0">
                  <w:txbxContent>
                    <w:p w:rsidR="0023747D" w:rsidRPr="003B584D" w:rsidRDefault="0023747D" w:rsidP="00375F9C">
                      <w:pPr>
                        <w:rPr>
                          <w:szCs w:val="18"/>
                        </w:rPr>
                      </w:pPr>
                      <w:r>
                        <w:rPr>
                          <w:szCs w:val="18"/>
                        </w:rPr>
                        <w:t>A</w:t>
                      </w:r>
                      <w:r>
                        <w:rPr>
                          <w:rFonts w:hint="eastAsia"/>
                          <w:szCs w:val="18"/>
                        </w:rPr>
                        <w:t>fter container</w:t>
                      </w:r>
                    </w:p>
                  </w:txbxContent>
                </v:textbox>
                <w10:wrap anchory="line"/>
              </v:shape>
            </w:pict>
          </mc:Fallback>
        </mc:AlternateContent>
      </w:r>
      <w:r>
        <w:rPr>
          <w:rFonts w:hint="eastAsia"/>
          <w:noProof/>
        </w:rPr>
        <w:drawing>
          <wp:inline distT="0" distB="0" distL="0" distR="0" wp14:anchorId="72AC4002" wp14:editId="55208835">
            <wp:extent cx="2905125" cy="2914650"/>
            <wp:effectExtent l="0" t="0" r="952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905125" cy="2914650"/>
                    </a:xfrm>
                    <a:prstGeom prst="rect">
                      <a:avLst/>
                    </a:prstGeom>
                    <a:noFill/>
                    <a:ln>
                      <a:noFill/>
                    </a:ln>
                  </pic:spPr>
                </pic:pic>
              </a:graphicData>
            </a:graphic>
          </wp:inline>
        </w:drawing>
      </w:r>
    </w:p>
    <w:p w:rsidR="00375F9C" w:rsidRPr="003B584D" w:rsidRDefault="00375F9C" w:rsidP="00375F9C">
      <w:pPr>
        <w:rPr>
          <w:b/>
        </w:rPr>
      </w:pPr>
      <w:r w:rsidRPr="003B584D">
        <w:rPr>
          <w:rFonts w:hint="eastAsia"/>
          <w:b/>
        </w:rPr>
        <w:lastRenderedPageBreak/>
        <w:t>Input:</w:t>
      </w:r>
    </w:p>
    <w:p w:rsidR="00375F9C" w:rsidRDefault="005C781A" w:rsidP="00375F9C">
      <w:r>
        <w:rPr>
          <w:noProof/>
        </w:rPr>
        <mc:AlternateContent>
          <mc:Choice Requires="wpc">
            <w:drawing>
              <wp:inline distT="0" distB="0" distL="0" distR="0" wp14:anchorId="5C164047" wp14:editId="5CACDAA1">
                <wp:extent cx="5257800" cy="3400425"/>
                <wp:effectExtent l="9525" t="0" r="9525" b="9525"/>
                <wp:docPr id="778" name="画布 4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71" name="Text Box 469"/>
                        <wps:cNvSpPr txBox="1">
                          <a:spLocks noChangeArrowheads="1"/>
                        </wps:cNvSpPr>
                        <wps:spPr bwMode="auto">
                          <a:xfrm>
                            <a:off x="0" y="48895"/>
                            <a:ext cx="5257800" cy="3351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73017" w:rsidRDefault="0023747D" w:rsidP="00375F9C">
                              <w:pPr>
                                <w:spacing w:line="240" w:lineRule="exact"/>
                                <w:rPr>
                                  <w:sz w:val="18"/>
                                  <w:szCs w:val="18"/>
                                </w:rPr>
                              </w:pPr>
                              <w:r w:rsidRPr="00D73017">
                                <w:rPr>
                                  <w:color w:val="0000FF"/>
                                  <w:sz w:val="18"/>
                                  <w:szCs w:val="18"/>
                                </w:rPr>
                                <w:t>var</w:t>
                              </w:r>
                              <w:r w:rsidRPr="00D73017">
                                <w:rPr>
                                  <w:sz w:val="18"/>
                                  <w:szCs w:val="18"/>
                                </w:rPr>
                                <w:t xml:space="preserve"> block=</w:t>
                              </w:r>
                              <w:r>
                                <w:rPr>
                                  <w:sz w:val="18"/>
                                  <w:szCs w:val="18"/>
                                </w:rPr>
                                <w:t>xui</w:t>
                              </w:r>
                              <w:r w:rsidRPr="00D73017">
                                <w:rPr>
                                  <w:sz w:val="18"/>
                                  <w:szCs w:val="18"/>
                                </w:rPr>
                                <w:t>.create(</w:t>
                              </w:r>
                              <w:r w:rsidRPr="00D73017">
                                <w:rPr>
                                  <w:color w:val="FF00FF"/>
                                  <w:sz w:val="18"/>
                                  <w:szCs w:val="18"/>
                                </w:rPr>
                                <w:t>"Block"</w:t>
                              </w:r>
                              <w:r w:rsidRPr="00D73017">
                                <w:rPr>
                                  <w:sz w:val="18"/>
                                  <w:szCs w:val="18"/>
                                </w:rPr>
                                <w:t>).setWidth(</w:t>
                              </w:r>
                              <w:r w:rsidRPr="00D73017">
                                <w:rPr>
                                  <w:color w:val="800000"/>
                                  <w:sz w:val="18"/>
                                  <w:szCs w:val="18"/>
                                </w:rPr>
                                <w:t>400</w:t>
                              </w:r>
                              <w:r w:rsidRPr="00D73017">
                                <w:rPr>
                                  <w:sz w:val="18"/>
                                  <w:szCs w:val="18"/>
                                </w:rPr>
                                <w:t>).setHeight(</w:t>
                              </w:r>
                              <w:r w:rsidRPr="00D73017">
                                <w:rPr>
                                  <w:color w:val="800000"/>
                                  <w:sz w:val="18"/>
                                  <w:szCs w:val="18"/>
                                </w:rPr>
                                <w:t>100</w:t>
                              </w:r>
                              <w:r w:rsidRPr="00D73017">
                                <w:rPr>
                                  <w:sz w:val="18"/>
                                  <w:szCs w:val="18"/>
                                </w:rPr>
                                <w:t>);</w:t>
                              </w:r>
                            </w:p>
                            <w:p w:rsidR="0023747D" w:rsidRPr="00D73017" w:rsidRDefault="0023747D" w:rsidP="00375F9C">
                              <w:pPr>
                                <w:spacing w:line="240" w:lineRule="exact"/>
                                <w:rPr>
                                  <w:sz w:val="18"/>
                                  <w:szCs w:val="18"/>
                                </w:rPr>
                              </w:pPr>
                              <w:r w:rsidRPr="00D73017">
                                <w:rPr>
                                  <w:color w:val="0000FF"/>
                                  <w:sz w:val="18"/>
                                  <w:szCs w:val="18"/>
                                </w:rPr>
                                <w:t>var</w:t>
                              </w:r>
                              <w:r w:rsidRPr="00D73017">
                                <w:rPr>
                                  <w:sz w:val="18"/>
                                  <w:szCs w:val="18"/>
                                </w:rPr>
                                <w:t xml:space="preserve"> layout=</w:t>
                              </w:r>
                              <w:r>
                                <w:rPr>
                                  <w:sz w:val="18"/>
                                  <w:szCs w:val="18"/>
                                </w:rPr>
                                <w:t>xui</w:t>
                              </w:r>
                              <w:r w:rsidRPr="00D73017">
                                <w:rPr>
                                  <w:sz w:val="18"/>
                                  <w:szCs w:val="18"/>
                                </w:rPr>
                                <w:t>.create(</w:t>
                              </w:r>
                              <w:r w:rsidRPr="00D73017">
                                <w:rPr>
                                  <w:color w:val="FF00FF"/>
                                  <w:sz w:val="18"/>
                                  <w:szCs w:val="18"/>
                                </w:rPr>
                                <w:t>"Layout"</w:t>
                              </w:r>
                              <w:r w:rsidRPr="00D73017">
                                <w:rPr>
                                  <w:sz w:val="18"/>
                                  <w:szCs w:val="18"/>
                                </w:rPr>
                                <w:t>,{items:[</w:t>
                              </w:r>
                            </w:p>
                            <w:p w:rsidR="0023747D" w:rsidRPr="00D73017" w:rsidRDefault="0023747D" w:rsidP="00375F9C">
                              <w:pPr>
                                <w:spacing w:line="240" w:lineRule="exact"/>
                                <w:rPr>
                                  <w:sz w:val="18"/>
                                  <w:szCs w:val="18"/>
                                </w:rPr>
                              </w:pPr>
                              <w:r w:rsidRPr="00D73017">
                                <w:rPr>
                                  <w:sz w:val="18"/>
                                  <w:szCs w:val="18"/>
                                </w:rPr>
                                <w:t xml:space="preserve">    {id:</w:t>
                              </w:r>
                              <w:r w:rsidRPr="00D73017">
                                <w:rPr>
                                  <w:color w:val="FF00FF"/>
                                  <w:sz w:val="18"/>
                                  <w:szCs w:val="18"/>
                                </w:rPr>
                                <w:t>'before'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pos:</w:t>
                              </w:r>
                              <w:r w:rsidRPr="00D73017">
                                <w:rPr>
                                  <w:color w:val="FF00FF"/>
                                  <w:sz w:val="18"/>
                                  <w:szCs w:val="18"/>
                                </w:rPr>
                                <w:t>'before'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size:</w:t>
                              </w:r>
                              <w:r w:rsidRPr="00D73017">
                                <w:rPr>
                                  <w:color w:val="800000"/>
                                  <w:sz w:val="18"/>
                                  <w:szCs w:val="18"/>
                                </w:rPr>
                                <w:t>100</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cmd:</w:t>
                              </w:r>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r>
                                <w:rPr>
                                  <w:rFonts w:hint="eastAsia"/>
                                  <w:sz w:val="18"/>
                                  <w:szCs w:val="18"/>
                                </w:rPr>
                                <w:t>folded</w:t>
                              </w:r>
                              <w:r w:rsidRPr="00D73017">
                                <w:rPr>
                                  <w:sz w:val="18"/>
                                  <w:szCs w:val="18"/>
                                </w:rPr>
                                <w:t>:</w:t>
                              </w:r>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max:</w:t>
                              </w:r>
                              <w:r w:rsidRPr="00D73017">
                                <w:rPr>
                                  <w:color w:val="800000"/>
                                  <w:sz w:val="18"/>
                                  <w:szCs w:val="18"/>
                                </w:rPr>
                                <w:t>120</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min:</w:t>
                              </w:r>
                              <w:r w:rsidRPr="00D73017">
                                <w:rPr>
                                  <w:color w:val="800000"/>
                                  <w:sz w:val="18"/>
                                  <w:szCs w:val="18"/>
                                </w:rPr>
                                <w:t>80</w:t>
                              </w:r>
                            </w:p>
                            <w:p w:rsidR="0023747D" w:rsidRPr="00D73017" w:rsidRDefault="0023747D" w:rsidP="00375F9C">
                              <w:pPr>
                                <w:spacing w:line="240" w:lineRule="exact"/>
                                <w:rPr>
                                  <w:sz w:val="18"/>
                                  <w:szCs w:val="18"/>
                                </w:rPr>
                              </w:pP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id:</w:t>
                              </w:r>
                              <w:r w:rsidRPr="00D73017">
                                <w:rPr>
                                  <w:color w:val="FF00FF"/>
                                  <w:sz w:val="18"/>
                                  <w:szCs w:val="18"/>
                                </w:rPr>
                                <w:t>'after'</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pos:</w:t>
                              </w:r>
                              <w:r w:rsidRPr="00D73017">
                                <w:rPr>
                                  <w:color w:val="FF00FF"/>
                                  <w:sz w:val="18"/>
                                  <w:szCs w:val="18"/>
                                </w:rPr>
                                <w:t>'after'</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cmd:</w:t>
                              </w:r>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locked:</w:t>
                              </w:r>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size:</w:t>
                              </w:r>
                              <w:r w:rsidRPr="00D73017">
                                <w:rPr>
                                  <w:color w:val="800000"/>
                                  <w:sz w:val="18"/>
                                  <w:szCs w:val="18"/>
                                </w:rPr>
                                <w:t>50</w:t>
                              </w:r>
                            </w:p>
                            <w:p w:rsidR="0023747D" w:rsidRPr="00D73017" w:rsidRDefault="0023747D" w:rsidP="00375F9C">
                              <w:pPr>
                                <w:spacing w:line="240" w:lineRule="exact"/>
                                <w:rPr>
                                  <w:sz w:val="18"/>
                                  <w:szCs w:val="18"/>
                                </w:rPr>
                              </w:pP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id:</w:t>
                              </w:r>
                              <w:r w:rsidRPr="00D73017">
                                <w:rPr>
                                  <w:color w:val="FF00FF"/>
                                  <w:sz w:val="18"/>
                                  <w:szCs w:val="18"/>
                                </w:rPr>
                                <w:t>'after2'</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pos:</w:t>
                              </w:r>
                              <w:r w:rsidRPr="00D73017">
                                <w:rPr>
                                  <w:color w:val="FF00FF"/>
                                  <w:sz w:val="18"/>
                                  <w:szCs w:val="18"/>
                                </w:rPr>
                                <w:t>'after'</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size:</w:t>
                              </w:r>
                              <w:r w:rsidRPr="00D73017">
                                <w:rPr>
                                  <w:color w:val="800000"/>
                                  <w:sz w:val="18"/>
                                  <w:szCs w:val="18"/>
                                </w:rPr>
                                <w:t>50</w:t>
                              </w:r>
                            </w:p>
                            <w:p w:rsidR="0023747D" w:rsidRPr="00D73017" w:rsidRDefault="0023747D" w:rsidP="00375F9C">
                              <w:pPr>
                                <w:spacing w:line="240" w:lineRule="exact"/>
                                <w:rPr>
                                  <w:sz w:val="18"/>
                                  <w:szCs w:val="18"/>
                                </w:rPr>
                              </w:pPr>
                              <w:r w:rsidRPr="00D73017">
                                <w:rPr>
                                  <w:sz w:val="18"/>
                                  <w:szCs w:val="18"/>
                                </w:rPr>
                                <w:t xml:space="preserve">}],type: </w:t>
                              </w:r>
                              <w:r>
                                <w:rPr>
                                  <w:color w:val="FF00FF"/>
                                  <w:sz w:val="18"/>
                                  <w:szCs w:val="18"/>
                                </w:rPr>
                                <w:t>'</w:t>
                              </w:r>
                              <w:r w:rsidRPr="003B584D">
                                <w:rPr>
                                  <w:color w:val="FF00FF"/>
                                  <w:sz w:val="18"/>
                                  <w:szCs w:val="18"/>
                                </w:rPr>
                                <w:t>horizontal</w:t>
                              </w:r>
                              <w:r w:rsidRPr="00D73017">
                                <w:rPr>
                                  <w:color w:val="FF00FF"/>
                                  <w:sz w:val="18"/>
                                  <w:szCs w:val="18"/>
                                </w:rPr>
                                <w:t>'</w:t>
                              </w:r>
                              <w:r w:rsidRPr="00D73017">
                                <w:rPr>
                                  <w:sz w:val="18"/>
                                  <w:szCs w:val="18"/>
                                </w:rPr>
                                <w:t>});</w:t>
                              </w:r>
                            </w:p>
                            <w:p w:rsidR="0023747D" w:rsidRPr="00D73017" w:rsidRDefault="0023747D" w:rsidP="00375F9C">
                              <w:pPr>
                                <w:rPr>
                                  <w:szCs w:val="18"/>
                                </w:rPr>
                              </w:pPr>
                              <w:r w:rsidRPr="00D73017">
                                <w:rPr>
                                  <w:sz w:val="18"/>
                                  <w:szCs w:val="18"/>
                                </w:rPr>
                                <w:t>block.append(layout).show();</w:t>
                              </w:r>
                            </w:p>
                          </w:txbxContent>
                        </wps:txbx>
                        <wps:bodyPr rot="0" vert="horz" wrap="square" lIns="54000" tIns="46800" rIns="54000" bIns="45720" anchor="t" anchorCtr="0" upright="1">
                          <a:spAutoFit/>
                        </wps:bodyPr>
                      </wps:wsp>
                      <wps:wsp>
                        <wps:cNvPr id="772" name="AutoShape 470"/>
                        <wps:cNvSpPr>
                          <a:spLocks noChangeArrowheads="1"/>
                        </wps:cNvSpPr>
                        <wps:spPr bwMode="auto">
                          <a:xfrm flipH="1">
                            <a:off x="1143000" y="990600"/>
                            <a:ext cx="1485900" cy="219710"/>
                          </a:xfrm>
                          <a:prstGeom prst="wedgeRoundRectCallout">
                            <a:avLst>
                              <a:gd name="adj1" fmla="val 73329"/>
                              <a:gd name="adj2" fmla="val 6329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Max size is120</w:t>
                              </w:r>
                            </w:p>
                          </w:txbxContent>
                        </wps:txbx>
                        <wps:bodyPr rot="0" vert="horz" wrap="square" lIns="0" tIns="0" rIns="0" bIns="0" anchor="t" anchorCtr="0" upright="1">
                          <a:noAutofit/>
                        </wps:bodyPr>
                      </wps:wsp>
                      <wps:wsp>
                        <wps:cNvPr id="774" name="AutoShape 471"/>
                        <wps:cNvSpPr>
                          <a:spLocks noChangeArrowheads="1"/>
                        </wps:cNvSpPr>
                        <wps:spPr bwMode="auto">
                          <a:xfrm flipH="1">
                            <a:off x="1143000" y="1287780"/>
                            <a:ext cx="1485900" cy="219710"/>
                          </a:xfrm>
                          <a:prstGeom prst="wedgeRoundRectCallout">
                            <a:avLst>
                              <a:gd name="adj1" fmla="val 76537"/>
                              <a:gd name="adj2" fmla="val 115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Min size is 80</w:t>
                              </w:r>
                            </w:p>
                          </w:txbxContent>
                        </wps:txbx>
                        <wps:bodyPr rot="0" vert="horz" wrap="square" lIns="0" tIns="0" rIns="0" bIns="0" anchor="t" anchorCtr="0" upright="1">
                          <a:noAutofit/>
                        </wps:bodyPr>
                      </wps:wsp>
                      <wps:wsp>
                        <wps:cNvPr id="775" name="AutoShape 472"/>
                        <wps:cNvSpPr>
                          <a:spLocks noChangeArrowheads="1"/>
                        </wps:cNvSpPr>
                        <wps:spPr bwMode="auto">
                          <a:xfrm flipH="1">
                            <a:off x="1485900" y="2872740"/>
                            <a:ext cx="685800" cy="219710"/>
                          </a:xfrm>
                          <a:prstGeom prst="wedgeRoundRectCallout">
                            <a:avLst>
                              <a:gd name="adj1" fmla="val 93611"/>
                              <a:gd name="adj2" fmla="val 462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B584D" w:rsidRDefault="0023747D" w:rsidP="00375F9C">
                              <w:pPr>
                                <w:rPr>
                                  <w:szCs w:val="18"/>
                                </w:rPr>
                              </w:pPr>
                              <w:r w:rsidRPr="003B584D">
                                <w:rPr>
                                  <w:szCs w:val="18"/>
                                </w:rPr>
                                <w:t>horizontal</w:t>
                              </w:r>
                            </w:p>
                          </w:txbxContent>
                        </wps:txbx>
                        <wps:bodyPr rot="0" vert="horz" wrap="square" lIns="0" tIns="0" rIns="0" bIns="0" anchor="t" anchorCtr="0" upright="1">
                          <a:noAutofit/>
                        </wps:bodyPr>
                      </wps:wsp>
                      <wps:wsp>
                        <wps:cNvPr id="776" name="AutoShape 474"/>
                        <wps:cNvSpPr>
                          <a:spLocks noChangeArrowheads="1"/>
                        </wps:cNvSpPr>
                        <wps:spPr bwMode="auto">
                          <a:xfrm flipH="1">
                            <a:off x="1028700" y="594360"/>
                            <a:ext cx="1600200" cy="219710"/>
                          </a:xfrm>
                          <a:prstGeom prst="wedgeRoundRectCallout">
                            <a:avLst>
                              <a:gd name="adj1" fmla="val 62736"/>
                              <a:gd name="adj2" fmla="val 17398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D</w:t>
                              </w:r>
                              <w:r>
                                <w:rPr>
                                  <w:rFonts w:hint="eastAsia"/>
                                  <w:szCs w:val="18"/>
                                </w:rPr>
                                <w:t>efault status is fold</w:t>
                              </w:r>
                            </w:p>
                          </w:txbxContent>
                        </wps:txbx>
                        <wps:bodyPr rot="0" vert="horz" wrap="square" lIns="0" tIns="0" rIns="0" bIns="0" anchor="t" anchorCtr="0" upright="1">
                          <a:noAutofit/>
                        </wps:bodyPr>
                      </wps:wsp>
                      <wps:wsp>
                        <wps:cNvPr id="777" name="AutoShape 475"/>
                        <wps:cNvSpPr>
                          <a:spLocks noChangeArrowheads="1"/>
                        </wps:cNvSpPr>
                        <wps:spPr bwMode="auto">
                          <a:xfrm flipH="1">
                            <a:off x="1257300" y="1981200"/>
                            <a:ext cx="1371600" cy="219710"/>
                          </a:xfrm>
                          <a:prstGeom prst="wedgeRoundRectCallout">
                            <a:avLst>
                              <a:gd name="adj1" fmla="val 73889"/>
                              <a:gd name="adj2" fmla="val 3583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Size locked</w:t>
                              </w:r>
                            </w:p>
                          </w:txbxContent>
                        </wps:txbx>
                        <wps:bodyPr rot="0" vert="horz" wrap="square" lIns="0" tIns="0" rIns="0" bIns="0" anchor="t" anchorCtr="0" upright="1">
                          <a:noAutofit/>
                        </wps:bodyPr>
                      </wps:wsp>
                    </wpc:wpc>
                  </a:graphicData>
                </a:graphic>
              </wp:inline>
            </w:drawing>
          </mc:Choice>
          <mc:Fallback>
            <w:pict>
              <v:group id="画布 467" o:spid="_x0000_s1349" editas="canvas" style="width:414pt;height:267.75pt;mso-position-horizontal-relative:char;mso-position-vertical-relative:line" coordsize="52578,34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">
                <v:shape id="_x0000_s1350" type="#_x0000_t75" style="position:absolute;width:52578;height:34004;visibility:visible;mso-wrap-style:square">
                  <v:fill o:detectmouseclick="t"/>
                  <v:path o:connecttype="none"/>
                </v:shape>
                <v:shape id="Text Box 469" o:spid="_x0000_s1351" type="#_x0000_t202" style="position:absolute;top:488;width:52578;height:3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zBcQA&#10;AADcAAAADwAAAGRycy9kb3ducmV2LnhtbESPzWsCMRTE70L/h/AK3jSrBz+2RhFFtpdC/ej9sXlu&#10;FjcvSxLX9b9vCgWPw8z8hlltetuIjnyoHSuYjDMQxKXTNVcKLufDaAEiRGSNjWNS8KQAm/XbYIW5&#10;dg8+UneKlUgQDjkqMDG2uZShNGQxjF1LnLyr8xZjkr6S2uMjwW0jp1k2kxZrTgsGW9oZKm+nu1VQ&#10;3vb9vqh/jO/udvGtl8Xza1YoNXzvtx8gIvXxFf5vf2oF8/kE/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08wXEAAAA3AAAAA8AAAAAAAAAAAAAAAAAmAIAAGRycy9k&#10;b3ducmV2LnhtbFBLBQYAAAAABAAEAPUAAACJAwAAAAA=&#10;" strokeweight="1pt">
                  <v:textbox style="mso-fit-shape-to-text:t" inset="1.5mm,1.3mm,1.5mm">
                    <w:txbxContent>
                      <w:p w:rsidR="0023747D" w:rsidRPr="00D73017" w:rsidRDefault="0023747D" w:rsidP="00375F9C">
                        <w:pPr>
                          <w:spacing w:line="240" w:lineRule="exact"/>
                          <w:rPr>
                            <w:sz w:val="18"/>
                            <w:szCs w:val="18"/>
                          </w:rPr>
                        </w:pPr>
                        <w:proofErr w:type="gramStart"/>
                        <w:r w:rsidRPr="00D73017">
                          <w:rPr>
                            <w:color w:val="0000FF"/>
                            <w:sz w:val="18"/>
                            <w:szCs w:val="18"/>
                          </w:rPr>
                          <w:t>var</w:t>
                        </w:r>
                        <w:proofErr w:type="gramEnd"/>
                        <w:r w:rsidRPr="00D73017">
                          <w:rPr>
                            <w:sz w:val="18"/>
                            <w:szCs w:val="18"/>
                          </w:rPr>
                          <w:t xml:space="preserve"> block=</w:t>
                        </w:r>
                        <w:r>
                          <w:rPr>
                            <w:sz w:val="18"/>
                            <w:szCs w:val="18"/>
                          </w:rPr>
                          <w:t>xui</w:t>
                        </w:r>
                        <w:r w:rsidRPr="00D73017">
                          <w:rPr>
                            <w:sz w:val="18"/>
                            <w:szCs w:val="18"/>
                          </w:rPr>
                          <w:t>.create(</w:t>
                        </w:r>
                        <w:r w:rsidRPr="00D73017">
                          <w:rPr>
                            <w:color w:val="FF00FF"/>
                            <w:sz w:val="18"/>
                            <w:szCs w:val="18"/>
                          </w:rPr>
                          <w:t>"Block"</w:t>
                        </w:r>
                        <w:r w:rsidRPr="00D73017">
                          <w:rPr>
                            <w:sz w:val="18"/>
                            <w:szCs w:val="18"/>
                          </w:rPr>
                          <w:t>).setWidth(</w:t>
                        </w:r>
                        <w:r w:rsidRPr="00D73017">
                          <w:rPr>
                            <w:color w:val="800000"/>
                            <w:sz w:val="18"/>
                            <w:szCs w:val="18"/>
                          </w:rPr>
                          <w:t>400</w:t>
                        </w:r>
                        <w:r w:rsidRPr="00D73017">
                          <w:rPr>
                            <w:sz w:val="18"/>
                            <w:szCs w:val="18"/>
                          </w:rPr>
                          <w:t>).setHeight(</w:t>
                        </w:r>
                        <w:r w:rsidRPr="00D73017">
                          <w:rPr>
                            <w:color w:val="800000"/>
                            <w:sz w:val="18"/>
                            <w:szCs w:val="18"/>
                          </w:rPr>
                          <w:t>100</w:t>
                        </w:r>
                        <w:r w:rsidRPr="00D73017">
                          <w:rPr>
                            <w:sz w:val="18"/>
                            <w:szCs w:val="18"/>
                          </w:rPr>
                          <w:t>);</w:t>
                        </w:r>
                      </w:p>
                      <w:p w:rsidR="0023747D" w:rsidRPr="00D73017" w:rsidRDefault="0023747D" w:rsidP="00375F9C">
                        <w:pPr>
                          <w:spacing w:line="240" w:lineRule="exact"/>
                          <w:rPr>
                            <w:sz w:val="18"/>
                            <w:szCs w:val="18"/>
                          </w:rPr>
                        </w:pPr>
                        <w:proofErr w:type="gramStart"/>
                        <w:r w:rsidRPr="00D73017">
                          <w:rPr>
                            <w:color w:val="0000FF"/>
                            <w:sz w:val="18"/>
                            <w:szCs w:val="18"/>
                          </w:rPr>
                          <w:t>var</w:t>
                        </w:r>
                        <w:proofErr w:type="gramEnd"/>
                        <w:r w:rsidRPr="00D73017">
                          <w:rPr>
                            <w:sz w:val="18"/>
                            <w:szCs w:val="18"/>
                          </w:rPr>
                          <w:t xml:space="preserve"> layout=</w:t>
                        </w:r>
                        <w:r>
                          <w:rPr>
                            <w:sz w:val="18"/>
                            <w:szCs w:val="18"/>
                          </w:rPr>
                          <w:t>xui</w:t>
                        </w:r>
                        <w:r w:rsidRPr="00D73017">
                          <w:rPr>
                            <w:sz w:val="18"/>
                            <w:szCs w:val="18"/>
                          </w:rPr>
                          <w:t>.create(</w:t>
                        </w:r>
                        <w:r w:rsidRPr="00D73017">
                          <w:rPr>
                            <w:color w:val="FF00FF"/>
                            <w:sz w:val="18"/>
                            <w:szCs w:val="18"/>
                          </w:rPr>
                          <w:t>"Layout"</w:t>
                        </w:r>
                        <w:r w:rsidRPr="00D73017">
                          <w:rPr>
                            <w:sz w:val="18"/>
                            <w:szCs w:val="18"/>
                          </w:rPr>
                          <w:t>,{items:[</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id</w:t>
                        </w:r>
                        <w:proofErr w:type="gramEnd"/>
                        <w:r w:rsidRPr="00D73017">
                          <w:rPr>
                            <w:sz w:val="18"/>
                            <w:szCs w:val="18"/>
                          </w:rPr>
                          <w:t>:</w:t>
                        </w:r>
                        <w:r w:rsidRPr="00D73017">
                          <w:rPr>
                            <w:color w:val="FF00FF"/>
                            <w:sz w:val="18"/>
                            <w:szCs w:val="18"/>
                          </w:rPr>
                          <w:t>'before'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pos</w:t>
                        </w:r>
                        <w:proofErr w:type="gramEnd"/>
                        <w:r w:rsidRPr="00D73017">
                          <w:rPr>
                            <w:sz w:val="18"/>
                            <w:szCs w:val="18"/>
                          </w:rPr>
                          <w:t>:</w:t>
                        </w:r>
                        <w:r w:rsidRPr="00D73017">
                          <w:rPr>
                            <w:color w:val="FF00FF"/>
                            <w:sz w:val="18"/>
                            <w:szCs w:val="18"/>
                          </w:rPr>
                          <w:t>'before'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size:</w:t>
                        </w:r>
                        <w:proofErr w:type="gramEnd"/>
                        <w:r w:rsidRPr="00D73017">
                          <w:rPr>
                            <w:color w:val="800000"/>
                            <w:sz w:val="18"/>
                            <w:szCs w:val="18"/>
                          </w:rPr>
                          <w:t>100</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cmd:</w:t>
                        </w:r>
                        <w:proofErr w:type="gramEnd"/>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Pr>
                            <w:rFonts w:hint="eastAsia"/>
                            <w:sz w:val="18"/>
                            <w:szCs w:val="18"/>
                          </w:rPr>
                          <w:t>folded</w:t>
                        </w:r>
                        <w:r w:rsidRPr="00D73017">
                          <w:rPr>
                            <w:sz w:val="18"/>
                            <w:szCs w:val="18"/>
                          </w:rPr>
                          <w:t>:</w:t>
                        </w:r>
                        <w:proofErr w:type="gramEnd"/>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max:</w:t>
                        </w:r>
                        <w:proofErr w:type="gramEnd"/>
                        <w:r w:rsidRPr="00D73017">
                          <w:rPr>
                            <w:color w:val="800000"/>
                            <w:sz w:val="18"/>
                            <w:szCs w:val="18"/>
                          </w:rPr>
                          <w:t>120</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min:</w:t>
                        </w:r>
                        <w:proofErr w:type="gramEnd"/>
                        <w:r w:rsidRPr="00D73017">
                          <w:rPr>
                            <w:color w:val="800000"/>
                            <w:sz w:val="18"/>
                            <w:szCs w:val="18"/>
                          </w:rPr>
                          <w:t>80</w:t>
                        </w:r>
                      </w:p>
                      <w:p w:rsidR="0023747D" w:rsidRPr="00D73017" w:rsidRDefault="0023747D" w:rsidP="00375F9C">
                        <w:pPr>
                          <w:spacing w:line="240" w:lineRule="exact"/>
                          <w:rPr>
                            <w:sz w:val="18"/>
                            <w:szCs w:val="18"/>
                          </w:rPr>
                        </w:pP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id</w:t>
                        </w:r>
                        <w:proofErr w:type="gramEnd"/>
                        <w:r w:rsidRPr="00D73017">
                          <w:rPr>
                            <w:sz w:val="18"/>
                            <w:szCs w:val="18"/>
                          </w:rPr>
                          <w:t>:</w:t>
                        </w:r>
                        <w:r w:rsidRPr="00D73017">
                          <w:rPr>
                            <w:color w:val="FF00FF"/>
                            <w:sz w:val="18"/>
                            <w:szCs w:val="18"/>
                          </w:rPr>
                          <w:t>'after'</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pos</w:t>
                        </w:r>
                        <w:proofErr w:type="gramEnd"/>
                        <w:r w:rsidRPr="00D73017">
                          <w:rPr>
                            <w:sz w:val="18"/>
                            <w:szCs w:val="18"/>
                          </w:rPr>
                          <w:t>:</w:t>
                        </w:r>
                        <w:r w:rsidRPr="00D73017">
                          <w:rPr>
                            <w:color w:val="FF00FF"/>
                            <w:sz w:val="18"/>
                            <w:szCs w:val="18"/>
                          </w:rPr>
                          <w:t>'after'</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cmd:</w:t>
                        </w:r>
                        <w:proofErr w:type="gramEnd"/>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locked:</w:t>
                        </w:r>
                        <w:proofErr w:type="gramEnd"/>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size:</w:t>
                        </w:r>
                        <w:proofErr w:type="gramEnd"/>
                        <w:r w:rsidRPr="00D73017">
                          <w:rPr>
                            <w:color w:val="800000"/>
                            <w:sz w:val="18"/>
                            <w:szCs w:val="18"/>
                          </w:rPr>
                          <w:t>50</w:t>
                        </w:r>
                      </w:p>
                      <w:p w:rsidR="0023747D" w:rsidRPr="00D73017" w:rsidRDefault="0023747D" w:rsidP="00375F9C">
                        <w:pPr>
                          <w:spacing w:line="240" w:lineRule="exact"/>
                          <w:rPr>
                            <w:sz w:val="18"/>
                            <w:szCs w:val="18"/>
                          </w:rPr>
                        </w:pP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id</w:t>
                        </w:r>
                        <w:proofErr w:type="gramEnd"/>
                        <w:r w:rsidRPr="00D73017">
                          <w:rPr>
                            <w:sz w:val="18"/>
                            <w:szCs w:val="18"/>
                          </w:rPr>
                          <w:t>:</w:t>
                        </w:r>
                        <w:r w:rsidRPr="00D73017">
                          <w:rPr>
                            <w:color w:val="FF00FF"/>
                            <w:sz w:val="18"/>
                            <w:szCs w:val="18"/>
                          </w:rPr>
                          <w:t>'after2'</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pos</w:t>
                        </w:r>
                        <w:proofErr w:type="gramEnd"/>
                        <w:r w:rsidRPr="00D73017">
                          <w:rPr>
                            <w:sz w:val="18"/>
                            <w:szCs w:val="18"/>
                          </w:rPr>
                          <w:t>:</w:t>
                        </w:r>
                        <w:r w:rsidRPr="00D73017">
                          <w:rPr>
                            <w:color w:val="FF00FF"/>
                            <w:sz w:val="18"/>
                            <w:szCs w:val="18"/>
                          </w:rPr>
                          <w:t>'after'</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size:</w:t>
                        </w:r>
                        <w:proofErr w:type="gramEnd"/>
                        <w:r w:rsidRPr="00D73017">
                          <w:rPr>
                            <w:color w:val="800000"/>
                            <w:sz w:val="18"/>
                            <w:szCs w:val="18"/>
                          </w:rPr>
                          <w:t>50</w:t>
                        </w:r>
                      </w:p>
                      <w:p w:rsidR="0023747D" w:rsidRPr="00D73017" w:rsidRDefault="0023747D" w:rsidP="00375F9C">
                        <w:pPr>
                          <w:spacing w:line="240" w:lineRule="exact"/>
                          <w:rPr>
                            <w:sz w:val="18"/>
                            <w:szCs w:val="18"/>
                          </w:rPr>
                        </w:pPr>
                        <w:r w:rsidRPr="00D73017">
                          <w:rPr>
                            <w:sz w:val="18"/>
                            <w:szCs w:val="18"/>
                          </w:rPr>
                          <w:t>}]</w:t>
                        </w:r>
                        <w:proofErr w:type="gramStart"/>
                        <w:r w:rsidRPr="00D73017">
                          <w:rPr>
                            <w:sz w:val="18"/>
                            <w:szCs w:val="18"/>
                          </w:rPr>
                          <w:t>,type</w:t>
                        </w:r>
                        <w:proofErr w:type="gramEnd"/>
                        <w:r w:rsidRPr="00D73017">
                          <w:rPr>
                            <w:sz w:val="18"/>
                            <w:szCs w:val="18"/>
                          </w:rPr>
                          <w:t xml:space="preserve">: </w:t>
                        </w:r>
                        <w:r>
                          <w:rPr>
                            <w:color w:val="FF00FF"/>
                            <w:sz w:val="18"/>
                            <w:szCs w:val="18"/>
                          </w:rPr>
                          <w:t>'</w:t>
                        </w:r>
                        <w:r w:rsidRPr="003B584D">
                          <w:rPr>
                            <w:color w:val="FF00FF"/>
                            <w:sz w:val="18"/>
                            <w:szCs w:val="18"/>
                          </w:rPr>
                          <w:t>horizontal</w:t>
                        </w:r>
                        <w:r w:rsidRPr="00D73017">
                          <w:rPr>
                            <w:color w:val="FF00FF"/>
                            <w:sz w:val="18"/>
                            <w:szCs w:val="18"/>
                          </w:rPr>
                          <w:t>'</w:t>
                        </w:r>
                        <w:r w:rsidRPr="00D73017">
                          <w:rPr>
                            <w:sz w:val="18"/>
                            <w:szCs w:val="18"/>
                          </w:rPr>
                          <w:t>});</w:t>
                        </w:r>
                      </w:p>
                      <w:p w:rsidR="0023747D" w:rsidRPr="00D73017" w:rsidRDefault="0023747D" w:rsidP="00375F9C">
                        <w:pPr>
                          <w:rPr>
                            <w:szCs w:val="18"/>
                          </w:rPr>
                        </w:pPr>
                        <w:proofErr w:type="gramStart"/>
                        <w:r w:rsidRPr="00D73017">
                          <w:rPr>
                            <w:sz w:val="18"/>
                            <w:szCs w:val="18"/>
                          </w:rPr>
                          <w:t>block.append(</w:t>
                        </w:r>
                        <w:proofErr w:type="gramEnd"/>
                        <w:r w:rsidRPr="00D73017">
                          <w:rPr>
                            <w:sz w:val="18"/>
                            <w:szCs w:val="18"/>
                          </w:rPr>
                          <w:t>layout).show();</w:t>
                        </w:r>
                      </w:p>
                    </w:txbxContent>
                  </v:textbox>
                </v:shape>
                <v:shape id="AutoShape 470" o:spid="_x0000_s1352" type="#_x0000_t62" style="position:absolute;left:11430;top:9906;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3pacAA&#10;AADcAAAADwAAAGRycy9kb3ducmV2LnhtbESPzQrCMBCE74LvEFbwpmk9qFSjFEHoQRB/Dj0uzdoW&#10;m01pota3N4LgcZiZb5j1tjeNeFLnassK4mkEgriwuuZSwfWynyxBOI+ssbFMCt7kYLsZDtaYaPvi&#10;Ez3PvhQBwi5BBZX3bSKlKyoy6Ka2JQ7ezXYGfZBdKXWHrwA3jZxF0VwarDksVNjSrqLifn4YBamN&#10;ZesOUX6Uuc9uh3mcHdNYqfGoT1cgPPX+H/61M61gsZjB90w4An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3pacAAAADcAAAADwAAAAAAAAAAAAAAAACYAgAAZHJzL2Rvd25y&#10;ZXYueG1sUEsFBgAAAAAEAAQA9QAAAIUDAAAAAA==&#10;" adj="26639,24471" fillcolor="#ff9">
                  <v:textbox inset="0,0,0,0">
                    <w:txbxContent>
                      <w:p w:rsidR="0023747D" w:rsidRPr="000E23E9" w:rsidRDefault="0023747D" w:rsidP="00375F9C">
                        <w:pPr>
                          <w:rPr>
                            <w:szCs w:val="18"/>
                          </w:rPr>
                        </w:pPr>
                        <w:r>
                          <w:rPr>
                            <w:rFonts w:hint="eastAsia"/>
                            <w:szCs w:val="18"/>
                          </w:rPr>
                          <w:t>Max size is120</w:t>
                        </w:r>
                      </w:p>
                    </w:txbxContent>
                  </v:textbox>
                </v:shape>
                <v:shape id="AutoShape 471" o:spid="_x0000_s1353" type="#_x0000_t62" style="position:absolute;left:11430;top:12877;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JlwcMA&#10;AADcAAAADwAAAGRycy9kb3ducmV2LnhtbESPQWvCQBSE7wX/w/IEb3WjSC3RVURQhFxqDPT6yD6T&#10;YPZt2F1N9Nd3C4Ueh5n5hllvB9OKBznfWFYwmyYgiEurG64UFJfD+ycIH5A1tpZJwZM8bDejtzWm&#10;2vZ8pkceKhEh7FNUUIfQpVL6siaDfmo74uhdrTMYonSV1A77CDetnCfJhzTYcFyosaN9TeUtvxsF&#10;WX92iyz/PhZYvK5fl8w4X82VmoyH3QpEoCH8h//aJ61guVzA75l4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JlwcMAAADcAAAADwAAAAAAAAAAAAAAAACYAgAAZHJzL2Rv&#10;d25yZXYueG1sUEsFBgAAAAAEAAQA9QAAAIgDAAAAAA==&#10;" adj="27332,11049" fillcolor="#ff9">
                  <v:textbox inset="0,0,0,0">
                    <w:txbxContent>
                      <w:p w:rsidR="0023747D" w:rsidRPr="000E23E9" w:rsidRDefault="0023747D" w:rsidP="00375F9C">
                        <w:pPr>
                          <w:rPr>
                            <w:szCs w:val="18"/>
                          </w:rPr>
                        </w:pPr>
                        <w:r>
                          <w:rPr>
                            <w:rFonts w:hint="eastAsia"/>
                            <w:szCs w:val="18"/>
                          </w:rPr>
                          <w:t>Min size is 80</w:t>
                        </w:r>
                      </w:p>
                    </w:txbxContent>
                  </v:textbox>
                </v:shape>
                <v:shape id="AutoShape 472" o:spid="_x0000_s1354" type="#_x0000_t62" style="position:absolute;left:14859;top:28727;width:6858;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2pbMYA&#10;AADcAAAADwAAAGRycy9kb3ducmV2LnhtbESPQU8CMRSE7yb+h+aZcJMuBMQsFGI0gBcPLCvnl+2z&#10;W9y+rtsC67+3JiQcJzPzTWax6l0jztQF61nBaJiBIK68tmwUlPv14zOIEJE1Np5JwS8FWC3v7xaY&#10;a3/hHZ2LaESCcMhRQR1jm0sZqpochqFviZP35TuHMcnOSN3hJcFdI8dZ9iQdWk4LNbb0WlP1XZyc&#10;AlP8jMutKe2pnNjRbnM4fnwe35QaPPQvcxCR+ngLX9vvWsFsNoX/M+k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2pbMYAAADcAAAADwAAAAAAAAAAAAAAAACYAgAAZHJz&#10;L2Rvd25yZXYueG1sUEsFBgAAAAAEAAQA9QAAAIsDAAAAAA==&#10;" adj="31020,20788" fillcolor="#ff9">
                  <v:textbox inset="0,0,0,0">
                    <w:txbxContent>
                      <w:p w:rsidR="0023747D" w:rsidRPr="003B584D" w:rsidRDefault="0023747D" w:rsidP="00375F9C">
                        <w:pPr>
                          <w:rPr>
                            <w:szCs w:val="18"/>
                          </w:rPr>
                        </w:pPr>
                        <w:proofErr w:type="gramStart"/>
                        <w:r w:rsidRPr="003B584D">
                          <w:rPr>
                            <w:szCs w:val="18"/>
                          </w:rPr>
                          <w:t>horizontal</w:t>
                        </w:r>
                        <w:proofErr w:type="gramEnd"/>
                      </w:p>
                    </w:txbxContent>
                  </v:textbox>
                </v:shape>
                <v:shape id="AutoShape 474" o:spid="_x0000_s1355" type="#_x0000_t62" style="position:absolute;left:10287;top:5943;width:1600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NYAcEA&#10;AADcAAAADwAAAGRycy9kb3ducmV2LnhtbESPS4sCMRCE74L/IbTgTTMKvkajiCB6k3XXezPpeeik&#10;M06ijv56syB4LKrqK2qxakwp7lS7wrKCQT8CQZxYXXCm4O9325uCcB5ZY2mZFDzJwWrZbi0w1vbB&#10;P3Q/+kwECLsYFeTeV7GULsnJoOvbijh4qa0N+iDrTOoaHwFuSjmMorE0WHBYyLGiTU7J5XgzCnZm&#10;NCu2DaWHdDTE2+tcXi/2pFS306znIDw1/hv+tPdawWQyhv8z4QjI5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TWAHBAAAA3AAAAA8AAAAAAAAAAAAAAAAAmAIAAGRycy9kb3du&#10;cmV2LnhtbFBLBQYAAAAABAAEAPUAAACGAwAAAAA=&#10;" adj="24351,48381" fillcolor="#ff9">
                  <v:textbox inset="0,0,0,0">
                    <w:txbxContent>
                      <w:p w:rsidR="0023747D" w:rsidRPr="000E23E9" w:rsidRDefault="0023747D" w:rsidP="00375F9C">
                        <w:pPr>
                          <w:rPr>
                            <w:szCs w:val="18"/>
                          </w:rPr>
                        </w:pPr>
                        <w:r>
                          <w:rPr>
                            <w:szCs w:val="18"/>
                          </w:rPr>
                          <w:t>D</w:t>
                        </w:r>
                        <w:r>
                          <w:rPr>
                            <w:rFonts w:hint="eastAsia"/>
                            <w:szCs w:val="18"/>
                          </w:rPr>
                          <w:t>efault status is fold</w:t>
                        </w:r>
                      </w:p>
                    </w:txbxContent>
                  </v:textbox>
                </v:shape>
                <v:shape id="AutoShape 475" o:spid="_x0000_s1356" type="#_x0000_t62" style="position:absolute;left:12573;top:19812;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RaxsUA&#10;AADcAAAADwAAAGRycy9kb3ducmV2LnhtbESPT2vCQBTE74LfYXkFb7qpSGOjq6ighB4K/oF6fGSf&#10;STD7NmQ3GvvpuwXB4zAzv2Hmy85U4kaNKy0reB9FIIgzq0vOFZyO2+EUhPPIGivLpOBBDpaLfm+O&#10;ibZ33tPt4HMRIOwSVFB4XydSuqwgg25ka+LgXWxj0AfZ5FI3eA9wU8lxFH1IgyWHhQJr2hSUXQ+t&#10;UeB/v3d8WX+23Tn9muhrnf60p1SpwVu3moHw1PlX+NlOtYI4juH/TDg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hFrGxQAAANwAAAAPAAAAAAAAAAAAAAAAAJgCAABkcnMv&#10;ZG93bnJldi54bWxQSwUGAAAAAAQABAD1AAAAigMAAAAA&#10;" adj="26760,18541" fillcolor="#ff9">
                  <v:textbox inset="0,0,0,0">
                    <w:txbxContent>
                      <w:p w:rsidR="0023747D" w:rsidRPr="000E23E9" w:rsidRDefault="0023747D" w:rsidP="00375F9C">
                        <w:pPr>
                          <w:rPr>
                            <w:szCs w:val="18"/>
                          </w:rPr>
                        </w:pPr>
                        <w:r>
                          <w:rPr>
                            <w:rFonts w:hint="eastAsia"/>
                            <w:szCs w:val="18"/>
                          </w:rPr>
                          <w:t>Size locked</w:t>
                        </w:r>
                      </w:p>
                    </w:txbxContent>
                  </v:textbox>
                </v:shape>
                <w10:anchorlock/>
              </v:group>
            </w:pict>
          </mc:Fallback>
        </mc:AlternateContent>
      </w:r>
    </w:p>
    <w:p w:rsidR="00375F9C" w:rsidRPr="003B584D" w:rsidRDefault="00375F9C" w:rsidP="00375F9C">
      <w:pPr>
        <w:rPr>
          <w:b/>
        </w:rPr>
      </w:pPr>
      <w:r w:rsidRPr="003B584D">
        <w:rPr>
          <w:rFonts w:hint="eastAsia"/>
          <w:b/>
        </w:rPr>
        <w:t>Output:</w:t>
      </w:r>
    </w:p>
    <w:p w:rsidR="00375F9C" w:rsidRDefault="005C781A" w:rsidP="00375F9C">
      <w:r>
        <w:rPr>
          <w:rFonts w:hint="eastAsia"/>
          <w:noProof/>
        </w:rPr>
        <mc:AlternateContent>
          <mc:Choice Requires="wps">
            <w:drawing>
              <wp:anchor distT="0" distB="0" distL="114300" distR="114300" simplePos="0" relativeHeight="251523584" behindDoc="0" locked="0" layoutInCell="1" allowOverlap="1" wp14:anchorId="6E4C2F79" wp14:editId="7BC61EC1">
                <wp:simplePos x="0" y="0"/>
                <wp:positionH relativeFrom="column">
                  <wp:posOffset>342900</wp:posOffset>
                </wp:positionH>
                <wp:positionV relativeFrom="line">
                  <wp:posOffset>792480</wp:posOffset>
                </wp:positionV>
                <wp:extent cx="2400300" cy="219710"/>
                <wp:effectExtent l="9525" t="11430" r="638175" b="6985"/>
                <wp:wrapNone/>
                <wp:docPr id="770" name="AutoShape 4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400300" cy="219710"/>
                        </a:xfrm>
                        <a:prstGeom prst="wedgeRoundRectCallout">
                          <a:avLst>
                            <a:gd name="adj1" fmla="val -76324"/>
                            <a:gd name="adj2" fmla="val 6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ithout command button, with split bar</w:t>
                            </w:r>
                          </w:p>
                          <w:p w:rsidR="0023747D" w:rsidRPr="003B584D"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80" o:spid="_x0000_s1357" type="#_x0000_t62" style="position:absolute;left:0;text-align:left;margin-left:27pt;margin-top:62.4pt;width:189pt;height:17.3pt;flip:x;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" adj="-5686,12173" fillcolor="#ff9">
                <v:textbox inset="0,0,0,0">
                  <w:txbxContent>
                    <w:p w:rsidR="0023747D" w:rsidRPr="000E23E9" w:rsidRDefault="0023747D" w:rsidP="00375F9C">
                      <w:pPr>
                        <w:rPr>
                          <w:szCs w:val="18"/>
                        </w:rPr>
                      </w:pPr>
                      <w:r>
                        <w:rPr>
                          <w:szCs w:val="18"/>
                        </w:rPr>
                        <w:t>W</w:t>
                      </w:r>
                      <w:r>
                        <w:rPr>
                          <w:rFonts w:hint="eastAsia"/>
                          <w:szCs w:val="18"/>
                        </w:rPr>
                        <w:t>ithout command button, with split bar</w:t>
                      </w:r>
                    </w:p>
                    <w:p w:rsidR="0023747D" w:rsidRPr="003B584D" w:rsidRDefault="0023747D" w:rsidP="00375F9C">
                      <w:pPr>
                        <w:rPr>
                          <w:szCs w:val="18"/>
                        </w:rPr>
                      </w:pPr>
                    </w:p>
                  </w:txbxContent>
                </v:textbox>
                <w10:wrap anchory="line"/>
              </v:shape>
            </w:pict>
          </mc:Fallback>
        </mc:AlternateContent>
      </w:r>
      <w:r>
        <w:rPr>
          <w:rFonts w:hint="eastAsia"/>
          <w:noProof/>
        </w:rPr>
        <mc:AlternateContent>
          <mc:Choice Requires="wps">
            <w:drawing>
              <wp:anchor distT="0" distB="0" distL="114300" distR="114300" simplePos="0" relativeHeight="251520512" behindDoc="0" locked="0" layoutInCell="1" allowOverlap="1" wp14:anchorId="7A96BE3B" wp14:editId="040CE1D6">
                <wp:simplePos x="0" y="0"/>
                <wp:positionH relativeFrom="column">
                  <wp:posOffset>228600</wp:posOffset>
                </wp:positionH>
                <wp:positionV relativeFrom="line">
                  <wp:posOffset>594360</wp:posOffset>
                </wp:positionV>
                <wp:extent cx="457200" cy="219710"/>
                <wp:effectExtent l="200025" t="13335" r="9525" b="5080"/>
                <wp:wrapNone/>
                <wp:docPr id="769" name="AutoShape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200" cy="219710"/>
                        </a:xfrm>
                        <a:prstGeom prst="wedgeRoundRectCallout">
                          <a:avLst>
                            <a:gd name="adj1" fmla="val 84722"/>
                            <a:gd name="adj2" fmla="val 251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fold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6" o:spid="_x0000_s1358" type="#_x0000_t62" style="position:absolute;left:0;text-align:left;margin-left:18pt;margin-top:46.8pt;width:36pt;height:17.3pt;flip:x;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" adj="29100,16231" fillcolor="#ff9">
                <v:textbox inset="0,0,0,0">
                  <w:txbxContent>
                    <w:p w:rsidR="0023747D" w:rsidRPr="000E23E9" w:rsidRDefault="0023747D" w:rsidP="00375F9C">
                      <w:pPr>
                        <w:rPr>
                          <w:szCs w:val="18"/>
                        </w:rPr>
                      </w:pPr>
                      <w:proofErr w:type="gramStart"/>
                      <w:r>
                        <w:rPr>
                          <w:rFonts w:hint="eastAsia"/>
                          <w:szCs w:val="18"/>
                        </w:rPr>
                        <w:t>fold</w:t>
                      </w:r>
                      <w:proofErr w:type="gramEnd"/>
                    </w:p>
                  </w:txbxContent>
                </v:textbox>
                <w10:wrap anchory="line"/>
              </v:shape>
            </w:pict>
          </mc:Fallback>
        </mc:AlternateContent>
      </w:r>
      <w:r>
        <w:rPr>
          <w:rFonts w:hint="eastAsia"/>
          <w:noProof/>
        </w:rPr>
        <mc:AlternateContent>
          <mc:Choice Requires="wps">
            <w:drawing>
              <wp:anchor distT="0" distB="0" distL="114300" distR="114300" simplePos="0" relativeHeight="251521536" behindDoc="0" locked="0" layoutInCell="1" allowOverlap="1" wp14:anchorId="7D4080B7" wp14:editId="2E96F29A">
                <wp:simplePos x="0" y="0"/>
                <wp:positionH relativeFrom="column">
                  <wp:posOffset>228600</wp:posOffset>
                </wp:positionH>
                <wp:positionV relativeFrom="line">
                  <wp:posOffset>297180</wp:posOffset>
                </wp:positionV>
                <wp:extent cx="2400300" cy="219710"/>
                <wp:effectExtent l="9525" t="11430" r="247650" b="6985"/>
                <wp:wrapNone/>
                <wp:docPr id="768" name="AutoShape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400300" cy="219710"/>
                        </a:xfrm>
                        <a:prstGeom prst="wedgeRoundRectCallout">
                          <a:avLst>
                            <a:gd name="adj1" fmla="val -58468"/>
                            <a:gd name="adj2" fmla="val -407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ith command button, without split bar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7" o:spid="_x0000_s1359" type="#_x0000_t62" style="position:absolute;left:0;text-align:left;margin-left:18pt;margin-top:23.4pt;width:189pt;height:17.3pt;flip:x;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" adj="-1829,1997" fillcolor="#ff9">
                <v:textbox inset="0,0,0,0">
                  <w:txbxContent>
                    <w:p w:rsidR="0023747D" w:rsidRPr="000E23E9" w:rsidRDefault="0023747D" w:rsidP="00375F9C">
                      <w:pPr>
                        <w:rPr>
                          <w:szCs w:val="18"/>
                        </w:rPr>
                      </w:pPr>
                      <w:r>
                        <w:rPr>
                          <w:szCs w:val="18"/>
                        </w:rPr>
                        <w:t>W</w:t>
                      </w:r>
                      <w:r>
                        <w:rPr>
                          <w:rFonts w:hint="eastAsia"/>
                          <w:szCs w:val="18"/>
                        </w:rPr>
                        <w:t>ith command button, without split bar</w:t>
                      </w:r>
                    </w:p>
                  </w:txbxContent>
                </v:textbox>
                <w10:wrap anchory="line"/>
              </v:shape>
            </w:pict>
          </mc:Fallback>
        </mc:AlternateContent>
      </w:r>
      <w:r>
        <w:rPr>
          <w:rFonts w:hint="eastAsia"/>
          <w:noProof/>
        </w:rPr>
        <w:drawing>
          <wp:inline distT="0" distB="0" distL="0" distR="0" wp14:anchorId="6FE5DD2D" wp14:editId="60630261">
            <wp:extent cx="3857625" cy="1000125"/>
            <wp:effectExtent l="0" t="0" r="9525"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57625" cy="1000125"/>
                    </a:xfrm>
                    <a:prstGeom prst="rect">
                      <a:avLst/>
                    </a:prstGeom>
                    <a:noFill/>
                    <a:ln>
                      <a:noFill/>
                    </a:ln>
                  </pic:spPr>
                </pic:pic>
              </a:graphicData>
            </a:graphic>
          </wp:inline>
        </w:drawing>
      </w:r>
    </w:p>
    <w:p w:rsidR="00375F9C" w:rsidRDefault="00375F9C" w:rsidP="00375F9C"/>
    <w:p w:rsidR="00375F9C" w:rsidRDefault="005C781A" w:rsidP="00375F9C">
      <w:r>
        <w:rPr>
          <w:rFonts w:hint="eastAsia"/>
          <w:noProof/>
        </w:rPr>
        <mc:AlternateContent>
          <mc:Choice Requires="wps">
            <w:drawing>
              <wp:anchor distT="0" distB="0" distL="114300" distR="114300" simplePos="0" relativeHeight="251627008" behindDoc="0" locked="0" layoutInCell="1" allowOverlap="1" wp14:anchorId="515F26F8" wp14:editId="4A66C8DE">
                <wp:simplePos x="0" y="0"/>
                <wp:positionH relativeFrom="column">
                  <wp:posOffset>0</wp:posOffset>
                </wp:positionH>
                <wp:positionV relativeFrom="line">
                  <wp:posOffset>99060</wp:posOffset>
                </wp:positionV>
                <wp:extent cx="5372100" cy="454660"/>
                <wp:effectExtent l="9525" t="13335" r="9525" b="8255"/>
                <wp:wrapNone/>
                <wp:docPr id="767" name="Text Box 6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54660"/>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Pr="00980CAB" w:rsidRDefault="0023747D" w:rsidP="00375F9C">
                            <w:r w:rsidRPr="00393465">
                              <w:rPr>
                                <w:b/>
                              </w:rPr>
                              <w:t>chapter2\</w:t>
                            </w:r>
                            <w:r>
                              <w:rPr>
                                <w:rFonts w:hint="eastAsia"/>
                                <w:b/>
                              </w:rPr>
                              <w:t xml:space="preserve">Layout\index.html </w:t>
                            </w:r>
                            <w:r w:rsidRPr="005D318E">
                              <w:rPr>
                                <w:rFonts w:hint="eastAsia"/>
                              </w:rPr>
                              <w:t xml:space="preserve">is an overall </w:t>
                            </w:r>
                            <w:r w:rsidRPr="005D318E">
                              <w:t>example</w:t>
                            </w:r>
                            <w:r w:rsidRPr="005D318E">
                              <w:rPr>
                                <w:rFonts w:hint="eastAsia"/>
                              </w:rPr>
                              <w:t xml:space="preserve"> for </w:t>
                            </w:r>
                            <w:r>
                              <w:rPr>
                                <w:rFonts w:hint="eastAsia"/>
                              </w:rPr>
                              <w:t>Layout</w:t>
                            </w:r>
                            <w:r w:rsidRPr="005D318E">
                              <w:rPr>
                                <w:rFonts w:hint="eastAsia"/>
                              </w:rPr>
                              <w:t>.</w:t>
                            </w:r>
                          </w:p>
                        </w:txbxContent>
                      </wps:txbx>
                      <wps:bodyPr rot="0" vert="horz" wrap="square" lIns="54000" tIns="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22" o:spid="_x0000_s1360" type="#_x0000_t202" style="position:absolute;left:0;text-align:left;margin-left:0;margin-top:7.8pt;width:423pt;height:35.8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Pr="00980CAB" w:rsidRDefault="0023747D" w:rsidP="00375F9C">
                      <w:r w:rsidRPr="00393465">
                        <w:rPr>
                          <w:b/>
                        </w:rPr>
                        <w:t>chapter2\</w:t>
                      </w:r>
                      <w:r>
                        <w:rPr>
                          <w:rFonts w:hint="eastAsia"/>
                          <w:b/>
                        </w:rPr>
                        <w:t xml:space="preserve">Layout\index.html </w:t>
                      </w:r>
                      <w:r w:rsidRPr="005D318E">
                        <w:rPr>
                          <w:rFonts w:hint="eastAsia"/>
                        </w:rPr>
                        <w:t xml:space="preserve">is an overall </w:t>
                      </w:r>
                      <w:r w:rsidRPr="005D318E">
                        <w:t>example</w:t>
                      </w:r>
                      <w:r w:rsidRPr="005D318E">
                        <w:rPr>
                          <w:rFonts w:hint="eastAsia"/>
                        </w:rPr>
                        <w:t xml:space="preserve"> for </w:t>
                      </w:r>
                      <w:r>
                        <w:rPr>
                          <w:rFonts w:hint="eastAsia"/>
                        </w:rPr>
                        <w:t>Layout</w:t>
                      </w:r>
                      <w:r w:rsidRPr="005D318E">
                        <w:rPr>
                          <w:rFonts w:hint="eastAsia"/>
                        </w:rPr>
                        <w:t>.</w:t>
                      </w:r>
                    </w:p>
                  </w:txbxContent>
                </v:textbox>
                <w10:wrap anchory="line"/>
              </v:shape>
            </w:pict>
          </mc:Fallback>
        </mc:AlternateContent>
      </w:r>
    </w:p>
    <w:p w:rsidR="00375F9C" w:rsidRDefault="00375F9C" w:rsidP="00375F9C"/>
    <w:p w:rsidR="00375F9C" w:rsidRPr="005D318E" w:rsidRDefault="00375F9C" w:rsidP="00375F9C"/>
    <w:p w:rsidR="00375F9C" w:rsidRDefault="00375F9C" w:rsidP="00375F9C"/>
    <w:p w:rsidR="00375F9C" w:rsidRDefault="00375F9C" w:rsidP="00E45D25">
      <w:pPr>
        <w:pStyle w:val="2"/>
        <w:numPr>
          <w:ilvl w:val="1"/>
          <w:numId w:val="17"/>
        </w:numPr>
      </w:pPr>
      <w:bookmarkStart w:id="88" w:name="_Toc356466223"/>
      <w:r>
        <w:rPr>
          <w:rFonts w:hint="eastAsia"/>
        </w:rPr>
        <w:t>Multi-pages Control</w:t>
      </w:r>
      <w:bookmarkEnd w:id="83"/>
      <w:r>
        <w:rPr>
          <w:rFonts w:hint="eastAsia"/>
        </w:rPr>
        <w:t>s</w:t>
      </w:r>
      <w:bookmarkEnd w:id="88"/>
    </w:p>
    <w:p w:rsidR="00375F9C" w:rsidRDefault="00375F9C" w:rsidP="00375F9C">
      <w:r>
        <w:rPr>
          <w:rFonts w:hint="eastAsia"/>
        </w:rPr>
        <w:t xml:space="preserve">Three multi-pages controls: </w:t>
      </w:r>
      <w:r w:rsidR="00704D04">
        <w:rPr>
          <w:rFonts w:hint="eastAsia"/>
        </w:rPr>
        <w:t>xui.</w:t>
      </w:r>
      <w:r>
        <w:rPr>
          <w:rFonts w:hint="eastAsia"/>
        </w:rPr>
        <w:t xml:space="preserve">UI.Tabs, </w:t>
      </w:r>
      <w:r w:rsidR="00704D04">
        <w:rPr>
          <w:rFonts w:hint="eastAsia"/>
        </w:rPr>
        <w:t>xui.</w:t>
      </w:r>
      <w:r>
        <w:rPr>
          <w:rFonts w:hint="eastAsia"/>
        </w:rPr>
        <w:t xml:space="preserve">UI.Stacks and </w:t>
      </w:r>
      <w:r w:rsidR="00704D04">
        <w:rPr>
          <w:rFonts w:hint="eastAsia"/>
        </w:rPr>
        <w:t>xui.</w:t>
      </w:r>
      <w:r>
        <w:rPr>
          <w:rFonts w:hint="eastAsia"/>
        </w:rPr>
        <w:t xml:space="preserve">UI.ButtonViews. </w:t>
      </w:r>
    </w:p>
    <w:p w:rsidR="00375F9C" w:rsidRPr="00240B0D" w:rsidRDefault="00375F9C" w:rsidP="00375F9C">
      <w:pPr>
        <w:rPr>
          <w:b/>
        </w:rPr>
      </w:pPr>
      <w:r w:rsidRPr="00240B0D">
        <w:rPr>
          <w:rFonts w:hint="eastAsia"/>
          <w:b/>
        </w:rPr>
        <w:t>Input:</w:t>
      </w:r>
    </w:p>
    <w:p w:rsidR="00375F9C" w:rsidRDefault="005C781A" w:rsidP="00375F9C">
      <w:r>
        <w:rPr>
          <w:noProof/>
        </w:rPr>
        <w:lastRenderedPageBreak/>
        <mc:AlternateContent>
          <mc:Choice Requires="wpc">
            <w:drawing>
              <wp:inline distT="0" distB="0" distL="0" distR="0" wp14:anchorId="6434BF25" wp14:editId="5695C7C1">
                <wp:extent cx="5257800" cy="1724025"/>
                <wp:effectExtent l="9525" t="0" r="9525" b="9525"/>
                <wp:docPr id="766" name="画布 4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60" name="Text Box 483"/>
                        <wps:cNvSpPr txBox="1">
                          <a:spLocks noChangeArrowheads="1"/>
                        </wps:cNvSpPr>
                        <wps:spPr bwMode="auto">
                          <a:xfrm>
                            <a:off x="0" y="48895"/>
                            <a:ext cx="5257800" cy="1675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46281" w:rsidRDefault="0023747D" w:rsidP="00375F9C">
                              <w:pPr>
                                <w:spacing w:line="240" w:lineRule="exact"/>
                                <w:rPr>
                                  <w:sz w:val="18"/>
                                  <w:szCs w:val="18"/>
                                </w:rPr>
                              </w:pPr>
                              <w:r w:rsidRPr="00246281">
                                <w:rPr>
                                  <w:color w:val="0000FF"/>
                                  <w:sz w:val="18"/>
                                  <w:szCs w:val="18"/>
                                </w:rPr>
                                <w:t>var</w:t>
                              </w:r>
                              <w:r w:rsidRPr="00246281">
                                <w:rPr>
                                  <w:sz w:val="18"/>
                                  <w:szCs w:val="18"/>
                                </w:rPr>
                                <w:t xml:space="preserve"> block=</w:t>
                              </w:r>
                              <w:r>
                                <w:rPr>
                                  <w:sz w:val="18"/>
                                  <w:szCs w:val="18"/>
                                </w:rPr>
                                <w:t>xui</w:t>
                              </w:r>
                              <w:r w:rsidRPr="00246281">
                                <w:rPr>
                                  <w:sz w:val="18"/>
                                  <w:szCs w:val="18"/>
                                </w:rPr>
                                <w:t>.create(</w:t>
                              </w:r>
                              <w:r w:rsidRPr="00246281">
                                <w:rPr>
                                  <w:color w:val="FF00FF"/>
                                  <w:sz w:val="18"/>
                                  <w:szCs w:val="18"/>
                                </w:rPr>
                                <w:t>"Block"</w:t>
                              </w:r>
                              <w:r w:rsidRPr="00246281">
                                <w:rPr>
                                  <w:sz w:val="18"/>
                                  <w:szCs w:val="18"/>
                                </w:rPr>
                                <w:t>).setWidth(</w:t>
                              </w:r>
                              <w:r w:rsidRPr="00246281">
                                <w:rPr>
                                  <w:color w:val="800000"/>
                                  <w:sz w:val="18"/>
                                  <w:szCs w:val="18"/>
                                </w:rPr>
                                <w:t>400</w:t>
                              </w:r>
                              <w:r w:rsidRPr="00246281">
                                <w:rPr>
                                  <w:sz w:val="18"/>
                                  <w:szCs w:val="18"/>
                                </w:rPr>
                                <w:t>).setHeight(</w:t>
                              </w:r>
                              <w:r w:rsidRPr="00246281">
                                <w:rPr>
                                  <w:color w:val="800000"/>
                                  <w:sz w:val="18"/>
                                  <w:szCs w:val="18"/>
                                </w:rPr>
                                <w:t>100</w:t>
                              </w:r>
                              <w:r w:rsidRPr="00246281">
                                <w:rPr>
                                  <w:sz w:val="18"/>
                                  <w:szCs w:val="18"/>
                                </w:rPr>
                                <w:t>);</w:t>
                              </w:r>
                            </w:p>
                            <w:p w:rsidR="0023747D" w:rsidRPr="00246281" w:rsidRDefault="0023747D" w:rsidP="00375F9C">
                              <w:pPr>
                                <w:spacing w:line="240" w:lineRule="exact"/>
                                <w:rPr>
                                  <w:sz w:val="18"/>
                                  <w:szCs w:val="18"/>
                                </w:rPr>
                              </w:pPr>
                              <w:r w:rsidRPr="00246281">
                                <w:rPr>
                                  <w:color w:val="0000FF"/>
                                  <w:sz w:val="18"/>
                                  <w:szCs w:val="18"/>
                                </w:rPr>
                                <w:t>var</w:t>
                              </w:r>
                              <w:r w:rsidRPr="00246281">
                                <w:rPr>
                                  <w:sz w:val="18"/>
                                  <w:szCs w:val="18"/>
                                </w:rPr>
                                <w:t xml:space="preserve"> pages=</w:t>
                              </w:r>
                              <w:r>
                                <w:rPr>
                                  <w:sz w:val="18"/>
                                  <w:szCs w:val="18"/>
                                </w:rPr>
                                <w:t>xui</w:t>
                              </w:r>
                              <w:r w:rsidRPr="00246281">
                                <w:rPr>
                                  <w:sz w:val="18"/>
                                  <w:szCs w:val="18"/>
                                </w:rPr>
                                <w:t>.create(</w:t>
                              </w:r>
                              <w:r w:rsidRPr="00246281">
                                <w:rPr>
                                  <w:color w:val="FF00FF"/>
                                  <w:sz w:val="18"/>
                                  <w:szCs w:val="18"/>
                                </w:rPr>
                                <w:t>"Tabs"</w:t>
                              </w:r>
                              <w:r w:rsidRPr="00246281">
                                <w:rPr>
                                  <w:sz w:val="18"/>
                                  <w:szCs w:val="18"/>
                                </w:rPr>
                                <w:t>,{</w:t>
                              </w:r>
                            </w:p>
                            <w:p w:rsidR="0023747D" w:rsidRPr="00246281" w:rsidRDefault="0023747D" w:rsidP="00375F9C">
                              <w:pPr>
                                <w:spacing w:line="240" w:lineRule="exact"/>
                                <w:rPr>
                                  <w:sz w:val="18"/>
                                  <w:szCs w:val="18"/>
                                </w:rPr>
                              </w:pPr>
                              <w:r w:rsidRPr="00246281">
                                <w:rPr>
                                  <w:sz w:val="18"/>
                                  <w:szCs w:val="18"/>
                                </w:rPr>
                                <w:t xml:space="preserve">    items:[</w:t>
                              </w:r>
                              <w:r w:rsidRPr="00246281">
                                <w:rPr>
                                  <w:color w:val="FF00FF"/>
                                  <w:sz w:val="18"/>
                                  <w:szCs w:val="18"/>
                                </w:rPr>
                                <w:t>"page1"</w:t>
                              </w:r>
                              <w:r w:rsidRPr="00246281">
                                <w:rPr>
                                  <w:sz w:val="18"/>
                                  <w:szCs w:val="18"/>
                                </w:rPr>
                                <w:t>,</w:t>
                              </w:r>
                              <w:r w:rsidRPr="00246281">
                                <w:rPr>
                                  <w:color w:val="FF00FF"/>
                                  <w:sz w:val="18"/>
                                  <w:szCs w:val="18"/>
                                </w:rPr>
                                <w:t>"page2"</w:t>
                              </w:r>
                              <w:r w:rsidRPr="00246281">
                                <w:rPr>
                                  <w:sz w:val="18"/>
                                  <w:szCs w:val="18"/>
                                </w:rPr>
                                <w:t>,</w:t>
                              </w:r>
                              <w:r w:rsidRPr="00246281">
                                <w:rPr>
                                  <w:color w:val="FF00FF"/>
                                  <w:sz w:val="18"/>
                                  <w:szCs w:val="18"/>
                                </w:rPr>
                                <w:t>"page3"</w:t>
                              </w:r>
                              <w:r w:rsidRPr="00246281">
                                <w:rPr>
                                  <w:sz w:val="18"/>
                                  <w:szCs w:val="18"/>
                                </w:rPr>
                                <w:t>],</w:t>
                              </w:r>
                            </w:p>
                            <w:p w:rsidR="0023747D" w:rsidRPr="00246281" w:rsidRDefault="0023747D" w:rsidP="00375F9C">
                              <w:pPr>
                                <w:spacing w:line="240" w:lineRule="exact"/>
                                <w:rPr>
                                  <w:sz w:val="18"/>
                                  <w:szCs w:val="18"/>
                                </w:rPr>
                              </w:pPr>
                              <w:r w:rsidRPr="00246281">
                                <w:rPr>
                                  <w:sz w:val="18"/>
                                  <w:szCs w:val="18"/>
                                </w:rPr>
                                <w:t xml:space="preserve">    value:</w:t>
                              </w:r>
                              <w:r w:rsidRPr="00246281">
                                <w:rPr>
                                  <w:color w:val="FF00FF"/>
                                  <w:sz w:val="18"/>
                                  <w:szCs w:val="18"/>
                                </w:rPr>
                                <w:t>"page2"</w:t>
                              </w:r>
                            </w:p>
                            <w:p w:rsidR="0023747D" w:rsidRPr="00246281" w:rsidRDefault="0023747D" w:rsidP="00375F9C">
                              <w:pPr>
                                <w:spacing w:line="240" w:lineRule="exact"/>
                                <w:rPr>
                                  <w:sz w:val="18"/>
                                  <w:szCs w:val="18"/>
                                </w:rPr>
                              </w:pPr>
                              <w:r w:rsidRPr="00246281">
                                <w:rPr>
                                  <w:sz w:val="18"/>
                                  <w:szCs w:val="18"/>
                                </w:rPr>
                                <w:t>});</w:t>
                              </w:r>
                            </w:p>
                            <w:p w:rsidR="0023747D" w:rsidRPr="00246281" w:rsidRDefault="0023747D" w:rsidP="00375F9C">
                              <w:pPr>
                                <w:spacing w:line="240" w:lineRule="exact"/>
                                <w:rPr>
                                  <w:sz w:val="18"/>
                                  <w:szCs w:val="18"/>
                                </w:rPr>
                              </w:pPr>
                              <w:r w:rsidRPr="00246281">
                                <w:rPr>
                                  <w:sz w:val="18"/>
                                  <w:szCs w:val="18"/>
                                </w:rPr>
                                <w:t>block.append(pages).show();</w:t>
                              </w:r>
                            </w:p>
                            <w:p w:rsidR="0023747D" w:rsidRPr="00246281" w:rsidRDefault="0023747D" w:rsidP="00375F9C">
                              <w:pPr>
                                <w:spacing w:line="240" w:lineRule="exact"/>
                                <w:rPr>
                                  <w:sz w:val="18"/>
                                  <w:szCs w:val="18"/>
                                </w:rPr>
                              </w:pPr>
                            </w:p>
                            <w:p w:rsidR="0023747D" w:rsidRPr="00246281" w:rsidRDefault="0023747D" w:rsidP="00375F9C">
                              <w:pPr>
                                <w:spacing w:line="240" w:lineRule="exact"/>
                                <w:rPr>
                                  <w:sz w:val="18"/>
                                  <w:szCs w:val="18"/>
                                </w:rPr>
                              </w:pPr>
                              <w:r w:rsidRPr="00246281">
                                <w:rPr>
                                  <w:sz w:val="18"/>
                                  <w:szCs w:val="18"/>
                                </w:rPr>
                                <w:t>_.asyRun(</w:t>
                              </w:r>
                              <w:r w:rsidRPr="00246281">
                                <w:rPr>
                                  <w:color w:val="0000FF"/>
                                  <w:sz w:val="18"/>
                                  <w:szCs w:val="18"/>
                                </w:rPr>
                                <w:t>function</w:t>
                              </w:r>
                              <w:r w:rsidRPr="00246281">
                                <w:rPr>
                                  <w:sz w:val="18"/>
                                  <w:szCs w:val="18"/>
                                </w:rPr>
                                <w:t>(){</w:t>
                              </w:r>
                            </w:p>
                            <w:p w:rsidR="0023747D" w:rsidRPr="00246281" w:rsidRDefault="0023747D" w:rsidP="00375F9C">
                              <w:pPr>
                                <w:spacing w:line="240" w:lineRule="exact"/>
                                <w:rPr>
                                  <w:sz w:val="18"/>
                                  <w:szCs w:val="18"/>
                                </w:rPr>
                              </w:pPr>
                              <w:r w:rsidRPr="00246281">
                                <w:rPr>
                                  <w:sz w:val="18"/>
                                  <w:szCs w:val="18"/>
                                </w:rPr>
                                <w:t xml:space="preserve">    pages.append(</w:t>
                              </w:r>
                              <w:r w:rsidRPr="00246281">
                                <w:rPr>
                                  <w:color w:val="0000FF"/>
                                  <w:sz w:val="18"/>
                                  <w:szCs w:val="18"/>
                                </w:rPr>
                                <w:t>new</w:t>
                              </w:r>
                              <w:r w:rsidRPr="00246281">
                                <w:rPr>
                                  <w:sz w:val="18"/>
                                  <w:szCs w:val="18"/>
                                </w:rPr>
                                <w:t xml:space="preserve"> </w:t>
                              </w:r>
                              <w:r>
                                <w:rPr>
                                  <w:sz w:val="18"/>
                                  <w:szCs w:val="18"/>
                                </w:rPr>
                                <w:t>xui</w:t>
                              </w:r>
                              <w:r w:rsidRPr="00246281">
                                <w:rPr>
                                  <w:sz w:val="18"/>
                                  <w:szCs w:val="18"/>
                                </w:rPr>
                                <w:t>.UI.SButton,</w:t>
                              </w:r>
                              <w:r w:rsidRPr="00246281">
                                <w:rPr>
                                  <w:color w:val="FF00FF"/>
                                  <w:sz w:val="18"/>
                                  <w:szCs w:val="18"/>
                                </w:rPr>
                                <w:t>"page2"</w:t>
                              </w:r>
                              <w:r w:rsidRPr="00246281">
                                <w:rPr>
                                  <w:sz w:val="18"/>
                                  <w:szCs w:val="18"/>
                                </w:rPr>
                                <w:t>)</w:t>
                              </w:r>
                            </w:p>
                            <w:p w:rsidR="0023747D" w:rsidRPr="00246281" w:rsidRDefault="0023747D" w:rsidP="00375F9C">
                              <w:pPr>
                                <w:rPr>
                                  <w:szCs w:val="18"/>
                                </w:rPr>
                              </w:pPr>
                              <w:r w:rsidRPr="00246281">
                                <w:rPr>
                                  <w:sz w:val="18"/>
                                  <w:szCs w:val="18"/>
                                </w:rPr>
                                <w:t>},</w:t>
                              </w:r>
                              <w:r w:rsidRPr="00246281">
                                <w:rPr>
                                  <w:color w:val="800000"/>
                                  <w:sz w:val="18"/>
                                  <w:szCs w:val="18"/>
                                </w:rPr>
                                <w:t>1000</w:t>
                              </w:r>
                              <w:r w:rsidRPr="00246281">
                                <w:rPr>
                                  <w:sz w:val="18"/>
                                  <w:szCs w:val="18"/>
                                </w:rPr>
                                <w:t>);</w:t>
                              </w:r>
                            </w:p>
                          </w:txbxContent>
                        </wps:txbx>
                        <wps:bodyPr rot="0" vert="horz" wrap="square" lIns="54000" tIns="46800" rIns="54000" bIns="45720" anchor="t" anchorCtr="0" upright="1">
                          <a:spAutoFit/>
                        </wps:bodyPr>
                      </wps:wsp>
                      <wps:wsp>
                        <wps:cNvPr id="761" name="AutoShape 484"/>
                        <wps:cNvSpPr>
                          <a:spLocks noChangeArrowheads="1"/>
                        </wps:cNvSpPr>
                        <wps:spPr bwMode="auto">
                          <a:xfrm flipH="1">
                            <a:off x="2400300" y="396240"/>
                            <a:ext cx="457200" cy="219710"/>
                          </a:xfrm>
                          <a:prstGeom prst="wedgeRoundRectCallout">
                            <a:avLst>
                              <a:gd name="adj1" fmla="val 123750"/>
                              <a:gd name="adj2" fmla="val -31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3 pages</w:t>
                              </w:r>
                            </w:p>
                          </w:txbxContent>
                        </wps:txbx>
                        <wps:bodyPr rot="0" vert="horz" wrap="square" lIns="0" tIns="0" rIns="0" bIns="0" anchor="t" anchorCtr="0" upright="1">
                          <a:noAutofit/>
                        </wps:bodyPr>
                      </wps:wsp>
                      <wps:wsp>
                        <wps:cNvPr id="762" name="AutoShape 485"/>
                        <wps:cNvSpPr>
                          <a:spLocks noChangeArrowheads="1"/>
                        </wps:cNvSpPr>
                        <wps:spPr bwMode="auto">
                          <a:xfrm flipH="1">
                            <a:off x="1371600" y="594360"/>
                            <a:ext cx="1028700" cy="219710"/>
                          </a:xfrm>
                          <a:prstGeom prst="wedgeRoundRectCallout">
                            <a:avLst>
                              <a:gd name="adj1" fmla="val 86481"/>
                              <a:gd name="adj2" fmla="val -2514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default page</w:t>
                              </w:r>
                            </w:p>
                          </w:txbxContent>
                        </wps:txbx>
                        <wps:bodyPr rot="0" vert="horz" wrap="square" lIns="0" tIns="0" rIns="0" bIns="0" anchor="t" anchorCtr="0" upright="1">
                          <a:noAutofit/>
                        </wps:bodyPr>
                      </wps:wsp>
                      <wps:wsp>
                        <wps:cNvPr id="763" name="AutoShape 486"/>
                        <wps:cNvSpPr>
                          <a:spLocks noChangeArrowheads="1"/>
                        </wps:cNvSpPr>
                        <wps:spPr bwMode="auto">
                          <a:xfrm flipH="1">
                            <a:off x="2743200" y="990600"/>
                            <a:ext cx="1828800" cy="219710"/>
                          </a:xfrm>
                          <a:prstGeom prst="wedgeRoundRectCallout">
                            <a:avLst>
                              <a:gd name="adj1" fmla="val 54894"/>
                              <a:gd name="adj2" fmla="val 105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Adds a SButton to 2th </w:t>
                              </w:r>
                              <w:r>
                                <w:rPr>
                                  <w:szCs w:val="18"/>
                                </w:rPr>
                                <w:t>page</w:t>
                              </w:r>
                            </w:p>
                          </w:txbxContent>
                        </wps:txbx>
                        <wps:bodyPr rot="0" vert="horz" wrap="square" lIns="0" tIns="0" rIns="0" bIns="0" anchor="t" anchorCtr="0" upright="1">
                          <a:noAutofit/>
                        </wps:bodyPr>
                      </wps:wsp>
                      <wps:wsp>
                        <wps:cNvPr id="765" name="AutoShape 487"/>
                        <wps:cNvSpPr>
                          <a:spLocks noChangeArrowheads="1"/>
                        </wps:cNvSpPr>
                        <wps:spPr bwMode="auto">
                          <a:xfrm flipH="1">
                            <a:off x="3200400" y="396240"/>
                            <a:ext cx="1371600" cy="219710"/>
                          </a:xfrm>
                          <a:prstGeom prst="wedgeRoundRectCallout">
                            <a:avLst>
                              <a:gd name="adj1" fmla="val 69722"/>
                              <a:gd name="adj2" fmla="val -1115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Append to a block</w:t>
                              </w:r>
                            </w:p>
                          </w:txbxContent>
                        </wps:txbx>
                        <wps:bodyPr rot="0" vert="horz" wrap="square" lIns="0" tIns="0" rIns="0" bIns="0" anchor="t" anchorCtr="0" upright="1">
                          <a:noAutofit/>
                        </wps:bodyPr>
                      </wps:wsp>
                    </wpc:wpc>
                  </a:graphicData>
                </a:graphic>
              </wp:inline>
            </w:drawing>
          </mc:Choice>
          <mc:Fallback>
            <w:pict>
              <v:group id="画布 481" o:spid="_x0000_s1361" editas="canvas" style="width:414pt;height:135.75pt;mso-position-horizontal-relative:char;mso-position-vertical-relative:line" coordsize="52578,17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">
                <v:shape id="_x0000_s1362" type="#_x0000_t75" style="position:absolute;width:52578;height:17240;visibility:visible;mso-wrap-style:square">
                  <v:fill o:detectmouseclick="t"/>
                  <v:path o:connecttype="none"/>
                </v:shape>
                <v:shape id="Text Box 483" o:spid="_x0000_s1363" type="#_x0000_t202" style="position:absolute;top:488;width:52578;height:16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HAQ8AA&#10;AADcAAAADwAAAGRycy9kb3ducmV2LnhtbERPz2vCMBS+D/wfwhO8zVQPnatGEUXqZbA5vT+aZ1Ns&#10;XkoSa/3vzWGw48f3e7UZbCt68qFxrGA2zUAQV043XCs4/x7eFyBCRNbYOiYFTwqwWY/eVlho9+Af&#10;6k+xFimEQ4EKTIxdIWWoDFkMU9cRJ+7qvMWYoK+l9vhI4baV8yzLpcWGU4PBjnaGqtvpbhVUt/2w&#10;L5uL8f3dLr71Z/n8ykulJuNhuwQRaYj/4j/3USv4yNP8dCYdAb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WHAQ8AAAADcAAAADwAAAAAAAAAAAAAAAACYAgAAZHJzL2Rvd25y&#10;ZXYueG1sUEsFBgAAAAAEAAQA9QAAAIUDAAAAAA==&#10;" strokeweight="1pt">
                  <v:textbox style="mso-fit-shape-to-text:t" inset="1.5mm,1.3mm,1.5mm">
                    <w:txbxContent>
                      <w:p w:rsidR="0023747D" w:rsidRPr="00246281" w:rsidRDefault="0023747D" w:rsidP="00375F9C">
                        <w:pPr>
                          <w:spacing w:line="240" w:lineRule="exact"/>
                          <w:rPr>
                            <w:sz w:val="18"/>
                            <w:szCs w:val="18"/>
                          </w:rPr>
                        </w:pPr>
                        <w:proofErr w:type="gramStart"/>
                        <w:r w:rsidRPr="00246281">
                          <w:rPr>
                            <w:color w:val="0000FF"/>
                            <w:sz w:val="18"/>
                            <w:szCs w:val="18"/>
                          </w:rPr>
                          <w:t>var</w:t>
                        </w:r>
                        <w:proofErr w:type="gramEnd"/>
                        <w:r w:rsidRPr="00246281">
                          <w:rPr>
                            <w:sz w:val="18"/>
                            <w:szCs w:val="18"/>
                          </w:rPr>
                          <w:t xml:space="preserve"> block=</w:t>
                        </w:r>
                        <w:r>
                          <w:rPr>
                            <w:sz w:val="18"/>
                            <w:szCs w:val="18"/>
                          </w:rPr>
                          <w:t>xui</w:t>
                        </w:r>
                        <w:r w:rsidRPr="00246281">
                          <w:rPr>
                            <w:sz w:val="18"/>
                            <w:szCs w:val="18"/>
                          </w:rPr>
                          <w:t>.create(</w:t>
                        </w:r>
                        <w:r w:rsidRPr="00246281">
                          <w:rPr>
                            <w:color w:val="FF00FF"/>
                            <w:sz w:val="18"/>
                            <w:szCs w:val="18"/>
                          </w:rPr>
                          <w:t>"Block"</w:t>
                        </w:r>
                        <w:r w:rsidRPr="00246281">
                          <w:rPr>
                            <w:sz w:val="18"/>
                            <w:szCs w:val="18"/>
                          </w:rPr>
                          <w:t>).setWidth(</w:t>
                        </w:r>
                        <w:r w:rsidRPr="00246281">
                          <w:rPr>
                            <w:color w:val="800000"/>
                            <w:sz w:val="18"/>
                            <w:szCs w:val="18"/>
                          </w:rPr>
                          <w:t>400</w:t>
                        </w:r>
                        <w:r w:rsidRPr="00246281">
                          <w:rPr>
                            <w:sz w:val="18"/>
                            <w:szCs w:val="18"/>
                          </w:rPr>
                          <w:t>).setHeight(</w:t>
                        </w:r>
                        <w:r w:rsidRPr="00246281">
                          <w:rPr>
                            <w:color w:val="800000"/>
                            <w:sz w:val="18"/>
                            <w:szCs w:val="18"/>
                          </w:rPr>
                          <w:t>100</w:t>
                        </w:r>
                        <w:r w:rsidRPr="00246281">
                          <w:rPr>
                            <w:sz w:val="18"/>
                            <w:szCs w:val="18"/>
                          </w:rPr>
                          <w:t>);</w:t>
                        </w:r>
                      </w:p>
                      <w:p w:rsidR="0023747D" w:rsidRPr="00246281" w:rsidRDefault="0023747D" w:rsidP="00375F9C">
                        <w:pPr>
                          <w:spacing w:line="240" w:lineRule="exact"/>
                          <w:rPr>
                            <w:sz w:val="18"/>
                            <w:szCs w:val="18"/>
                          </w:rPr>
                        </w:pPr>
                        <w:proofErr w:type="gramStart"/>
                        <w:r w:rsidRPr="00246281">
                          <w:rPr>
                            <w:color w:val="0000FF"/>
                            <w:sz w:val="18"/>
                            <w:szCs w:val="18"/>
                          </w:rPr>
                          <w:t>var</w:t>
                        </w:r>
                        <w:proofErr w:type="gramEnd"/>
                        <w:r w:rsidRPr="00246281">
                          <w:rPr>
                            <w:sz w:val="18"/>
                            <w:szCs w:val="18"/>
                          </w:rPr>
                          <w:t xml:space="preserve"> pages=</w:t>
                        </w:r>
                        <w:r>
                          <w:rPr>
                            <w:sz w:val="18"/>
                            <w:szCs w:val="18"/>
                          </w:rPr>
                          <w:t>xui</w:t>
                        </w:r>
                        <w:r w:rsidRPr="00246281">
                          <w:rPr>
                            <w:sz w:val="18"/>
                            <w:szCs w:val="18"/>
                          </w:rPr>
                          <w:t>.create(</w:t>
                        </w:r>
                        <w:r w:rsidRPr="00246281">
                          <w:rPr>
                            <w:color w:val="FF00FF"/>
                            <w:sz w:val="18"/>
                            <w:szCs w:val="18"/>
                          </w:rPr>
                          <w:t>"Tabs"</w:t>
                        </w:r>
                        <w:r w:rsidRPr="00246281">
                          <w:rPr>
                            <w:sz w:val="18"/>
                            <w:szCs w:val="18"/>
                          </w:rPr>
                          <w:t>,{</w:t>
                        </w:r>
                      </w:p>
                      <w:p w:rsidR="0023747D" w:rsidRPr="00246281" w:rsidRDefault="0023747D" w:rsidP="00375F9C">
                        <w:pPr>
                          <w:spacing w:line="240" w:lineRule="exact"/>
                          <w:rPr>
                            <w:sz w:val="18"/>
                            <w:szCs w:val="18"/>
                          </w:rPr>
                        </w:pPr>
                        <w:r w:rsidRPr="00246281">
                          <w:rPr>
                            <w:sz w:val="18"/>
                            <w:szCs w:val="18"/>
                          </w:rPr>
                          <w:t xml:space="preserve">    </w:t>
                        </w:r>
                        <w:proofErr w:type="gramStart"/>
                        <w:r w:rsidRPr="00246281">
                          <w:rPr>
                            <w:sz w:val="18"/>
                            <w:szCs w:val="18"/>
                          </w:rPr>
                          <w:t>items</w:t>
                        </w:r>
                        <w:proofErr w:type="gramEnd"/>
                        <w:r w:rsidRPr="00246281">
                          <w:rPr>
                            <w:sz w:val="18"/>
                            <w:szCs w:val="18"/>
                          </w:rPr>
                          <w:t>:[</w:t>
                        </w:r>
                        <w:r w:rsidRPr="00246281">
                          <w:rPr>
                            <w:color w:val="FF00FF"/>
                            <w:sz w:val="18"/>
                            <w:szCs w:val="18"/>
                          </w:rPr>
                          <w:t>"page1"</w:t>
                        </w:r>
                        <w:r w:rsidRPr="00246281">
                          <w:rPr>
                            <w:sz w:val="18"/>
                            <w:szCs w:val="18"/>
                          </w:rPr>
                          <w:t>,</w:t>
                        </w:r>
                        <w:r w:rsidRPr="00246281">
                          <w:rPr>
                            <w:color w:val="FF00FF"/>
                            <w:sz w:val="18"/>
                            <w:szCs w:val="18"/>
                          </w:rPr>
                          <w:t>"page2"</w:t>
                        </w:r>
                        <w:r w:rsidRPr="00246281">
                          <w:rPr>
                            <w:sz w:val="18"/>
                            <w:szCs w:val="18"/>
                          </w:rPr>
                          <w:t>,</w:t>
                        </w:r>
                        <w:r w:rsidRPr="00246281">
                          <w:rPr>
                            <w:color w:val="FF00FF"/>
                            <w:sz w:val="18"/>
                            <w:szCs w:val="18"/>
                          </w:rPr>
                          <w:t>"page3"</w:t>
                        </w:r>
                        <w:r w:rsidRPr="00246281">
                          <w:rPr>
                            <w:sz w:val="18"/>
                            <w:szCs w:val="18"/>
                          </w:rPr>
                          <w:t>],</w:t>
                        </w:r>
                      </w:p>
                      <w:p w:rsidR="0023747D" w:rsidRPr="00246281" w:rsidRDefault="0023747D" w:rsidP="00375F9C">
                        <w:pPr>
                          <w:spacing w:line="240" w:lineRule="exact"/>
                          <w:rPr>
                            <w:sz w:val="18"/>
                            <w:szCs w:val="18"/>
                          </w:rPr>
                        </w:pPr>
                        <w:r w:rsidRPr="00246281">
                          <w:rPr>
                            <w:sz w:val="18"/>
                            <w:szCs w:val="18"/>
                          </w:rPr>
                          <w:t xml:space="preserve">    </w:t>
                        </w:r>
                        <w:proofErr w:type="gramStart"/>
                        <w:r w:rsidRPr="00246281">
                          <w:rPr>
                            <w:sz w:val="18"/>
                            <w:szCs w:val="18"/>
                          </w:rPr>
                          <w:t>value</w:t>
                        </w:r>
                        <w:proofErr w:type="gramEnd"/>
                        <w:r w:rsidRPr="00246281">
                          <w:rPr>
                            <w:sz w:val="18"/>
                            <w:szCs w:val="18"/>
                          </w:rPr>
                          <w:t>:</w:t>
                        </w:r>
                        <w:r w:rsidRPr="00246281">
                          <w:rPr>
                            <w:color w:val="FF00FF"/>
                            <w:sz w:val="18"/>
                            <w:szCs w:val="18"/>
                          </w:rPr>
                          <w:t>"page2"</w:t>
                        </w:r>
                      </w:p>
                      <w:p w:rsidR="0023747D" w:rsidRPr="00246281" w:rsidRDefault="0023747D" w:rsidP="00375F9C">
                        <w:pPr>
                          <w:spacing w:line="240" w:lineRule="exact"/>
                          <w:rPr>
                            <w:sz w:val="18"/>
                            <w:szCs w:val="18"/>
                          </w:rPr>
                        </w:pPr>
                        <w:r w:rsidRPr="00246281">
                          <w:rPr>
                            <w:sz w:val="18"/>
                            <w:szCs w:val="18"/>
                          </w:rPr>
                          <w:t>});</w:t>
                        </w:r>
                      </w:p>
                      <w:p w:rsidR="0023747D" w:rsidRPr="00246281" w:rsidRDefault="0023747D" w:rsidP="00375F9C">
                        <w:pPr>
                          <w:spacing w:line="240" w:lineRule="exact"/>
                          <w:rPr>
                            <w:sz w:val="18"/>
                            <w:szCs w:val="18"/>
                          </w:rPr>
                        </w:pPr>
                        <w:proofErr w:type="gramStart"/>
                        <w:r w:rsidRPr="00246281">
                          <w:rPr>
                            <w:sz w:val="18"/>
                            <w:szCs w:val="18"/>
                          </w:rPr>
                          <w:t>block.append(</w:t>
                        </w:r>
                        <w:proofErr w:type="gramEnd"/>
                        <w:r w:rsidRPr="00246281">
                          <w:rPr>
                            <w:sz w:val="18"/>
                            <w:szCs w:val="18"/>
                          </w:rPr>
                          <w:t>pages).show();</w:t>
                        </w:r>
                      </w:p>
                      <w:p w:rsidR="0023747D" w:rsidRPr="00246281" w:rsidRDefault="0023747D" w:rsidP="00375F9C">
                        <w:pPr>
                          <w:spacing w:line="240" w:lineRule="exact"/>
                          <w:rPr>
                            <w:sz w:val="18"/>
                            <w:szCs w:val="18"/>
                          </w:rPr>
                        </w:pPr>
                      </w:p>
                      <w:p w:rsidR="0023747D" w:rsidRPr="00246281" w:rsidRDefault="0023747D" w:rsidP="00375F9C">
                        <w:pPr>
                          <w:spacing w:line="240" w:lineRule="exact"/>
                          <w:rPr>
                            <w:sz w:val="18"/>
                            <w:szCs w:val="18"/>
                          </w:rPr>
                        </w:pPr>
                        <w:r w:rsidRPr="00246281">
                          <w:rPr>
                            <w:sz w:val="18"/>
                            <w:szCs w:val="18"/>
                          </w:rPr>
                          <w:t>_.</w:t>
                        </w:r>
                        <w:proofErr w:type="gramStart"/>
                        <w:r w:rsidRPr="00246281">
                          <w:rPr>
                            <w:sz w:val="18"/>
                            <w:szCs w:val="18"/>
                          </w:rPr>
                          <w:t>asyRun(</w:t>
                        </w:r>
                        <w:proofErr w:type="gramEnd"/>
                        <w:r w:rsidRPr="00246281">
                          <w:rPr>
                            <w:color w:val="0000FF"/>
                            <w:sz w:val="18"/>
                            <w:szCs w:val="18"/>
                          </w:rPr>
                          <w:t>function</w:t>
                        </w:r>
                        <w:r w:rsidRPr="00246281">
                          <w:rPr>
                            <w:sz w:val="18"/>
                            <w:szCs w:val="18"/>
                          </w:rPr>
                          <w:t>(){</w:t>
                        </w:r>
                      </w:p>
                      <w:p w:rsidR="0023747D" w:rsidRPr="00246281" w:rsidRDefault="0023747D" w:rsidP="00375F9C">
                        <w:pPr>
                          <w:spacing w:line="240" w:lineRule="exact"/>
                          <w:rPr>
                            <w:sz w:val="18"/>
                            <w:szCs w:val="18"/>
                          </w:rPr>
                        </w:pPr>
                        <w:r w:rsidRPr="00246281">
                          <w:rPr>
                            <w:sz w:val="18"/>
                            <w:szCs w:val="18"/>
                          </w:rPr>
                          <w:t xml:space="preserve">    </w:t>
                        </w:r>
                        <w:proofErr w:type="gramStart"/>
                        <w:r w:rsidRPr="00246281">
                          <w:rPr>
                            <w:sz w:val="18"/>
                            <w:szCs w:val="18"/>
                          </w:rPr>
                          <w:t>pages.append(</w:t>
                        </w:r>
                        <w:proofErr w:type="gramEnd"/>
                        <w:r w:rsidRPr="00246281">
                          <w:rPr>
                            <w:color w:val="0000FF"/>
                            <w:sz w:val="18"/>
                            <w:szCs w:val="18"/>
                          </w:rPr>
                          <w:t>new</w:t>
                        </w:r>
                        <w:r w:rsidRPr="00246281">
                          <w:rPr>
                            <w:sz w:val="18"/>
                            <w:szCs w:val="18"/>
                          </w:rPr>
                          <w:t xml:space="preserve"> </w:t>
                        </w:r>
                        <w:r>
                          <w:rPr>
                            <w:sz w:val="18"/>
                            <w:szCs w:val="18"/>
                          </w:rPr>
                          <w:t>xui</w:t>
                        </w:r>
                        <w:r w:rsidRPr="00246281">
                          <w:rPr>
                            <w:sz w:val="18"/>
                            <w:szCs w:val="18"/>
                          </w:rPr>
                          <w:t>.UI.SButton,</w:t>
                        </w:r>
                        <w:r w:rsidRPr="00246281">
                          <w:rPr>
                            <w:color w:val="FF00FF"/>
                            <w:sz w:val="18"/>
                            <w:szCs w:val="18"/>
                          </w:rPr>
                          <w:t>"page2"</w:t>
                        </w:r>
                        <w:r w:rsidRPr="00246281">
                          <w:rPr>
                            <w:sz w:val="18"/>
                            <w:szCs w:val="18"/>
                          </w:rPr>
                          <w:t>)</w:t>
                        </w:r>
                      </w:p>
                      <w:p w:rsidR="0023747D" w:rsidRPr="00246281" w:rsidRDefault="0023747D" w:rsidP="00375F9C">
                        <w:pPr>
                          <w:rPr>
                            <w:szCs w:val="18"/>
                          </w:rPr>
                        </w:pPr>
                        <w:r w:rsidRPr="00246281">
                          <w:rPr>
                            <w:sz w:val="18"/>
                            <w:szCs w:val="18"/>
                          </w:rPr>
                          <w:t>}</w:t>
                        </w:r>
                        <w:proofErr w:type="gramStart"/>
                        <w:r w:rsidRPr="00246281">
                          <w:rPr>
                            <w:sz w:val="18"/>
                            <w:szCs w:val="18"/>
                          </w:rPr>
                          <w:t>,</w:t>
                        </w:r>
                        <w:r w:rsidRPr="00246281">
                          <w:rPr>
                            <w:color w:val="800000"/>
                            <w:sz w:val="18"/>
                            <w:szCs w:val="18"/>
                          </w:rPr>
                          <w:t>1000</w:t>
                        </w:r>
                        <w:proofErr w:type="gramEnd"/>
                        <w:r w:rsidRPr="00246281">
                          <w:rPr>
                            <w:sz w:val="18"/>
                            <w:szCs w:val="18"/>
                          </w:rPr>
                          <w:t>);</w:t>
                        </w:r>
                      </w:p>
                    </w:txbxContent>
                  </v:textbox>
                </v:shape>
                <v:shape id="AutoShape 484" o:spid="_x0000_s1364" type="#_x0000_t62" style="position:absolute;left:24003;top:3962;width:457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TBPMUA&#10;AADcAAAADwAAAGRycy9kb3ducmV2LnhtbESPQWvCQBSE74L/YXkFL0U3UdCSuooIrVIqWiM9P7Kv&#10;STD7NuyuGv99t1DwOMzMN8x82ZlGXMn52rKCdJSAIC6srrlUcMrfhi8gfEDW2FgmBXfysFz0e3PM&#10;tL3xF12PoRQRwj5DBVUIbSalLyoy6Ee2JY7ej3UGQ5SulNrhLcJNI8dJMpUGa44LFba0rqg4Hy9G&#10;wfcEV5dnlzaT9eFjd//c5+8bzJUaPHWrVxCBuvAI/7e3WsFsmsLfmX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xME8xQAAANwAAAAPAAAAAAAAAAAAAAAAAJgCAABkcnMv&#10;ZG93bnJldi54bWxQSwUGAAAAAAQABAD1AAAAigMAAAAA&#10;" adj="37530,10113" fillcolor="#ff9">
                  <v:textbox inset="0,0,0,0">
                    <w:txbxContent>
                      <w:p w:rsidR="0023747D" w:rsidRPr="000E23E9" w:rsidRDefault="0023747D" w:rsidP="00375F9C">
                        <w:pPr>
                          <w:rPr>
                            <w:szCs w:val="18"/>
                          </w:rPr>
                        </w:pPr>
                        <w:r>
                          <w:rPr>
                            <w:rFonts w:hint="eastAsia"/>
                            <w:szCs w:val="18"/>
                          </w:rPr>
                          <w:t>3 pages</w:t>
                        </w:r>
                      </w:p>
                    </w:txbxContent>
                  </v:textbox>
                </v:shape>
                <v:shape id="AutoShape 485" o:spid="_x0000_s1365" type="#_x0000_t62" style="position:absolute;left:13716;top:5943;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eNcUA&#10;AADcAAAADwAAAGRycy9kb3ducmV2LnhtbESPT2vCQBTE74LfYXlCb7oxoKbRVaTF0oMg/rn09sg+&#10;k7TZt0t2jem3dwsFj8PM/IZZbXrTiI5aX1tWMJ0kIIgLq2suFVzOu3EGwgdkjY1lUvBLHjbr4WCF&#10;ubZ3PlJ3CqWIEPY5KqhCcLmUvqjIoJ9YRxy9q20NhijbUuoW7xFuGpkmyVwarDkuVOjoraLi53Qz&#10;Cr5e37mfzTrXfRy/07qxe3dIM6VeRv12CSJQH57h//anVrCYp/B3Jh4Bu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e941xQAAANwAAAAPAAAAAAAAAAAAAAAAAJgCAABkcnMv&#10;ZG93bnJldi54bWxQSwUGAAAAAAQABAD1AAAAigMAAAAA&#10;" adj="29480,5368" fillcolor="#ff9">
                  <v:textbox inset="0,0,0,0">
                    <w:txbxContent>
                      <w:p w:rsidR="0023747D" w:rsidRPr="000E23E9" w:rsidRDefault="0023747D" w:rsidP="00375F9C">
                        <w:pPr>
                          <w:rPr>
                            <w:szCs w:val="18"/>
                          </w:rPr>
                        </w:pPr>
                        <w:r>
                          <w:rPr>
                            <w:szCs w:val="18"/>
                          </w:rPr>
                          <w:t>T</w:t>
                        </w:r>
                        <w:r>
                          <w:rPr>
                            <w:rFonts w:hint="eastAsia"/>
                            <w:szCs w:val="18"/>
                          </w:rPr>
                          <w:t>he default page</w:t>
                        </w:r>
                      </w:p>
                    </w:txbxContent>
                  </v:textbox>
                </v:shape>
                <v:shape id="AutoShape 486" o:spid="_x0000_s1366" type="#_x0000_t62" style="position:absolute;left:27432;top:9906;width:18288;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UrnMYA&#10;AADcAAAADwAAAGRycy9kb3ducmV2LnhtbESP3WoCMRSE7wu+QziF3tVsLVVZjVIK/QMRXEX07rA5&#10;bhY3J0sS1+3bNwWhl8PMfMPMl71tREc+1I4VPA0zEMSl0zVXCnbb98cpiBCRNTaOScEPBVguBndz&#10;zLW78oa6IlYiQTjkqMDE2OZShtKQxTB0LXHyTs5bjEn6SmqP1wS3jRxl2VharDktGGzpzVB5Li5W&#10;wdqPPo92tdq/VN3JfBwPl+y7WCv1cN+/zkBE6uN/+Nb+0gom42f4O5OO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UrnMYAAADcAAAADwAAAAAAAAAAAAAAAACYAgAAZHJz&#10;L2Rvd25yZXYueG1sUEsFBgAAAAAEAAQA9QAAAIsDAAAAAA==&#10;" adj="22657,33648" fillcolor="#ff9">
                  <v:textbox inset="0,0,0,0">
                    <w:txbxContent>
                      <w:p w:rsidR="0023747D" w:rsidRPr="000E23E9" w:rsidRDefault="0023747D" w:rsidP="00375F9C">
                        <w:pPr>
                          <w:rPr>
                            <w:szCs w:val="18"/>
                          </w:rPr>
                        </w:pPr>
                        <w:r>
                          <w:rPr>
                            <w:rFonts w:hint="eastAsia"/>
                            <w:szCs w:val="18"/>
                          </w:rPr>
                          <w:t xml:space="preserve">Adds a SButton to 2th </w:t>
                        </w:r>
                        <w:r>
                          <w:rPr>
                            <w:szCs w:val="18"/>
                          </w:rPr>
                          <w:t>page</w:t>
                        </w:r>
                      </w:p>
                    </w:txbxContent>
                  </v:textbox>
                </v:shape>
                <v:shape id="AutoShape 487" o:spid="_x0000_s1367" type="#_x0000_t62" style="position:absolute;left:32004;top:3962;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Hc8sMA&#10;AADcAAAADwAAAGRycy9kb3ducmV2LnhtbESPwWrDMBBE74H+g9hAbrGckKbGtRJKaMGXHurkA7bW&#10;1haxVsZSbOfvo0Khx2Fm3jDFcbadGGnwxrGCTZKCIK6dNtwouJw/1hkIH5A1do5JwZ08HA9PiwJz&#10;7Sb+orEKjYgQ9jkqaEPocyl93ZJFn7ieOHo/brAYohwaqQecItx2cpume2nRcFxosadTS/W1ulkF&#10;n3Y81z6Y7FuO76XcVX5rNplSq+X89goi0Bz+w3/tUit42T/D75l4BOTh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Hc8sMAAADcAAAADwAAAAAAAAAAAAAAAACYAgAAZHJzL2Rv&#10;d25yZXYueG1sUEsFBgAAAAAEAAQA9QAAAIgDAAAAAA==&#10;" adj="25860,-13298" fillcolor="#ff9">
                  <v:textbox inset="0,0,0,0">
                    <w:txbxContent>
                      <w:p w:rsidR="0023747D" w:rsidRPr="000E23E9" w:rsidRDefault="0023747D" w:rsidP="00375F9C">
                        <w:pPr>
                          <w:rPr>
                            <w:szCs w:val="18"/>
                          </w:rPr>
                        </w:pPr>
                        <w:r>
                          <w:rPr>
                            <w:rFonts w:hint="eastAsia"/>
                            <w:szCs w:val="18"/>
                          </w:rPr>
                          <w:t>Append to a block</w:t>
                        </w:r>
                      </w:p>
                    </w:txbxContent>
                  </v:textbox>
                </v:shape>
                <w10:anchorlock/>
              </v:group>
            </w:pict>
          </mc:Fallback>
        </mc:AlternateContent>
      </w:r>
    </w:p>
    <w:p w:rsidR="00375F9C" w:rsidRPr="00240B0D" w:rsidRDefault="00375F9C" w:rsidP="00375F9C">
      <w:pPr>
        <w:rPr>
          <w:b/>
        </w:rPr>
      </w:pPr>
      <w:r w:rsidRPr="00240B0D">
        <w:rPr>
          <w:rFonts w:hint="eastAsia"/>
          <w:b/>
        </w:rPr>
        <w:t>Output:</w:t>
      </w:r>
    </w:p>
    <w:p w:rsidR="00375F9C" w:rsidRDefault="0023747D" w:rsidP="00375F9C">
      <w:r>
        <w:rPr>
          <w:noProof/>
        </w:rPr>
        <w:drawing>
          <wp:inline distT="0" distB="0" distL="0" distR="0" wp14:anchorId="4B1D24BC" wp14:editId="3817102C">
            <wp:extent cx="3847619" cy="980952"/>
            <wp:effectExtent l="0" t="0" r="635" b="0"/>
            <wp:docPr id="1197" name="图片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847619" cy="980952"/>
                    </a:xfrm>
                    <a:prstGeom prst="rect">
                      <a:avLst/>
                    </a:prstGeom>
                  </pic:spPr>
                </pic:pic>
              </a:graphicData>
            </a:graphic>
          </wp:inline>
        </w:drawing>
      </w:r>
    </w:p>
    <w:p w:rsidR="00375F9C" w:rsidRDefault="00375F9C" w:rsidP="00E45D25">
      <w:pPr>
        <w:pStyle w:val="3"/>
        <w:numPr>
          <w:ilvl w:val="2"/>
          <w:numId w:val="17"/>
        </w:numPr>
      </w:pPr>
      <w:bookmarkStart w:id="89" w:name="_Toc356466224"/>
      <w:r>
        <w:rPr>
          <w:rFonts w:hint="eastAsia"/>
        </w:rPr>
        <w:t>noPanel property</w:t>
      </w:r>
      <w:bookmarkEnd w:id="89"/>
      <w:r>
        <w:rPr>
          <w:rFonts w:hint="eastAsia"/>
        </w:rPr>
        <w:t xml:space="preserve"> </w:t>
      </w:r>
    </w:p>
    <w:p w:rsidR="00375F9C" w:rsidRDefault="00375F9C" w:rsidP="00375F9C">
      <w:r>
        <w:rPr>
          <w:rFonts w:hint="eastAsia"/>
        </w:rPr>
        <w:t xml:space="preserve">For </w:t>
      </w:r>
      <w:r w:rsidR="00704D04">
        <w:rPr>
          <w:rFonts w:hint="eastAsia"/>
        </w:rPr>
        <w:t>xui.</w:t>
      </w:r>
      <w:r>
        <w:rPr>
          <w:rFonts w:hint="eastAsia"/>
        </w:rPr>
        <w:t xml:space="preserve">UI.Tabs and </w:t>
      </w:r>
      <w:r w:rsidR="00704D04">
        <w:rPr>
          <w:rFonts w:hint="eastAsia"/>
        </w:rPr>
        <w:t>xui.</w:t>
      </w:r>
      <w:r>
        <w:rPr>
          <w:rFonts w:hint="eastAsia"/>
        </w:rPr>
        <w:t xml:space="preserve">UI.ButtonViews, when </w:t>
      </w:r>
      <w:r>
        <w:t>“</w:t>
      </w:r>
      <w:r>
        <w:rPr>
          <w:rFonts w:hint="eastAsia"/>
        </w:rPr>
        <w:t>noPanel</w:t>
      </w:r>
      <w:r>
        <w:t>”</w:t>
      </w:r>
      <w:r>
        <w:rPr>
          <w:rFonts w:hint="eastAsia"/>
        </w:rPr>
        <w:t xml:space="preserve"> property was set to true, they no longer are the container control. So, </w:t>
      </w:r>
      <w:r>
        <w:t xml:space="preserve">don’t append any children control to </w:t>
      </w:r>
      <w:r>
        <w:rPr>
          <w:rFonts w:hint="eastAsia"/>
        </w:rPr>
        <w:t>tabs</w:t>
      </w:r>
      <w:r>
        <w:t xml:space="preserve"> in this case.</w:t>
      </w:r>
    </w:p>
    <w:p w:rsidR="00375F9C" w:rsidRDefault="00375F9C" w:rsidP="00375F9C"/>
    <w:p w:rsidR="00375F9C" w:rsidRPr="007837F7" w:rsidRDefault="00375F9C" w:rsidP="00375F9C">
      <w:pPr>
        <w:rPr>
          <w:b/>
        </w:rPr>
      </w:pPr>
      <w:r w:rsidRPr="007837F7">
        <w:rPr>
          <w:rFonts w:hint="eastAsia"/>
          <w:b/>
        </w:rPr>
        <w:t>Input:</w:t>
      </w:r>
    </w:p>
    <w:p w:rsidR="00375F9C" w:rsidRDefault="005C781A" w:rsidP="00375F9C">
      <w:r>
        <w:rPr>
          <w:noProof/>
        </w:rPr>
        <mc:AlternateContent>
          <mc:Choice Requires="wpc">
            <w:drawing>
              <wp:inline distT="0" distB="0" distL="0" distR="0" wp14:anchorId="67D43396" wp14:editId="52CBE5E5">
                <wp:extent cx="5257800" cy="3507105"/>
                <wp:effectExtent l="9525" t="0" r="9525" b="7620"/>
                <wp:docPr id="759" name="画布 48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50" name="Text Box 490"/>
                        <wps:cNvSpPr txBox="1">
                          <a:spLocks noChangeArrowheads="1"/>
                        </wps:cNvSpPr>
                        <wps:spPr bwMode="auto">
                          <a:xfrm>
                            <a:off x="0" y="48895"/>
                            <a:ext cx="5257800" cy="3458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A4517" w:rsidRDefault="0023747D" w:rsidP="00375F9C">
                              <w:pPr>
                                <w:spacing w:line="240" w:lineRule="exact"/>
                                <w:ind w:firstLine="420"/>
                                <w:rPr>
                                  <w:sz w:val="18"/>
                                  <w:szCs w:val="18"/>
                                </w:rPr>
                              </w:pPr>
                              <w:r w:rsidRPr="00AA4517">
                                <w:rPr>
                                  <w:color w:val="0000FF"/>
                                  <w:sz w:val="18"/>
                                  <w:szCs w:val="18"/>
                                </w:rPr>
                                <w:t>var</w:t>
                              </w:r>
                              <w:r w:rsidRPr="00AA4517">
                                <w:rPr>
                                  <w:sz w:val="18"/>
                                  <w:szCs w:val="18"/>
                                </w:rPr>
                                <w:t xml:space="preserve"> block=</w:t>
                              </w:r>
                              <w:r w:rsidR="00122649">
                                <w:rPr>
                                  <w:sz w:val="18"/>
                                  <w:szCs w:val="18"/>
                                </w:rPr>
                                <w:t>xui</w:t>
                              </w:r>
                              <w:r w:rsidRPr="00AA4517">
                                <w:rPr>
                                  <w:sz w:val="18"/>
                                  <w:szCs w:val="18"/>
                                </w:rPr>
                                <w:t>.create(</w:t>
                              </w:r>
                              <w:r w:rsidRPr="00AA4517">
                                <w:rPr>
                                  <w:color w:val="FF00FF"/>
                                  <w:sz w:val="18"/>
                                  <w:szCs w:val="18"/>
                                </w:rPr>
                                <w:t>"Block"</w:t>
                              </w:r>
                              <w:r w:rsidRPr="00AA4517">
                                <w:rPr>
                                  <w:sz w:val="18"/>
                                  <w:szCs w:val="18"/>
                                </w:rPr>
                                <w:t>).setWidth(</w:t>
                              </w:r>
                              <w:r w:rsidRPr="00AA4517">
                                <w:rPr>
                                  <w:color w:val="800000"/>
                                  <w:sz w:val="18"/>
                                  <w:szCs w:val="18"/>
                                </w:rPr>
                                <w:t>400</w:t>
                              </w:r>
                              <w:r w:rsidRPr="00AA4517">
                                <w:rPr>
                                  <w:sz w:val="18"/>
                                  <w:szCs w:val="18"/>
                                </w:rPr>
                                <w:t>).setHeight(</w:t>
                              </w:r>
                              <w:r w:rsidRPr="00AA4517">
                                <w:rPr>
                                  <w:color w:val="800000"/>
                                  <w:sz w:val="18"/>
                                  <w:szCs w:val="18"/>
                                </w:rPr>
                                <w:t>300</w:t>
                              </w:r>
                              <w:r w:rsidRPr="00AA4517">
                                <w:rPr>
                                  <w:sz w:val="18"/>
                                  <w:szCs w:val="18"/>
                                </w:rPr>
                                <w:t>).show();</w:t>
                              </w:r>
                            </w:p>
                            <w:p w:rsidR="0023747D" w:rsidRPr="00375F9C" w:rsidRDefault="0023747D" w:rsidP="00375F9C">
                              <w:pPr>
                                <w:spacing w:line="240" w:lineRule="exact"/>
                                <w:ind w:firstLine="420"/>
                                <w:rPr>
                                  <w:sz w:val="18"/>
                                  <w:szCs w:val="18"/>
                                </w:rPr>
                              </w:pPr>
                              <w:r w:rsidRPr="00375F9C">
                                <w:rPr>
                                  <w:color w:val="0000FF"/>
                                  <w:sz w:val="18"/>
                                  <w:szCs w:val="18"/>
                                </w:rPr>
                                <w:t>var</w:t>
                              </w:r>
                              <w:r w:rsidRPr="00375F9C">
                                <w:rPr>
                                  <w:sz w:val="18"/>
                                  <w:szCs w:val="18"/>
                                </w:rPr>
                                <w:t xml:space="preserve"> items=[</w:t>
                              </w:r>
                              <w:r w:rsidRPr="00375F9C">
                                <w:rPr>
                                  <w:color w:val="FF00FF"/>
                                  <w:sz w:val="18"/>
                                  <w:szCs w:val="18"/>
                                </w:rPr>
                                <w:t>"page1"</w:t>
                              </w:r>
                              <w:r w:rsidRPr="00375F9C">
                                <w:rPr>
                                  <w:sz w:val="18"/>
                                  <w:szCs w:val="18"/>
                                </w:rPr>
                                <w:t>,</w:t>
                              </w:r>
                              <w:r w:rsidRPr="00375F9C">
                                <w:rPr>
                                  <w:color w:val="FF00FF"/>
                                  <w:sz w:val="18"/>
                                  <w:szCs w:val="18"/>
                                </w:rPr>
                                <w:t>"page2"</w:t>
                              </w:r>
                              <w:r w:rsidRPr="00375F9C">
                                <w:rPr>
                                  <w:sz w:val="18"/>
                                  <w:szCs w:val="18"/>
                                </w:rPr>
                                <w:t>,</w:t>
                              </w:r>
                              <w:r w:rsidRPr="00375F9C">
                                <w:rPr>
                                  <w:color w:val="FF00FF"/>
                                  <w:sz w:val="18"/>
                                  <w:szCs w:val="18"/>
                                </w:rPr>
                                <w:t>"page3"</w:t>
                              </w:r>
                              <w:r w:rsidRPr="00375F9C">
                                <w:rPr>
                                  <w:sz w:val="18"/>
                                  <w:szCs w:val="18"/>
                                </w:rPr>
                                <w:t>];</w:t>
                              </w:r>
                            </w:p>
                            <w:p w:rsidR="0023747D" w:rsidRPr="00AA4517" w:rsidRDefault="00122649" w:rsidP="00375F9C">
                              <w:pPr>
                                <w:spacing w:line="240" w:lineRule="exact"/>
                                <w:ind w:firstLine="420"/>
                                <w:rPr>
                                  <w:sz w:val="18"/>
                                  <w:szCs w:val="18"/>
                                </w:rPr>
                              </w:pPr>
                              <w:r>
                                <w:rPr>
                                  <w:sz w:val="18"/>
                                  <w:szCs w:val="18"/>
                                </w:rPr>
                                <w:t>xui</w:t>
                              </w:r>
                              <w:r w:rsidR="0023747D" w:rsidRPr="00AA4517">
                                <w:rPr>
                                  <w:sz w:val="18"/>
                                  <w:szCs w:val="18"/>
                                </w:rPr>
                                <w:t>.create(</w:t>
                              </w:r>
                              <w:r w:rsidR="0023747D" w:rsidRPr="00AA4517">
                                <w:rPr>
                                  <w:color w:val="FF00FF"/>
                                  <w:sz w:val="18"/>
                                  <w:szCs w:val="18"/>
                                </w:rPr>
                                <w:t>"Tabs"</w:t>
                              </w:r>
                              <w:r w:rsidR="0023747D"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items:items,</w:t>
                              </w:r>
                            </w:p>
                            <w:p w:rsidR="0023747D" w:rsidRPr="00AA4517" w:rsidRDefault="0023747D" w:rsidP="00375F9C">
                              <w:pPr>
                                <w:spacing w:line="240" w:lineRule="exact"/>
                                <w:ind w:firstLine="420"/>
                                <w:rPr>
                                  <w:sz w:val="18"/>
                                  <w:szCs w:val="18"/>
                                </w:rPr>
                              </w:pPr>
                              <w:r w:rsidRPr="00AA4517">
                                <w:rPr>
                                  <w:sz w:val="18"/>
                                  <w:szCs w:val="18"/>
                                </w:rPr>
                                <w:t xml:space="preserve">    value:</w:t>
                              </w:r>
                              <w:r w:rsidRPr="00AA4517">
                                <w:rPr>
                                  <w:color w:val="FF00FF"/>
                                  <w:sz w:val="18"/>
                                  <w:szCs w:val="18"/>
                                </w:rPr>
                                <w:t>"page2"</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position:</w:t>
                              </w:r>
                              <w:r w:rsidRPr="00AA4517">
                                <w:rPr>
                                  <w:color w:val="FF00FF"/>
                                  <w:sz w:val="18"/>
                                  <w:szCs w:val="18"/>
                                </w:rPr>
                                <w:t>'relative'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width:</w:t>
                              </w:r>
                              <w:r w:rsidRPr="00AA4517">
                                <w:rPr>
                                  <w:color w:val="FF00FF"/>
                                  <w:sz w:val="18"/>
                                  <w:szCs w:val="18"/>
                                </w:rPr>
                                <w:t>'auto'</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height:</w:t>
                              </w:r>
                              <w:r w:rsidRPr="00AA4517">
                                <w:rPr>
                                  <w:color w:val="FF00FF"/>
                                  <w:sz w:val="18"/>
                                  <w:szCs w:val="18"/>
                                </w:rPr>
                                <w:t>'auto'</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dock:</w:t>
                              </w:r>
                              <w:r w:rsidRPr="00AA4517">
                                <w:rPr>
                                  <w:color w:val="FF00FF"/>
                                  <w:sz w:val="18"/>
                                  <w:szCs w:val="18"/>
                                </w:rPr>
                                <w:t>'none'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noPanel:</w:t>
                              </w:r>
                              <w:r w:rsidRPr="00AA4517">
                                <w:rPr>
                                  <w:color w:val="0000FF"/>
                                  <w:sz w:val="18"/>
                                  <w:szCs w:val="18"/>
                                </w:rPr>
                                <w:t>true</w:t>
                              </w:r>
                            </w:p>
                            <w:p w:rsidR="0023747D" w:rsidRPr="00AA4517" w:rsidRDefault="0023747D" w:rsidP="00375F9C">
                              <w:pPr>
                                <w:spacing w:line="240" w:lineRule="exact"/>
                                <w:ind w:firstLine="420"/>
                                <w:rPr>
                                  <w:sz w:val="18"/>
                                  <w:szCs w:val="18"/>
                                </w:rPr>
                              </w:pPr>
                              <w:r w:rsidRPr="00AA4517">
                                <w:rPr>
                                  <w:sz w:val="18"/>
                                  <w:szCs w:val="18"/>
                                </w:rPr>
                                <w:t>}).show(block);</w:t>
                              </w:r>
                            </w:p>
                            <w:p w:rsidR="0023747D" w:rsidRPr="00AA4517" w:rsidRDefault="0023747D" w:rsidP="00375F9C">
                              <w:pPr>
                                <w:spacing w:line="240" w:lineRule="exact"/>
                                <w:ind w:firstLine="420"/>
                                <w:rPr>
                                  <w:sz w:val="18"/>
                                  <w:szCs w:val="18"/>
                                </w:rPr>
                              </w:pPr>
                            </w:p>
                            <w:p w:rsidR="0023747D" w:rsidRPr="00AA4517" w:rsidRDefault="00122649" w:rsidP="00375F9C">
                              <w:pPr>
                                <w:spacing w:line="240" w:lineRule="exact"/>
                                <w:ind w:firstLine="420"/>
                                <w:rPr>
                                  <w:sz w:val="18"/>
                                  <w:szCs w:val="18"/>
                                </w:rPr>
                              </w:pPr>
                              <w:r>
                                <w:rPr>
                                  <w:sz w:val="18"/>
                                  <w:szCs w:val="18"/>
                                </w:rPr>
                                <w:t>xui</w:t>
                              </w:r>
                              <w:r w:rsidR="0023747D" w:rsidRPr="00AA4517">
                                <w:rPr>
                                  <w:sz w:val="18"/>
                                  <w:szCs w:val="18"/>
                                </w:rPr>
                                <w:t>.create(</w:t>
                              </w:r>
                              <w:r w:rsidR="0023747D" w:rsidRPr="00AA4517">
                                <w:rPr>
                                  <w:color w:val="FF00FF"/>
                                  <w:sz w:val="18"/>
                                  <w:szCs w:val="18"/>
                                </w:rPr>
                                <w:t>"ButtonViews"</w:t>
                              </w:r>
                              <w:r w:rsidR="0023747D"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items:items,</w:t>
                              </w:r>
                            </w:p>
                            <w:p w:rsidR="0023747D" w:rsidRPr="00AA4517" w:rsidRDefault="0023747D" w:rsidP="00375F9C">
                              <w:pPr>
                                <w:spacing w:line="240" w:lineRule="exact"/>
                                <w:ind w:firstLine="420"/>
                                <w:rPr>
                                  <w:sz w:val="18"/>
                                  <w:szCs w:val="18"/>
                                </w:rPr>
                              </w:pPr>
                              <w:r w:rsidRPr="00AA4517">
                                <w:rPr>
                                  <w:sz w:val="18"/>
                                  <w:szCs w:val="18"/>
                                </w:rPr>
                                <w:t xml:space="preserve">    value:</w:t>
                              </w:r>
                              <w:r w:rsidRPr="00AA4517">
                                <w:rPr>
                                  <w:color w:val="FF00FF"/>
                                  <w:sz w:val="18"/>
                                  <w:szCs w:val="18"/>
                                </w:rPr>
                                <w:t>"page2"</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position:</w:t>
                              </w:r>
                              <w:r w:rsidRPr="00AA4517">
                                <w:rPr>
                                  <w:color w:val="FF00FF"/>
                                  <w:sz w:val="18"/>
                                  <w:szCs w:val="18"/>
                                </w:rPr>
                                <w:t>'relative'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width:</w:t>
                              </w:r>
                              <w:r w:rsidRPr="00AA4517">
                                <w:rPr>
                                  <w:color w:val="FF00FF"/>
                                  <w:sz w:val="18"/>
                                  <w:szCs w:val="18"/>
                                </w:rPr>
                                <w:t>'auto'</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height:</w:t>
                              </w:r>
                              <w:r w:rsidRPr="00AA4517">
                                <w:rPr>
                                  <w:color w:val="800000"/>
                                  <w:sz w:val="18"/>
                                  <w:szCs w:val="18"/>
                                </w:rPr>
                                <w:t>32</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barSize:</w:t>
                              </w:r>
                              <w:r w:rsidRPr="00AA4517">
                                <w:rPr>
                                  <w:color w:val="800000"/>
                                  <w:sz w:val="18"/>
                                  <w:szCs w:val="18"/>
                                </w:rPr>
                                <w:t>30</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dock:</w:t>
                              </w:r>
                              <w:r w:rsidRPr="00AA4517">
                                <w:rPr>
                                  <w:color w:val="FF00FF"/>
                                  <w:sz w:val="18"/>
                                  <w:szCs w:val="18"/>
                                </w:rPr>
                                <w:t>'none'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noPanel:</w:t>
                              </w:r>
                              <w:r w:rsidRPr="00AA4517">
                                <w:rPr>
                                  <w:color w:val="0000FF"/>
                                  <w:sz w:val="18"/>
                                  <w:szCs w:val="18"/>
                                </w:rPr>
                                <w:t>true</w:t>
                              </w:r>
                            </w:p>
                            <w:p w:rsidR="0023747D" w:rsidRPr="00AA4517" w:rsidRDefault="0023747D" w:rsidP="00375F9C">
                              <w:pPr>
                                <w:spacing w:line="240" w:lineRule="exact"/>
                                <w:ind w:firstLine="420"/>
                                <w:rPr>
                                  <w:sz w:val="18"/>
                                  <w:szCs w:val="18"/>
                                </w:rPr>
                              </w:pPr>
                              <w:r w:rsidRPr="00AA4517">
                                <w:rPr>
                                  <w:sz w:val="18"/>
                                  <w:szCs w:val="18"/>
                                </w:rPr>
                                <w:t>}).show(block);</w:t>
                              </w:r>
                            </w:p>
                          </w:txbxContent>
                        </wps:txbx>
                        <wps:bodyPr rot="0" vert="horz" wrap="square" lIns="54000" tIns="46800" rIns="54000" bIns="45720" anchor="t" anchorCtr="0" upright="1">
                          <a:spAutoFit/>
                        </wps:bodyPr>
                      </wps:wsp>
                      <wps:wsp>
                        <wps:cNvPr id="751" name="AutoShape 491"/>
                        <wps:cNvSpPr>
                          <a:spLocks noChangeArrowheads="1"/>
                        </wps:cNvSpPr>
                        <wps:spPr bwMode="auto">
                          <a:xfrm flipH="1">
                            <a:off x="1714500" y="1089660"/>
                            <a:ext cx="800100" cy="219710"/>
                          </a:xfrm>
                          <a:prstGeom prst="wedgeRoundRectCallout">
                            <a:avLst>
                              <a:gd name="adj1" fmla="val 120713"/>
                              <a:gd name="adj2" fmla="val -3352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uto width</w:t>
                              </w:r>
                            </w:p>
                          </w:txbxContent>
                        </wps:txbx>
                        <wps:bodyPr rot="0" vert="horz" wrap="square" lIns="0" tIns="0" rIns="0" bIns="0" anchor="t" anchorCtr="0" upright="1">
                          <a:noAutofit/>
                        </wps:bodyPr>
                      </wps:wsp>
                      <wps:wsp>
                        <wps:cNvPr id="753" name="AutoShape 492"/>
                        <wps:cNvSpPr>
                          <a:spLocks noChangeArrowheads="1"/>
                        </wps:cNvSpPr>
                        <wps:spPr bwMode="auto">
                          <a:xfrm flipH="1">
                            <a:off x="1714500" y="891540"/>
                            <a:ext cx="1485900" cy="219710"/>
                          </a:xfrm>
                          <a:prstGeom prst="wedgeRoundRectCallout">
                            <a:avLst>
                              <a:gd name="adj1" fmla="val 71407"/>
                              <a:gd name="adj2" fmla="val -222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 position to </w:t>
                              </w:r>
                              <w:r>
                                <w:rPr>
                                  <w:szCs w:val="18"/>
                                </w:rPr>
                                <w:t>‘</w:t>
                              </w:r>
                              <w:r>
                                <w:rPr>
                                  <w:rFonts w:hint="eastAsia"/>
                                  <w:szCs w:val="18"/>
                                </w:rPr>
                                <w:t>relative</w:t>
                              </w:r>
                              <w:r>
                                <w:rPr>
                                  <w:szCs w:val="18"/>
                                </w:rPr>
                                <w:t>’</w:t>
                              </w:r>
                            </w:p>
                          </w:txbxContent>
                        </wps:txbx>
                        <wps:bodyPr rot="0" vert="horz" wrap="square" lIns="0" tIns="0" rIns="0" bIns="0" anchor="t" anchorCtr="0" upright="1">
                          <a:noAutofit/>
                        </wps:bodyPr>
                      </wps:wsp>
                      <wps:wsp>
                        <wps:cNvPr id="754" name="AutoShape 494"/>
                        <wps:cNvSpPr>
                          <a:spLocks noChangeArrowheads="1"/>
                        </wps:cNvSpPr>
                        <wps:spPr bwMode="auto">
                          <a:xfrm flipH="1">
                            <a:off x="1714500" y="1584960"/>
                            <a:ext cx="1028700" cy="219710"/>
                          </a:xfrm>
                          <a:prstGeom prst="wedgeRoundRectCallout">
                            <a:avLst>
                              <a:gd name="adj1" fmla="val 101296"/>
                              <a:gd name="adj2" fmla="val -552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o container</w:t>
                              </w:r>
                            </w:p>
                          </w:txbxContent>
                        </wps:txbx>
                        <wps:bodyPr rot="0" vert="horz" wrap="square" lIns="0" tIns="0" rIns="0" bIns="0" anchor="t" anchorCtr="0" upright="1">
                          <a:noAutofit/>
                        </wps:bodyPr>
                      </wps:wsp>
                      <wps:wsp>
                        <wps:cNvPr id="755" name="AutoShape 495"/>
                        <wps:cNvSpPr>
                          <a:spLocks noChangeArrowheads="1"/>
                        </wps:cNvSpPr>
                        <wps:spPr bwMode="auto">
                          <a:xfrm flipH="1">
                            <a:off x="1714500" y="1287780"/>
                            <a:ext cx="800100" cy="219710"/>
                          </a:xfrm>
                          <a:prstGeom prst="wedgeRoundRectCallout">
                            <a:avLst>
                              <a:gd name="adj1" fmla="val 117139"/>
                              <a:gd name="adj2" fmla="val -5491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uto height</w:t>
                              </w:r>
                            </w:p>
                          </w:txbxContent>
                        </wps:txbx>
                        <wps:bodyPr rot="0" vert="horz" wrap="square" lIns="0" tIns="0" rIns="0" bIns="0" anchor="t" anchorCtr="0" upright="1">
                          <a:noAutofit/>
                        </wps:bodyPr>
                      </wps:wsp>
                      <wps:wsp>
                        <wps:cNvPr id="756" name="AutoShape 496"/>
                        <wps:cNvSpPr>
                          <a:spLocks noChangeArrowheads="1"/>
                        </wps:cNvSpPr>
                        <wps:spPr bwMode="auto">
                          <a:xfrm flipH="1">
                            <a:off x="1485900" y="3169920"/>
                            <a:ext cx="1028700" cy="219710"/>
                          </a:xfrm>
                          <a:prstGeom prst="wedgeRoundRectCallout">
                            <a:avLst>
                              <a:gd name="adj1" fmla="val 77222"/>
                              <a:gd name="adj2" fmla="val -1850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o container</w:t>
                              </w:r>
                            </w:p>
                          </w:txbxContent>
                        </wps:txbx>
                        <wps:bodyPr rot="0" vert="horz" wrap="square" lIns="0" tIns="0" rIns="0" bIns="0" anchor="t" anchorCtr="0" upright="1">
                          <a:noAutofit/>
                        </wps:bodyPr>
                      </wps:wsp>
                      <wps:wsp>
                        <wps:cNvPr id="757" name="AutoShape 497"/>
                        <wps:cNvSpPr>
                          <a:spLocks noChangeArrowheads="1"/>
                        </wps:cNvSpPr>
                        <wps:spPr bwMode="auto">
                          <a:xfrm flipH="1">
                            <a:off x="1600200" y="2674620"/>
                            <a:ext cx="1828800" cy="219710"/>
                          </a:xfrm>
                          <a:prstGeom prst="wedgeRoundRectCallout">
                            <a:avLst>
                              <a:gd name="adj1" fmla="val 78852"/>
                              <a:gd name="adj2" fmla="val 20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 height to buttonview</w:t>
                              </w:r>
                            </w:p>
                          </w:txbxContent>
                        </wps:txbx>
                        <wps:bodyPr rot="0" vert="horz" wrap="square" lIns="0" tIns="0" rIns="0" bIns="0" anchor="t" anchorCtr="0" upright="1">
                          <a:noAutofit/>
                        </wps:bodyPr>
                      </wps:wsp>
                    </wpc:wpc>
                  </a:graphicData>
                </a:graphic>
              </wp:inline>
            </w:drawing>
          </mc:Choice>
          <mc:Fallback>
            <w:pict>
              <v:group id="画布 488" o:spid="_x0000_s1368" editas="canvas" style="width:414pt;height:276.15pt;mso-position-horizontal-relative:char;mso-position-vertical-relative:line" coordsize="52578,3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">
                <v:shape id="_x0000_s1369" type="#_x0000_t75" style="position:absolute;width:52578;height:35071;visibility:visible;mso-wrap-style:square">
                  <v:fill o:detectmouseclick="t"/>
                  <v:path o:connecttype="none"/>
                </v:shape>
                <v:shape id="Text Box 490" o:spid="_x0000_s1370" type="#_x0000_t202" style="position:absolute;top:488;width:52578;height:34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0K/sAA&#10;AADcAAAADwAAAGRycy9kb3ducmV2LnhtbERPy4rCMBTdD/gP4QruxtQBHa1GkRHpbAbG1/7SXJti&#10;c1OSWOvfm8XALA/nvdr0thEd+VA7VjAZZyCIS6drrhScT/v3OYgQkTU2jknBkwJs1oO3FebaPfhA&#10;3TFWIoVwyFGBibHNpQylIYth7FrixF2dtxgT9JXUHh8p3DbyI8tm0mLNqcFgS1+GytvxbhWUt12/&#10;K+qL8d3dzn/1onj+zAqlRsN+uwQRqY//4j/3t1bwOU3z05l0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w0K/sAAAADcAAAADwAAAAAAAAAAAAAAAACYAgAAZHJzL2Rvd25y&#10;ZXYueG1sUEsFBgAAAAAEAAQA9QAAAIUDAAAAAA==&#10;" strokeweight="1pt">
                  <v:textbox style="mso-fit-shape-to-text:t" inset="1.5mm,1.3mm,1.5mm">
                    <w:txbxContent>
                      <w:p w:rsidR="0023747D" w:rsidRPr="00AA4517" w:rsidRDefault="0023747D" w:rsidP="00375F9C">
                        <w:pPr>
                          <w:spacing w:line="240" w:lineRule="exact"/>
                          <w:ind w:firstLine="420"/>
                          <w:rPr>
                            <w:sz w:val="18"/>
                            <w:szCs w:val="18"/>
                          </w:rPr>
                        </w:pPr>
                        <w:proofErr w:type="gramStart"/>
                        <w:r w:rsidRPr="00AA4517">
                          <w:rPr>
                            <w:color w:val="0000FF"/>
                            <w:sz w:val="18"/>
                            <w:szCs w:val="18"/>
                          </w:rPr>
                          <w:t>var</w:t>
                        </w:r>
                        <w:proofErr w:type="gramEnd"/>
                        <w:r w:rsidRPr="00AA4517">
                          <w:rPr>
                            <w:sz w:val="18"/>
                            <w:szCs w:val="18"/>
                          </w:rPr>
                          <w:t xml:space="preserve"> block=</w:t>
                        </w:r>
                        <w:r w:rsidR="00122649">
                          <w:rPr>
                            <w:sz w:val="18"/>
                            <w:szCs w:val="18"/>
                          </w:rPr>
                          <w:t>xui</w:t>
                        </w:r>
                        <w:r w:rsidRPr="00AA4517">
                          <w:rPr>
                            <w:sz w:val="18"/>
                            <w:szCs w:val="18"/>
                          </w:rPr>
                          <w:t>.create(</w:t>
                        </w:r>
                        <w:r w:rsidRPr="00AA4517">
                          <w:rPr>
                            <w:color w:val="FF00FF"/>
                            <w:sz w:val="18"/>
                            <w:szCs w:val="18"/>
                          </w:rPr>
                          <w:t>"Block"</w:t>
                        </w:r>
                        <w:r w:rsidRPr="00AA4517">
                          <w:rPr>
                            <w:sz w:val="18"/>
                            <w:szCs w:val="18"/>
                          </w:rPr>
                          <w:t>).setWidth(</w:t>
                        </w:r>
                        <w:r w:rsidRPr="00AA4517">
                          <w:rPr>
                            <w:color w:val="800000"/>
                            <w:sz w:val="18"/>
                            <w:szCs w:val="18"/>
                          </w:rPr>
                          <w:t>400</w:t>
                        </w:r>
                        <w:r w:rsidRPr="00AA4517">
                          <w:rPr>
                            <w:sz w:val="18"/>
                            <w:szCs w:val="18"/>
                          </w:rPr>
                          <w:t>).setHeight(</w:t>
                        </w:r>
                        <w:r w:rsidRPr="00AA4517">
                          <w:rPr>
                            <w:color w:val="800000"/>
                            <w:sz w:val="18"/>
                            <w:szCs w:val="18"/>
                          </w:rPr>
                          <w:t>300</w:t>
                        </w:r>
                        <w:r w:rsidRPr="00AA4517">
                          <w:rPr>
                            <w:sz w:val="18"/>
                            <w:szCs w:val="18"/>
                          </w:rPr>
                          <w:t>).show();</w:t>
                        </w:r>
                      </w:p>
                      <w:p w:rsidR="0023747D" w:rsidRPr="00375F9C" w:rsidRDefault="0023747D" w:rsidP="00375F9C">
                        <w:pPr>
                          <w:spacing w:line="240" w:lineRule="exact"/>
                          <w:ind w:firstLine="420"/>
                          <w:rPr>
                            <w:sz w:val="18"/>
                            <w:szCs w:val="18"/>
                          </w:rPr>
                        </w:pPr>
                        <w:proofErr w:type="gramStart"/>
                        <w:r w:rsidRPr="00375F9C">
                          <w:rPr>
                            <w:color w:val="0000FF"/>
                            <w:sz w:val="18"/>
                            <w:szCs w:val="18"/>
                          </w:rPr>
                          <w:t>var</w:t>
                        </w:r>
                        <w:proofErr w:type="gramEnd"/>
                        <w:r w:rsidRPr="00375F9C">
                          <w:rPr>
                            <w:sz w:val="18"/>
                            <w:szCs w:val="18"/>
                          </w:rPr>
                          <w:t xml:space="preserve"> items=[</w:t>
                        </w:r>
                        <w:r w:rsidRPr="00375F9C">
                          <w:rPr>
                            <w:color w:val="FF00FF"/>
                            <w:sz w:val="18"/>
                            <w:szCs w:val="18"/>
                          </w:rPr>
                          <w:t>"page1"</w:t>
                        </w:r>
                        <w:r w:rsidRPr="00375F9C">
                          <w:rPr>
                            <w:sz w:val="18"/>
                            <w:szCs w:val="18"/>
                          </w:rPr>
                          <w:t>,</w:t>
                        </w:r>
                        <w:r w:rsidRPr="00375F9C">
                          <w:rPr>
                            <w:color w:val="FF00FF"/>
                            <w:sz w:val="18"/>
                            <w:szCs w:val="18"/>
                          </w:rPr>
                          <w:t>"page2"</w:t>
                        </w:r>
                        <w:r w:rsidRPr="00375F9C">
                          <w:rPr>
                            <w:sz w:val="18"/>
                            <w:szCs w:val="18"/>
                          </w:rPr>
                          <w:t>,</w:t>
                        </w:r>
                        <w:r w:rsidRPr="00375F9C">
                          <w:rPr>
                            <w:color w:val="FF00FF"/>
                            <w:sz w:val="18"/>
                            <w:szCs w:val="18"/>
                          </w:rPr>
                          <w:t>"page3"</w:t>
                        </w:r>
                        <w:r w:rsidRPr="00375F9C">
                          <w:rPr>
                            <w:sz w:val="18"/>
                            <w:szCs w:val="18"/>
                          </w:rPr>
                          <w:t>];</w:t>
                        </w:r>
                      </w:p>
                      <w:p w:rsidR="0023747D" w:rsidRPr="00AA4517" w:rsidRDefault="00122649" w:rsidP="00375F9C">
                        <w:pPr>
                          <w:spacing w:line="240" w:lineRule="exact"/>
                          <w:ind w:firstLine="420"/>
                          <w:rPr>
                            <w:sz w:val="18"/>
                            <w:szCs w:val="18"/>
                          </w:rPr>
                        </w:pPr>
                        <w:proofErr w:type="gramStart"/>
                        <w:r>
                          <w:rPr>
                            <w:sz w:val="18"/>
                            <w:szCs w:val="18"/>
                          </w:rPr>
                          <w:t>xui</w:t>
                        </w:r>
                        <w:r w:rsidR="0023747D" w:rsidRPr="00AA4517">
                          <w:rPr>
                            <w:sz w:val="18"/>
                            <w:szCs w:val="18"/>
                          </w:rPr>
                          <w:t>.create(</w:t>
                        </w:r>
                        <w:proofErr w:type="gramEnd"/>
                        <w:r w:rsidR="0023747D" w:rsidRPr="00AA4517">
                          <w:rPr>
                            <w:color w:val="FF00FF"/>
                            <w:sz w:val="18"/>
                            <w:szCs w:val="18"/>
                          </w:rPr>
                          <w:t>"Tabs"</w:t>
                        </w:r>
                        <w:r w:rsidR="0023747D"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items:</w:t>
                        </w:r>
                        <w:proofErr w:type="gramEnd"/>
                        <w:r w:rsidRPr="00AA4517">
                          <w:rPr>
                            <w:sz w:val="18"/>
                            <w:szCs w:val="18"/>
                          </w:rPr>
                          <w:t>items,</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value</w:t>
                        </w:r>
                        <w:proofErr w:type="gramEnd"/>
                        <w:r w:rsidRPr="00AA4517">
                          <w:rPr>
                            <w:sz w:val="18"/>
                            <w:szCs w:val="18"/>
                          </w:rPr>
                          <w:t>:</w:t>
                        </w:r>
                        <w:r w:rsidRPr="00AA4517">
                          <w:rPr>
                            <w:color w:val="FF00FF"/>
                            <w:sz w:val="18"/>
                            <w:szCs w:val="18"/>
                          </w:rPr>
                          <w:t>"page2"</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position</w:t>
                        </w:r>
                        <w:proofErr w:type="gramEnd"/>
                        <w:r w:rsidRPr="00AA4517">
                          <w:rPr>
                            <w:sz w:val="18"/>
                            <w:szCs w:val="18"/>
                          </w:rPr>
                          <w:t>:</w:t>
                        </w:r>
                        <w:r w:rsidRPr="00AA4517">
                          <w:rPr>
                            <w:color w:val="FF00FF"/>
                            <w:sz w:val="18"/>
                            <w:szCs w:val="18"/>
                          </w:rPr>
                          <w:t>'relative'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width</w:t>
                        </w:r>
                        <w:proofErr w:type="gramEnd"/>
                        <w:r w:rsidRPr="00AA4517">
                          <w:rPr>
                            <w:sz w:val="18"/>
                            <w:szCs w:val="18"/>
                          </w:rPr>
                          <w:t>:</w:t>
                        </w:r>
                        <w:r w:rsidRPr="00AA4517">
                          <w:rPr>
                            <w:color w:val="FF00FF"/>
                            <w:sz w:val="18"/>
                            <w:szCs w:val="18"/>
                          </w:rPr>
                          <w:t>'auto'</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height</w:t>
                        </w:r>
                        <w:proofErr w:type="gramEnd"/>
                        <w:r w:rsidRPr="00AA4517">
                          <w:rPr>
                            <w:sz w:val="18"/>
                            <w:szCs w:val="18"/>
                          </w:rPr>
                          <w:t>:</w:t>
                        </w:r>
                        <w:r w:rsidRPr="00AA4517">
                          <w:rPr>
                            <w:color w:val="FF00FF"/>
                            <w:sz w:val="18"/>
                            <w:szCs w:val="18"/>
                          </w:rPr>
                          <w:t>'auto'</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dock</w:t>
                        </w:r>
                        <w:proofErr w:type="gramEnd"/>
                        <w:r w:rsidRPr="00AA4517">
                          <w:rPr>
                            <w:sz w:val="18"/>
                            <w:szCs w:val="18"/>
                          </w:rPr>
                          <w:t>:</w:t>
                        </w:r>
                        <w:r w:rsidRPr="00AA4517">
                          <w:rPr>
                            <w:color w:val="FF00FF"/>
                            <w:sz w:val="18"/>
                            <w:szCs w:val="18"/>
                          </w:rPr>
                          <w:t>'none'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noPanel:</w:t>
                        </w:r>
                        <w:proofErr w:type="gramEnd"/>
                        <w:r w:rsidRPr="00AA4517">
                          <w:rPr>
                            <w:color w:val="0000FF"/>
                            <w:sz w:val="18"/>
                            <w:szCs w:val="18"/>
                          </w:rPr>
                          <w:t>true</w:t>
                        </w:r>
                      </w:p>
                      <w:p w:rsidR="0023747D" w:rsidRPr="00AA4517" w:rsidRDefault="0023747D" w:rsidP="00375F9C">
                        <w:pPr>
                          <w:spacing w:line="240" w:lineRule="exact"/>
                          <w:ind w:firstLine="420"/>
                          <w:rPr>
                            <w:sz w:val="18"/>
                            <w:szCs w:val="18"/>
                          </w:rPr>
                        </w:pPr>
                        <w:r w:rsidRPr="00AA4517">
                          <w:rPr>
                            <w:sz w:val="18"/>
                            <w:szCs w:val="18"/>
                          </w:rPr>
                          <w:t>}).</w:t>
                        </w:r>
                        <w:proofErr w:type="gramStart"/>
                        <w:r w:rsidRPr="00AA4517">
                          <w:rPr>
                            <w:sz w:val="18"/>
                            <w:szCs w:val="18"/>
                          </w:rPr>
                          <w:t>show(</w:t>
                        </w:r>
                        <w:proofErr w:type="gramEnd"/>
                        <w:r w:rsidRPr="00AA4517">
                          <w:rPr>
                            <w:sz w:val="18"/>
                            <w:szCs w:val="18"/>
                          </w:rPr>
                          <w:t>block);</w:t>
                        </w:r>
                      </w:p>
                      <w:p w:rsidR="0023747D" w:rsidRPr="00AA4517" w:rsidRDefault="0023747D" w:rsidP="00375F9C">
                        <w:pPr>
                          <w:spacing w:line="240" w:lineRule="exact"/>
                          <w:ind w:firstLine="420"/>
                          <w:rPr>
                            <w:sz w:val="18"/>
                            <w:szCs w:val="18"/>
                          </w:rPr>
                        </w:pPr>
                      </w:p>
                      <w:p w:rsidR="0023747D" w:rsidRPr="00AA4517" w:rsidRDefault="00122649" w:rsidP="00375F9C">
                        <w:pPr>
                          <w:spacing w:line="240" w:lineRule="exact"/>
                          <w:ind w:firstLine="420"/>
                          <w:rPr>
                            <w:sz w:val="18"/>
                            <w:szCs w:val="18"/>
                          </w:rPr>
                        </w:pPr>
                        <w:proofErr w:type="gramStart"/>
                        <w:r>
                          <w:rPr>
                            <w:sz w:val="18"/>
                            <w:szCs w:val="18"/>
                          </w:rPr>
                          <w:t>xui</w:t>
                        </w:r>
                        <w:r w:rsidR="0023747D" w:rsidRPr="00AA4517">
                          <w:rPr>
                            <w:sz w:val="18"/>
                            <w:szCs w:val="18"/>
                          </w:rPr>
                          <w:t>.create(</w:t>
                        </w:r>
                        <w:proofErr w:type="gramEnd"/>
                        <w:r w:rsidR="0023747D" w:rsidRPr="00AA4517">
                          <w:rPr>
                            <w:color w:val="FF00FF"/>
                            <w:sz w:val="18"/>
                            <w:szCs w:val="18"/>
                          </w:rPr>
                          <w:t>"ButtonViews"</w:t>
                        </w:r>
                        <w:r w:rsidR="0023747D"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items:</w:t>
                        </w:r>
                        <w:proofErr w:type="gramEnd"/>
                        <w:r w:rsidRPr="00AA4517">
                          <w:rPr>
                            <w:sz w:val="18"/>
                            <w:szCs w:val="18"/>
                          </w:rPr>
                          <w:t>items,</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value</w:t>
                        </w:r>
                        <w:proofErr w:type="gramEnd"/>
                        <w:r w:rsidRPr="00AA4517">
                          <w:rPr>
                            <w:sz w:val="18"/>
                            <w:szCs w:val="18"/>
                          </w:rPr>
                          <w:t>:</w:t>
                        </w:r>
                        <w:r w:rsidRPr="00AA4517">
                          <w:rPr>
                            <w:color w:val="FF00FF"/>
                            <w:sz w:val="18"/>
                            <w:szCs w:val="18"/>
                          </w:rPr>
                          <w:t>"page2"</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position</w:t>
                        </w:r>
                        <w:proofErr w:type="gramEnd"/>
                        <w:r w:rsidRPr="00AA4517">
                          <w:rPr>
                            <w:sz w:val="18"/>
                            <w:szCs w:val="18"/>
                          </w:rPr>
                          <w:t>:</w:t>
                        </w:r>
                        <w:r w:rsidRPr="00AA4517">
                          <w:rPr>
                            <w:color w:val="FF00FF"/>
                            <w:sz w:val="18"/>
                            <w:szCs w:val="18"/>
                          </w:rPr>
                          <w:t>'relative'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width</w:t>
                        </w:r>
                        <w:proofErr w:type="gramEnd"/>
                        <w:r w:rsidRPr="00AA4517">
                          <w:rPr>
                            <w:sz w:val="18"/>
                            <w:szCs w:val="18"/>
                          </w:rPr>
                          <w:t>:</w:t>
                        </w:r>
                        <w:r w:rsidRPr="00AA4517">
                          <w:rPr>
                            <w:color w:val="FF00FF"/>
                            <w:sz w:val="18"/>
                            <w:szCs w:val="18"/>
                          </w:rPr>
                          <w:t>'auto'</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height:</w:t>
                        </w:r>
                        <w:proofErr w:type="gramEnd"/>
                        <w:r w:rsidRPr="00AA4517">
                          <w:rPr>
                            <w:color w:val="800000"/>
                            <w:sz w:val="18"/>
                            <w:szCs w:val="18"/>
                          </w:rPr>
                          <w:t>32</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barSize:</w:t>
                        </w:r>
                        <w:proofErr w:type="gramEnd"/>
                        <w:r w:rsidRPr="00AA4517">
                          <w:rPr>
                            <w:color w:val="800000"/>
                            <w:sz w:val="18"/>
                            <w:szCs w:val="18"/>
                          </w:rPr>
                          <w:t>30</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dock</w:t>
                        </w:r>
                        <w:proofErr w:type="gramEnd"/>
                        <w:r w:rsidRPr="00AA4517">
                          <w:rPr>
                            <w:sz w:val="18"/>
                            <w:szCs w:val="18"/>
                          </w:rPr>
                          <w:t>:</w:t>
                        </w:r>
                        <w:r w:rsidRPr="00AA4517">
                          <w:rPr>
                            <w:color w:val="FF00FF"/>
                            <w:sz w:val="18"/>
                            <w:szCs w:val="18"/>
                          </w:rPr>
                          <w:t>'none'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noPanel:</w:t>
                        </w:r>
                        <w:proofErr w:type="gramEnd"/>
                        <w:r w:rsidRPr="00AA4517">
                          <w:rPr>
                            <w:color w:val="0000FF"/>
                            <w:sz w:val="18"/>
                            <w:szCs w:val="18"/>
                          </w:rPr>
                          <w:t>true</w:t>
                        </w:r>
                      </w:p>
                      <w:p w:rsidR="0023747D" w:rsidRPr="00AA4517" w:rsidRDefault="0023747D" w:rsidP="00375F9C">
                        <w:pPr>
                          <w:spacing w:line="240" w:lineRule="exact"/>
                          <w:ind w:firstLine="420"/>
                          <w:rPr>
                            <w:sz w:val="18"/>
                            <w:szCs w:val="18"/>
                          </w:rPr>
                        </w:pPr>
                        <w:r w:rsidRPr="00AA4517">
                          <w:rPr>
                            <w:sz w:val="18"/>
                            <w:szCs w:val="18"/>
                          </w:rPr>
                          <w:t>}).</w:t>
                        </w:r>
                        <w:proofErr w:type="gramStart"/>
                        <w:r w:rsidRPr="00AA4517">
                          <w:rPr>
                            <w:sz w:val="18"/>
                            <w:szCs w:val="18"/>
                          </w:rPr>
                          <w:t>show(</w:t>
                        </w:r>
                        <w:proofErr w:type="gramEnd"/>
                        <w:r w:rsidRPr="00AA4517">
                          <w:rPr>
                            <w:sz w:val="18"/>
                            <w:szCs w:val="18"/>
                          </w:rPr>
                          <w:t>block);</w:t>
                        </w:r>
                      </w:p>
                    </w:txbxContent>
                  </v:textbox>
                </v:shape>
                <v:shape id="AutoShape 491" o:spid="_x0000_s1371" type="#_x0000_t62" style="position:absolute;left:17145;top:10896;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jgrsUA&#10;AADcAAAADwAAAGRycy9kb3ducmV2LnhtbESP3WrCQBSE7wXfYTlCb6RuDPGH1E0QoVAUBNM+wGn2&#10;mCzNng3ZVdO37xYKvRxm5htmV462E3cavHGsYLlIQBDXThtuFHy8vz5vQfiArLFzTAq+yUNZTCc7&#10;zLV78IXuVWhEhLDPUUEbQp9L6euWLPqF64mjd3WDxRDl0Eg94CPCbSfTJFlLi4bjQos9HVqqv6qb&#10;VVCl2QGPho+Xzfo0P58+s9RkmVJPs3H/AiLQGP7Df+03rWCzWsLvmXgEZP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mOCuxQAAANwAAAAPAAAAAAAAAAAAAAAAAJgCAABkcnMv&#10;ZG93bnJldi54bWxQSwUGAAAAAAQABAD1AAAAigMAAAAA&#10;" adj="36874,3558" fillcolor="#ff9">
                  <v:textbox inset="0,0,0,0">
                    <w:txbxContent>
                      <w:p w:rsidR="0023747D" w:rsidRPr="000E23E9" w:rsidRDefault="0023747D" w:rsidP="00375F9C">
                        <w:pPr>
                          <w:rPr>
                            <w:szCs w:val="18"/>
                          </w:rPr>
                        </w:pPr>
                        <w:r>
                          <w:rPr>
                            <w:szCs w:val="18"/>
                          </w:rPr>
                          <w:t>A</w:t>
                        </w:r>
                        <w:r>
                          <w:rPr>
                            <w:rFonts w:hint="eastAsia"/>
                            <w:szCs w:val="18"/>
                          </w:rPr>
                          <w:t>uto width</w:t>
                        </w:r>
                      </w:p>
                    </w:txbxContent>
                  </v:textbox>
                </v:shape>
                <v:shape id="AutoShape 492" o:spid="_x0000_s1372" type="#_x0000_t62" style="position:absolute;left:17145;top:8915;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RbasMA&#10;AADcAAAADwAAAGRycy9kb3ducmV2LnhtbESPX2vCMBTF3wd+h3CFvc3UyaZUo4jDIXsYWIvPl+ba&#10;VJubkkSt334ZDPZ4OH9+nMWqt624kQ+NYwXjUQaCuHK64VpBedi+zECEiKyxdUwKHhRgtRw8LTDX&#10;7s57uhWxFmmEQ44KTIxdLmWoDFkMI9cRJ+/kvMWYpK+l9nhP47aVr1n2Li02nAgGO9oYqi7F1SZu&#10;edx8n7fsy88P82XsuRlbWSj1POzXcxCR+vgf/mvvtILp2wR+z6Qj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RbasMAAADcAAAADwAAAAAAAAAAAAAAAACYAgAAZHJzL2Rv&#10;d25yZXYueG1sUEsFBgAAAAAEAAQA9QAAAIgDAAAAAA==&#10;" adj="26224,5993" fillcolor="#ff9">
                  <v:textbox inset="0,0,0,0">
                    <w:txbxContent>
                      <w:p w:rsidR="0023747D" w:rsidRPr="000E23E9" w:rsidRDefault="0023747D" w:rsidP="00375F9C">
                        <w:pPr>
                          <w:rPr>
                            <w:szCs w:val="18"/>
                          </w:rPr>
                        </w:pPr>
                        <w:r>
                          <w:rPr>
                            <w:rFonts w:hint="eastAsia"/>
                            <w:szCs w:val="18"/>
                          </w:rPr>
                          <w:t xml:space="preserve">Set position to </w:t>
                        </w:r>
                        <w:r>
                          <w:rPr>
                            <w:szCs w:val="18"/>
                          </w:rPr>
                          <w:t>‘</w:t>
                        </w:r>
                        <w:r>
                          <w:rPr>
                            <w:rFonts w:hint="eastAsia"/>
                            <w:szCs w:val="18"/>
                          </w:rPr>
                          <w:t>relative</w:t>
                        </w:r>
                        <w:r>
                          <w:rPr>
                            <w:szCs w:val="18"/>
                          </w:rPr>
                          <w:t>’</w:t>
                        </w:r>
                      </w:p>
                    </w:txbxContent>
                  </v:textbox>
                </v:shape>
                <v:shape id="AutoShape 494" o:spid="_x0000_s1373" type="#_x0000_t62" style="position:absolute;left:17145;top:15849;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hxDcMA&#10;AADcAAAADwAAAGRycy9kb3ducmV2LnhtbESPQYvCMBSE78L+h/AWvGlaUVerUUQQPLmo6/3RPNuy&#10;zUs3iVr99WZB8DjMzDfMfNmaWlzJ+cqygrSfgCDOra64UPBz3PQmIHxA1lhbJgV38rBcfHTmmGl7&#10;4z1dD6EQEcI+QwVlCE0mpc9LMuj7tiGO3tk6gyFKV0jt8BbhppaDJBlLgxXHhRIbWpeU/x4uRsF6&#10;vHp8b6enPGl2o8HjT6fDk0uV6n62qxmIQG14h1/trVbwNRrC/5l4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hxDcMAAADcAAAADwAAAAAAAAAAAAAAAACYAgAAZHJzL2Rv&#10;d25yZXYueG1sUEsFBgAAAAAEAAQA9QAAAIgDAAAAAA==&#10;" adj="32680,-1124" fillcolor="#ff9">
                  <v:textbox inset="0,0,0,0">
                    <w:txbxContent>
                      <w:p w:rsidR="0023747D" w:rsidRPr="000E23E9" w:rsidRDefault="0023747D" w:rsidP="00375F9C">
                        <w:pPr>
                          <w:rPr>
                            <w:szCs w:val="18"/>
                          </w:rPr>
                        </w:pPr>
                        <w:r>
                          <w:rPr>
                            <w:szCs w:val="18"/>
                          </w:rPr>
                          <w:t>N</w:t>
                        </w:r>
                        <w:r>
                          <w:rPr>
                            <w:rFonts w:hint="eastAsia"/>
                            <w:szCs w:val="18"/>
                          </w:rPr>
                          <w:t>o container</w:t>
                        </w:r>
                      </w:p>
                    </w:txbxContent>
                  </v:textbox>
                </v:shape>
                <v:shape id="AutoShape 495" o:spid="_x0000_s1374" type="#_x0000_t62" style="position:absolute;left:17145;top:12877;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J5q8QA&#10;AADcAAAADwAAAGRycy9kb3ducmV2LnhtbESPX0sDMRDE3wW/Q1jBN5uotNbr5YooQl/tH8S37WW9&#10;O71sjmRtr9/eFAQfh5n5DVMuR9+rA8XUBbZwOzGgiOvgOm4sbDevN3NQSZAd9oHJwokSLKvLixIL&#10;F478Roe1NCpDOBVooRUZCq1T3ZLHNAkDcfY+Q/QoWcZGu4jHDPe9vjNmpj12nBdaHOi5pfp7/eMt&#10;fNFO9rt5bx7r++adomw/XrSx9vpqfFqAEhrlP/zXXjkLD9MpnM/kI6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SeavEAAAA3AAAAA8AAAAAAAAAAAAAAAAAmAIAAGRycy9k&#10;b3ducmV2LnhtbFBLBQYAAAAABAAEAPUAAACJAwAAAAA=&#10;" adj="36102,-1062" fillcolor="#ff9">
                  <v:textbox inset="0,0,0,0">
                    <w:txbxContent>
                      <w:p w:rsidR="0023747D" w:rsidRPr="000E23E9" w:rsidRDefault="0023747D" w:rsidP="00375F9C">
                        <w:pPr>
                          <w:rPr>
                            <w:szCs w:val="18"/>
                          </w:rPr>
                        </w:pPr>
                        <w:r>
                          <w:rPr>
                            <w:szCs w:val="18"/>
                          </w:rPr>
                          <w:t>A</w:t>
                        </w:r>
                        <w:r>
                          <w:rPr>
                            <w:rFonts w:hint="eastAsia"/>
                            <w:szCs w:val="18"/>
                          </w:rPr>
                          <w:t>uto height</w:t>
                        </w:r>
                      </w:p>
                    </w:txbxContent>
                  </v:textbox>
                </v:shape>
                <v:shape id="AutoShape 496" o:spid="_x0000_s1375" type="#_x0000_t62" style="position:absolute;left:14859;top:31699;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j28UA&#10;AADcAAAADwAAAGRycy9kb3ducmV2LnhtbESPQWsCMRSE70L/Q3gFb5pVqJXVKFJc6kEEtdTrY/Pc&#10;XUxetpuoq7/eCAWPw8x8w0znrTXiQo2vHCsY9BMQxLnTFRcKfvZZbwzCB2SNxjEpuJGH+eytM8VU&#10;uytv6bILhYgQ9ikqKEOoUyl9XpJF33c1cfSOrrEYomwKqRu8Rrg1cpgkI2mx4rhQYk1fJeWn3dkq&#10;CPfDZjHc8m+2XJvs+3AyY/s3UKr73i4mIAK14RX+b6+0gs+PETzPx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D+PbxQAAANwAAAAPAAAAAAAAAAAAAAAAAJgCAABkcnMv&#10;ZG93bnJldi54bWxQSwUGAAAAAAQABAD1AAAAigMAAAAA&#10;" adj="27480,6804" fillcolor="#ff9">
                  <v:textbox inset="0,0,0,0">
                    <w:txbxContent>
                      <w:p w:rsidR="0023747D" w:rsidRPr="000E23E9" w:rsidRDefault="0023747D" w:rsidP="00375F9C">
                        <w:pPr>
                          <w:rPr>
                            <w:szCs w:val="18"/>
                          </w:rPr>
                        </w:pPr>
                        <w:r>
                          <w:rPr>
                            <w:szCs w:val="18"/>
                          </w:rPr>
                          <w:t>N</w:t>
                        </w:r>
                        <w:r>
                          <w:rPr>
                            <w:rFonts w:hint="eastAsia"/>
                            <w:szCs w:val="18"/>
                          </w:rPr>
                          <w:t>o container</w:t>
                        </w:r>
                      </w:p>
                    </w:txbxContent>
                  </v:textbox>
                </v:shape>
                <v:shape id="AutoShape 497" o:spid="_x0000_s1376" type="#_x0000_t62" style="position:absolute;left:16002;top:26746;width:18288;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zLMscA&#10;AADcAAAADwAAAGRycy9kb3ducmV2LnhtbESP3WrCQBSE7wt9h+UUvCm6ibSNRFeRghAoiL/o5SF7&#10;TILZs2l21bRP7wqFXg4z8w0zmXWmFldqXWVZQTyIQBDnVldcKNhtF/0RCOeRNdaWScEPOZhNn58m&#10;mGp74zVdN74QAcIuRQWl900qpctLMugGtiEO3sm2Bn2QbSF1i7cAN7UcRtGHNFhxWCixoc+S8vPm&#10;YhRkr6O3JF6vDnL5tYyPc/mb7b+3SvVeuvkYhKfO/4f/2plWkLwn8DgTjoC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syzLHAAAA3AAAAA8AAAAAAAAAAAAAAAAAmAIAAGRy&#10;cy9kb3ducmV2LnhtbFBLBQYAAAAABAAEAPUAAACMAwAAAAA=&#10;" adj="27832,11236" fillcolor="#ff9">
                  <v:textbox inset="0,0,0,0">
                    <w:txbxContent>
                      <w:p w:rsidR="0023747D" w:rsidRPr="000E23E9" w:rsidRDefault="0023747D" w:rsidP="00375F9C">
                        <w:pPr>
                          <w:rPr>
                            <w:szCs w:val="18"/>
                          </w:rPr>
                        </w:pPr>
                        <w:r>
                          <w:rPr>
                            <w:rFonts w:hint="eastAsia"/>
                            <w:szCs w:val="18"/>
                          </w:rPr>
                          <w:t>Set height to buttonview</w:t>
                        </w:r>
                      </w:p>
                    </w:txbxContent>
                  </v:textbox>
                </v:shape>
                <w10:anchorlock/>
              </v:group>
            </w:pict>
          </mc:Fallback>
        </mc:AlternateContent>
      </w:r>
    </w:p>
    <w:p w:rsidR="00375F9C" w:rsidRPr="007837F7" w:rsidRDefault="00375F9C" w:rsidP="00375F9C">
      <w:pPr>
        <w:rPr>
          <w:b/>
        </w:rPr>
      </w:pPr>
      <w:r w:rsidRPr="007837F7">
        <w:rPr>
          <w:rFonts w:hint="eastAsia"/>
          <w:b/>
        </w:rPr>
        <w:t>Output:</w:t>
      </w:r>
    </w:p>
    <w:p w:rsidR="00375F9C" w:rsidRDefault="00122649" w:rsidP="00375F9C">
      <w:r>
        <w:rPr>
          <w:noProof/>
        </w:rPr>
        <w:lastRenderedPageBreak/>
        <w:drawing>
          <wp:inline distT="0" distB="0" distL="0" distR="0" wp14:anchorId="733F6B50" wp14:editId="6304D632">
            <wp:extent cx="3895238" cy="657143"/>
            <wp:effectExtent l="0" t="0" r="0" b="0"/>
            <wp:docPr id="1198" name="图片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895238" cy="657143"/>
                    </a:xfrm>
                    <a:prstGeom prst="rect">
                      <a:avLst/>
                    </a:prstGeom>
                  </pic:spPr>
                </pic:pic>
              </a:graphicData>
            </a:graphic>
          </wp:inline>
        </w:drawing>
      </w:r>
    </w:p>
    <w:p w:rsidR="00375F9C" w:rsidRDefault="00375F9C" w:rsidP="00E45D25">
      <w:pPr>
        <w:pStyle w:val="3"/>
        <w:numPr>
          <w:ilvl w:val="2"/>
          <w:numId w:val="17"/>
        </w:numPr>
      </w:pPr>
      <w:bookmarkStart w:id="90" w:name="_Toc356466225"/>
      <w:r>
        <w:rPr>
          <w:rFonts w:hint="eastAsia"/>
        </w:rPr>
        <w:t>ButtonViews types</w:t>
      </w:r>
      <w:bookmarkEnd w:id="90"/>
    </w:p>
    <w:p w:rsidR="00375F9C" w:rsidRDefault="00375F9C" w:rsidP="00375F9C">
      <w:r w:rsidRPr="007837F7">
        <w:t xml:space="preserve">There are three </w:t>
      </w:r>
      <w:r>
        <w:rPr>
          <w:rFonts w:hint="eastAsia"/>
        </w:rPr>
        <w:t>properties</w:t>
      </w:r>
      <w:r w:rsidRPr="007837F7">
        <w:t xml:space="preserve"> used to define the </w:t>
      </w:r>
      <w:r>
        <w:rPr>
          <w:rFonts w:hint="eastAsia"/>
        </w:rPr>
        <w:t>ButtonViews</w:t>
      </w:r>
      <w:r>
        <w:t>’</w:t>
      </w:r>
      <w:r>
        <w:rPr>
          <w:rFonts w:hint="eastAsia"/>
        </w:rPr>
        <w:t xml:space="preserve"> </w:t>
      </w:r>
      <w:r w:rsidRPr="007837F7">
        <w:t>layout</w:t>
      </w:r>
      <w:r>
        <w:rPr>
          <w:rFonts w:hint="eastAsia"/>
        </w:rPr>
        <w:t>:</w:t>
      </w:r>
    </w:p>
    <w:p w:rsidR="00375F9C" w:rsidRPr="007837F7" w:rsidRDefault="00375F9C" w:rsidP="00375F9C"/>
    <w:p w:rsidR="00375F9C" w:rsidRDefault="00375F9C" w:rsidP="00E45D25">
      <w:pPr>
        <w:numPr>
          <w:ilvl w:val="0"/>
          <w:numId w:val="22"/>
        </w:numPr>
      </w:pPr>
      <w:r w:rsidRPr="007837F7">
        <w:rPr>
          <w:b/>
        </w:rPr>
        <w:t>barLocation</w:t>
      </w:r>
      <w:r>
        <w:rPr>
          <w:rFonts w:hint="eastAsia"/>
        </w:rPr>
        <w:t>:</w:t>
      </w:r>
      <w:r>
        <w:t xml:space="preserve"> </w:t>
      </w:r>
      <w:r w:rsidRPr="007837F7">
        <w:t>Used to set the location of the command button bar</w:t>
      </w:r>
      <w:r>
        <w:rPr>
          <w:rFonts w:hint="eastAsia"/>
        </w:rPr>
        <w:t xml:space="preserve">. </w:t>
      </w:r>
      <w:r>
        <w:br/>
        <w:t>I</w:t>
      </w:r>
      <w:r>
        <w:rPr>
          <w:rFonts w:hint="eastAsia"/>
        </w:rPr>
        <w:t xml:space="preserve">n </w:t>
      </w:r>
      <w:r>
        <w:t>‘</w:t>
      </w:r>
      <w:r w:rsidRPr="000232D8">
        <w:t>top</w:t>
      </w:r>
      <w:r>
        <w:t>’</w:t>
      </w:r>
      <w:r w:rsidRPr="000232D8">
        <w:t>,</w:t>
      </w:r>
      <w:r>
        <w:t>’</w:t>
      </w:r>
      <w:r w:rsidRPr="000232D8">
        <w:t>bottom</w:t>
      </w:r>
      <w:r>
        <w:t>’</w:t>
      </w:r>
      <w:r w:rsidRPr="000232D8">
        <w:t>,</w:t>
      </w:r>
      <w:r>
        <w:t>’</w:t>
      </w:r>
      <w:r w:rsidRPr="000232D8">
        <w:t>left</w:t>
      </w:r>
      <w:r>
        <w:t>’</w:t>
      </w:r>
      <w:r w:rsidRPr="000232D8">
        <w:t>,</w:t>
      </w:r>
      <w:r>
        <w:t>’</w:t>
      </w:r>
      <w:r w:rsidRPr="000232D8">
        <w:t>right</w:t>
      </w:r>
      <w:r>
        <w:t>’</w:t>
      </w:r>
      <w:r>
        <w:rPr>
          <w:rFonts w:hint="eastAsia"/>
        </w:rPr>
        <w:t>.</w:t>
      </w:r>
    </w:p>
    <w:p w:rsidR="00375F9C" w:rsidRDefault="00375F9C" w:rsidP="00E45D25">
      <w:pPr>
        <w:numPr>
          <w:ilvl w:val="0"/>
          <w:numId w:val="22"/>
        </w:numPr>
      </w:pPr>
      <w:r w:rsidRPr="007837F7">
        <w:rPr>
          <w:b/>
        </w:rPr>
        <w:t>barHAlign</w:t>
      </w:r>
      <w:r>
        <w:rPr>
          <w:rFonts w:hint="eastAsia"/>
        </w:rPr>
        <w:t xml:space="preserve">: Used to set </w:t>
      </w:r>
      <w:r w:rsidRPr="007837F7">
        <w:t>command button</w:t>
      </w:r>
      <w:r>
        <w:rPr>
          <w:rFonts w:hint="eastAsia"/>
        </w:rPr>
        <w:t>s horizontal</w:t>
      </w:r>
      <w:r w:rsidRPr="007837F7">
        <w:t xml:space="preserve"> alignment</w:t>
      </w:r>
      <w:r>
        <w:rPr>
          <w:rFonts w:hint="eastAsia"/>
        </w:rPr>
        <w:br/>
        <w:t xml:space="preserve">In </w:t>
      </w:r>
      <w:r>
        <w:t>‘</w:t>
      </w:r>
      <w:r>
        <w:rPr>
          <w:rFonts w:hint="eastAsia"/>
        </w:rPr>
        <w:t>left</w:t>
      </w:r>
      <w:r>
        <w:t>’</w:t>
      </w:r>
      <w:r>
        <w:rPr>
          <w:rFonts w:hint="eastAsia"/>
        </w:rPr>
        <w:t xml:space="preserve">, </w:t>
      </w:r>
      <w:r>
        <w:t>‘</w:t>
      </w:r>
      <w:r>
        <w:rPr>
          <w:rFonts w:hint="eastAsia"/>
        </w:rPr>
        <w:t>right</w:t>
      </w:r>
      <w:r>
        <w:t>’</w:t>
      </w:r>
      <w:r>
        <w:rPr>
          <w:rFonts w:hint="eastAsia"/>
        </w:rPr>
        <w:t xml:space="preserve">. Only for </w:t>
      </w:r>
      <w:r w:rsidRPr="007837F7">
        <w:rPr>
          <w:b/>
        </w:rPr>
        <w:t>barLocation</w:t>
      </w:r>
      <w:r>
        <w:rPr>
          <w:rFonts w:hint="eastAsia"/>
        </w:rPr>
        <w:t xml:space="preserve"> is </w:t>
      </w:r>
      <w:r>
        <w:t>‘</w:t>
      </w:r>
      <w:r>
        <w:rPr>
          <w:rFonts w:hint="eastAsia"/>
        </w:rPr>
        <w:t>top</w:t>
      </w:r>
      <w:r>
        <w:t>’</w:t>
      </w:r>
      <w:r>
        <w:rPr>
          <w:rFonts w:hint="eastAsia"/>
        </w:rPr>
        <w:t xml:space="preserve"> or </w:t>
      </w:r>
      <w:r>
        <w:t>‘</w:t>
      </w:r>
      <w:r>
        <w:rPr>
          <w:rFonts w:hint="eastAsia"/>
        </w:rPr>
        <w:t>bottom</w:t>
      </w:r>
      <w:r>
        <w:t>’</w:t>
      </w:r>
    </w:p>
    <w:p w:rsidR="00375F9C" w:rsidRDefault="00375F9C" w:rsidP="00E45D25">
      <w:pPr>
        <w:numPr>
          <w:ilvl w:val="0"/>
          <w:numId w:val="22"/>
        </w:numPr>
      </w:pPr>
      <w:r w:rsidRPr="007837F7">
        <w:rPr>
          <w:b/>
        </w:rPr>
        <w:t>bar</w:t>
      </w:r>
      <w:r w:rsidRPr="007837F7">
        <w:rPr>
          <w:rFonts w:hint="eastAsia"/>
          <w:b/>
        </w:rPr>
        <w:t>V</w:t>
      </w:r>
      <w:r w:rsidRPr="007837F7">
        <w:rPr>
          <w:b/>
        </w:rPr>
        <w:t>Align</w:t>
      </w:r>
      <w:r>
        <w:rPr>
          <w:rFonts w:hint="eastAsia"/>
        </w:rPr>
        <w:t xml:space="preserve">: Used to set </w:t>
      </w:r>
      <w:r w:rsidRPr="007837F7">
        <w:t>command button</w:t>
      </w:r>
      <w:r>
        <w:rPr>
          <w:rFonts w:hint="eastAsia"/>
        </w:rPr>
        <w:t xml:space="preserve">s </w:t>
      </w:r>
      <w:r>
        <w:t>vertical</w:t>
      </w:r>
      <w:r w:rsidRPr="007837F7">
        <w:t xml:space="preserve"> alignment</w:t>
      </w:r>
      <w:r>
        <w:rPr>
          <w:rFonts w:hint="eastAsia"/>
        </w:rPr>
        <w:br/>
        <w:t xml:space="preserve">In </w:t>
      </w:r>
      <w:r>
        <w:t>‘</w:t>
      </w:r>
      <w:r>
        <w:rPr>
          <w:rFonts w:hint="eastAsia"/>
        </w:rPr>
        <w:t>left</w:t>
      </w:r>
      <w:r>
        <w:t>’</w:t>
      </w:r>
      <w:r>
        <w:rPr>
          <w:rFonts w:hint="eastAsia"/>
        </w:rPr>
        <w:t xml:space="preserve">, </w:t>
      </w:r>
      <w:r>
        <w:t>‘</w:t>
      </w:r>
      <w:r>
        <w:rPr>
          <w:rFonts w:hint="eastAsia"/>
        </w:rPr>
        <w:t>right</w:t>
      </w:r>
      <w:r>
        <w:t>’</w:t>
      </w:r>
      <w:r>
        <w:rPr>
          <w:rFonts w:hint="eastAsia"/>
        </w:rPr>
        <w:t xml:space="preserve">. Only for </w:t>
      </w:r>
      <w:r w:rsidRPr="007837F7">
        <w:rPr>
          <w:b/>
        </w:rPr>
        <w:t>barLocation</w:t>
      </w:r>
      <w:r>
        <w:rPr>
          <w:rFonts w:hint="eastAsia"/>
        </w:rPr>
        <w:t xml:space="preserve"> is </w:t>
      </w:r>
      <w:r>
        <w:t>‘</w:t>
      </w:r>
      <w:r>
        <w:rPr>
          <w:rFonts w:hint="eastAsia"/>
        </w:rPr>
        <w:t>left</w:t>
      </w:r>
      <w:r>
        <w:t>’</w:t>
      </w:r>
      <w:r>
        <w:rPr>
          <w:rFonts w:hint="eastAsia"/>
        </w:rPr>
        <w:t xml:space="preserve"> or </w:t>
      </w:r>
      <w:r>
        <w:t>‘</w:t>
      </w:r>
      <w:r>
        <w:rPr>
          <w:rFonts w:hint="eastAsia"/>
        </w:rPr>
        <w:t>right</w:t>
      </w:r>
      <w:r>
        <w:t>’</w:t>
      </w:r>
    </w:p>
    <w:p w:rsidR="00375F9C" w:rsidRDefault="00375F9C" w:rsidP="00375F9C">
      <w:pPr>
        <w:ind w:left="420"/>
      </w:pPr>
    </w:p>
    <w:p w:rsidR="00375F9C" w:rsidRDefault="00375F9C" w:rsidP="00375F9C">
      <w:r w:rsidRPr="007837F7">
        <w:t xml:space="preserve">The </w:t>
      </w:r>
      <w:r>
        <w:rPr>
          <w:rFonts w:hint="eastAsia"/>
        </w:rPr>
        <w:t>below picture shows</w:t>
      </w:r>
      <w:r w:rsidRPr="007837F7">
        <w:t xml:space="preserve"> all the ei</w:t>
      </w:r>
      <w:r>
        <w:t>ght possible ButtonViews layout</w:t>
      </w:r>
      <w:r>
        <w:rPr>
          <w:rFonts w:hint="eastAsia"/>
        </w:rPr>
        <w:t>s:</w:t>
      </w:r>
    </w:p>
    <w:p w:rsidR="00375F9C" w:rsidRDefault="005C781A" w:rsidP="00375F9C">
      <w:r>
        <w:rPr>
          <w:rFonts w:hint="eastAsia"/>
          <w:noProof/>
        </w:rPr>
        <w:drawing>
          <wp:inline distT="0" distB="0" distL="0" distR="0" wp14:anchorId="4B9A1900" wp14:editId="71BDF0DC">
            <wp:extent cx="5400675" cy="2343150"/>
            <wp:effectExtent l="0" t="0" r="952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00675" cy="2343150"/>
                    </a:xfrm>
                    <a:prstGeom prst="rect">
                      <a:avLst/>
                    </a:prstGeom>
                    <a:noFill/>
                    <a:ln>
                      <a:noFill/>
                    </a:ln>
                  </pic:spPr>
                </pic:pic>
              </a:graphicData>
            </a:graphic>
          </wp:inline>
        </w:drawing>
      </w:r>
    </w:p>
    <w:p w:rsidR="00375F9C" w:rsidRPr="00D2153B" w:rsidRDefault="00375F9C" w:rsidP="00375F9C">
      <w:pPr>
        <w:jc w:val="center"/>
      </w:pPr>
      <w:r>
        <w:t>I</w:t>
      </w:r>
      <w:r>
        <w:rPr>
          <w:rFonts w:hint="eastAsia"/>
        </w:rPr>
        <w:t xml:space="preserve">n </w:t>
      </w:r>
      <w:r w:rsidRPr="00D2153B">
        <w:rPr>
          <w:b/>
        </w:rPr>
        <w:t>chapter2\ButtonViews\index.html</w:t>
      </w:r>
    </w:p>
    <w:p w:rsidR="00375F9C" w:rsidRDefault="005C781A" w:rsidP="00375F9C">
      <w:r>
        <w:rPr>
          <w:rFonts w:hint="eastAsia"/>
          <w:noProof/>
        </w:rPr>
        <mc:AlternateContent>
          <mc:Choice Requires="wps">
            <w:drawing>
              <wp:anchor distT="0" distB="0" distL="114300" distR="114300" simplePos="0" relativeHeight="251628032" behindDoc="0" locked="0" layoutInCell="1" allowOverlap="1" wp14:anchorId="1ECE1C4A" wp14:editId="641FF9CE">
                <wp:simplePos x="0" y="0"/>
                <wp:positionH relativeFrom="column">
                  <wp:posOffset>0</wp:posOffset>
                </wp:positionH>
                <wp:positionV relativeFrom="line">
                  <wp:posOffset>99060</wp:posOffset>
                </wp:positionV>
                <wp:extent cx="5372100" cy="454660"/>
                <wp:effectExtent l="9525" t="13335" r="9525" b="8255"/>
                <wp:wrapNone/>
                <wp:docPr id="749" name="Text Box 6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54660"/>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Pr="00980CAB" w:rsidRDefault="0023747D" w:rsidP="00375F9C">
                            <w:r w:rsidRPr="00393465">
                              <w:rPr>
                                <w:b/>
                              </w:rPr>
                              <w:t>chapter2\</w:t>
                            </w:r>
                            <w:r>
                              <w:rPr>
                                <w:rFonts w:hint="eastAsia"/>
                                <w:b/>
                              </w:rPr>
                              <w:t xml:space="preserve">ButtonViews\index.html </w:t>
                            </w:r>
                            <w:r w:rsidRPr="005D318E">
                              <w:rPr>
                                <w:rFonts w:hint="eastAsia"/>
                              </w:rPr>
                              <w:t xml:space="preserve">is an overall </w:t>
                            </w:r>
                            <w:r w:rsidRPr="005D318E">
                              <w:t>example</w:t>
                            </w:r>
                            <w:r w:rsidRPr="005D318E">
                              <w:rPr>
                                <w:rFonts w:hint="eastAsia"/>
                              </w:rPr>
                              <w:t xml:space="preserve"> for </w:t>
                            </w:r>
                            <w:r>
                              <w:rPr>
                                <w:rFonts w:hint="eastAsia"/>
                              </w:rPr>
                              <w:t>ButtonViews</w:t>
                            </w:r>
                            <w:r w:rsidRPr="005D318E">
                              <w:rPr>
                                <w:rFonts w:hint="eastAsia"/>
                              </w:rPr>
                              <w:t>.</w:t>
                            </w:r>
                          </w:p>
                        </w:txbxContent>
                      </wps:txbx>
                      <wps:bodyPr rot="0" vert="horz" wrap="square" lIns="54000" tIns="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23" o:spid="_x0000_s1377" type="#_x0000_t202" style="position:absolute;left:0;text-align:left;margin-left:0;margin-top:7.8pt;width:423pt;height:35.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Pr="00980CAB" w:rsidRDefault="0023747D" w:rsidP="00375F9C">
                      <w:r w:rsidRPr="00393465">
                        <w:rPr>
                          <w:b/>
                        </w:rPr>
                        <w:t>chapter2\</w:t>
                      </w:r>
                      <w:r>
                        <w:rPr>
                          <w:rFonts w:hint="eastAsia"/>
                          <w:b/>
                        </w:rPr>
                        <w:t xml:space="preserve">ButtonViews\index.html </w:t>
                      </w:r>
                      <w:r w:rsidRPr="005D318E">
                        <w:rPr>
                          <w:rFonts w:hint="eastAsia"/>
                        </w:rPr>
                        <w:t xml:space="preserve">is an overall </w:t>
                      </w:r>
                      <w:r w:rsidRPr="005D318E">
                        <w:t>example</w:t>
                      </w:r>
                      <w:r w:rsidRPr="005D318E">
                        <w:rPr>
                          <w:rFonts w:hint="eastAsia"/>
                        </w:rPr>
                        <w:t xml:space="preserve"> for </w:t>
                      </w:r>
                      <w:r>
                        <w:rPr>
                          <w:rFonts w:hint="eastAsia"/>
                        </w:rPr>
                        <w:t>ButtonViews</w:t>
                      </w:r>
                      <w:r w:rsidRPr="005D318E">
                        <w:rPr>
                          <w:rFonts w:hint="eastAsia"/>
                        </w:rPr>
                        <w:t>.</w:t>
                      </w:r>
                    </w:p>
                  </w:txbxContent>
                </v:textbox>
                <w10:wrap anchory="line"/>
              </v:shape>
            </w:pict>
          </mc:Fallback>
        </mc:AlternateContent>
      </w:r>
    </w:p>
    <w:p w:rsidR="00375F9C" w:rsidRDefault="00375F9C" w:rsidP="00375F9C"/>
    <w:p w:rsidR="00375F9C" w:rsidRDefault="00375F9C" w:rsidP="00375F9C"/>
    <w:p w:rsidR="00375F9C" w:rsidRDefault="00375F9C" w:rsidP="00375F9C">
      <w:pPr>
        <w:rPr>
          <w:b/>
        </w:rPr>
      </w:pPr>
    </w:p>
    <w:p w:rsidR="00375F9C" w:rsidRDefault="00375F9C" w:rsidP="00E45D25">
      <w:pPr>
        <w:pStyle w:val="3"/>
        <w:numPr>
          <w:ilvl w:val="2"/>
          <w:numId w:val="17"/>
        </w:numPr>
      </w:pPr>
      <w:bookmarkStart w:id="91" w:name="_Toc356466226"/>
      <w:r>
        <w:rPr>
          <w:rFonts w:hint="eastAsia"/>
        </w:rPr>
        <w:t>Page selection</w:t>
      </w:r>
      <w:bookmarkEnd w:id="91"/>
      <w:r>
        <w:rPr>
          <w:rFonts w:hint="eastAsia"/>
        </w:rPr>
        <w:t xml:space="preserve"> </w:t>
      </w:r>
    </w:p>
    <w:p w:rsidR="00375F9C" w:rsidRDefault="00375F9C" w:rsidP="00375F9C">
      <w:r>
        <w:rPr>
          <w:rFonts w:hint="eastAsia"/>
        </w:rPr>
        <w:t xml:space="preserve">You can use </w:t>
      </w:r>
      <w:r>
        <w:t>“</w:t>
      </w:r>
      <w:r w:rsidRPr="004740AA">
        <w:rPr>
          <w:rFonts w:hint="eastAsia"/>
          <w:b/>
        </w:rPr>
        <w:t>setUIValue</w:t>
      </w:r>
      <w:r>
        <w:t>”</w:t>
      </w:r>
      <w:r>
        <w:rPr>
          <w:rFonts w:hint="eastAsia"/>
        </w:rPr>
        <w:t xml:space="preserve"> function to select a page, or use </w:t>
      </w:r>
      <w:r>
        <w:t>“</w:t>
      </w:r>
      <w:r w:rsidRPr="004740AA">
        <w:rPr>
          <w:b/>
        </w:rPr>
        <w:t>fireItemClickEvent</w:t>
      </w:r>
      <w:r>
        <w:t>”</w:t>
      </w:r>
      <w:r>
        <w:rPr>
          <w:rFonts w:hint="eastAsia"/>
        </w:rPr>
        <w:t xml:space="preserve"> function to get the same result. </w:t>
      </w:r>
      <w:r>
        <w:t>“</w:t>
      </w:r>
      <w:r w:rsidRPr="007E2DAE">
        <w:t>fireItemClickEvent</w:t>
      </w:r>
      <w:r>
        <w:t>”</w:t>
      </w:r>
      <w:r>
        <w:rPr>
          <w:rFonts w:hint="eastAsia"/>
        </w:rPr>
        <w:t xml:space="preserve"> function will trigger </w:t>
      </w:r>
      <w:r>
        <w:t>“</w:t>
      </w:r>
      <w:r w:rsidRPr="007E2DAE">
        <w:t>onItemSelected</w:t>
      </w:r>
      <w:r>
        <w:t>”</w:t>
      </w:r>
      <w:r>
        <w:rPr>
          <w:rFonts w:hint="eastAsia"/>
        </w:rPr>
        <w:t xml:space="preserve"> event, </w:t>
      </w:r>
      <w:r>
        <w:t>“</w:t>
      </w:r>
      <w:r>
        <w:rPr>
          <w:rFonts w:hint="eastAsia"/>
        </w:rPr>
        <w:t>setUIValue</w:t>
      </w:r>
      <w:r>
        <w:t>”</w:t>
      </w:r>
      <w:r>
        <w:rPr>
          <w:rFonts w:hint="eastAsia"/>
        </w:rPr>
        <w:t xml:space="preserve"> won</w:t>
      </w:r>
      <w:r>
        <w:t>’</w:t>
      </w:r>
      <w:r>
        <w:rPr>
          <w:rFonts w:hint="eastAsia"/>
        </w:rPr>
        <w:t>t.</w:t>
      </w:r>
    </w:p>
    <w:p w:rsidR="00375F9C" w:rsidRDefault="00375F9C" w:rsidP="00375F9C"/>
    <w:p w:rsidR="00375F9C" w:rsidRPr="00DA3481" w:rsidRDefault="00375F9C" w:rsidP="00375F9C">
      <w:pPr>
        <w:rPr>
          <w:b/>
        </w:rPr>
      </w:pPr>
      <w:r w:rsidRPr="00DA3481">
        <w:rPr>
          <w:rFonts w:hint="eastAsia"/>
          <w:b/>
        </w:rPr>
        <w:t>Input:</w:t>
      </w:r>
    </w:p>
    <w:p w:rsidR="00375F9C" w:rsidRDefault="005C781A" w:rsidP="00375F9C">
      <w:r>
        <w:rPr>
          <w:noProof/>
        </w:rPr>
        <w:lastRenderedPageBreak/>
        <mc:AlternateContent>
          <mc:Choice Requires="wpc">
            <w:drawing>
              <wp:inline distT="0" distB="0" distL="0" distR="0" wp14:anchorId="39BF3325" wp14:editId="7719EE13">
                <wp:extent cx="5257800" cy="2790825"/>
                <wp:effectExtent l="9525" t="0" r="9525" b="0"/>
                <wp:docPr id="748" name="画布 3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46" name="Text Box 343"/>
                        <wps:cNvSpPr txBox="1">
                          <a:spLocks noChangeArrowheads="1"/>
                        </wps:cNvSpPr>
                        <wps:spPr bwMode="auto">
                          <a:xfrm>
                            <a:off x="0" y="48895"/>
                            <a:ext cx="5257800" cy="2589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46281" w:rsidRDefault="0023747D" w:rsidP="00375F9C">
                              <w:pPr>
                                <w:spacing w:line="240" w:lineRule="exact"/>
                                <w:rPr>
                                  <w:sz w:val="18"/>
                                  <w:szCs w:val="18"/>
                                </w:rPr>
                              </w:pPr>
                              <w:r w:rsidRPr="00246281">
                                <w:rPr>
                                  <w:color w:val="0000FF"/>
                                  <w:sz w:val="18"/>
                                  <w:szCs w:val="18"/>
                                </w:rPr>
                                <w:t>var</w:t>
                              </w:r>
                              <w:r w:rsidRPr="00246281">
                                <w:rPr>
                                  <w:sz w:val="18"/>
                                  <w:szCs w:val="18"/>
                                </w:rPr>
                                <w:t xml:space="preserve"> block=</w:t>
                              </w:r>
                              <w:r w:rsidR="00122649">
                                <w:rPr>
                                  <w:sz w:val="18"/>
                                  <w:szCs w:val="18"/>
                                </w:rPr>
                                <w:t>xui</w:t>
                              </w:r>
                              <w:r w:rsidRPr="00246281">
                                <w:rPr>
                                  <w:sz w:val="18"/>
                                  <w:szCs w:val="18"/>
                                </w:rPr>
                                <w:t>.create(</w:t>
                              </w:r>
                              <w:r w:rsidRPr="00246281">
                                <w:rPr>
                                  <w:color w:val="FF00FF"/>
                                  <w:sz w:val="18"/>
                                  <w:szCs w:val="18"/>
                                </w:rPr>
                                <w:t>"Block"</w:t>
                              </w:r>
                              <w:r w:rsidRPr="00246281">
                                <w:rPr>
                                  <w:sz w:val="18"/>
                                  <w:szCs w:val="18"/>
                                </w:rPr>
                                <w:t>).setWidth(</w:t>
                              </w:r>
                              <w:r w:rsidRPr="00246281">
                                <w:rPr>
                                  <w:color w:val="800000"/>
                                  <w:sz w:val="18"/>
                                  <w:szCs w:val="18"/>
                                </w:rPr>
                                <w:t>400</w:t>
                              </w:r>
                              <w:r w:rsidRPr="00246281">
                                <w:rPr>
                                  <w:sz w:val="18"/>
                                  <w:szCs w:val="18"/>
                                </w:rPr>
                                <w:t>).setHeight(</w:t>
                              </w:r>
                              <w:r w:rsidRPr="00246281">
                                <w:rPr>
                                  <w:color w:val="800000"/>
                                  <w:sz w:val="18"/>
                                  <w:szCs w:val="18"/>
                                </w:rPr>
                                <w:t>100</w:t>
                              </w:r>
                              <w:r w:rsidRPr="00246281">
                                <w:rPr>
                                  <w:sz w:val="18"/>
                                  <w:szCs w:val="18"/>
                                </w:rPr>
                                <w:t>)</w:t>
                              </w:r>
                              <w:r>
                                <w:rPr>
                                  <w:rFonts w:hint="eastAsia"/>
                                  <w:sz w:val="18"/>
                                  <w:szCs w:val="18"/>
                                </w:rPr>
                                <w:t>.show()</w:t>
                              </w:r>
                              <w:r w:rsidRPr="00246281">
                                <w:rPr>
                                  <w:sz w:val="18"/>
                                  <w:szCs w:val="18"/>
                                </w:rPr>
                                <w:t>;</w:t>
                              </w:r>
                            </w:p>
                            <w:p w:rsidR="0023747D" w:rsidRPr="00246281" w:rsidRDefault="0023747D" w:rsidP="00375F9C">
                              <w:pPr>
                                <w:spacing w:line="240" w:lineRule="exact"/>
                                <w:rPr>
                                  <w:sz w:val="18"/>
                                  <w:szCs w:val="18"/>
                                </w:rPr>
                              </w:pPr>
                              <w:r w:rsidRPr="00246281">
                                <w:rPr>
                                  <w:color w:val="0000FF"/>
                                  <w:sz w:val="18"/>
                                  <w:szCs w:val="18"/>
                                </w:rPr>
                                <w:t>var</w:t>
                              </w:r>
                              <w:r w:rsidRPr="00246281">
                                <w:rPr>
                                  <w:sz w:val="18"/>
                                  <w:szCs w:val="18"/>
                                </w:rPr>
                                <w:t xml:space="preserve"> pages=</w:t>
                              </w:r>
                              <w:r w:rsidR="00122649">
                                <w:rPr>
                                  <w:sz w:val="18"/>
                                  <w:szCs w:val="18"/>
                                </w:rPr>
                                <w:t>xui</w:t>
                              </w:r>
                              <w:r w:rsidRPr="00246281">
                                <w:rPr>
                                  <w:sz w:val="18"/>
                                  <w:szCs w:val="18"/>
                                </w:rPr>
                                <w:t>.create(</w:t>
                              </w:r>
                              <w:r w:rsidRPr="00246281">
                                <w:rPr>
                                  <w:color w:val="FF00FF"/>
                                  <w:sz w:val="18"/>
                                  <w:szCs w:val="18"/>
                                </w:rPr>
                                <w:t>"Tabs"</w:t>
                              </w:r>
                              <w:r w:rsidRPr="00246281">
                                <w:rPr>
                                  <w:sz w:val="18"/>
                                  <w:szCs w:val="18"/>
                                </w:rPr>
                                <w:t>,{</w:t>
                              </w:r>
                            </w:p>
                            <w:p w:rsidR="0023747D" w:rsidRDefault="0023747D" w:rsidP="00375F9C">
                              <w:pPr>
                                <w:spacing w:line="240" w:lineRule="exact"/>
                                <w:ind w:firstLine="360"/>
                                <w:rPr>
                                  <w:sz w:val="18"/>
                                  <w:szCs w:val="18"/>
                                </w:rPr>
                              </w:pPr>
                              <w:r w:rsidRPr="00246281">
                                <w:rPr>
                                  <w:sz w:val="18"/>
                                  <w:szCs w:val="18"/>
                                </w:rPr>
                                <w:t>items:[</w:t>
                              </w:r>
                              <w:r w:rsidRPr="00246281">
                                <w:rPr>
                                  <w:color w:val="FF00FF"/>
                                  <w:sz w:val="18"/>
                                  <w:szCs w:val="18"/>
                                </w:rPr>
                                <w:t>"page1"</w:t>
                              </w:r>
                              <w:r w:rsidRPr="00246281">
                                <w:rPr>
                                  <w:sz w:val="18"/>
                                  <w:szCs w:val="18"/>
                                </w:rPr>
                                <w:t>,</w:t>
                              </w:r>
                              <w:r w:rsidRPr="00246281">
                                <w:rPr>
                                  <w:color w:val="FF00FF"/>
                                  <w:sz w:val="18"/>
                                  <w:szCs w:val="18"/>
                                </w:rPr>
                                <w:t>"page2"</w:t>
                              </w:r>
                              <w:r w:rsidRPr="00246281">
                                <w:rPr>
                                  <w:sz w:val="18"/>
                                  <w:szCs w:val="18"/>
                                </w:rPr>
                                <w:t>,</w:t>
                              </w:r>
                              <w:r w:rsidRPr="00246281">
                                <w:rPr>
                                  <w:color w:val="FF00FF"/>
                                  <w:sz w:val="18"/>
                                  <w:szCs w:val="18"/>
                                </w:rPr>
                                <w:t>"page3"</w:t>
                              </w:r>
                              <w:r>
                                <w:rPr>
                                  <w:sz w:val="18"/>
                                  <w:szCs w:val="18"/>
                                </w:rPr>
                                <w:t>]</w:t>
                              </w:r>
                            </w:p>
                            <w:p w:rsidR="0023747D" w:rsidRDefault="0023747D" w:rsidP="00375F9C">
                              <w:pPr>
                                <w:spacing w:line="240" w:lineRule="exact"/>
                                <w:rPr>
                                  <w:sz w:val="18"/>
                                  <w:szCs w:val="18"/>
                                </w:rPr>
                              </w:pPr>
                              <w:r w:rsidRPr="00246281">
                                <w:rPr>
                                  <w:sz w:val="18"/>
                                  <w:szCs w:val="18"/>
                                </w:rPr>
                                <w:t>})</w:t>
                              </w:r>
                            </w:p>
                            <w:p w:rsidR="0023747D" w:rsidRPr="007E2DAE" w:rsidRDefault="0023747D" w:rsidP="00375F9C">
                              <w:pPr>
                                <w:spacing w:line="240" w:lineRule="exact"/>
                                <w:rPr>
                                  <w:sz w:val="18"/>
                                  <w:szCs w:val="18"/>
                                </w:rPr>
                              </w:pPr>
                              <w:r w:rsidRPr="007E2DAE">
                                <w:rPr>
                                  <w:sz w:val="18"/>
                                  <w:szCs w:val="18"/>
                                </w:rPr>
                                <w:t>.onItemSelected(</w:t>
                              </w:r>
                              <w:r w:rsidRPr="007E2DAE">
                                <w:rPr>
                                  <w:color w:val="0000FF"/>
                                  <w:sz w:val="18"/>
                                  <w:szCs w:val="18"/>
                                </w:rPr>
                                <w:t>function</w:t>
                              </w:r>
                              <w:r w:rsidRPr="007E2DAE">
                                <w:rPr>
                                  <w:sz w:val="18"/>
                                  <w:szCs w:val="18"/>
                                </w:rPr>
                                <w:t>(profile,item){</w:t>
                              </w:r>
                            </w:p>
                            <w:p w:rsidR="0023747D" w:rsidRPr="007E2DAE" w:rsidRDefault="0023747D" w:rsidP="00375F9C">
                              <w:pPr>
                                <w:spacing w:line="240" w:lineRule="exact"/>
                                <w:rPr>
                                  <w:sz w:val="18"/>
                                  <w:szCs w:val="18"/>
                                </w:rPr>
                              </w:pPr>
                              <w:r w:rsidRPr="007E2DAE">
                                <w:rPr>
                                  <w:sz w:val="18"/>
                                  <w:szCs w:val="18"/>
                                </w:rPr>
                                <w:t xml:space="preserve">    </w:t>
                              </w:r>
                              <w:r w:rsidR="00122649">
                                <w:rPr>
                                  <w:sz w:val="18"/>
                                  <w:szCs w:val="18"/>
                                </w:rPr>
                                <w:t>xui</w:t>
                              </w:r>
                              <w:r w:rsidRPr="007E2DAE">
                                <w:rPr>
                                  <w:sz w:val="18"/>
                                  <w:szCs w:val="18"/>
                                </w:rPr>
                                <w:t>.message(item.id);</w:t>
                              </w:r>
                            </w:p>
                            <w:p w:rsidR="0023747D" w:rsidRPr="007E2DAE" w:rsidRDefault="0023747D" w:rsidP="00375F9C">
                              <w:pPr>
                                <w:spacing w:line="240" w:lineRule="exact"/>
                                <w:rPr>
                                  <w:sz w:val="18"/>
                                  <w:szCs w:val="18"/>
                                </w:rPr>
                              </w:pPr>
                              <w:r w:rsidRPr="007E2DAE">
                                <w:rPr>
                                  <w:sz w:val="18"/>
                                  <w:szCs w:val="18"/>
                                </w:rPr>
                                <w:t>})</w:t>
                              </w:r>
                            </w:p>
                            <w:p w:rsidR="0023747D" w:rsidRPr="00246281" w:rsidRDefault="0023747D" w:rsidP="00375F9C">
                              <w:pPr>
                                <w:spacing w:line="240" w:lineRule="exact"/>
                                <w:rPr>
                                  <w:sz w:val="18"/>
                                  <w:szCs w:val="18"/>
                                </w:rPr>
                              </w:pPr>
                              <w:r>
                                <w:rPr>
                                  <w:rFonts w:hint="eastAsia"/>
                                  <w:sz w:val="18"/>
                                  <w:szCs w:val="18"/>
                                </w:rPr>
                                <w:t>.show(block)</w:t>
                              </w:r>
                              <w:r w:rsidRPr="00246281">
                                <w:rPr>
                                  <w:sz w:val="18"/>
                                  <w:szCs w:val="18"/>
                                </w:rPr>
                                <w:t>;</w:t>
                              </w:r>
                            </w:p>
                            <w:p w:rsidR="0023747D" w:rsidRPr="007E2DAE" w:rsidRDefault="0023747D" w:rsidP="00375F9C">
                              <w:pPr>
                                <w:spacing w:line="240" w:lineRule="exact"/>
                                <w:rPr>
                                  <w:sz w:val="18"/>
                                  <w:szCs w:val="18"/>
                                </w:rPr>
                              </w:pPr>
                            </w:p>
                            <w:p w:rsidR="0023747D" w:rsidRPr="007E2DAE" w:rsidRDefault="0023747D" w:rsidP="00375F9C">
                              <w:pPr>
                                <w:spacing w:line="240" w:lineRule="exact"/>
                                <w:rPr>
                                  <w:sz w:val="18"/>
                                  <w:szCs w:val="18"/>
                                </w:rPr>
                              </w:pPr>
                              <w:r w:rsidRPr="007E2DAE">
                                <w:rPr>
                                  <w:sz w:val="18"/>
                                  <w:szCs w:val="18"/>
                                </w:rPr>
                                <w:t>_.asyRun(</w:t>
                              </w:r>
                              <w:r w:rsidRPr="007E2DAE">
                                <w:rPr>
                                  <w:color w:val="0000FF"/>
                                  <w:sz w:val="18"/>
                                  <w:szCs w:val="18"/>
                                </w:rPr>
                                <w:t>function</w:t>
                              </w:r>
                              <w:r w:rsidRPr="007E2DAE">
                                <w:rPr>
                                  <w:sz w:val="18"/>
                                  <w:szCs w:val="18"/>
                                </w:rPr>
                                <w:t>(){</w:t>
                              </w:r>
                            </w:p>
                            <w:p w:rsidR="0023747D" w:rsidRPr="007E2DAE" w:rsidRDefault="0023747D" w:rsidP="00375F9C">
                              <w:pPr>
                                <w:spacing w:line="240" w:lineRule="exact"/>
                                <w:rPr>
                                  <w:sz w:val="18"/>
                                  <w:szCs w:val="18"/>
                                </w:rPr>
                              </w:pPr>
                              <w:r w:rsidRPr="007E2DAE">
                                <w:rPr>
                                  <w:sz w:val="18"/>
                                  <w:szCs w:val="18"/>
                                </w:rPr>
                                <w:t xml:space="preserve">    </w:t>
                              </w:r>
                              <w:r w:rsidRPr="00246281">
                                <w:rPr>
                                  <w:sz w:val="18"/>
                                  <w:szCs w:val="18"/>
                                </w:rPr>
                                <w:t>pages</w:t>
                              </w:r>
                              <w:r w:rsidRPr="007E2DAE">
                                <w:rPr>
                                  <w:sz w:val="18"/>
                                  <w:szCs w:val="18"/>
                                </w:rPr>
                                <w:t>.fireItemClickEvent(</w:t>
                              </w:r>
                              <w:r w:rsidRPr="007E2DAE">
                                <w:rPr>
                                  <w:color w:val="FF00FF"/>
                                  <w:sz w:val="18"/>
                                  <w:szCs w:val="18"/>
                                </w:rPr>
                                <w:t>"</w:t>
                              </w:r>
                              <w:r w:rsidRPr="00246281">
                                <w:rPr>
                                  <w:color w:val="FF00FF"/>
                                  <w:sz w:val="18"/>
                                  <w:szCs w:val="18"/>
                                </w:rPr>
                                <w:t>page2</w:t>
                              </w:r>
                              <w:r w:rsidRPr="007E2DAE">
                                <w:rPr>
                                  <w:color w:val="FF00FF"/>
                                  <w:sz w:val="18"/>
                                  <w:szCs w:val="18"/>
                                </w:rPr>
                                <w:t>"</w:t>
                              </w:r>
                              <w:r w:rsidRPr="007E2DAE">
                                <w:rPr>
                                  <w:sz w:val="18"/>
                                  <w:szCs w:val="18"/>
                                </w:rPr>
                                <w:t>);</w:t>
                              </w:r>
                            </w:p>
                            <w:p w:rsidR="0023747D" w:rsidRPr="007E2DAE" w:rsidRDefault="0023747D" w:rsidP="00375F9C">
                              <w:pPr>
                                <w:spacing w:line="240" w:lineRule="exact"/>
                                <w:rPr>
                                  <w:sz w:val="18"/>
                                  <w:szCs w:val="18"/>
                                </w:rPr>
                              </w:pPr>
                              <w:r w:rsidRPr="007E2DAE">
                                <w:rPr>
                                  <w:sz w:val="18"/>
                                  <w:szCs w:val="18"/>
                                </w:rPr>
                                <w:t>},</w:t>
                              </w:r>
                              <w:r w:rsidRPr="007E2DAE">
                                <w:rPr>
                                  <w:color w:val="800000"/>
                                  <w:sz w:val="18"/>
                                  <w:szCs w:val="18"/>
                                </w:rPr>
                                <w:t>1000</w:t>
                              </w:r>
                              <w:r w:rsidRPr="007E2DAE">
                                <w:rPr>
                                  <w:sz w:val="18"/>
                                  <w:szCs w:val="18"/>
                                </w:rPr>
                                <w:t>);</w:t>
                              </w:r>
                            </w:p>
                            <w:p w:rsidR="0023747D" w:rsidRPr="007E2DAE" w:rsidRDefault="0023747D" w:rsidP="00375F9C">
                              <w:pPr>
                                <w:spacing w:line="240" w:lineRule="exact"/>
                                <w:rPr>
                                  <w:sz w:val="18"/>
                                  <w:szCs w:val="18"/>
                                </w:rPr>
                              </w:pPr>
                            </w:p>
                            <w:p w:rsidR="0023747D" w:rsidRDefault="0023747D" w:rsidP="00375F9C">
                              <w:pPr>
                                <w:spacing w:line="240" w:lineRule="exact"/>
                                <w:rPr>
                                  <w:sz w:val="18"/>
                                  <w:szCs w:val="18"/>
                                </w:rPr>
                              </w:pPr>
                              <w:r w:rsidRPr="007E2DAE">
                                <w:rPr>
                                  <w:sz w:val="18"/>
                                  <w:szCs w:val="18"/>
                                </w:rPr>
                                <w:t>_.asyRun(</w:t>
                              </w:r>
                              <w:r w:rsidRPr="007E2DAE">
                                <w:rPr>
                                  <w:color w:val="0000FF"/>
                                  <w:sz w:val="18"/>
                                  <w:szCs w:val="18"/>
                                </w:rPr>
                                <w:t>function</w:t>
                              </w:r>
                              <w:r w:rsidRPr="007E2DAE">
                                <w:rPr>
                                  <w:sz w:val="18"/>
                                  <w:szCs w:val="18"/>
                                </w:rPr>
                                <w:t>(){</w:t>
                              </w:r>
                            </w:p>
                            <w:p w:rsidR="0023747D" w:rsidRPr="007E2DAE" w:rsidRDefault="0023747D" w:rsidP="00375F9C">
                              <w:pPr>
                                <w:spacing w:line="240" w:lineRule="exact"/>
                                <w:ind w:firstLineChars="200" w:firstLine="360"/>
                                <w:rPr>
                                  <w:sz w:val="18"/>
                                  <w:szCs w:val="18"/>
                                </w:rPr>
                              </w:pPr>
                              <w:r w:rsidRPr="00246281">
                                <w:rPr>
                                  <w:sz w:val="18"/>
                                  <w:szCs w:val="18"/>
                                </w:rPr>
                                <w:t>pages</w:t>
                              </w:r>
                              <w:r w:rsidRPr="007E2DAE">
                                <w:rPr>
                                  <w:sz w:val="18"/>
                                  <w:szCs w:val="18"/>
                                </w:rPr>
                                <w:t>.setUIValue(</w:t>
                              </w:r>
                              <w:r w:rsidRPr="007E2DAE">
                                <w:rPr>
                                  <w:color w:val="FF00FF"/>
                                  <w:sz w:val="18"/>
                                  <w:szCs w:val="18"/>
                                </w:rPr>
                                <w:t>"</w:t>
                              </w:r>
                              <w:r>
                                <w:rPr>
                                  <w:color w:val="FF00FF"/>
                                  <w:sz w:val="18"/>
                                  <w:szCs w:val="18"/>
                                </w:rPr>
                                <w:t>page</w:t>
                              </w:r>
                              <w:r>
                                <w:rPr>
                                  <w:rFonts w:hint="eastAsia"/>
                                  <w:color w:val="FF00FF"/>
                                  <w:sz w:val="18"/>
                                  <w:szCs w:val="18"/>
                                </w:rPr>
                                <w:t>1</w:t>
                              </w:r>
                              <w:r w:rsidRPr="007E2DAE">
                                <w:rPr>
                                  <w:color w:val="FF00FF"/>
                                  <w:sz w:val="18"/>
                                  <w:szCs w:val="18"/>
                                </w:rPr>
                                <w:t>"</w:t>
                              </w:r>
                              <w:r w:rsidRPr="007E2DAE">
                                <w:rPr>
                                  <w:sz w:val="18"/>
                                  <w:szCs w:val="18"/>
                                </w:rPr>
                                <w:t>);</w:t>
                              </w:r>
                            </w:p>
                            <w:p w:rsidR="0023747D" w:rsidRPr="007E2DAE" w:rsidRDefault="0023747D" w:rsidP="00375F9C">
                              <w:pPr>
                                <w:rPr>
                                  <w:szCs w:val="18"/>
                                </w:rPr>
                              </w:pPr>
                              <w:r w:rsidRPr="007E2DAE">
                                <w:rPr>
                                  <w:sz w:val="18"/>
                                  <w:szCs w:val="18"/>
                                </w:rPr>
                                <w:t>},</w:t>
                              </w:r>
                              <w:r w:rsidRPr="007E2DAE">
                                <w:rPr>
                                  <w:color w:val="800000"/>
                                  <w:sz w:val="18"/>
                                  <w:szCs w:val="18"/>
                                </w:rPr>
                                <w:t>2000</w:t>
                              </w:r>
                              <w:r w:rsidRPr="007E2DAE">
                                <w:rPr>
                                  <w:sz w:val="18"/>
                                  <w:szCs w:val="18"/>
                                </w:rPr>
                                <w:t>);</w:t>
                              </w:r>
                            </w:p>
                          </w:txbxContent>
                        </wps:txbx>
                        <wps:bodyPr rot="0" vert="horz" wrap="square" lIns="54000" tIns="46800" rIns="54000" bIns="45720" anchor="t" anchorCtr="0" upright="1">
                          <a:spAutoFit/>
                        </wps:bodyPr>
                      </wps:wsp>
                      <wps:wsp>
                        <wps:cNvPr id="747" name="AutoShape 344"/>
                        <wps:cNvSpPr>
                          <a:spLocks noChangeArrowheads="1"/>
                        </wps:cNvSpPr>
                        <wps:spPr bwMode="auto">
                          <a:xfrm flipH="1">
                            <a:off x="2286000" y="1584960"/>
                            <a:ext cx="1714500" cy="297180"/>
                          </a:xfrm>
                          <a:prstGeom prst="wedgeRoundRectCallout">
                            <a:avLst>
                              <a:gd name="adj1" fmla="val 65889"/>
                              <a:gd name="adj2" fmla="val -235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Trigger </w:t>
                              </w:r>
                              <w:r w:rsidRPr="007E2DAE">
                                <w:rPr>
                                  <w:sz w:val="18"/>
                                  <w:szCs w:val="18"/>
                                </w:rPr>
                                <w:t>onItemSelected</w:t>
                              </w:r>
                              <w:r>
                                <w:rPr>
                                  <w:rFonts w:hint="eastAsia"/>
                                  <w:sz w:val="18"/>
                                  <w:szCs w:val="18"/>
                                </w:rPr>
                                <w:t xml:space="preserve"> event</w:t>
                              </w:r>
                            </w:p>
                          </w:txbxContent>
                        </wps:txbx>
                        <wps:bodyPr rot="0" vert="horz" wrap="square" lIns="0" tIns="0" rIns="0" bIns="0" anchor="t" anchorCtr="0" upright="1">
                          <a:noAutofit/>
                        </wps:bodyPr>
                      </wps:wsp>
                    </wpc:wpc>
                  </a:graphicData>
                </a:graphic>
              </wp:inline>
            </w:drawing>
          </mc:Choice>
          <mc:Fallback>
            <w:pict>
              <v:group id="画布 341" o:spid="_x0000_s1378" editas="canvas" style="width:414pt;height:219.75pt;mso-position-horizontal-relative:char;mso-position-vertical-relative:line" coordsize="52578,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">
                <v:shape id="_x0000_s1379" type="#_x0000_t75" style="position:absolute;width:52578;height:27908;visibility:visible;mso-wrap-style:square">
                  <v:fill o:detectmouseclick="t"/>
                  <v:path o:connecttype="none"/>
                </v:shape>
                <v:shape id="Text Box 343" o:spid="_x0000_s1380" type="#_x0000_t202" style="position:absolute;top:488;width:52578;height:25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GhzMQA&#10;AADcAAAADwAAAGRycy9kb3ducmV2LnhtbESPQWsCMRSE70L/Q3gFb5qtyGq3RhFF1kvB2vb+2Lxu&#10;FjcvSxLX9d+bQqHHYWa+YVabwbaiJx8axwpephkI4srphmsFX5+HyRJEiMgaW8ek4E4BNuun0QoL&#10;7W78Qf051iJBOBSowMTYFVKGypDFMHUdcfJ+nLcYk/S11B5vCW5bOcuyXFpsOC0Y7GhnqLqcr1ZB&#10;ddkP+7L5Nr6/2uVJv5b397xUavw8bN9ARBrif/ivfdQKFvMc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xoczEAAAA3AAAAA8AAAAAAAAAAAAAAAAAmAIAAGRycy9k&#10;b3ducmV2LnhtbFBLBQYAAAAABAAEAPUAAACJAwAAAAA=&#10;" strokeweight="1pt">
                  <v:textbox style="mso-fit-shape-to-text:t" inset="1.5mm,1.3mm,1.5mm">
                    <w:txbxContent>
                      <w:p w:rsidR="0023747D" w:rsidRPr="00246281" w:rsidRDefault="0023747D" w:rsidP="00375F9C">
                        <w:pPr>
                          <w:spacing w:line="240" w:lineRule="exact"/>
                          <w:rPr>
                            <w:sz w:val="18"/>
                            <w:szCs w:val="18"/>
                          </w:rPr>
                        </w:pPr>
                        <w:proofErr w:type="gramStart"/>
                        <w:r w:rsidRPr="00246281">
                          <w:rPr>
                            <w:color w:val="0000FF"/>
                            <w:sz w:val="18"/>
                            <w:szCs w:val="18"/>
                          </w:rPr>
                          <w:t>var</w:t>
                        </w:r>
                        <w:proofErr w:type="gramEnd"/>
                        <w:r w:rsidRPr="00246281">
                          <w:rPr>
                            <w:sz w:val="18"/>
                            <w:szCs w:val="18"/>
                          </w:rPr>
                          <w:t xml:space="preserve"> block=</w:t>
                        </w:r>
                        <w:r w:rsidR="00122649">
                          <w:rPr>
                            <w:sz w:val="18"/>
                            <w:szCs w:val="18"/>
                          </w:rPr>
                          <w:t>xui</w:t>
                        </w:r>
                        <w:r w:rsidRPr="00246281">
                          <w:rPr>
                            <w:sz w:val="18"/>
                            <w:szCs w:val="18"/>
                          </w:rPr>
                          <w:t>.create(</w:t>
                        </w:r>
                        <w:r w:rsidRPr="00246281">
                          <w:rPr>
                            <w:color w:val="FF00FF"/>
                            <w:sz w:val="18"/>
                            <w:szCs w:val="18"/>
                          </w:rPr>
                          <w:t>"Block"</w:t>
                        </w:r>
                        <w:r w:rsidRPr="00246281">
                          <w:rPr>
                            <w:sz w:val="18"/>
                            <w:szCs w:val="18"/>
                          </w:rPr>
                          <w:t>).setWidth(</w:t>
                        </w:r>
                        <w:r w:rsidRPr="00246281">
                          <w:rPr>
                            <w:color w:val="800000"/>
                            <w:sz w:val="18"/>
                            <w:szCs w:val="18"/>
                          </w:rPr>
                          <w:t>400</w:t>
                        </w:r>
                        <w:r w:rsidRPr="00246281">
                          <w:rPr>
                            <w:sz w:val="18"/>
                            <w:szCs w:val="18"/>
                          </w:rPr>
                          <w:t>).setHeight(</w:t>
                        </w:r>
                        <w:r w:rsidRPr="00246281">
                          <w:rPr>
                            <w:color w:val="800000"/>
                            <w:sz w:val="18"/>
                            <w:szCs w:val="18"/>
                          </w:rPr>
                          <w:t>100</w:t>
                        </w:r>
                        <w:r w:rsidRPr="00246281">
                          <w:rPr>
                            <w:sz w:val="18"/>
                            <w:szCs w:val="18"/>
                          </w:rPr>
                          <w:t>)</w:t>
                        </w:r>
                        <w:r>
                          <w:rPr>
                            <w:rFonts w:hint="eastAsia"/>
                            <w:sz w:val="18"/>
                            <w:szCs w:val="18"/>
                          </w:rPr>
                          <w:t>.show()</w:t>
                        </w:r>
                        <w:r w:rsidRPr="00246281">
                          <w:rPr>
                            <w:sz w:val="18"/>
                            <w:szCs w:val="18"/>
                          </w:rPr>
                          <w:t>;</w:t>
                        </w:r>
                      </w:p>
                      <w:p w:rsidR="0023747D" w:rsidRPr="00246281" w:rsidRDefault="0023747D" w:rsidP="00375F9C">
                        <w:pPr>
                          <w:spacing w:line="240" w:lineRule="exact"/>
                          <w:rPr>
                            <w:sz w:val="18"/>
                            <w:szCs w:val="18"/>
                          </w:rPr>
                        </w:pPr>
                        <w:proofErr w:type="gramStart"/>
                        <w:r w:rsidRPr="00246281">
                          <w:rPr>
                            <w:color w:val="0000FF"/>
                            <w:sz w:val="18"/>
                            <w:szCs w:val="18"/>
                          </w:rPr>
                          <w:t>var</w:t>
                        </w:r>
                        <w:proofErr w:type="gramEnd"/>
                        <w:r w:rsidRPr="00246281">
                          <w:rPr>
                            <w:sz w:val="18"/>
                            <w:szCs w:val="18"/>
                          </w:rPr>
                          <w:t xml:space="preserve"> pages=</w:t>
                        </w:r>
                        <w:r w:rsidR="00122649">
                          <w:rPr>
                            <w:sz w:val="18"/>
                            <w:szCs w:val="18"/>
                          </w:rPr>
                          <w:t>xui</w:t>
                        </w:r>
                        <w:r w:rsidRPr="00246281">
                          <w:rPr>
                            <w:sz w:val="18"/>
                            <w:szCs w:val="18"/>
                          </w:rPr>
                          <w:t>.create(</w:t>
                        </w:r>
                        <w:r w:rsidRPr="00246281">
                          <w:rPr>
                            <w:color w:val="FF00FF"/>
                            <w:sz w:val="18"/>
                            <w:szCs w:val="18"/>
                          </w:rPr>
                          <w:t>"Tabs"</w:t>
                        </w:r>
                        <w:r w:rsidRPr="00246281">
                          <w:rPr>
                            <w:sz w:val="18"/>
                            <w:szCs w:val="18"/>
                          </w:rPr>
                          <w:t>,{</w:t>
                        </w:r>
                      </w:p>
                      <w:p w:rsidR="0023747D" w:rsidRDefault="0023747D" w:rsidP="00375F9C">
                        <w:pPr>
                          <w:spacing w:line="240" w:lineRule="exact"/>
                          <w:ind w:firstLine="360"/>
                          <w:rPr>
                            <w:sz w:val="18"/>
                            <w:szCs w:val="18"/>
                          </w:rPr>
                        </w:pPr>
                        <w:proofErr w:type="gramStart"/>
                        <w:r w:rsidRPr="00246281">
                          <w:rPr>
                            <w:sz w:val="18"/>
                            <w:szCs w:val="18"/>
                          </w:rPr>
                          <w:t>items</w:t>
                        </w:r>
                        <w:proofErr w:type="gramEnd"/>
                        <w:r w:rsidRPr="00246281">
                          <w:rPr>
                            <w:sz w:val="18"/>
                            <w:szCs w:val="18"/>
                          </w:rPr>
                          <w:t>:[</w:t>
                        </w:r>
                        <w:r w:rsidRPr="00246281">
                          <w:rPr>
                            <w:color w:val="FF00FF"/>
                            <w:sz w:val="18"/>
                            <w:szCs w:val="18"/>
                          </w:rPr>
                          <w:t>"page1"</w:t>
                        </w:r>
                        <w:r w:rsidRPr="00246281">
                          <w:rPr>
                            <w:sz w:val="18"/>
                            <w:szCs w:val="18"/>
                          </w:rPr>
                          <w:t>,</w:t>
                        </w:r>
                        <w:r w:rsidRPr="00246281">
                          <w:rPr>
                            <w:color w:val="FF00FF"/>
                            <w:sz w:val="18"/>
                            <w:szCs w:val="18"/>
                          </w:rPr>
                          <w:t>"page2"</w:t>
                        </w:r>
                        <w:r w:rsidRPr="00246281">
                          <w:rPr>
                            <w:sz w:val="18"/>
                            <w:szCs w:val="18"/>
                          </w:rPr>
                          <w:t>,</w:t>
                        </w:r>
                        <w:r w:rsidRPr="00246281">
                          <w:rPr>
                            <w:color w:val="FF00FF"/>
                            <w:sz w:val="18"/>
                            <w:szCs w:val="18"/>
                          </w:rPr>
                          <w:t>"page3"</w:t>
                        </w:r>
                        <w:r>
                          <w:rPr>
                            <w:sz w:val="18"/>
                            <w:szCs w:val="18"/>
                          </w:rPr>
                          <w:t>]</w:t>
                        </w:r>
                      </w:p>
                      <w:p w:rsidR="0023747D" w:rsidRDefault="0023747D" w:rsidP="00375F9C">
                        <w:pPr>
                          <w:spacing w:line="240" w:lineRule="exact"/>
                          <w:rPr>
                            <w:sz w:val="18"/>
                            <w:szCs w:val="18"/>
                          </w:rPr>
                        </w:pPr>
                        <w:r w:rsidRPr="00246281">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onItemSelected(</w:t>
                        </w:r>
                        <w:proofErr w:type="gramEnd"/>
                        <w:r w:rsidRPr="007E2DAE">
                          <w:rPr>
                            <w:color w:val="0000FF"/>
                            <w:sz w:val="18"/>
                            <w:szCs w:val="18"/>
                          </w:rPr>
                          <w:t>function</w:t>
                        </w:r>
                        <w:r w:rsidRPr="007E2DAE">
                          <w:rPr>
                            <w:sz w:val="18"/>
                            <w:szCs w:val="18"/>
                          </w:rPr>
                          <w:t>(profile,item){</w:t>
                        </w:r>
                      </w:p>
                      <w:p w:rsidR="0023747D" w:rsidRPr="007E2DAE" w:rsidRDefault="0023747D" w:rsidP="00375F9C">
                        <w:pPr>
                          <w:spacing w:line="240" w:lineRule="exact"/>
                          <w:rPr>
                            <w:sz w:val="18"/>
                            <w:szCs w:val="18"/>
                          </w:rPr>
                        </w:pPr>
                        <w:r w:rsidRPr="007E2DAE">
                          <w:rPr>
                            <w:sz w:val="18"/>
                            <w:szCs w:val="18"/>
                          </w:rPr>
                          <w:t xml:space="preserve">    </w:t>
                        </w:r>
                        <w:proofErr w:type="gramStart"/>
                        <w:r w:rsidR="00122649">
                          <w:rPr>
                            <w:sz w:val="18"/>
                            <w:szCs w:val="18"/>
                          </w:rPr>
                          <w:t>xui</w:t>
                        </w:r>
                        <w:r w:rsidRPr="007E2DAE">
                          <w:rPr>
                            <w:sz w:val="18"/>
                            <w:szCs w:val="18"/>
                          </w:rPr>
                          <w:t>.message(</w:t>
                        </w:r>
                        <w:proofErr w:type="gramEnd"/>
                        <w:r w:rsidRPr="007E2DAE">
                          <w:rPr>
                            <w:sz w:val="18"/>
                            <w:szCs w:val="18"/>
                          </w:rPr>
                          <w:t>item.id);</w:t>
                        </w:r>
                      </w:p>
                      <w:p w:rsidR="0023747D" w:rsidRPr="007E2DAE" w:rsidRDefault="0023747D" w:rsidP="00375F9C">
                        <w:pPr>
                          <w:spacing w:line="240" w:lineRule="exact"/>
                          <w:rPr>
                            <w:sz w:val="18"/>
                            <w:szCs w:val="18"/>
                          </w:rPr>
                        </w:pPr>
                        <w:r w:rsidRPr="007E2DAE">
                          <w:rPr>
                            <w:sz w:val="18"/>
                            <w:szCs w:val="18"/>
                          </w:rPr>
                          <w:t>})</w:t>
                        </w:r>
                      </w:p>
                      <w:p w:rsidR="0023747D" w:rsidRPr="00246281" w:rsidRDefault="0023747D" w:rsidP="00375F9C">
                        <w:pPr>
                          <w:spacing w:line="240" w:lineRule="exact"/>
                          <w:rPr>
                            <w:sz w:val="18"/>
                            <w:szCs w:val="18"/>
                          </w:rPr>
                        </w:pPr>
                        <w:r>
                          <w:rPr>
                            <w:rFonts w:hint="eastAsia"/>
                            <w:sz w:val="18"/>
                            <w:szCs w:val="18"/>
                          </w:rPr>
                          <w:t>.</w:t>
                        </w:r>
                        <w:proofErr w:type="gramStart"/>
                        <w:r>
                          <w:rPr>
                            <w:rFonts w:hint="eastAsia"/>
                            <w:sz w:val="18"/>
                            <w:szCs w:val="18"/>
                          </w:rPr>
                          <w:t>show(</w:t>
                        </w:r>
                        <w:proofErr w:type="gramEnd"/>
                        <w:r>
                          <w:rPr>
                            <w:rFonts w:hint="eastAsia"/>
                            <w:sz w:val="18"/>
                            <w:szCs w:val="18"/>
                          </w:rPr>
                          <w:t>block)</w:t>
                        </w:r>
                        <w:r w:rsidRPr="00246281">
                          <w:rPr>
                            <w:sz w:val="18"/>
                            <w:szCs w:val="18"/>
                          </w:rPr>
                          <w:t>;</w:t>
                        </w:r>
                      </w:p>
                      <w:p w:rsidR="0023747D" w:rsidRPr="007E2DAE" w:rsidRDefault="0023747D" w:rsidP="00375F9C">
                        <w:pPr>
                          <w:spacing w:line="240" w:lineRule="exact"/>
                          <w:rPr>
                            <w:sz w:val="18"/>
                            <w:szCs w:val="18"/>
                          </w:rPr>
                        </w:pPr>
                      </w:p>
                      <w:p w:rsidR="0023747D" w:rsidRPr="007E2DAE" w:rsidRDefault="0023747D" w:rsidP="00375F9C">
                        <w:pPr>
                          <w:spacing w:line="240" w:lineRule="exact"/>
                          <w:rPr>
                            <w:sz w:val="18"/>
                            <w:szCs w:val="18"/>
                          </w:rPr>
                        </w:pPr>
                        <w:r w:rsidRPr="007E2DAE">
                          <w:rPr>
                            <w:sz w:val="18"/>
                            <w:szCs w:val="18"/>
                          </w:rPr>
                          <w:t>_.</w:t>
                        </w:r>
                        <w:proofErr w:type="gramStart"/>
                        <w:r w:rsidRPr="007E2DAE">
                          <w:rPr>
                            <w:sz w:val="18"/>
                            <w:szCs w:val="18"/>
                          </w:rPr>
                          <w:t>asyRun(</w:t>
                        </w:r>
                        <w:proofErr w:type="gramEnd"/>
                        <w:r w:rsidRPr="007E2DAE">
                          <w:rPr>
                            <w:color w:val="0000FF"/>
                            <w:sz w:val="18"/>
                            <w:szCs w:val="18"/>
                          </w:rPr>
                          <w:t>function</w:t>
                        </w:r>
                        <w:r w:rsidRPr="007E2DAE">
                          <w:rPr>
                            <w:sz w:val="18"/>
                            <w:szCs w:val="18"/>
                          </w:rPr>
                          <w:t>(){</w:t>
                        </w:r>
                      </w:p>
                      <w:p w:rsidR="0023747D" w:rsidRPr="007E2DAE" w:rsidRDefault="0023747D" w:rsidP="00375F9C">
                        <w:pPr>
                          <w:spacing w:line="240" w:lineRule="exact"/>
                          <w:rPr>
                            <w:sz w:val="18"/>
                            <w:szCs w:val="18"/>
                          </w:rPr>
                        </w:pPr>
                        <w:r w:rsidRPr="007E2DAE">
                          <w:rPr>
                            <w:sz w:val="18"/>
                            <w:szCs w:val="18"/>
                          </w:rPr>
                          <w:t xml:space="preserve">    </w:t>
                        </w:r>
                        <w:proofErr w:type="gramStart"/>
                        <w:r w:rsidRPr="00246281">
                          <w:rPr>
                            <w:sz w:val="18"/>
                            <w:szCs w:val="18"/>
                          </w:rPr>
                          <w:t>pages</w:t>
                        </w:r>
                        <w:r w:rsidRPr="007E2DAE">
                          <w:rPr>
                            <w:sz w:val="18"/>
                            <w:szCs w:val="18"/>
                          </w:rPr>
                          <w:t>.fireItemClickEvent(</w:t>
                        </w:r>
                        <w:proofErr w:type="gramEnd"/>
                        <w:r w:rsidRPr="007E2DAE">
                          <w:rPr>
                            <w:color w:val="FF00FF"/>
                            <w:sz w:val="18"/>
                            <w:szCs w:val="18"/>
                          </w:rPr>
                          <w:t>"</w:t>
                        </w:r>
                        <w:r w:rsidRPr="00246281">
                          <w:rPr>
                            <w:color w:val="FF00FF"/>
                            <w:sz w:val="18"/>
                            <w:szCs w:val="18"/>
                          </w:rPr>
                          <w:t>page2</w:t>
                        </w:r>
                        <w:r w:rsidRPr="007E2DAE">
                          <w:rPr>
                            <w:color w:val="FF00FF"/>
                            <w:sz w:val="18"/>
                            <w:szCs w:val="18"/>
                          </w:rPr>
                          <w:t>"</w:t>
                        </w:r>
                        <w:r w:rsidRPr="007E2DAE">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w:t>
                        </w:r>
                        <w:r w:rsidRPr="007E2DAE">
                          <w:rPr>
                            <w:color w:val="800000"/>
                            <w:sz w:val="18"/>
                            <w:szCs w:val="18"/>
                          </w:rPr>
                          <w:t>1000</w:t>
                        </w:r>
                        <w:proofErr w:type="gramEnd"/>
                        <w:r w:rsidRPr="007E2DAE">
                          <w:rPr>
                            <w:sz w:val="18"/>
                            <w:szCs w:val="18"/>
                          </w:rPr>
                          <w:t>);</w:t>
                        </w:r>
                      </w:p>
                      <w:p w:rsidR="0023747D" w:rsidRPr="007E2DAE" w:rsidRDefault="0023747D" w:rsidP="00375F9C">
                        <w:pPr>
                          <w:spacing w:line="240" w:lineRule="exact"/>
                          <w:rPr>
                            <w:sz w:val="18"/>
                            <w:szCs w:val="18"/>
                          </w:rPr>
                        </w:pPr>
                      </w:p>
                      <w:p w:rsidR="0023747D" w:rsidRDefault="0023747D" w:rsidP="00375F9C">
                        <w:pPr>
                          <w:spacing w:line="240" w:lineRule="exact"/>
                          <w:rPr>
                            <w:sz w:val="18"/>
                            <w:szCs w:val="18"/>
                          </w:rPr>
                        </w:pPr>
                        <w:r w:rsidRPr="007E2DAE">
                          <w:rPr>
                            <w:sz w:val="18"/>
                            <w:szCs w:val="18"/>
                          </w:rPr>
                          <w:t>_.</w:t>
                        </w:r>
                        <w:proofErr w:type="gramStart"/>
                        <w:r w:rsidRPr="007E2DAE">
                          <w:rPr>
                            <w:sz w:val="18"/>
                            <w:szCs w:val="18"/>
                          </w:rPr>
                          <w:t>asyRun(</w:t>
                        </w:r>
                        <w:proofErr w:type="gramEnd"/>
                        <w:r w:rsidRPr="007E2DAE">
                          <w:rPr>
                            <w:color w:val="0000FF"/>
                            <w:sz w:val="18"/>
                            <w:szCs w:val="18"/>
                          </w:rPr>
                          <w:t>function</w:t>
                        </w:r>
                        <w:r w:rsidRPr="007E2DAE">
                          <w:rPr>
                            <w:sz w:val="18"/>
                            <w:szCs w:val="18"/>
                          </w:rPr>
                          <w:t>(){</w:t>
                        </w:r>
                      </w:p>
                      <w:p w:rsidR="0023747D" w:rsidRPr="007E2DAE" w:rsidRDefault="0023747D" w:rsidP="00375F9C">
                        <w:pPr>
                          <w:spacing w:line="240" w:lineRule="exact"/>
                          <w:ind w:firstLineChars="200" w:firstLine="360"/>
                          <w:rPr>
                            <w:sz w:val="18"/>
                            <w:szCs w:val="18"/>
                          </w:rPr>
                        </w:pPr>
                        <w:proofErr w:type="gramStart"/>
                        <w:r w:rsidRPr="00246281">
                          <w:rPr>
                            <w:sz w:val="18"/>
                            <w:szCs w:val="18"/>
                          </w:rPr>
                          <w:t>pages</w:t>
                        </w:r>
                        <w:r w:rsidRPr="007E2DAE">
                          <w:rPr>
                            <w:sz w:val="18"/>
                            <w:szCs w:val="18"/>
                          </w:rPr>
                          <w:t>.setUIValue(</w:t>
                        </w:r>
                        <w:proofErr w:type="gramEnd"/>
                        <w:r w:rsidRPr="007E2DAE">
                          <w:rPr>
                            <w:color w:val="FF00FF"/>
                            <w:sz w:val="18"/>
                            <w:szCs w:val="18"/>
                          </w:rPr>
                          <w:t>"</w:t>
                        </w:r>
                        <w:r>
                          <w:rPr>
                            <w:color w:val="FF00FF"/>
                            <w:sz w:val="18"/>
                            <w:szCs w:val="18"/>
                          </w:rPr>
                          <w:t>page</w:t>
                        </w:r>
                        <w:r>
                          <w:rPr>
                            <w:rFonts w:hint="eastAsia"/>
                            <w:color w:val="FF00FF"/>
                            <w:sz w:val="18"/>
                            <w:szCs w:val="18"/>
                          </w:rPr>
                          <w:t>1</w:t>
                        </w:r>
                        <w:r w:rsidRPr="007E2DAE">
                          <w:rPr>
                            <w:color w:val="FF00FF"/>
                            <w:sz w:val="18"/>
                            <w:szCs w:val="18"/>
                          </w:rPr>
                          <w:t>"</w:t>
                        </w:r>
                        <w:r w:rsidRPr="007E2DAE">
                          <w:rPr>
                            <w:sz w:val="18"/>
                            <w:szCs w:val="18"/>
                          </w:rPr>
                          <w:t>);</w:t>
                        </w:r>
                      </w:p>
                      <w:p w:rsidR="0023747D" w:rsidRPr="007E2DAE" w:rsidRDefault="0023747D" w:rsidP="00375F9C">
                        <w:pPr>
                          <w:rPr>
                            <w:szCs w:val="18"/>
                          </w:rPr>
                        </w:pPr>
                        <w:r w:rsidRPr="007E2DAE">
                          <w:rPr>
                            <w:sz w:val="18"/>
                            <w:szCs w:val="18"/>
                          </w:rPr>
                          <w:t>}</w:t>
                        </w:r>
                        <w:proofErr w:type="gramStart"/>
                        <w:r w:rsidRPr="007E2DAE">
                          <w:rPr>
                            <w:sz w:val="18"/>
                            <w:szCs w:val="18"/>
                          </w:rPr>
                          <w:t>,</w:t>
                        </w:r>
                        <w:r w:rsidRPr="007E2DAE">
                          <w:rPr>
                            <w:color w:val="800000"/>
                            <w:sz w:val="18"/>
                            <w:szCs w:val="18"/>
                          </w:rPr>
                          <w:t>2000</w:t>
                        </w:r>
                        <w:proofErr w:type="gramEnd"/>
                        <w:r w:rsidRPr="007E2DAE">
                          <w:rPr>
                            <w:sz w:val="18"/>
                            <w:szCs w:val="18"/>
                          </w:rPr>
                          <w:t>);</w:t>
                        </w:r>
                      </w:p>
                    </w:txbxContent>
                  </v:textbox>
                </v:shape>
                <v:shape id="AutoShape 344" o:spid="_x0000_s1381" type="#_x0000_t62" style="position:absolute;left:22860;top:15849;width:17145;height:297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LVFsQA&#10;AADcAAAADwAAAGRycy9kb3ducmV2LnhtbESPQWvCQBSE74L/YXmCN91Yg0rqKtJSKPQgriI9PrLP&#10;JG32bciuGv+9Kwgeh5n5hlmuO1uLC7W+cqxgMk5AEOfOVFwoOOy/RgsQPiAbrB2Tght5WK/6vSVm&#10;xl15RxcdChEh7DNUUIbQZFL6vCSLfuwa4uidXGsxRNkW0rR4jXBby7ckmUmLFceFEhv6KCn/12er&#10;oHLnXfq7/fs88c8xvXHQ063WSg0H3eYdRKAuvMLP9rdRME/n8Dg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C1RbEAAAA3AAAAA8AAAAAAAAAAAAAAAAAmAIAAGRycy9k&#10;b3ducmV2LnhtbFBLBQYAAAAABAAEAPUAAACJAwAAAAA=&#10;" adj="25032,10292" fillcolor="#ff9">
                  <v:textbox inset="0,0,0,0">
                    <w:txbxContent>
                      <w:p w:rsidR="0023747D" w:rsidRPr="000E23E9" w:rsidRDefault="0023747D" w:rsidP="00375F9C">
                        <w:pPr>
                          <w:rPr>
                            <w:szCs w:val="18"/>
                          </w:rPr>
                        </w:pPr>
                        <w:r>
                          <w:rPr>
                            <w:rFonts w:hint="eastAsia"/>
                            <w:szCs w:val="18"/>
                          </w:rPr>
                          <w:t xml:space="preserve">Trigger </w:t>
                        </w:r>
                        <w:r w:rsidRPr="007E2DAE">
                          <w:rPr>
                            <w:sz w:val="18"/>
                            <w:szCs w:val="18"/>
                          </w:rPr>
                          <w:t>onItemSelected</w:t>
                        </w:r>
                        <w:r>
                          <w:rPr>
                            <w:rFonts w:hint="eastAsia"/>
                            <w:sz w:val="18"/>
                            <w:szCs w:val="18"/>
                          </w:rPr>
                          <w:t xml:space="preserve"> event</w:t>
                        </w:r>
                      </w:p>
                    </w:txbxContent>
                  </v:textbox>
                </v:shape>
                <w10:anchorlock/>
              </v:group>
            </w:pict>
          </mc:Fallback>
        </mc:AlternateContent>
      </w:r>
    </w:p>
    <w:p w:rsidR="00375F9C" w:rsidRPr="00074163" w:rsidRDefault="00375F9C" w:rsidP="00375F9C">
      <w:pPr>
        <w:rPr>
          <w:b/>
        </w:rPr>
      </w:pPr>
      <w:r w:rsidRPr="00074163">
        <w:rPr>
          <w:rFonts w:hint="eastAsia"/>
          <w:b/>
        </w:rPr>
        <w:t>Output:</w:t>
      </w:r>
    </w:p>
    <w:p w:rsidR="00375F9C" w:rsidRPr="00617084" w:rsidRDefault="00122649" w:rsidP="00375F9C">
      <w:r>
        <w:rPr>
          <w:noProof/>
        </w:rPr>
        <w:drawing>
          <wp:inline distT="0" distB="0" distL="0" distR="0" wp14:anchorId="38CF54BA" wp14:editId="04F226EF">
            <wp:extent cx="5400040" cy="914382"/>
            <wp:effectExtent l="0" t="0" r="0" b="635"/>
            <wp:docPr id="1199" name="图片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400040" cy="914382"/>
                    </a:xfrm>
                    <a:prstGeom prst="rect">
                      <a:avLst/>
                    </a:prstGeom>
                  </pic:spPr>
                </pic:pic>
              </a:graphicData>
            </a:graphic>
          </wp:inline>
        </w:drawing>
      </w:r>
    </w:p>
    <w:p w:rsidR="00375F9C" w:rsidRDefault="00375F9C" w:rsidP="00E45D25">
      <w:pPr>
        <w:pStyle w:val="3"/>
        <w:numPr>
          <w:ilvl w:val="2"/>
          <w:numId w:val="17"/>
        </w:numPr>
      </w:pPr>
      <w:bookmarkStart w:id="92" w:name="_Toc356466227"/>
      <w:r>
        <w:rPr>
          <w:rFonts w:hint="eastAsia"/>
        </w:rPr>
        <w:t>Pages</w:t>
      </w:r>
      <w:bookmarkEnd w:id="92"/>
    </w:p>
    <w:p w:rsidR="00375F9C" w:rsidRDefault="00375F9C" w:rsidP="00E45D25">
      <w:pPr>
        <w:pStyle w:val="4"/>
        <w:numPr>
          <w:ilvl w:val="3"/>
          <w:numId w:val="17"/>
        </w:numPr>
      </w:pPr>
      <w:bookmarkStart w:id="93" w:name="_Toc356466228"/>
      <w:r>
        <w:rPr>
          <w:rFonts w:hint="eastAsia"/>
        </w:rPr>
        <w:t>Close and options Button</w:t>
      </w:r>
      <w:bookmarkEnd w:id="93"/>
      <w:r>
        <w:rPr>
          <w:rFonts w:hint="eastAsia"/>
        </w:rPr>
        <w:t xml:space="preserve"> </w:t>
      </w:r>
    </w:p>
    <w:p w:rsidR="00375F9C" w:rsidRDefault="00375F9C" w:rsidP="00375F9C">
      <w:r>
        <w:rPr>
          <w:rFonts w:hint="eastAsia"/>
        </w:rPr>
        <w:t xml:space="preserve">Each page can hold a </w:t>
      </w:r>
      <w:r>
        <w:t>“</w:t>
      </w:r>
      <w:r>
        <w:rPr>
          <w:rFonts w:hint="eastAsia"/>
        </w:rPr>
        <w:t>close</w:t>
      </w:r>
      <w:r>
        <w:t>”</w:t>
      </w:r>
      <w:r>
        <w:rPr>
          <w:rFonts w:hint="eastAsia"/>
        </w:rPr>
        <w:t xml:space="preserve"> button and a </w:t>
      </w:r>
      <w:r>
        <w:t>“</w:t>
      </w:r>
      <w:r>
        <w:rPr>
          <w:rFonts w:hint="eastAsia"/>
        </w:rPr>
        <w:t>options</w:t>
      </w:r>
      <w:r>
        <w:t>”</w:t>
      </w:r>
      <w:r>
        <w:rPr>
          <w:rFonts w:hint="eastAsia"/>
        </w:rPr>
        <w:t xml:space="preserve"> button. Click this button will close the page. </w:t>
      </w:r>
    </w:p>
    <w:p w:rsidR="00375F9C" w:rsidRPr="00074163" w:rsidRDefault="00375F9C" w:rsidP="00375F9C">
      <w:pPr>
        <w:rPr>
          <w:b/>
        </w:rPr>
      </w:pPr>
      <w:r w:rsidRPr="00074163">
        <w:rPr>
          <w:rFonts w:hint="eastAsia"/>
          <w:b/>
        </w:rPr>
        <w:t>Input:</w:t>
      </w:r>
    </w:p>
    <w:p w:rsidR="00375F9C" w:rsidRDefault="005C781A" w:rsidP="00375F9C">
      <w:r>
        <w:rPr>
          <w:noProof/>
        </w:rPr>
        <w:lastRenderedPageBreak/>
        <mc:AlternateContent>
          <mc:Choice Requires="wpc">
            <w:drawing>
              <wp:inline distT="0" distB="0" distL="0" distR="0" wp14:anchorId="58CC5D9D" wp14:editId="3330321E">
                <wp:extent cx="5257800" cy="3507105"/>
                <wp:effectExtent l="9525" t="0" r="9525" b="7620"/>
                <wp:docPr id="744" name="画布 5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40" name="Text Box 508"/>
                        <wps:cNvSpPr txBox="1">
                          <a:spLocks noChangeArrowheads="1"/>
                        </wps:cNvSpPr>
                        <wps:spPr bwMode="auto">
                          <a:xfrm>
                            <a:off x="0" y="48895"/>
                            <a:ext cx="5257800" cy="3458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232D8" w:rsidRDefault="0023747D" w:rsidP="00375F9C">
                              <w:pPr>
                                <w:spacing w:line="240" w:lineRule="exact"/>
                                <w:rPr>
                                  <w:sz w:val="18"/>
                                  <w:szCs w:val="18"/>
                                </w:rPr>
                              </w:pPr>
                              <w:r w:rsidRPr="000232D8">
                                <w:rPr>
                                  <w:color w:val="0000FF"/>
                                  <w:sz w:val="18"/>
                                  <w:szCs w:val="18"/>
                                </w:rPr>
                                <w:t>var</w:t>
                              </w:r>
                              <w:r w:rsidRPr="000232D8">
                                <w:rPr>
                                  <w:sz w:val="18"/>
                                  <w:szCs w:val="18"/>
                                </w:rPr>
                                <w:t xml:space="preserve"> block=</w:t>
                              </w:r>
                              <w:r w:rsidR="00122649">
                                <w:rPr>
                                  <w:sz w:val="18"/>
                                  <w:szCs w:val="18"/>
                                </w:rPr>
                                <w:t>xui</w:t>
                              </w:r>
                              <w:r w:rsidRPr="000232D8">
                                <w:rPr>
                                  <w:sz w:val="18"/>
                                  <w:szCs w:val="18"/>
                                </w:rPr>
                                <w:t>.create(</w:t>
                              </w:r>
                              <w:r w:rsidRPr="000232D8">
                                <w:rPr>
                                  <w:color w:val="FF00FF"/>
                                  <w:sz w:val="18"/>
                                  <w:szCs w:val="18"/>
                                </w:rPr>
                                <w:t>"Block"</w:t>
                              </w:r>
                              <w:r w:rsidRPr="000232D8">
                                <w:rPr>
                                  <w:sz w:val="18"/>
                                  <w:szCs w:val="18"/>
                                </w:rPr>
                                <w:t>).setWidth(</w:t>
                              </w:r>
                              <w:r w:rsidRPr="000232D8">
                                <w:rPr>
                                  <w:color w:val="800000"/>
                                  <w:sz w:val="18"/>
                                  <w:szCs w:val="18"/>
                                </w:rPr>
                                <w:t>200</w:t>
                              </w:r>
                              <w:r w:rsidRPr="000232D8">
                                <w:rPr>
                                  <w:sz w:val="18"/>
                                  <w:szCs w:val="18"/>
                                </w:rPr>
                                <w:t>).setHeight(</w:t>
                              </w:r>
                              <w:r w:rsidRPr="000232D8">
                                <w:rPr>
                                  <w:color w:val="800000"/>
                                  <w:sz w:val="18"/>
                                  <w:szCs w:val="18"/>
                                </w:rPr>
                                <w:t>400</w:t>
                              </w:r>
                              <w:r w:rsidRPr="000232D8">
                                <w:rPr>
                                  <w:sz w:val="18"/>
                                  <w:szCs w:val="18"/>
                                </w:rPr>
                                <w:t>).show(), stacks;</w:t>
                              </w:r>
                            </w:p>
                            <w:p w:rsidR="0023747D" w:rsidRPr="000232D8" w:rsidRDefault="0023747D" w:rsidP="00375F9C">
                              <w:pPr>
                                <w:spacing w:line="240" w:lineRule="exact"/>
                                <w:rPr>
                                  <w:sz w:val="18"/>
                                  <w:szCs w:val="18"/>
                                </w:rPr>
                              </w:pPr>
                              <w:r w:rsidRPr="000232D8">
                                <w:rPr>
                                  <w:sz w:val="18"/>
                                  <w:szCs w:val="18"/>
                                </w:rPr>
                                <w:t>block.append(stacks=</w:t>
                              </w:r>
                              <w:r w:rsidRPr="000232D8">
                                <w:rPr>
                                  <w:color w:val="0000FF"/>
                                  <w:sz w:val="18"/>
                                  <w:szCs w:val="18"/>
                                </w:rPr>
                                <w:t>new</w:t>
                              </w:r>
                              <w:r w:rsidRPr="000232D8">
                                <w:rPr>
                                  <w:sz w:val="18"/>
                                  <w:szCs w:val="18"/>
                                </w:rPr>
                                <w:t xml:space="preserve"> </w:t>
                              </w:r>
                              <w:r w:rsidR="00122649">
                                <w:rPr>
                                  <w:sz w:val="18"/>
                                  <w:szCs w:val="18"/>
                                </w:rPr>
                                <w:t>xui</w:t>
                              </w:r>
                              <w:r w:rsidRPr="000232D8">
                                <w:rPr>
                                  <w:sz w:val="18"/>
                                  <w:szCs w:val="18"/>
                                </w:rPr>
                                <w:t>.UI.Stacks({</w:t>
                              </w:r>
                            </w:p>
                            <w:p w:rsidR="0023747D" w:rsidRPr="000232D8" w:rsidRDefault="0023747D" w:rsidP="00375F9C">
                              <w:pPr>
                                <w:spacing w:line="240" w:lineRule="exact"/>
                                <w:rPr>
                                  <w:sz w:val="18"/>
                                  <w:szCs w:val="18"/>
                                </w:rPr>
                              </w:pPr>
                              <w:r w:rsidRPr="000232D8">
                                <w:rPr>
                                  <w:sz w:val="18"/>
                                  <w:szCs w:val="18"/>
                                </w:rPr>
                                <w:t xml:space="preserve">    value:</w:t>
                              </w:r>
                              <w:r w:rsidRPr="000232D8">
                                <w:rPr>
                                  <w:color w:val="FF00FF"/>
                                  <w:sz w:val="18"/>
                                  <w:szCs w:val="18"/>
                                </w:rPr>
                                <w:t>'a'</w:t>
                              </w:r>
                              <w:r w:rsidRPr="000232D8">
                                <w:rPr>
                                  <w:sz w:val="18"/>
                                  <w:szCs w:val="18"/>
                                </w:rPr>
                                <w:t>,</w:t>
                              </w:r>
                            </w:p>
                            <w:p w:rsidR="0023747D" w:rsidRPr="000232D8" w:rsidRDefault="0023747D" w:rsidP="00375F9C">
                              <w:pPr>
                                <w:spacing w:line="240" w:lineRule="exact"/>
                                <w:rPr>
                                  <w:sz w:val="18"/>
                                  <w:szCs w:val="18"/>
                                </w:rPr>
                              </w:pPr>
                              <w:r w:rsidRPr="000232D8">
                                <w:rPr>
                                  <w:sz w:val="18"/>
                                  <w:szCs w:val="18"/>
                                </w:rPr>
                                <w:t xml:space="preserve">    items:[{</w:t>
                              </w:r>
                            </w:p>
                            <w:p w:rsidR="0023747D" w:rsidRPr="000232D8" w:rsidRDefault="0023747D" w:rsidP="00375F9C">
                              <w:pPr>
                                <w:spacing w:line="240" w:lineRule="exact"/>
                                <w:rPr>
                                  <w:sz w:val="18"/>
                                  <w:szCs w:val="18"/>
                                </w:rPr>
                              </w:pPr>
                              <w:r w:rsidRPr="000232D8">
                                <w:rPr>
                                  <w:sz w:val="18"/>
                                  <w:szCs w:val="18"/>
                                </w:rPr>
                                <w:t xml:space="preserve">        id:</w:t>
                              </w:r>
                              <w:r w:rsidRPr="000232D8">
                                <w:rPr>
                                  <w:color w:val="FF00FF"/>
                                  <w:sz w:val="18"/>
                                  <w:szCs w:val="18"/>
                                </w:rPr>
                                <w:t>'a'</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caption:</w:t>
                              </w:r>
                              <w:r w:rsidRPr="000232D8">
                                <w:rPr>
                                  <w:rFonts w:hint="eastAsia"/>
                                  <w:color w:val="FF00FF"/>
                                  <w:sz w:val="18"/>
                                  <w:szCs w:val="18"/>
                                </w:rPr>
                                <w:t>'</w:t>
                              </w:r>
                              <w:r>
                                <w:rPr>
                                  <w:rFonts w:hint="eastAsia"/>
                                  <w:color w:val="FF00FF"/>
                                  <w:sz w:val="18"/>
                                  <w:szCs w:val="18"/>
                                </w:rPr>
                                <w:t>First Page</w:t>
                              </w:r>
                              <w:r w:rsidRPr="000232D8">
                                <w:rPr>
                                  <w:rFonts w:hint="eastAsia"/>
                                  <w:color w:val="FF00FF"/>
                                  <w:sz w:val="18"/>
                                  <w:szCs w:val="18"/>
                                </w:rPr>
                                <w:t>'</w:t>
                              </w:r>
                              <w:r w:rsidRPr="000232D8">
                                <w:rPr>
                                  <w:rFonts w:hint="eastAsia"/>
                                  <w:sz w:val="18"/>
                                  <w:szCs w:val="18"/>
                                </w:rPr>
                                <w:t>,</w:t>
                              </w:r>
                            </w:p>
                            <w:p w:rsidR="0023747D" w:rsidRPr="000232D8" w:rsidRDefault="0023747D" w:rsidP="00375F9C">
                              <w:pPr>
                                <w:spacing w:line="240" w:lineRule="exact"/>
                                <w:rPr>
                                  <w:sz w:val="18"/>
                                  <w:szCs w:val="18"/>
                                </w:rPr>
                              </w:pPr>
                              <w:r w:rsidRPr="000232D8">
                                <w:rPr>
                                  <w:sz w:val="18"/>
                                  <w:szCs w:val="18"/>
                                </w:rPr>
                                <w:t xml:space="preserve">        closeBtn:</w:t>
                              </w:r>
                              <w:r w:rsidRPr="000232D8">
                                <w:rPr>
                                  <w:color w:val="0000FF"/>
                                  <w:sz w:val="18"/>
                                  <w:szCs w:val="18"/>
                                </w:rPr>
                                <w:t>true</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 xml:space="preserve">        id:</w:t>
                              </w:r>
                              <w:r w:rsidRPr="000232D8">
                                <w:rPr>
                                  <w:color w:val="FF00FF"/>
                                  <w:sz w:val="18"/>
                                  <w:szCs w:val="18"/>
                                </w:rPr>
                                <w:t>'b'</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caption:</w:t>
                              </w:r>
                              <w:r w:rsidRPr="000232D8">
                                <w:rPr>
                                  <w:rFonts w:hint="eastAsia"/>
                                  <w:color w:val="FF00FF"/>
                                  <w:sz w:val="18"/>
                                  <w:szCs w:val="18"/>
                                </w:rPr>
                                <w:t>'</w:t>
                              </w:r>
                              <w:r>
                                <w:rPr>
                                  <w:rFonts w:hint="eastAsia"/>
                                  <w:color w:val="FF00FF"/>
                                  <w:sz w:val="18"/>
                                  <w:szCs w:val="18"/>
                                </w:rPr>
                                <w:t>Second Page</w:t>
                              </w:r>
                              <w:r w:rsidRPr="000232D8">
                                <w:rPr>
                                  <w:rFonts w:hint="eastAsia"/>
                                  <w:color w:val="FF00FF"/>
                                  <w:sz w:val="18"/>
                                  <w:szCs w:val="18"/>
                                </w:rPr>
                                <w:t>'</w:t>
                              </w:r>
                              <w:r w:rsidRPr="000232D8">
                                <w:rPr>
                                  <w:rFonts w:hint="eastAsia"/>
                                  <w:sz w:val="18"/>
                                  <w:szCs w:val="18"/>
                                </w:rPr>
                                <w:t>,</w:t>
                              </w:r>
                            </w:p>
                            <w:p w:rsidR="0023747D" w:rsidRPr="000232D8" w:rsidRDefault="0023747D" w:rsidP="00375F9C">
                              <w:pPr>
                                <w:spacing w:line="240" w:lineRule="exact"/>
                                <w:rPr>
                                  <w:sz w:val="18"/>
                                  <w:szCs w:val="18"/>
                                </w:rPr>
                              </w:pPr>
                              <w:r w:rsidRPr="000232D8">
                                <w:rPr>
                                  <w:sz w:val="18"/>
                                  <w:szCs w:val="18"/>
                                </w:rPr>
                                <w:t xml:space="preserve">        optBtn:</w:t>
                              </w:r>
                              <w:r w:rsidRPr="000232D8">
                                <w:rPr>
                                  <w:color w:val="0000FF"/>
                                  <w:sz w:val="18"/>
                                  <w:szCs w:val="18"/>
                                </w:rPr>
                                <w:t>true</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 xml:space="preserve">        id:</w:t>
                              </w:r>
                              <w:r w:rsidRPr="000232D8">
                                <w:rPr>
                                  <w:color w:val="FF00FF"/>
                                  <w:sz w:val="18"/>
                                  <w:szCs w:val="18"/>
                                </w:rPr>
                                <w:t>'c'</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caption:</w:t>
                              </w:r>
                              <w:r w:rsidRPr="000232D8">
                                <w:rPr>
                                  <w:rFonts w:hint="eastAsia"/>
                                  <w:color w:val="FF00FF"/>
                                  <w:sz w:val="18"/>
                                  <w:szCs w:val="18"/>
                                </w:rPr>
                                <w:t>'</w:t>
                              </w:r>
                              <w:r>
                                <w:rPr>
                                  <w:rFonts w:hint="eastAsia"/>
                                  <w:color w:val="FF00FF"/>
                                  <w:sz w:val="18"/>
                                  <w:szCs w:val="18"/>
                                </w:rPr>
                                <w:t>Third Page</w:t>
                              </w:r>
                              <w:r w:rsidRPr="000232D8">
                                <w:rPr>
                                  <w:rFonts w:hint="eastAsia"/>
                                  <w:color w:val="FF00FF"/>
                                  <w:sz w:val="18"/>
                                  <w:szCs w:val="18"/>
                                </w:rPr>
                                <w:t>'</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 xml:space="preserve">        id:</w:t>
                              </w:r>
                              <w:r w:rsidRPr="000232D8">
                                <w:rPr>
                                  <w:color w:val="FF00FF"/>
                                  <w:sz w:val="18"/>
                                  <w:szCs w:val="18"/>
                                </w:rPr>
                                <w:t>'d'</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caption:</w:t>
                              </w:r>
                              <w:r w:rsidRPr="00380AC9">
                                <w:rPr>
                                  <w:rFonts w:hint="eastAsia"/>
                                  <w:color w:val="FF00FF"/>
                                  <w:sz w:val="18"/>
                                  <w:szCs w:val="18"/>
                                </w:rPr>
                                <w:t xml:space="preserve"> </w:t>
                              </w:r>
                              <w:r w:rsidRPr="00154D93">
                                <w:rPr>
                                  <w:rFonts w:hint="eastAsia"/>
                                  <w:color w:val="FF00FF"/>
                                  <w:sz w:val="18"/>
                                  <w:szCs w:val="18"/>
                                </w:rPr>
                                <w:t>'</w:t>
                              </w:r>
                              <w:r>
                                <w:rPr>
                                  <w:rFonts w:hint="eastAsia"/>
                                  <w:color w:val="FF00FF"/>
                                  <w:sz w:val="18"/>
                                  <w:szCs w:val="18"/>
                                </w:rPr>
                                <w:t>Fourth Page</w:t>
                              </w:r>
                              <w:r w:rsidRPr="000232D8">
                                <w:rPr>
                                  <w:rFonts w:hint="eastAsia"/>
                                  <w:color w:val="FF00FF"/>
                                  <w:sz w:val="18"/>
                                  <w:szCs w:val="18"/>
                                </w:rPr>
                                <w:t>'</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w:t>
                              </w:r>
                            </w:p>
                            <w:p w:rsidR="0023747D" w:rsidRPr="000232D8" w:rsidRDefault="0023747D" w:rsidP="00375F9C">
                              <w:pPr>
                                <w:spacing w:line="240" w:lineRule="exact"/>
                                <w:rPr>
                                  <w:sz w:val="18"/>
                                  <w:szCs w:val="18"/>
                                </w:rPr>
                              </w:pPr>
                              <w:r w:rsidRPr="000232D8">
                                <w:rPr>
                                  <w:sz w:val="18"/>
                                  <w:szCs w:val="18"/>
                                </w:rPr>
                                <w:t>stacks.onShowOptions(</w:t>
                              </w:r>
                              <w:r w:rsidRPr="000232D8">
                                <w:rPr>
                                  <w:color w:val="0000FF"/>
                                  <w:sz w:val="18"/>
                                  <w:szCs w:val="18"/>
                                </w:rPr>
                                <w:t>function</w:t>
                              </w:r>
                              <w:r w:rsidRPr="000232D8">
                                <w:rPr>
                                  <w:sz w:val="18"/>
                                  <w:szCs w:val="18"/>
                                </w:rPr>
                                <w:t>(profile,item){</w:t>
                              </w:r>
                            </w:p>
                            <w:p w:rsidR="0023747D" w:rsidRPr="000232D8" w:rsidRDefault="0023747D" w:rsidP="00375F9C">
                              <w:pPr>
                                <w:spacing w:line="240" w:lineRule="exact"/>
                                <w:rPr>
                                  <w:sz w:val="18"/>
                                  <w:szCs w:val="18"/>
                                </w:rPr>
                              </w:pPr>
                              <w:r>
                                <w:rPr>
                                  <w:rFonts w:hint="eastAsia"/>
                                  <w:sz w:val="18"/>
                                  <w:szCs w:val="18"/>
                                </w:rPr>
                                <w:t xml:space="preserve">    </w:t>
                              </w:r>
                              <w:r w:rsidR="00122649">
                                <w:rPr>
                                  <w:rFonts w:hint="eastAsia"/>
                                  <w:sz w:val="18"/>
                                  <w:szCs w:val="18"/>
                                </w:rPr>
                                <w:t>xui</w:t>
                              </w:r>
                              <w:r>
                                <w:rPr>
                                  <w:rFonts w:hint="eastAsia"/>
                                  <w:sz w:val="18"/>
                                  <w:szCs w:val="18"/>
                                </w:rPr>
                                <w:t>.message(</w:t>
                              </w:r>
                              <w:r w:rsidRPr="000232D8">
                                <w:rPr>
                                  <w:rFonts w:hint="eastAsia"/>
                                  <w:color w:val="FF00FF"/>
                                  <w:sz w:val="18"/>
                                  <w:szCs w:val="18"/>
                                </w:rPr>
                                <w:t xml:space="preserve">" </w:t>
                              </w:r>
                              <w:r>
                                <w:rPr>
                                  <w:rFonts w:hint="eastAsia"/>
                                  <w:color w:val="FF00FF"/>
                                  <w:sz w:val="18"/>
                                  <w:szCs w:val="18"/>
                                </w:rPr>
                                <w:t xml:space="preserve">You clicked </w:t>
                              </w:r>
                              <w:r w:rsidRPr="000232D8">
                                <w:rPr>
                                  <w:rFonts w:hint="eastAsia"/>
                                  <w:color w:val="FF00FF"/>
                                  <w:sz w:val="18"/>
                                  <w:szCs w:val="18"/>
                                </w:rPr>
                                <w:t>"</w:t>
                              </w:r>
                              <w:r>
                                <w:rPr>
                                  <w:rFonts w:hint="eastAsia"/>
                                  <w:color w:val="FF00FF"/>
                                  <w:sz w:val="18"/>
                                  <w:szCs w:val="18"/>
                                </w:rPr>
                                <w:t>+</w:t>
                              </w:r>
                              <w:r>
                                <w:rPr>
                                  <w:rFonts w:hint="eastAsia"/>
                                  <w:sz w:val="18"/>
                                  <w:szCs w:val="18"/>
                                </w:rPr>
                                <w:t>item.caption</w:t>
                              </w:r>
                              <w:r w:rsidRPr="000232D8">
                                <w:rPr>
                                  <w:rFonts w:hint="eastAsia"/>
                                  <w:sz w:val="18"/>
                                  <w:szCs w:val="18"/>
                                </w:rPr>
                                <w:t>)</w:t>
                              </w:r>
                            </w:p>
                            <w:p w:rsidR="0023747D" w:rsidRPr="000232D8" w:rsidRDefault="0023747D" w:rsidP="00375F9C">
                              <w:pPr>
                                <w:spacing w:line="240" w:lineRule="exact"/>
                                <w:rPr>
                                  <w:sz w:val="18"/>
                                  <w:szCs w:val="18"/>
                                </w:rPr>
                              </w:pPr>
                              <w:r w:rsidRPr="000232D8">
                                <w:rPr>
                                  <w:sz w:val="18"/>
                                  <w:szCs w:val="18"/>
                                </w:rPr>
                                <w:t>});</w:t>
                              </w:r>
                            </w:p>
                          </w:txbxContent>
                        </wps:txbx>
                        <wps:bodyPr rot="0" vert="horz" wrap="square" lIns="54000" tIns="46800" rIns="54000" bIns="45720" anchor="t" anchorCtr="0" upright="1">
                          <a:spAutoFit/>
                        </wps:bodyPr>
                      </wps:wsp>
                      <wps:wsp>
                        <wps:cNvPr id="741" name="AutoShape 510"/>
                        <wps:cNvSpPr>
                          <a:spLocks noChangeArrowheads="1"/>
                        </wps:cNvSpPr>
                        <wps:spPr bwMode="auto">
                          <a:xfrm flipH="1">
                            <a:off x="1714500" y="891540"/>
                            <a:ext cx="1257300" cy="219710"/>
                          </a:xfrm>
                          <a:prstGeom prst="wedgeRoundRectCallout">
                            <a:avLst>
                              <a:gd name="adj1" fmla="val 90454"/>
                              <a:gd name="adj2" fmla="val 4219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lose button</w:t>
                              </w:r>
                            </w:p>
                          </w:txbxContent>
                        </wps:txbx>
                        <wps:bodyPr rot="0" vert="horz" wrap="square" lIns="0" tIns="0" rIns="0" bIns="0" anchor="t" anchorCtr="0" upright="1">
                          <a:noAutofit/>
                        </wps:bodyPr>
                      </wps:wsp>
                      <wps:wsp>
                        <wps:cNvPr id="742" name="AutoShape 511"/>
                        <wps:cNvSpPr>
                          <a:spLocks noChangeArrowheads="1"/>
                        </wps:cNvSpPr>
                        <wps:spPr bwMode="auto">
                          <a:xfrm flipH="1">
                            <a:off x="1714500" y="1584960"/>
                            <a:ext cx="1257300" cy="219710"/>
                          </a:xfrm>
                          <a:prstGeom prst="wedgeRoundRectCallout">
                            <a:avLst>
                              <a:gd name="adj1" fmla="val 94241"/>
                              <a:gd name="adj2" fmla="val 1329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O</w:t>
                              </w:r>
                              <w:r>
                                <w:rPr>
                                  <w:rFonts w:hint="eastAsia"/>
                                  <w:szCs w:val="18"/>
                                </w:rPr>
                                <w:t>ptions button</w:t>
                              </w:r>
                            </w:p>
                          </w:txbxContent>
                        </wps:txbx>
                        <wps:bodyPr rot="0" vert="horz" wrap="square" lIns="0" tIns="0" rIns="0" bIns="0" anchor="t" anchorCtr="0" upright="1">
                          <a:noAutofit/>
                        </wps:bodyPr>
                      </wps:wsp>
                      <wps:wsp>
                        <wps:cNvPr id="743" name="AutoShape 513"/>
                        <wps:cNvSpPr>
                          <a:spLocks noChangeArrowheads="1"/>
                        </wps:cNvSpPr>
                        <wps:spPr bwMode="auto">
                          <a:xfrm flipH="1">
                            <a:off x="2400300" y="2674620"/>
                            <a:ext cx="2743200" cy="219710"/>
                          </a:xfrm>
                          <a:prstGeom prst="wedgeRoundRectCallout">
                            <a:avLst>
                              <a:gd name="adj1" fmla="val 57083"/>
                              <a:gd name="adj2" fmla="val 1404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 xml:space="preserve">lick options to trigger onShowOptions event </w:t>
                              </w:r>
                            </w:p>
                          </w:txbxContent>
                        </wps:txbx>
                        <wps:bodyPr rot="0" vert="horz" wrap="square" lIns="0" tIns="0" rIns="0" bIns="0" anchor="t" anchorCtr="0" upright="1">
                          <a:noAutofit/>
                        </wps:bodyPr>
                      </wps:wsp>
                    </wpc:wpc>
                  </a:graphicData>
                </a:graphic>
              </wp:inline>
            </w:drawing>
          </mc:Choice>
          <mc:Fallback>
            <w:pict>
              <v:group id="画布 506" o:spid="_x0000_s1382" editas="canvas" style="width:414pt;height:276.15pt;mso-position-horizontal-relative:char;mso-position-vertical-relative:line" coordsize="52578,3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">
                <v:shape id="_x0000_s1383" type="#_x0000_t75" style="position:absolute;width:52578;height:35071;visibility:visible;mso-wrap-style:square">
                  <v:fill o:detectmouseclick="t"/>
                  <v:path o:connecttype="none"/>
                </v:shape>
                <v:shape id="Text Box 508" o:spid="_x0000_s1384" type="#_x0000_t202" style="position:absolute;top:488;width:52578;height:34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ScI8AA&#10;AADcAAAADwAAAGRycy9kb3ducmV2LnhtbERPy4rCMBTdD/gP4QruxtRBHK1GkRHpbAbG1/7SXJti&#10;c1OSWOvfm8XALA/nvdr0thEd+VA7VjAZZyCIS6drrhScT/v3OYgQkTU2jknBkwJs1oO3FebaPfhA&#10;3TFWIoVwyFGBibHNpQylIYth7FrixF2dtxgT9JXUHh8p3DbyI8tm0mLNqcFgS1+GytvxbhWUt12/&#10;K+qL8d3dzn/1onj+zAqlRsN+uwQRqY//4j/3t1bwOU3z05l0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tScI8AAAADcAAAADwAAAAAAAAAAAAAAAACYAgAAZHJzL2Rvd25y&#10;ZXYueG1sUEsFBgAAAAAEAAQA9QAAAIUDAAAAAA==&#10;" strokeweight="1pt">
                  <v:textbox style="mso-fit-shape-to-text:t" inset="1.5mm,1.3mm,1.5mm">
                    <w:txbxContent>
                      <w:p w:rsidR="0023747D" w:rsidRPr="000232D8" w:rsidRDefault="0023747D" w:rsidP="00375F9C">
                        <w:pPr>
                          <w:spacing w:line="240" w:lineRule="exact"/>
                          <w:rPr>
                            <w:sz w:val="18"/>
                            <w:szCs w:val="18"/>
                          </w:rPr>
                        </w:pPr>
                        <w:proofErr w:type="gramStart"/>
                        <w:r w:rsidRPr="000232D8">
                          <w:rPr>
                            <w:color w:val="0000FF"/>
                            <w:sz w:val="18"/>
                            <w:szCs w:val="18"/>
                          </w:rPr>
                          <w:t>var</w:t>
                        </w:r>
                        <w:proofErr w:type="gramEnd"/>
                        <w:r w:rsidRPr="000232D8">
                          <w:rPr>
                            <w:sz w:val="18"/>
                            <w:szCs w:val="18"/>
                          </w:rPr>
                          <w:t xml:space="preserve"> block=</w:t>
                        </w:r>
                        <w:r w:rsidR="00122649">
                          <w:rPr>
                            <w:sz w:val="18"/>
                            <w:szCs w:val="18"/>
                          </w:rPr>
                          <w:t>xui</w:t>
                        </w:r>
                        <w:r w:rsidRPr="000232D8">
                          <w:rPr>
                            <w:sz w:val="18"/>
                            <w:szCs w:val="18"/>
                          </w:rPr>
                          <w:t>.create(</w:t>
                        </w:r>
                        <w:r w:rsidRPr="000232D8">
                          <w:rPr>
                            <w:color w:val="FF00FF"/>
                            <w:sz w:val="18"/>
                            <w:szCs w:val="18"/>
                          </w:rPr>
                          <w:t>"Block"</w:t>
                        </w:r>
                        <w:r w:rsidRPr="000232D8">
                          <w:rPr>
                            <w:sz w:val="18"/>
                            <w:szCs w:val="18"/>
                          </w:rPr>
                          <w:t>).setWidth(</w:t>
                        </w:r>
                        <w:r w:rsidRPr="000232D8">
                          <w:rPr>
                            <w:color w:val="800000"/>
                            <w:sz w:val="18"/>
                            <w:szCs w:val="18"/>
                          </w:rPr>
                          <w:t>200</w:t>
                        </w:r>
                        <w:r w:rsidRPr="000232D8">
                          <w:rPr>
                            <w:sz w:val="18"/>
                            <w:szCs w:val="18"/>
                          </w:rPr>
                          <w:t>).setHeight(</w:t>
                        </w:r>
                        <w:r w:rsidRPr="000232D8">
                          <w:rPr>
                            <w:color w:val="800000"/>
                            <w:sz w:val="18"/>
                            <w:szCs w:val="18"/>
                          </w:rPr>
                          <w:t>400</w:t>
                        </w:r>
                        <w:r w:rsidRPr="000232D8">
                          <w:rPr>
                            <w:sz w:val="18"/>
                            <w:szCs w:val="18"/>
                          </w:rPr>
                          <w:t>).show(), stacks;</w:t>
                        </w:r>
                      </w:p>
                      <w:p w:rsidR="0023747D" w:rsidRPr="000232D8" w:rsidRDefault="0023747D" w:rsidP="00375F9C">
                        <w:pPr>
                          <w:spacing w:line="240" w:lineRule="exact"/>
                          <w:rPr>
                            <w:sz w:val="18"/>
                            <w:szCs w:val="18"/>
                          </w:rPr>
                        </w:pPr>
                        <w:proofErr w:type="gramStart"/>
                        <w:r w:rsidRPr="000232D8">
                          <w:rPr>
                            <w:sz w:val="18"/>
                            <w:szCs w:val="18"/>
                          </w:rPr>
                          <w:t>block.append(</w:t>
                        </w:r>
                        <w:proofErr w:type="gramEnd"/>
                        <w:r w:rsidRPr="000232D8">
                          <w:rPr>
                            <w:sz w:val="18"/>
                            <w:szCs w:val="18"/>
                          </w:rPr>
                          <w:t>stacks=</w:t>
                        </w:r>
                        <w:r w:rsidRPr="000232D8">
                          <w:rPr>
                            <w:color w:val="0000FF"/>
                            <w:sz w:val="18"/>
                            <w:szCs w:val="18"/>
                          </w:rPr>
                          <w:t>new</w:t>
                        </w:r>
                        <w:r w:rsidRPr="000232D8">
                          <w:rPr>
                            <w:sz w:val="18"/>
                            <w:szCs w:val="18"/>
                          </w:rPr>
                          <w:t xml:space="preserve"> </w:t>
                        </w:r>
                        <w:r w:rsidR="00122649">
                          <w:rPr>
                            <w:sz w:val="18"/>
                            <w:szCs w:val="18"/>
                          </w:rPr>
                          <w:t>xui</w:t>
                        </w:r>
                        <w:r w:rsidRPr="000232D8">
                          <w:rPr>
                            <w:sz w:val="18"/>
                            <w:szCs w:val="18"/>
                          </w:rPr>
                          <w:t>.UI.Stacks({</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value</w:t>
                        </w:r>
                        <w:proofErr w:type="gramEnd"/>
                        <w:r w:rsidRPr="000232D8">
                          <w:rPr>
                            <w:sz w:val="18"/>
                            <w:szCs w:val="18"/>
                          </w:rPr>
                          <w:t>:</w:t>
                        </w:r>
                        <w:r w:rsidRPr="000232D8">
                          <w:rPr>
                            <w:color w:val="FF00FF"/>
                            <w:sz w:val="18"/>
                            <w:szCs w:val="18"/>
                          </w:rPr>
                          <w:t>'a'</w:t>
                        </w:r>
                        <w:r w:rsidRPr="000232D8">
                          <w:rPr>
                            <w:sz w:val="18"/>
                            <w:szCs w:val="18"/>
                          </w:rPr>
                          <w:t>,</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items:</w:t>
                        </w:r>
                        <w:proofErr w:type="gramEnd"/>
                        <w:r w:rsidRPr="000232D8">
                          <w:rPr>
                            <w:sz w:val="18"/>
                            <w:szCs w:val="18"/>
                          </w:rPr>
                          <w:t>[{</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id</w:t>
                        </w:r>
                        <w:proofErr w:type="gramEnd"/>
                        <w:r w:rsidRPr="000232D8">
                          <w:rPr>
                            <w:sz w:val="18"/>
                            <w:szCs w:val="18"/>
                          </w:rPr>
                          <w:t>:</w:t>
                        </w:r>
                        <w:r w:rsidRPr="000232D8">
                          <w:rPr>
                            <w:color w:val="FF00FF"/>
                            <w:sz w:val="18"/>
                            <w:szCs w:val="18"/>
                          </w:rPr>
                          <w:t>'a'</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w:t>
                        </w:r>
                        <w:proofErr w:type="gramStart"/>
                        <w:r w:rsidRPr="000232D8">
                          <w:rPr>
                            <w:rFonts w:hint="eastAsia"/>
                            <w:sz w:val="18"/>
                            <w:szCs w:val="18"/>
                          </w:rPr>
                          <w:t>caption</w:t>
                        </w:r>
                        <w:proofErr w:type="gramEnd"/>
                        <w:r w:rsidRPr="000232D8">
                          <w:rPr>
                            <w:rFonts w:hint="eastAsia"/>
                            <w:sz w:val="18"/>
                            <w:szCs w:val="18"/>
                          </w:rPr>
                          <w:t>:</w:t>
                        </w:r>
                        <w:r w:rsidRPr="000232D8">
                          <w:rPr>
                            <w:rFonts w:hint="eastAsia"/>
                            <w:color w:val="FF00FF"/>
                            <w:sz w:val="18"/>
                            <w:szCs w:val="18"/>
                          </w:rPr>
                          <w:t>'</w:t>
                        </w:r>
                        <w:r>
                          <w:rPr>
                            <w:rFonts w:hint="eastAsia"/>
                            <w:color w:val="FF00FF"/>
                            <w:sz w:val="18"/>
                            <w:szCs w:val="18"/>
                          </w:rPr>
                          <w:t>First Page</w:t>
                        </w:r>
                        <w:r w:rsidRPr="000232D8">
                          <w:rPr>
                            <w:rFonts w:hint="eastAsia"/>
                            <w:color w:val="FF00FF"/>
                            <w:sz w:val="18"/>
                            <w:szCs w:val="18"/>
                          </w:rPr>
                          <w:t>'</w:t>
                        </w:r>
                        <w:r w:rsidRPr="000232D8">
                          <w:rPr>
                            <w:rFonts w:hint="eastAsia"/>
                            <w:sz w:val="18"/>
                            <w:szCs w:val="18"/>
                          </w:rPr>
                          <w:t>,</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closeBtn:</w:t>
                        </w:r>
                        <w:proofErr w:type="gramEnd"/>
                        <w:r w:rsidRPr="000232D8">
                          <w:rPr>
                            <w:color w:val="0000FF"/>
                            <w:sz w:val="18"/>
                            <w:szCs w:val="18"/>
                          </w:rPr>
                          <w:t>true</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id</w:t>
                        </w:r>
                        <w:proofErr w:type="gramEnd"/>
                        <w:r w:rsidRPr="000232D8">
                          <w:rPr>
                            <w:sz w:val="18"/>
                            <w:szCs w:val="18"/>
                          </w:rPr>
                          <w:t>:</w:t>
                        </w:r>
                        <w:r w:rsidRPr="000232D8">
                          <w:rPr>
                            <w:color w:val="FF00FF"/>
                            <w:sz w:val="18"/>
                            <w:szCs w:val="18"/>
                          </w:rPr>
                          <w:t>'b'</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w:t>
                        </w:r>
                        <w:proofErr w:type="gramStart"/>
                        <w:r w:rsidRPr="000232D8">
                          <w:rPr>
                            <w:rFonts w:hint="eastAsia"/>
                            <w:sz w:val="18"/>
                            <w:szCs w:val="18"/>
                          </w:rPr>
                          <w:t>caption</w:t>
                        </w:r>
                        <w:proofErr w:type="gramEnd"/>
                        <w:r w:rsidRPr="000232D8">
                          <w:rPr>
                            <w:rFonts w:hint="eastAsia"/>
                            <w:sz w:val="18"/>
                            <w:szCs w:val="18"/>
                          </w:rPr>
                          <w:t>:</w:t>
                        </w:r>
                        <w:r w:rsidRPr="000232D8">
                          <w:rPr>
                            <w:rFonts w:hint="eastAsia"/>
                            <w:color w:val="FF00FF"/>
                            <w:sz w:val="18"/>
                            <w:szCs w:val="18"/>
                          </w:rPr>
                          <w:t>'</w:t>
                        </w:r>
                        <w:r>
                          <w:rPr>
                            <w:rFonts w:hint="eastAsia"/>
                            <w:color w:val="FF00FF"/>
                            <w:sz w:val="18"/>
                            <w:szCs w:val="18"/>
                          </w:rPr>
                          <w:t>Second Page</w:t>
                        </w:r>
                        <w:r w:rsidRPr="000232D8">
                          <w:rPr>
                            <w:rFonts w:hint="eastAsia"/>
                            <w:color w:val="FF00FF"/>
                            <w:sz w:val="18"/>
                            <w:szCs w:val="18"/>
                          </w:rPr>
                          <w:t>'</w:t>
                        </w:r>
                        <w:r w:rsidRPr="000232D8">
                          <w:rPr>
                            <w:rFonts w:hint="eastAsia"/>
                            <w:sz w:val="18"/>
                            <w:szCs w:val="18"/>
                          </w:rPr>
                          <w:t>,</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optBtn:</w:t>
                        </w:r>
                        <w:proofErr w:type="gramEnd"/>
                        <w:r w:rsidRPr="000232D8">
                          <w:rPr>
                            <w:color w:val="0000FF"/>
                            <w:sz w:val="18"/>
                            <w:szCs w:val="18"/>
                          </w:rPr>
                          <w:t>true</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id</w:t>
                        </w:r>
                        <w:proofErr w:type="gramEnd"/>
                        <w:r w:rsidRPr="000232D8">
                          <w:rPr>
                            <w:sz w:val="18"/>
                            <w:szCs w:val="18"/>
                          </w:rPr>
                          <w:t>:</w:t>
                        </w:r>
                        <w:r w:rsidRPr="000232D8">
                          <w:rPr>
                            <w:color w:val="FF00FF"/>
                            <w:sz w:val="18"/>
                            <w:szCs w:val="18"/>
                          </w:rPr>
                          <w:t>'c'</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w:t>
                        </w:r>
                        <w:proofErr w:type="gramStart"/>
                        <w:r w:rsidRPr="000232D8">
                          <w:rPr>
                            <w:rFonts w:hint="eastAsia"/>
                            <w:sz w:val="18"/>
                            <w:szCs w:val="18"/>
                          </w:rPr>
                          <w:t>caption</w:t>
                        </w:r>
                        <w:proofErr w:type="gramEnd"/>
                        <w:r w:rsidRPr="000232D8">
                          <w:rPr>
                            <w:rFonts w:hint="eastAsia"/>
                            <w:sz w:val="18"/>
                            <w:szCs w:val="18"/>
                          </w:rPr>
                          <w:t>:</w:t>
                        </w:r>
                        <w:r w:rsidRPr="000232D8">
                          <w:rPr>
                            <w:rFonts w:hint="eastAsia"/>
                            <w:color w:val="FF00FF"/>
                            <w:sz w:val="18"/>
                            <w:szCs w:val="18"/>
                          </w:rPr>
                          <w:t>'</w:t>
                        </w:r>
                        <w:r>
                          <w:rPr>
                            <w:rFonts w:hint="eastAsia"/>
                            <w:color w:val="FF00FF"/>
                            <w:sz w:val="18"/>
                            <w:szCs w:val="18"/>
                          </w:rPr>
                          <w:t>Third Page</w:t>
                        </w:r>
                        <w:r w:rsidRPr="000232D8">
                          <w:rPr>
                            <w:rFonts w:hint="eastAsia"/>
                            <w:color w:val="FF00FF"/>
                            <w:sz w:val="18"/>
                            <w:szCs w:val="18"/>
                          </w:rPr>
                          <w:t>'</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id</w:t>
                        </w:r>
                        <w:proofErr w:type="gramEnd"/>
                        <w:r w:rsidRPr="000232D8">
                          <w:rPr>
                            <w:sz w:val="18"/>
                            <w:szCs w:val="18"/>
                          </w:rPr>
                          <w:t>:</w:t>
                        </w:r>
                        <w:r w:rsidRPr="000232D8">
                          <w:rPr>
                            <w:color w:val="FF00FF"/>
                            <w:sz w:val="18"/>
                            <w:szCs w:val="18"/>
                          </w:rPr>
                          <w:t>'d'</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w:t>
                        </w:r>
                        <w:proofErr w:type="gramStart"/>
                        <w:r w:rsidRPr="000232D8">
                          <w:rPr>
                            <w:rFonts w:hint="eastAsia"/>
                            <w:sz w:val="18"/>
                            <w:szCs w:val="18"/>
                          </w:rPr>
                          <w:t>caption</w:t>
                        </w:r>
                        <w:proofErr w:type="gramEnd"/>
                        <w:r w:rsidRPr="000232D8">
                          <w:rPr>
                            <w:rFonts w:hint="eastAsia"/>
                            <w:sz w:val="18"/>
                            <w:szCs w:val="18"/>
                          </w:rPr>
                          <w:t>:</w:t>
                        </w:r>
                        <w:r w:rsidRPr="00380AC9">
                          <w:rPr>
                            <w:rFonts w:hint="eastAsia"/>
                            <w:color w:val="FF00FF"/>
                            <w:sz w:val="18"/>
                            <w:szCs w:val="18"/>
                          </w:rPr>
                          <w:t xml:space="preserve"> </w:t>
                        </w:r>
                        <w:r w:rsidRPr="00154D93">
                          <w:rPr>
                            <w:rFonts w:hint="eastAsia"/>
                            <w:color w:val="FF00FF"/>
                            <w:sz w:val="18"/>
                            <w:szCs w:val="18"/>
                          </w:rPr>
                          <w:t>'</w:t>
                        </w:r>
                        <w:r>
                          <w:rPr>
                            <w:rFonts w:hint="eastAsia"/>
                            <w:color w:val="FF00FF"/>
                            <w:sz w:val="18"/>
                            <w:szCs w:val="18"/>
                          </w:rPr>
                          <w:t>Fourth Page</w:t>
                        </w:r>
                        <w:r w:rsidRPr="000232D8">
                          <w:rPr>
                            <w:rFonts w:hint="eastAsia"/>
                            <w:color w:val="FF00FF"/>
                            <w:sz w:val="18"/>
                            <w:szCs w:val="18"/>
                          </w:rPr>
                          <w:t>'</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w:t>
                        </w:r>
                      </w:p>
                      <w:p w:rsidR="0023747D" w:rsidRPr="000232D8" w:rsidRDefault="0023747D" w:rsidP="00375F9C">
                        <w:pPr>
                          <w:spacing w:line="240" w:lineRule="exact"/>
                          <w:rPr>
                            <w:sz w:val="18"/>
                            <w:szCs w:val="18"/>
                          </w:rPr>
                        </w:pPr>
                        <w:proofErr w:type="gramStart"/>
                        <w:r w:rsidRPr="000232D8">
                          <w:rPr>
                            <w:sz w:val="18"/>
                            <w:szCs w:val="18"/>
                          </w:rPr>
                          <w:t>stacks.onShowOptions(</w:t>
                        </w:r>
                        <w:proofErr w:type="gramEnd"/>
                        <w:r w:rsidRPr="000232D8">
                          <w:rPr>
                            <w:color w:val="0000FF"/>
                            <w:sz w:val="18"/>
                            <w:szCs w:val="18"/>
                          </w:rPr>
                          <w:t>function</w:t>
                        </w:r>
                        <w:r w:rsidRPr="000232D8">
                          <w:rPr>
                            <w:sz w:val="18"/>
                            <w:szCs w:val="18"/>
                          </w:rPr>
                          <w:t>(profile,item){</w:t>
                        </w:r>
                      </w:p>
                      <w:p w:rsidR="0023747D" w:rsidRPr="000232D8" w:rsidRDefault="0023747D" w:rsidP="00375F9C">
                        <w:pPr>
                          <w:spacing w:line="240" w:lineRule="exact"/>
                          <w:rPr>
                            <w:sz w:val="18"/>
                            <w:szCs w:val="18"/>
                          </w:rPr>
                        </w:pPr>
                        <w:r>
                          <w:rPr>
                            <w:rFonts w:hint="eastAsia"/>
                            <w:sz w:val="18"/>
                            <w:szCs w:val="18"/>
                          </w:rPr>
                          <w:t xml:space="preserve">    </w:t>
                        </w:r>
                        <w:proofErr w:type="gramStart"/>
                        <w:r w:rsidR="00122649">
                          <w:rPr>
                            <w:rFonts w:hint="eastAsia"/>
                            <w:sz w:val="18"/>
                            <w:szCs w:val="18"/>
                          </w:rPr>
                          <w:t>xui</w:t>
                        </w:r>
                        <w:r>
                          <w:rPr>
                            <w:rFonts w:hint="eastAsia"/>
                            <w:sz w:val="18"/>
                            <w:szCs w:val="18"/>
                          </w:rPr>
                          <w:t>.message(</w:t>
                        </w:r>
                        <w:proofErr w:type="gramEnd"/>
                        <w:r w:rsidRPr="000232D8">
                          <w:rPr>
                            <w:rFonts w:hint="eastAsia"/>
                            <w:color w:val="FF00FF"/>
                            <w:sz w:val="18"/>
                            <w:szCs w:val="18"/>
                          </w:rPr>
                          <w:t xml:space="preserve">" </w:t>
                        </w:r>
                        <w:r>
                          <w:rPr>
                            <w:rFonts w:hint="eastAsia"/>
                            <w:color w:val="FF00FF"/>
                            <w:sz w:val="18"/>
                            <w:szCs w:val="18"/>
                          </w:rPr>
                          <w:t xml:space="preserve">You clicked </w:t>
                        </w:r>
                        <w:r w:rsidRPr="000232D8">
                          <w:rPr>
                            <w:rFonts w:hint="eastAsia"/>
                            <w:color w:val="FF00FF"/>
                            <w:sz w:val="18"/>
                            <w:szCs w:val="18"/>
                          </w:rPr>
                          <w:t>"</w:t>
                        </w:r>
                        <w:r>
                          <w:rPr>
                            <w:rFonts w:hint="eastAsia"/>
                            <w:color w:val="FF00FF"/>
                            <w:sz w:val="18"/>
                            <w:szCs w:val="18"/>
                          </w:rPr>
                          <w:t>+</w:t>
                        </w:r>
                        <w:r>
                          <w:rPr>
                            <w:rFonts w:hint="eastAsia"/>
                            <w:sz w:val="18"/>
                            <w:szCs w:val="18"/>
                          </w:rPr>
                          <w:t>item.caption</w:t>
                        </w:r>
                        <w:r w:rsidRPr="000232D8">
                          <w:rPr>
                            <w:rFonts w:hint="eastAsia"/>
                            <w:sz w:val="18"/>
                            <w:szCs w:val="18"/>
                          </w:rPr>
                          <w:t>)</w:t>
                        </w:r>
                      </w:p>
                      <w:p w:rsidR="0023747D" w:rsidRPr="000232D8" w:rsidRDefault="0023747D" w:rsidP="00375F9C">
                        <w:pPr>
                          <w:spacing w:line="240" w:lineRule="exact"/>
                          <w:rPr>
                            <w:sz w:val="18"/>
                            <w:szCs w:val="18"/>
                          </w:rPr>
                        </w:pPr>
                        <w:r w:rsidRPr="000232D8">
                          <w:rPr>
                            <w:sz w:val="18"/>
                            <w:szCs w:val="18"/>
                          </w:rPr>
                          <w:t>});</w:t>
                        </w:r>
                      </w:p>
                    </w:txbxContent>
                  </v:textbox>
                </v:shape>
                <v:shape id="AutoShape 510" o:spid="_x0000_s1385" type="#_x0000_t62" style="position:absolute;left:17145;top:8915;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Cj58QA&#10;AADcAAAADwAAAGRycy9kb3ducmV2LnhtbESPUWvCMBSF34X9h3AHvmmqFB2dUWQwVGTiuv2AS3OX&#10;FJubrom2/vtlMNjj4ZzzHc5qM7hG3KgLtWcFs2kGgrjyumaj4PPjdfIEIkRkjY1nUnCnAJv1w2iF&#10;hfY9v9OtjEYkCIcCFdgY20LKUFlyGKa+JU7el+8cxiQ7I3WHfYK7Rs6zbCEd1pwWLLb0Yqm6lFen&#10;4LIz9H20vTaHw9vWl+c+z09npcaPw/YZRKQh/of/2nutYJnP4P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Qo+fEAAAA3AAAAA8AAAAAAAAAAAAAAAAAmAIAAGRycy9k&#10;b3ducmV2LnhtbFBLBQYAAAAABAAEAPUAAACJAwAAAAA=&#10;" adj="30338,19914" fillcolor="#ff9">
                  <v:textbox inset="0,0,0,0">
                    <w:txbxContent>
                      <w:p w:rsidR="0023747D" w:rsidRPr="000E23E9" w:rsidRDefault="0023747D" w:rsidP="00375F9C">
                        <w:pPr>
                          <w:rPr>
                            <w:szCs w:val="18"/>
                          </w:rPr>
                        </w:pPr>
                        <w:r>
                          <w:rPr>
                            <w:szCs w:val="18"/>
                          </w:rPr>
                          <w:t>C</w:t>
                        </w:r>
                        <w:r>
                          <w:rPr>
                            <w:rFonts w:hint="eastAsia"/>
                            <w:szCs w:val="18"/>
                          </w:rPr>
                          <w:t>lose button</w:t>
                        </w:r>
                      </w:p>
                    </w:txbxContent>
                  </v:textbox>
                </v:shape>
                <v:shape id="AutoShape 511" o:spid="_x0000_s1386" type="#_x0000_t62" style="position:absolute;left:17145;top:15849;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aMcMA&#10;AADcAAAADwAAAGRycy9kb3ducmV2LnhtbESPT4vCMBTE74LfIbyFvWmqLCpdo4goeNCDf3p/Nm+b&#10;ss1LbaLtfvuNIHgcZuY3zHzZ2Uo8qPGlYwWjYQKCOHe65ELB5bwdzED4gKyxckwK/sjDctHvzTHV&#10;ruUjPU6hEBHCPkUFJoQ6ldLnhiz6oauJo/fjGoshyqaQusE2wm0lx0kykRZLjgsGa1obyn9Pd6ug&#10;vO437b4+5NnkdqfV2YwyvGRKfX50q28QgbrwDr/aO61g+jWG55l4BO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aMcMAAADcAAAADwAAAAAAAAAAAAAAAACYAgAAZHJzL2Rv&#10;d25yZXYueG1sUEsFBgAAAAAEAAQA9QAAAIgDAAAAAA==&#10;" adj="31156,13671" fillcolor="#ff9">
                  <v:textbox inset="0,0,0,0">
                    <w:txbxContent>
                      <w:p w:rsidR="0023747D" w:rsidRPr="000E23E9" w:rsidRDefault="0023747D" w:rsidP="00375F9C">
                        <w:pPr>
                          <w:rPr>
                            <w:szCs w:val="18"/>
                          </w:rPr>
                        </w:pPr>
                        <w:r>
                          <w:rPr>
                            <w:szCs w:val="18"/>
                          </w:rPr>
                          <w:t>O</w:t>
                        </w:r>
                        <w:r>
                          <w:rPr>
                            <w:rFonts w:hint="eastAsia"/>
                            <w:szCs w:val="18"/>
                          </w:rPr>
                          <w:t>ptions button</w:t>
                        </w:r>
                      </w:p>
                    </w:txbxContent>
                  </v:textbox>
                </v:shape>
                <v:shape id="AutoShape 513" o:spid="_x0000_s1387" type="#_x0000_t62" style="position:absolute;left:24003;top:26746;width:2743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xMUMQA&#10;AADcAAAADwAAAGRycy9kb3ducmV2LnhtbESP3YrCMBSE7xd8h3AE7zT1h1WrUUQRl9Ubax/g0Bzb&#10;YnNSmqh1n36zIOzlMDPfMMt1ayrxoMaVlhUMBxEI4szqknMF6WXfn4FwHlljZZkUvMjBetX5WGKs&#10;7ZPP9Eh8LgKEXYwKCu/rWEqXFWTQDWxNHLyrbQz6IJtc6gafAW4qOYqiT2mw5LBQYE3bgrJbcjcK&#10;/Dy5XM23THV6GOJRnn4m++lOqV633SxAeGr9f/jd/tIKppMx/J0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sTFDEAAAA3AAAAA8AAAAAAAAAAAAAAAAAmAIAAGRycy9k&#10;b3ducmV2LnhtbFBLBQYAAAAABAAEAPUAAACJAwAAAAA=&#10;" adj="23130,41139" fillcolor="#ff9">
                  <v:textbox inset="0,0,0,0">
                    <w:txbxContent>
                      <w:p w:rsidR="0023747D" w:rsidRPr="000E23E9" w:rsidRDefault="0023747D" w:rsidP="00375F9C">
                        <w:pPr>
                          <w:rPr>
                            <w:szCs w:val="18"/>
                          </w:rPr>
                        </w:pPr>
                        <w:r>
                          <w:rPr>
                            <w:szCs w:val="18"/>
                          </w:rPr>
                          <w:t>C</w:t>
                        </w:r>
                        <w:r>
                          <w:rPr>
                            <w:rFonts w:hint="eastAsia"/>
                            <w:szCs w:val="18"/>
                          </w:rPr>
                          <w:t xml:space="preserve">lick options to trigger onShowOptions event </w:t>
                        </w:r>
                      </w:p>
                    </w:txbxContent>
                  </v:textbox>
                </v:shape>
                <w10:anchorlock/>
              </v:group>
            </w:pict>
          </mc:Fallback>
        </mc:AlternateContent>
      </w:r>
    </w:p>
    <w:p w:rsidR="00375F9C" w:rsidRPr="006108C5" w:rsidRDefault="00375F9C" w:rsidP="00375F9C">
      <w:pPr>
        <w:rPr>
          <w:b/>
        </w:rPr>
      </w:pPr>
      <w:r w:rsidRPr="006108C5">
        <w:rPr>
          <w:rFonts w:hint="eastAsia"/>
          <w:b/>
        </w:rPr>
        <w:t>Output:</w:t>
      </w:r>
    </w:p>
    <w:p w:rsidR="00375F9C" w:rsidRDefault="005C781A" w:rsidP="00375F9C">
      <w:r>
        <w:rPr>
          <w:rFonts w:hint="eastAsia"/>
          <w:noProof/>
        </w:rPr>
        <mc:AlternateContent>
          <mc:Choice Requires="wps">
            <w:drawing>
              <wp:anchor distT="0" distB="0" distL="114300" distR="114300" simplePos="0" relativeHeight="251588096" behindDoc="0" locked="0" layoutInCell="1" allowOverlap="1" wp14:anchorId="5AFF79D2" wp14:editId="15F14DBA">
                <wp:simplePos x="0" y="0"/>
                <wp:positionH relativeFrom="column">
                  <wp:posOffset>800100</wp:posOffset>
                </wp:positionH>
                <wp:positionV relativeFrom="line">
                  <wp:posOffset>495300</wp:posOffset>
                </wp:positionV>
                <wp:extent cx="800100" cy="219710"/>
                <wp:effectExtent l="9525" t="238125" r="123825" b="8890"/>
                <wp:wrapNone/>
                <wp:docPr id="738" name="AutoShape 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219710"/>
                        </a:xfrm>
                        <a:prstGeom prst="wedgeRoundRectCallout">
                          <a:avLst>
                            <a:gd name="adj1" fmla="val -61431"/>
                            <a:gd name="adj2" fmla="val -14508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lose button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4" o:spid="_x0000_s1388" type="#_x0000_t62" style="position:absolute;left:0;text-align:left;margin-left:63pt;margin-top:39pt;width:63pt;height:17.3pt;flip:x;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" adj="-2469,-20539" fillcolor="#ff9">
                <v:textbox inset="0,0,0,0">
                  <w:txbxContent>
                    <w:p w:rsidR="0023747D" w:rsidRPr="000E23E9" w:rsidRDefault="0023747D" w:rsidP="00375F9C">
                      <w:pPr>
                        <w:rPr>
                          <w:szCs w:val="18"/>
                        </w:rPr>
                      </w:pPr>
                      <w:r>
                        <w:rPr>
                          <w:szCs w:val="18"/>
                        </w:rPr>
                        <w:t>C</w:t>
                      </w:r>
                      <w:r>
                        <w:rPr>
                          <w:rFonts w:hint="eastAsia"/>
                          <w:szCs w:val="18"/>
                        </w:rPr>
                        <w:t>lose button</w:t>
                      </w:r>
                    </w:p>
                  </w:txbxContent>
                </v:textbox>
                <w10:wrap anchory="line"/>
              </v:shape>
            </w:pict>
          </mc:Fallback>
        </mc:AlternateContent>
      </w:r>
      <w:r>
        <w:rPr>
          <w:rFonts w:hint="eastAsia"/>
          <w:noProof/>
        </w:rPr>
        <mc:AlternateContent>
          <mc:Choice Requires="wps">
            <w:drawing>
              <wp:anchor distT="0" distB="0" distL="114300" distR="114300" simplePos="0" relativeHeight="251589120" behindDoc="0" locked="0" layoutInCell="1" allowOverlap="1" wp14:anchorId="653F8347" wp14:editId="509C2929">
                <wp:simplePos x="0" y="0"/>
                <wp:positionH relativeFrom="column">
                  <wp:posOffset>342900</wp:posOffset>
                </wp:positionH>
                <wp:positionV relativeFrom="line">
                  <wp:posOffset>2674620</wp:posOffset>
                </wp:positionV>
                <wp:extent cx="1257300" cy="219710"/>
                <wp:effectExtent l="9525" t="7620" r="114300" b="258445"/>
                <wp:wrapNone/>
                <wp:docPr id="737" name="AutoShape 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219710"/>
                        </a:xfrm>
                        <a:prstGeom prst="wedgeRoundRectCallout">
                          <a:avLst>
                            <a:gd name="adj1" fmla="val -56519"/>
                            <a:gd name="adj2" fmla="val 1549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O</w:t>
                            </w:r>
                            <w:r>
                              <w:rPr>
                                <w:rFonts w:hint="eastAsia"/>
                                <w:szCs w:val="18"/>
                              </w:rPr>
                              <w:t>ptions button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5" o:spid="_x0000_s1389" type="#_x0000_t62" style="position:absolute;left:0;text-align:left;margin-left:27pt;margin-top:210.6pt;width:99pt;height:17.3pt;flip:x;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" adj="-1408,44261" fillcolor="#ff9">
                <v:textbox inset="0,0,0,0">
                  <w:txbxContent>
                    <w:p w:rsidR="0023747D" w:rsidRPr="000E23E9" w:rsidRDefault="0023747D" w:rsidP="00375F9C">
                      <w:pPr>
                        <w:rPr>
                          <w:szCs w:val="18"/>
                        </w:rPr>
                      </w:pPr>
                      <w:r>
                        <w:rPr>
                          <w:szCs w:val="18"/>
                        </w:rPr>
                        <w:t>O</w:t>
                      </w:r>
                      <w:r>
                        <w:rPr>
                          <w:rFonts w:hint="eastAsia"/>
                          <w:szCs w:val="18"/>
                        </w:rPr>
                        <w:t>ptions button</w:t>
                      </w:r>
                    </w:p>
                  </w:txbxContent>
                </v:textbox>
                <w10:wrap anchory="line"/>
              </v:shape>
            </w:pict>
          </mc:Fallback>
        </mc:AlternateContent>
      </w:r>
      <w:r w:rsidR="00122649" w:rsidRPr="00122649">
        <w:rPr>
          <w:noProof/>
        </w:rPr>
        <w:t xml:space="preserve"> </w:t>
      </w:r>
      <w:r w:rsidR="00122649">
        <w:rPr>
          <w:noProof/>
        </w:rPr>
        <w:drawing>
          <wp:inline distT="0" distB="0" distL="0" distR="0" wp14:anchorId="11E3F917" wp14:editId="71D7B01C">
            <wp:extent cx="1971429" cy="3866667"/>
            <wp:effectExtent l="0" t="0" r="0" b="635"/>
            <wp:docPr id="1200" name="图片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971429" cy="3866667"/>
                    </a:xfrm>
                    <a:prstGeom prst="rect">
                      <a:avLst/>
                    </a:prstGeom>
                  </pic:spPr>
                </pic:pic>
              </a:graphicData>
            </a:graphic>
          </wp:inline>
        </w:drawing>
      </w:r>
    </w:p>
    <w:p w:rsidR="00375F9C" w:rsidRDefault="00375F9C" w:rsidP="00375F9C">
      <w:r>
        <w:rPr>
          <w:rFonts w:hint="eastAsia"/>
        </w:rPr>
        <w:t xml:space="preserve">Two events can be fired when </w:t>
      </w:r>
      <w:r>
        <w:t>“</w:t>
      </w:r>
      <w:r>
        <w:rPr>
          <w:rFonts w:hint="eastAsia"/>
        </w:rPr>
        <w:t>close</w:t>
      </w:r>
      <w:r>
        <w:t>”</w:t>
      </w:r>
      <w:r>
        <w:rPr>
          <w:rFonts w:hint="eastAsia"/>
        </w:rPr>
        <w:t xml:space="preserve"> button was clicked:</w:t>
      </w:r>
    </w:p>
    <w:p w:rsidR="00375F9C" w:rsidRDefault="00375F9C" w:rsidP="00E45D25">
      <w:pPr>
        <w:numPr>
          <w:ilvl w:val="0"/>
          <w:numId w:val="23"/>
        </w:numPr>
      </w:pPr>
      <w:r w:rsidRPr="00A6181B">
        <w:t>beforePageClose</w:t>
      </w:r>
      <w:r>
        <w:rPr>
          <w:rFonts w:hint="eastAsia"/>
        </w:rPr>
        <w:t xml:space="preserve">: </w:t>
      </w:r>
      <w:r w:rsidRPr="006F6396">
        <w:t xml:space="preserve">Fired before user clicked the close button on a </w:t>
      </w:r>
      <w:r>
        <w:rPr>
          <w:rFonts w:hint="eastAsia"/>
        </w:rPr>
        <w:t>page</w:t>
      </w:r>
      <w:r>
        <w:t xml:space="preserve">. If returns false, the </w:t>
      </w:r>
      <w:r>
        <w:rPr>
          <w:rFonts w:hint="eastAsia"/>
        </w:rPr>
        <w:t>page</w:t>
      </w:r>
      <w:r w:rsidRPr="006F6396">
        <w:t xml:space="preserve"> won</w:t>
      </w:r>
      <w:r>
        <w:t>’</w:t>
      </w:r>
      <w:r w:rsidRPr="006F6396">
        <w:t>t be closed.</w:t>
      </w:r>
    </w:p>
    <w:p w:rsidR="00375F9C" w:rsidRPr="00A6181B" w:rsidRDefault="00375F9C" w:rsidP="00E45D25">
      <w:pPr>
        <w:numPr>
          <w:ilvl w:val="0"/>
          <w:numId w:val="23"/>
        </w:numPr>
      </w:pPr>
      <w:r>
        <w:rPr>
          <w:rFonts w:hint="eastAsia"/>
        </w:rPr>
        <w:t>after</w:t>
      </w:r>
      <w:r w:rsidRPr="00A6181B">
        <w:t>PageClose</w:t>
      </w:r>
      <w:r>
        <w:rPr>
          <w:rFonts w:hint="eastAsia"/>
        </w:rPr>
        <w:t xml:space="preserve">: </w:t>
      </w:r>
      <w:r w:rsidRPr="006F6396">
        <w:t>Fired after user c</w:t>
      </w:r>
      <w:r>
        <w:t xml:space="preserve">licked the close button on a </w:t>
      </w:r>
      <w:r>
        <w:rPr>
          <w:rFonts w:hint="eastAsia"/>
        </w:rPr>
        <w:t>page</w:t>
      </w:r>
      <w:r w:rsidRPr="006F6396">
        <w:t>.</w:t>
      </w:r>
    </w:p>
    <w:p w:rsidR="00375F9C" w:rsidRDefault="00375F9C" w:rsidP="00E45D25">
      <w:pPr>
        <w:pStyle w:val="4"/>
        <w:numPr>
          <w:ilvl w:val="3"/>
          <w:numId w:val="17"/>
        </w:numPr>
      </w:pPr>
      <w:bookmarkStart w:id="94" w:name="_Toc356466229"/>
      <w:r>
        <w:rPr>
          <w:rFonts w:hint="eastAsia"/>
        </w:rPr>
        <w:lastRenderedPageBreak/>
        <w:t>Add/Remove Pages</w:t>
      </w:r>
      <w:bookmarkEnd w:id="94"/>
      <w:r>
        <w:rPr>
          <w:rFonts w:hint="eastAsia"/>
        </w:rPr>
        <w:t xml:space="preserve"> </w:t>
      </w:r>
    </w:p>
    <w:p w:rsidR="00375F9C" w:rsidRPr="006F6396" w:rsidRDefault="00375F9C" w:rsidP="00375F9C">
      <w:pPr>
        <w:rPr>
          <w:b/>
        </w:rPr>
      </w:pPr>
      <w:r w:rsidRPr="006F6396">
        <w:rPr>
          <w:rFonts w:hint="eastAsia"/>
          <w:b/>
        </w:rPr>
        <w:t>Input:</w:t>
      </w:r>
    </w:p>
    <w:p w:rsidR="00375F9C" w:rsidRPr="00A6181B" w:rsidRDefault="005C781A" w:rsidP="00375F9C">
      <w:r>
        <w:rPr>
          <w:noProof/>
        </w:rPr>
        <mc:AlternateContent>
          <mc:Choice Requires="wpc">
            <w:drawing>
              <wp:inline distT="0" distB="0" distL="0" distR="0" wp14:anchorId="7A8C0A52" wp14:editId="6974D835">
                <wp:extent cx="5257800" cy="4619625"/>
                <wp:effectExtent l="9525" t="0" r="9525" b="9525"/>
                <wp:docPr id="736" name="画布 5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30" name="Text Box 517"/>
                        <wps:cNvSpPr txBox="1">
                          <a:spLocks noChangeArrowheads="1"/>
                        </wps:cNvSpPr>
                        <wps:spPr bwMode="auto">
                          <a:xfrm>
                            <a:off x="0" y="48895"/>
                            <a:ext cx="5257800" cy="4570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54D93" w:rsidRDefault="0023747D" w:rsidP="00375F9C">
                              <w:pPr>
                                <w:spacing w:line="240" w:lineRule="exact"/>
                                <w:rPr>
                                  <w:sz w:val="18"/>
                                  <w:szCs w:val="18"/>
                                </w:rPr>
                              </w:pPr>
                              <w:r w:rsidRPr="00154D93">
                                <w:rPr>
                                  <w:color w:val="0000FF"/>
                                  <w:sz w:val="18"/>
                                  <w:szCs w:val="18"/>
                                </w:rPr>
                                <w:t>var</w:t>
                              </w:r>
                              <w:r w:rsidRPr="00154D93">
                                <w:rPr>
                                  <w:sz w:val="18"/>
                                  <w:szCs w:val="18"/>
                                </w:rPr>
                                <w:t xml:space="preserve"> block=</w:t>
                              </w:r>
                              <w:r w:rsidR="00122649">
                                <w:rPr>
                                  <w:sz w:val="18"/>
                                  <w:szCs w:val="18"/>
                                </w:rPr>
                                <w:t>xui</w:t>
                              </w:r>
                              <w:r w:rsidRPr="00154D93">
                                <w:rPr>
                                  <w:sz w:val="18"/>
                                  <w:szCs w:val="18"/>
                                </w:rPr>
                                <w:t>.create(</w:t>
                              </w:r>
                              <w:r w:rsidRPr="00154D93">
                                <w:rPr>
                                  <w:color w:val="FF00FF"/>
                                  <w:sz w:val="18"/>
                                  <w:szCs w:val="18"/>
                                </w:rPr>
                                <w:t>"Block"</w:t>
                              </w:r>
                              <w:r w:rsidRPr="00154D93">
                                <w:rPr>
                                  <w:sz w:val="18"/>
                                  <w:szCs w:val="18"/>
                                </w:rPr>
                                <w:t>).setWidth(</w:t>
                              </w:r>
                              <w:r w:rsidRPr="00154D93">
                                <w:rPr>
                                  <w:color w:val="800000"/>
                                  <w:sz w:val="18"/>
                                  <w:szCs w:val="18"/>
                                </w:rPr>
                                <w:t>400</w:t>
                              </w:r>
                              <w:r w:rsidRPr="00154D93">
                                <w:rPr>
                                  <w:sz w:val="18"/>
                                  <w:szCs w:val="18"/>
                                </w:rPr>
                                <w:t>).setHeight(</w:t>
                              </w:r>
                              <w:r w:rsidRPr="00154D93">
                                <w:rPr>
                                  <w:color w:val="800000"/>
                                  <w:sz w:val="18"/>
                                  <w:szCs w:val="18"/>
                                </w:rPr>
                                <w:t>100</w:t>
                              </w:r>
                              <w:r w:rsidRPr="00154D93">
                                <w:rPr>
                                  <w:sz w:val="18"/>
                                  <w:szCs w:val="18"/>
                                </w:rPr>
                                <w:t>).show(), tabs;</w:t>
                              </w:r>
                            </w:p>
                            <w:p w:rsidR="0023747D" w:rsidRPr="00154D93" w:rsidRDefault="0023747D" w:rsidP="00375F9C">
                              <w:pPr>
                                <w:spacing w:line="240" w:lineRule="exact"/>
                                <w:rPr>
                                  <w:sz w:val="18"/>
                                  <w:szCs w:val="18"/>
                                </w:rPr>
                              </w:pPr>
                              <w:r w:rsidRPr="00154D93">
                                <w:rPr>
                                  <w:sz w:val="18"/>
                                  <w:szCs w:val="18"/>
                                </w:rPr>
                                <w:t>block.append(tabs=</w:t>
                              </w:r>
                              <w:r w:rsidRPr="00154D93">
                                <w:rPr>
                                  <w:color w:val="0000FF"/>
                                  <w:sz w:val="18"/>
                                  <w:szCs w:val="18"/>
                                </w:rPr>
                                <w:t>new</w:t>
                              </w:r>
                              <w:r w:rsidRPr="00154D93">
                                <w:rPr>
                                  <w:sz w:val="18"/>
                                  <w:szCs w:val="18"/>
                                </w:rPr>
                                <w:t xml:space="preserve"> </w:t>
                              </w:r>
                              <w:r w:rsidR="00122649">
                                <w:rPr>
                                  <w:sz w:val="18"/>
                                  <w:szCs w:val="18"/>
                                </w:rPr>
                                <w:t>xui</w:t>
                              </w:r>
                              <w:r w:rsidRPr="00154D93">
                                <w:rPr>
                                  <w:sz w:val="18"/>
                                  <w:szCs w:val="18"/>
                                </w:rPr>
                                <w:t>.UI.Tabs({</w:t>
                              </w:r>
                            </w:p>
                            <w:p w:rsidR="0023747D" w:rsidRPr="00154D93" w:rsidRDefault="0023747D" w:rsidP="00375F9C">
                              <w:pPr>
                                <w:spacing w:line="240" w:lineRule="exact"/>
                                <w:rPr>
                                  <w:sz w:val="18"/>
                                  <w:szCs w:val="18"/>
                                </w:rPr>
                              </w:pPr>
                              <w:r w:rsidRPr="00154D93">
                                <w:rPr>
                                  <w:sz w:val="18"/>
                                  <w:szCs w:val="18"/>
                                </w:rPr>
                                <w:t xml:space="preserve">    value:</w:t>
                              </w:r>
                              <w:r w:rsidRPr="00154D93">
                                <w:rPr>
                                  <w:color w:val="FF00FF"/>
                                  <w:sz w:val="18"/>
                                  <w:szCs w:val="18"/>
                                </w:rPr>
                                <w:t>'a'</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items:[{</w:t>
                              </w:r>
                            </w:p>
                            <w:p w:rsidR="0023747D" w:rsidRPr="00154D93" w:rsidRDefault="0023747D" w:rsidP="00375F9C">
                              <w:pPr>
                                <w:spacing w:line="240" w:lineRule="exact"/>
                                <w:rPr>
                                  <w:sz w:val="18"/>
                                  <w:szCs w:val="18"/>
                                </w:rPr>
                              </w:pPr>
                              <w:r w:rsidRPr="00154D93">
                                <w:rPr>
                                  <w:sz w:val="18"/>
                                  <w:szCs w:val="18"/>
                                </w:rPr>
                                <w:t xml:space="preserve">        id:</w:t>
                              </w:r>
                              <w:r w:rsidRPr="00154D93">
                                <w:rPr>
                                  <w:color w:val="FF00FF"/>
                                  <w:sz w:val="18"/>
                                  <w:szCs w:val="18"/>
                                </w:rPr>
                                <w:t>'a'</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caption:</w:t>
                              </w:r>
                              <w:r w:rsidRPr="00154D93">
                                <w:rPr>
                                  <w:rFonts w:hint="eastAsia"/>
                                  <w:color w:val="FF00FF"/>
                                  <w:sz w:val="18"/>
                                  <w:szCs w:val="18"/>
                                </w:rPr>
                                <w:t>'</w:t>
                              </w:r>
                              <w:r>
                                <w:rPr>
                                  <w:rFonts w:hint="eastAsia"/>
                                  <w:color w:val="FF00FF"/>
                                  <w:sz w:val="18"/>
                                  <w:szCs w:val="18"/>
                                </w:rPr>
                                <w:t>First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sz w:val="18"/>
                                  <w:szCs w:val="18"/>
                                </w:rPr>
                                <w:t xml:space="preserve">        id:</w:t>
                              </w:r>
                              <w:r w:rsidRPr="00154D93">
                                <w:rPr>
                                  <w:color w:val="FF00FF"/>
                                  <w:sz w:val="18"/>
                                  <w:szCs w:val="18"/>
                                </w:rPr>
                                <w:t>'b'</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caption:</w:t>
                              </w:r>
                              <w:r w:rsidRPr="00154D93">
                                <w:rPr>
                                  <w:rFonts w:hint="eastAsia"/>
                                  <w:color w:val="FF00FF"/>
                                  <w:sz w:val="18"/>
                                  <w:szCs w:val="18"/>
                                </w:rPr>
                                <w:t>'</w:t>
                              </w:r>
                              <w:r>
                                <w:rPr>
                                  <w:rFonts w:hint="eastAsia"/>
                                  <w:color w:val="FF00FF"/>
                                  <w:sz w:val="18"/>
                                  <w:szCs w:val="18"/>
                                </w:rPr>
                                <w:t>Second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sz w:val="18"/>
                                  <w:szCs w:val="18"/>
                                </w:rPr>
                                <w:t>}));</w:t>
                              </w:r>
                            </w:p>
                            <w:p w:rsidR="0023747D" w:rsidRPr="00154D93" w:rsidRDefault="0023747D" w:rsidP="00375F9C">
                              <w:pPr>
                                <w:spacing w:line="240" w:lineRule="exact"/>
                                <w:rPr>
                                  <w:sz w:val="18"/>
                                  <w:szCs w:val="18"/>
                                </w:rPr>
                              </w:pPr>
                              <w:r w:rsidRPr="00154D93">
                                <w:rPr>
                                  <w:sz w:val="18"/>
                                  <w:szCs w:val="18"/>
                                </w:rPr>
                                <w:t>_.asyRun(</w:t>
                              </w:r>
                              <w:r w:rsidRPr="00154D93">
                                <w:rPr>
                                  <w:color w:val="0000FF"/>
                                  <w:sz w:val="18"/>
                                  <w:szCs w:val="18"/>
                                </w:rPr>
                                <w:t>function</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tabs.insertItems([{</w:t>
                              </w:r>
                            </w:p>
                            <w:p w:rsidR="0023747D" w:rsidRPr="00154D93" w:rsidRDefault="0023747D" w:rsidP="00375F9C">
                              <w:pPr>
                                <w:spacing w:line="240" w:lineRule="exact"/>
                                <w:rPr>
                                  <w:sz w:val="18"/>
                                  <w:szCs w:val="18"/>
                                </w:rPr>
                              </w:pPr>
                              <w:r w:rsidRPr="00154D93">
                                <w:rPr>
                                  <w:sz w:val="18"/>
                                  <w:szCs w:val="18"/>
                                </w:rPr>
                                <w:t xml:space="preserve">        id:</w:t>
                              </w:r>
                              <w:r w:rsidRPr="00154D93">
                                <w:rPr>
                                  <w:color w:val="FF00FF"/>
                                  <w:sz w:val="18"/>
                                  <w:szCs w:val="18"/>
                                </w:rPr>
                                <w:t>'c'</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caption:</w:t>
                              </w:r>
                              <w:r w:rsidRPr="00154D93">
                                <w:rPr>
                                  <w:rFonts w:hint="eastAsia"/>
                                  <w:color w:val="FF00FF"/>
                                  <w:sz w:val="18"/>
                                  <w:szCs w:val="18"/>
                                </w:rPr>
                                <w:t>'</w:t>
                              </w:r>
                              <w:r>
                                <w:rPr>
                                  <w:rFonts w:hint="eastAsia"/>
                                  <w:color w:val="FF00FF"/>
                                  <w:sz w:val="18"/>
                                  <w:szCs w:val="18"/>
                                </w:rPr>
                                <w:t>Third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sz w:val="18"/>
                                  <w:szCs w:val="18"/>
                                </w:rPr>
                                <w:t xml:space="preserve">        id:</w:t>
                              </w:r>
                              <w:r w:rsidRPr="00154D93">
                                <w:rPr>
                                  <w:color w:val="FF00FF"/>
                                  <w:sz w:val="18"/>
                                  <w:szCs w:val="18"/>
                                </w:rPr>
                                <w:t>'d'</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caption:</w:t>
                              </w:r>
                              <w:r w:rsidRPr="00154D93">
                                <w:rPr>
                                  <w:rFonts w:hint="eastAsia"/>
                                  <w:color w:val="FF00FF"/>
                                  <w:sz w:val="18"/>
                                  <w:szCs w:val="18"/>
                                </w:rPr>
                                <w:t>'</w:t>
                              </w:r>
                              <w:r>
                                <w:rPr>
                                  <w:rFonts w:hint="eastAsia"/>
                                  <w:color w:val="FF00FF"/>
                                  <w:sz w:val="18"/>
                                  <w:szCs w:val="18"/>
                                </w:rPr>
                                <w:t>Fourth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rFonts w:hint="eastAsia"/>
                                  <w:sz w:val="18"/>
                                  <w:szCs w:val="18"/>
                                </w:rPr>
                                <w:t>}</w:t>
                              </w:r>
                              <w:r>
                                <w:rPr>
                                  <w:rFonts w:hint="eastAsia"/>
                                  <w:sz w:val="18"/>
                                  <w:szCs w:val="18"/>
                                </w:rPr>
                                <w:t>,</w:t>
                              </w:r>
                              <w:r w:rsidRPr="00154D93">
                                <w:rPr>
                                  <w:rFonts w:hint="eastAsia"/>
                                  <w:color w:val="800000"/>
                                  <w:sz w:val="18"/>
                                  <w:szCs w:val="18"/>
                                </w:rPr>
                                <w:t>500</w:t>
                              </w:r>
                              <w:r w:rsidRPr="00154D93">
                                <w:rPr>
                                  <w:rFonts w:hint="eastAsia"/>
                                  <w:sz w:val="18"/>
                                  <w:szCs w:val="18"/>
                                </w:rPr>
                                <w:t>);</w:t>
                              </w:r>
                            </w:p>
                            <w:p w:rsidR="0023747D" w:rsidRPr="00154D93" w:rsidRDefault="0023747D" w:rsidP="00375F9C">
                              <w:pPr>
                                <w:spacing w:line="240" w:lineRule="exact"/>
                                <w:rPr>
                                  <w:sz w:val="18"/>
                                  <w:szCs w:val="18"/>
                                </w:rPr>
                              </w:pPr>
                              <w:r w:rsidRPr="00154D93">
                                <w:rPr>
                                  <w:sz w:val="18"/>
                                  <w:szCs w:val="18"/>
                                </w:rPr>
                                <w:t>_.asyRun(</w:t>
                              </w:r>
                              <w:r w:rsidRPr="00154D93">
                                <w:rPr>
                                  <w:color w:val="0000FF"/>
                                  <w:sz w:val="18"/>
                                  <w:szCs w:val="18"/>
                                </w:rPr>
                                <w:t>function</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tabs.insertItems(</w:t>
                              </w:r>
                              <w:r w:rsidRPr="00154D93">
                                <w:rPr>
                                  <w:rFonts w:hint="eastAsia"/>
                                  <w:color w:val="FF00FF"/>
                                  <w:sz w:val="18"/>
                                  <w:szCs w:val="18"/>
                                </w:rPr>
                                <w:t>'</w:t>
                              </w:r>
                              <w:r>
                                <w:rPr>
                                  <w:rFonts w:hint="eastAsia"/>
                                  <w:color w:val="FF00FF"/>
                                  <w:sz w:val="18"/>
                                  <w:szCs w:val="18"/>
                                </w:rPr>
                                <w:t>Fifth Page</w:t>
                              </w:r>
                              <w:r w:rsidRPr="00154D93">
                                <w:rPr>
                                  <w:rFonts w:hint="eastAsia"/>
                                  <w:color w:val="FF00FF"/>
                                  <w:sz w:val="18"/>
                                  <w:szCs w:val="18"/>
                                </w:rPr>
                                <w:t>'</w:t>
                              </w:r>
                              <w:r w:rsidRPr="00154D93">
                                <w:rPr>
                                  <w:rFonts w:hint="eastAsia"/>
                                  <w:sz w:val="18"/>
                                  <w:szCs w:val="18"/>
                                </w:rPr>
                                <w:t>);</w:t>
                              </w:r>
                            </w:p>
                            <w:p w:rsidR="0023747D" w:rsidRPr="00154D93" w:rsidRDefault="0023747D" w:rsidP="00375F9C">
                              <w:pPr>
                                <w:spacing w:line="240" w:lineRule="exact"/>
                                <w:rPr>
                                  <w:sz w:val="18"/>
                                  <w:szCs w:val="18"/>
                                </w:rPr>
                              </w:pPr>
                              <w:r w:rsidRPr="00154D93">
                                <w:rPr>
                                  <w:sz w:val="18"/>
                                  <w:szCs w:val="18"/>
                                </w:rPr>
                                <w:t>},</w:t>
                              </w:r>
                              <w:r w:rsidRPr="00154D93">
                                <w:rPr>
                                  <w:color w:val="800000"/>
                                  <w:sz w:val="18"/>
                                  <w:szCs w:val="18"/>
                                </w:rPr>
                                <w:t>1000</w:t>
                              </w:r>
                              <w:r w:rsidRPr="00154D93">
                                <w:rPr>
                                  <w:sz w:val="18"/>
                                  <w:szCs w:val="18"/>
                                </w:rPr>
                                <w:t>);</w:t>
                              </w:r>
                            </w:p>
                            <w:p w:rsidR="0023747D" w:rsidRPr="00154D93" w:rsidRDefault="0023747D" w:rsidP="00375F9C">
                              <w:pPr>
                                <w:spacing w:line="240" w:lineRule="exact"/>
                                <w:rPr>
                                  <w:sz w:val="18"/>
                                  <w:szCs w:val="18"/>
                                </w:rPr>
                              </w:pPr>
                              <w:r w:rsidRPr="00154D93">
                                <w:rPr>
                                  <w:sz w:val="18"/>
                                  <w:szCs w:val="18"/>
                                </w:rPr>
                                <w:t>_.asyRun(</w:t>
                              </w:r>
                              <w:r w:rsidRPr="00154D93">
                                <w:rPr>
                                  <w:color w:val="0000FF"/>
                                  <w:sz w:val="18"/>
                                  <w:szCs w:val="18"/>
                                </w:rPr>
                                <w:t>function</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tabs.removeItems(</w:t>
                              </w:r>
                              <w:r w:rsidRPr="00154D93">
                                <w:rPr>
                                  <w:color w:val="FF00FF"/>
                                  <w:sz w:val="18"/>
                                  <w:szCs w:val="18"/>
                                </w:rPr>
                                <w:t>'d'</w:t>
                              </w:r>
                              <w:r w:rsidRPr="00154D93">
                                <w:rPr>
                                  <w:sz w:val="18"/>
                                  <w:szCs w:val="18"/>
                                </w:rPr>
                                <w:t>);</w:t>
                              </w:r>
                            </w:p>
                            <w:p w:rsidR="0023747D" w:rsidRPr="00154D93" w:rsidRDefault="0023747D" w:rsidP="00375F9C">
                              <w:pPr>
                                <w:spacing w:line="240" w:lineRule="exact"/>
                                <w:rPr>
                                  <w:sz w:val="18"/>
                                  <w:szCs w:val="18"/>
                                </w:rPr>
                              </w:pPr>
                              <w:r w:rsidRPr="00154D93">
                                <w:rPr>
                                  <w:sz w:val="18"/>
                                  <w:szCs w:val="18"/>
                                </w:rPr>
                                <w:t>},</w:t>
                              </w:r>
                              <w:r w:rsidRPr="00154D93">
                                <w:rPr>
                                  <w:color w:val="800000"/>
                                  <w:sz w:val="18"/>
                                  <w:szCs w:val="18"/>
                                </w:rPr>
                                <w:t>1500</w:t>
                              </w:r>
                              <w:r w:rsidRPr="00154D93">
                                <w:rPr>
                                  <w:sz w:val="18"/>
                                  <w:szCs w:val="18"/>
                                </w:rPr>
                                <w:t>);</w:t>
                              </w:r>
                            </w:p>
                            <w:p w:rsidR="0023747D" w:rsidRPr="00154D93" w:rsidRDefault="0023747D" w:rsidP="00375F9C">
                              <w:pPr>
                                <w:spacing w:line="240" w:lineRule="exact"/>
                                <w:rPr>
                                  <w:sz w:val="18"/>
                                  <w:szCs w:val="18"/>
                                </w:rPr>
                              </w:pPr>
                              <w:r w:rsidRPr="00154D93">
                                <w:rPr>
                                  <w:sz w:val="18"/>
                                  <w:szCs w:val="18"/>
                                </w:rPr>
                                <w:t>_.asyRun(</w:t>
                              </w:r>
                              <w:r w:rsidRPr="00154D93">
                                <w:rPr>
                                  <w:color w:val="0000FF"/>
                                  <w:sz w:val="18"/>
                                  <w:szCs w:val="18"/>
                                </w:rPr>
                                <w:t>function</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tabs.removeItems([</w:t>
                              </w:r>
                              <w:r w:rsidRPr="00154D93">
                                <w:rPr>
                                  <w:color w:val="FF00FF"/>
                                  <w:sz w:val="18"/>
                                  <w:szCs w:val="18"/>
                                </w:rPr>
                                <w:t>'b'</w:t>
                              </w:r>
                              <w:r w:rsidRPr="00154D93">
                                <w:rPr>
                                  <w:sz w:val="18"/>
                                  <w:szCs w:val="18"/>
                                </w:rPr>
                                <w:t>,</w:t>
                              </w:r>
                              <w:r w:rsidRPr="00154D93">
                                <w:rPr>
                                  <w:color w:val="FF00FF"/>
                                  <w:sz w:val="18"/>
                                  <w:szCs w:val="18"/>
                                </w:rPr>
                                <w:t>'c'</w:t>
                              </w:r>
                              <w:r w:rsidRPr="00154D93">
                                <w:rPr>
                                  <w:sz w:val="18"/>
                                  <w:szCs w:val="18"/>
                                </w:rPr>
                                <w:t>]);</w:t>
                              </w:r>
                            </w:p>
                            <w:p w:rsidR="0023747D" w:rsidRPr="00154D93" w:rsidRDefault="0023747D" w:rsidP="00375F9C">
                              <w:pPr>
                                <w:rPr>
                                  <w:szCs w:val="18"/>
                                </w:rPr>
                              </w:pPr>
                              <w:r w:rsidRPr="00154D93">
                                <w:rPr>
                                  <w:sz w:val="18"/>
                                  <w:szCs w:val="18"/>
                                </w:rPr>
                                <w:t>},</w:t>
                              </w:r>
                              <w:r w:rsidRPr="00154D93">
                                <w:rPr>
                                  <w:color w:val="800000"/>
                                  <w:sz w:val="18"/>
                                  <w:szCs w:val="18"/>
                                </w:rPr>
                                <w:t>2000</w:t>
                              </w:r>
                              <w:r w:rsidRPr="00154D93">
                                <w:rPr>
                                  <w:sz w:val="18"/>
                                  <w:szCs w:val="18"/>
                                </w:rPr>
                                <w:t>);</w:t>
                              </w:r>
                            </w:p>
                          </w:txbxContent>
                        </wps:txbx>
                        <wps:bodyPr rot="0" vert="horz" wrap="square" lIns="54000" tIns="46800" rIns="54000" bIns="45720" anchor="t" anchorCtr="0" upright="1">
                          <a:spAutoFit/>
                        </wps:bodyPr>
                      </wps:wsp>
                      <wps:wsp>
                        <wps:cNvPr id="731" name="AutoShape 518"/>
                        <wps:cNvSpPr>
                          <a:spLocks noChangeArrowheads="1"/>
                        </wps:cNvSpPr>
                        <wps:spPr bwMode="auto">
                          <a:xfrm flipH="1">
                            <a:off x="1485900" y="693420"/>
                            <a:ext cx="1257300" cy="219710"/>
                          </a:xfrm>
                          <a:prstGeom prst="wedgeRoundRectCallout">
                            <a:avLst>
                              <a:gd name="adj1" fmla="val 72269"/>
                              <a:gd name="adj2" fmla="val 1320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lose button</w:t>
                              </w:r>
                            </w:p>
                          </w:txbxContent>
                        </wps:txbx>
                        <wps:bodyPr rot="0" vert="horz" wrap="square" lIns="0" tIns="0" rIns="0" bIns="0" anchor="t" anchorCtr="0" upright="1">
                          <a:noAutofit/>
                        </wps:bodyPr>
                      </wps:wsp>
                      <wps:wsp>
                        <wps:cNvPr id="732" name="AutoShape 519"/>
                        <wps:cNvSpPr>
                          <a:spLocks noChangeArrowheads="1"/>
                        </wps:cNvSpPr>
                        <wps:spPr bwMode="auto">
                          <a:xfrm flipH="1">
                            <a:off x="1485900" y="1684020"/>
                            <a:ext cx="1371600" cy="219710"/>
                          </a:xfrm>
                          <a:prstGeom prst="wedgeRoundRectCallout">
                            <a:avLst>
                              <a:gd name="adj1" fmla="val 64167"/>
                              <a:gd name="adj2" fmla="val 968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two pages</w:t>
                              </w:r>
                            </w:p>
                          </w:txbxContent>
                        </wps:txbx>
                        <wps:bodyPr rot="0" vert="horz" wrap="square" lIns="0" tIns="0" rIns="0" bIns="0" anchor="t" anchorCtr="0" upright="1">
                          <a:noAutofit/>
                        </wps:bodyPr>
                      </wps:wsp>
                      <wps:wsp>
                        <wps:cNvPr id="733" name="AutoShape 520"/>
                        <wps:cNvSpPr>
                          <a:spLocks noChangeArrowheads="1"/>
                        </wps:cNvSpPr>
                        <wps:spPr bwMode="auto">
                          <a:xfrm flipH="1">
                            <a:off x="1714500" y="2971800"/>
                            <a:ext cx="1485900" cy="219710"/>
                          </a:xfrm>
                          <a:prstGeom prst="wedgeRoundRectCallout">
                            <a:avLst>
                              <a:gd name="adj1" fmla="val 58588"/>
                              <a:gd name="adj2" fmla="val 13352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one more</w:t>
                              </w:r>
                            </w:p>
                          </w:txbxContent>
                        </wps:txbx>
                        <wps:bodyPr rot="0" vert="horz" wrap="square" lIns="0" tIns="0" rIns="0" bIns="0" anchor="t" anchorCtr="0" upright="1">
                          <a:noAutofit/>
                        </wps:bodyPr>
                      </wps:wsp>
                      <wps:wsp>
                        <wps:cNvPr id="734" name="AutoShape 521"/>
                        <wps:cNvSpPr>
                          <a:spLocks noChangeArrowheads="1"/>
                        </wps:cNvSpPr>
                        <wps:spPr bwMode="auto">
                          <a:xfrm flipH="1">
                            <a:off x="1485900" y="3467100"/>
                            <a:ext cx="1371600" cy="219710"/>
                          </a:xfrm>
                          <a:prstGeom prst="wedgeRoundRectCallout">
                            <a:avLst>
                              <a:gd name="adj1" fmla="val 57222"/>
                              <a:gd name="adj2" fmla="val 11994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Removes this page</w:t>
                              </w:r>
                            </w:p>
                          </w:txbxContent>
                        </wps:txbx>
                        <wps:bodyPr rot="0" vert="horz" wrap="square" lIns="0" tIns="0" rIns="0" bIns="0" anchor="t" anchorCtr="0" upright="1">
                          <a:noAutofit/>
                        </wps:bodyPr>
                      </wps:wsp>
                      <wps:wsp>
                        <wps:cNvPr id="735" name="AutoShape 522"/>
                        <wps:cNvSpPr>
                          <a:spLocks noChangeArrowheads="1"/>
                        </wps:cNvSpPr>
                        <wps:spPr bwMode="auto">
                          <a:xfrm flipH="1">
                            <a:off x="1485900" y="3962400"/>
                            <a:ext cx="1600200" cy="219710"/>
                          </a:xfrm>
                          <a:prstGeom prst="wedgeRoundRectCallout">
                            <a:avLst>
                              <a:gd name="adj1" fmla="val 47856"/>
                              <a:gd name="adj2" fmla="val 106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Removes two more</w:t>
                              </w:r>
                            </w:p>
                          </w:txbxContent>
                        </wps:txbx>
                        <wps:bodyPr rot="0" vert="horz" wrap="square" lIns="0" tIns="0" rIns="0" bIns="0" anchor="t" anchorCtr="0" upright="1">
                          <a:noAutofit/>
                        </wps:bodyPr>
                      </wps:wsp>
                    </wpc:wpc>
                  </a:graphicData>
                </a:graphic>
              </wp:inline>
            </w:drawing>
          </mc:Choice>
          <mc:Fallback>
            <w:pict>
              <v:group id="画布 515" o:spid="_x0000_s1390" editas="canvas" style="width:414pt;height:363.75pt;mso-position-horizontal-relative:char;mso-position-vertical-relative:line" coordsize="52578,46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">
                <v:shape id="_x0000_s1391" type="#_x0000_t75" style="position:absolute;width:52578;height:46196;visibility:visible;mso-wrap-style:square">
                  <v:fill o:detectmouseclick="t"/>
                  <v:path o:connecttype="none"/>
                </v:shape>
                <v:shape id="Text Box 517" o:spid="_x0000_s1392" type="#_x0000_t202" style="position:absolute;top:488;width:52578;height:45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LvXsAA&#10;AADcAAAADwAAAGRycy9kb3ducmV2LnhtbERPy4rCMBTdD/gP4QruxtQRHK1GkRHpbAbG1/7SXJti&#10;c1OSWOvfm8XALA/nvdr0thEd+VA7VjAZZyCIS6drrhScT/v3OYgQkTU2jknBkwJs1oO3FebaPfhA&#10;3TFWIoVwyFGBibHNpQylIYth7FrixF2dtxgT9JXUHh8p3DbyI8tm0mLNqcFgS1+GytvxbhWUt12/&#10;K+qL8d3dzn/1onj+zAqlRsN+uwQRqY//4j/3t1bwOU3z05l0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tLvXsAAAADcAAAADwAAAAAAAAAAAAAAAACYAgAAZHJzL2Rvd25y&#10;ZXYueG1sUEsFBgAAAAAEAAQA9QAAAIUDAAAAAA==&#10;" strokeweight="1pt">
                  <v:textbox style="mso-fit-shape-to-text:t" inset="1.5mm,1.3mm,1.5mm">
                    <w:txbxContent>
                      <w:p w:rsidR="0023747D" w:rsidRPr="00154D93" w:rsidRDefault="0023747D" w:rsidP="00375F9C">
                        <w:pPr>
                          <w:spacing w:line="240" w:lineRule="exact"/>
                          <w:rPr>
                            <w:sz w:val="18"/>
                            <w:szCs w:val="18"/>
                          </w:rPr>
                        </w:pPr>
                        <w:proofErr w:type="gramStart"/>
                        <w:r w:rsidRPr="00154D93">
                          <w:rPr>
                            <w:color w:val="0000FF"/>
                            <w:sz w:val="18"/>
                            <w:szCs w:val="18"/>
                          </w:rPr>
                          <w:t>var</w:t>
                        </w:r>
                        <w:proofErr w:type="gramEnd"/>
                        <w:r w:rsidRPr="00154D93">
                          <w:rPr>
                            <w:sz w:val="18"/>
                            <w:szCs w:val="18"/>
                          </w:rPr>
                          <w:t xml:space="preserve"> block=</w:t>
                        </w:r>
                        <w:r w:rsidR="00122649">
                          <w:rPr>
                            <w:sz w:val="18"/>
                            <w:szCs w:val="18"/>
                          </w:rPr>
                          <w:t>xui</w:t>
                        </w:r>
                        <w:r w:rsidRPr="00154D93">
                          <w:rPr>
                            <w:sz w:val="18"/>
                            <w:szCs w:val="18"/>
                          </w:rPr>
                          <w:t>.create(</w:t>
                        </w:r>
                        <w:r w:rsidRPr="00154D93">
                          <w:rPr>
                            <w:color w:val="FF00FF"/>
                            <w:sz w:val="18"/>
                            <w:szCs w:val="18"/>
                          </w:rPr>
                          <w:t>"Block"</w:t>
                        </w:r>
                        <w:r w:rsidRPr="00154D93">
                          <w:rPr>
                            <w:sz w:val="18"/>
                            <w:szCs w:val="18"/>
                          </w:rPr>
                          <w:t>).setWidth(</w:t>
                        </w:r>
                        <w:r w:rsidRPr="00154D93">
                          <w:rPr>
                            <w:color w:val="800000"/>
                            <w:sz w:val="18"/>
                            <w:szCs w:val="18"/>
                          </w:rPr>
                          <w:t>400</w:t>
                        </w:r>
                        <w:r w:rsidRPr="00154D93">
                          <w:rPr>
                            <w:sz w:val="18"/>
                            <w:szCs w:val="18"/>
                          </w:rPr>
                          <w:t>).setHeight(</w:t>
                        </w:r>
                        <w:r w:rsidRPr="00154D93">
                          <w:rPr>
                            <w:color w:val="800000"/>
                            <w:sz w:val="18"/>
                            <w:szCs w:val="18"/>
                          </w:rPr>
                          <w:t>100</w:t>
                        </w:r>
                        <w:r w:rsidRPr="00154D93">
                          <w:rPr>
                            <w:sz w:val="18"/>
                            <w:szCs w:val="18"/>
                          </w:rPr>
                          <w:t>).show(), tabs;</w:t>
                        </w:r>
                      </w:p>
                      <w:p w:rsidR="0023747D" w:rsidRPr="00154D93" w:rsidRDefault="0023747D" w:rsidP="00375F9C">
                        <w:pPr>
                          <w:spacing w:line="240" w:lineRule="exact"/>
                          <w:rPr>
                            <w:sz w:val="18"/>
                            <w:szCs w:val="18"/>
                          </w:rPr>
                        </w:pPr>
                        <w:proofErr w:type="gramStart"/>
                        <w:r w:rsidRPr="00154D93">
                          <w:rPr>
                            <w:sz w:val="18"/>
                            <w:szCs w:val="18"/>
                          </w:rPr>
                          <w:t>block.append(</w:t>
                        </w:r>
                        <w:proofErr w:type="gramEnd"/>
                        <w:r w:rsidRPr="00154D93">
                          <w:rPr>
                            <w:sz w:val="18"/>
                            <w:szCs w:val="18"/>
                          </w:rPr>
                          <w:t>tabs=</w:t>
                        </w:r>
                        <w:r w:rsidRPr="00154D93">
                          <w:rPr>
                            <w:color w:val="0000FF"/>
                            <w:sz w:val="18"/>
                            <w:szCs w:val="18"/>
                          </w:rPr>
                          <w:t>new</w:t>
                        </w:r>
                        <w:r w:rsidRPr="00154D93">
                          <w:rPr>
                            <w:sz w:val="18"/>
                            <w:szCs w:val="18"/>
                          </w:rPr>
                          <w:t xml:space="preserve"> </w:t>
                        </w:r>
                        <w:r w:rsidR="00122649">
                          <w:rPr>
                            <w:sz w:val="18"/>
                            <w:szCs w:val="18"/>
                          </w:rPr>
                          <w:t>xui</w:t>
                        </w:r>
                        <w:r w:rsidRPr="00154D93">
                          <w:rPr>
                            <w:sz w:val="18"/>
                            <w:szCs w:val="18"/>
                          </w:rPr>
                          <w:t>.UI.Tabs({</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value</w:t>
                        </w:r>
                        <w:proofErr w:type="gramEnd"/>
                        <w:r w:rsidRPr="00154D93">
                          <w:rPr>
                            <w:sz w:val="18"/>
                            <w:szCs w:val="18"/>
                          </w:rPr>
                          <w:t>:</w:t>
                        </w:r>
                        <w:r w:rsidRPr="00154D93">
                          <w:rPr>
                            <w:color w:val="FF00FF"/>
                            <w:sz w:val="18"/>
                            <w:szCs w:val="18"/>
                          </w:rPr>
                          <w:t>'a'</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items:</w:t>
                        </w:r>
                        <w:proofErr w:type="gramEnd"/>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id</w:t>
                        </w:r>
                        <w:proofErr w:type="gramEnd"/>
                        <w:r w:rsidRPr="00154D93">
                          <w:rPr>
                            <w:sz w:val="18"/>
                            <w:szCs w:val="18"/>
                          </w:rPr>
                          <w:t>:</w:t>
                        </w:r>
                        <w:r w:rsidRPr="00154D93">
                          <w:rPr>
                            <w:color w:val="FF00FF"/>
                            <w:sz w:val="18"/>
                            <w:szCs w:val="18"/>
                          </w:rPr>
                          <w:t>'a'</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w:t>
                        </w:r>
                        <w:proofErr w:type="gramStart"/>
                        <w:r w:rsidRPr="00154D93">
                          <w:rPr>
                            <w:rFonts w:hint="eastAsia"/>
                            <w:sz w:val="18"/>
                            <w:szCs w:val="18"/>
                          </w:rPr>
                          <w:t>caption</w:t>
                        </w:r>
                        <w:proofErr w:type="gramEnd"/>
                        <w:r w:rsidRPr="00154D93">
                          <w:rPr>
                            <w:rFonts w:hint="eastAsia"/>
                            <w:sz w:val="18"/>
                            <w:szCs w:val="18"/>
                          </w:rPr>
                          <w:t>:</w:t>
                        </w:r>
                        <w:r w:rsidRPr="00154D93">
                          <w:rPr>
                            <w:rFonts w:hint="eastAsia"/>
                            <w:color w:val="FF00FF"/>
                            <w:sz w:val="18"/>
                            <w:szCs w:val="18"/>
                          </w:rPr>
                          <w:t>'</w:t>
                        </w:r>
                        <w:r>
                          <w:rPr>
                            <w:rFonts w:hint="eastAsia"/>
                            <w:color w:val="FF00FF"/>
                            <w:sz w:val="18"/>
                            <w:szCs w:val="18"/>
                          </w:rPr>
                          <w:t>First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id</w:t>
                        </w:r>
                        <w:proofErr w:type="gramEnd"/>
                        <w:r w:rsidRPr="00154D93">
                          <w:rPr>
                            <w:sz w:val="18"/>
                            <w:szCs w:val="18"/>
                          </w:rPr>
                          <w:t>:</w:t>
                        </w:r>
                        <w:r w:rsidRPr="00154D93">
                          <w:rPr>
                            <w:color w:val="FF00FF"/>
                            <w:sz w:val="18"/>
                            <w:szCs w:val="18"/>
                          </w:rPr>
                          <w:t>'b'</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w:t>
                        </w:r>
                        <w:proofErr w:type="gramStart"/>
                        <w:r w:rsidRPr="00154D93">
                          <w:rPr>
                            <w:rFonts w:hint="eastAsia"/>
                            <w:sz w:val="18"/>
                            <w:szCs w:val="18"/>
                          </w:rPr>
                          <w:t>caption</w:t>
                        </w:r>
                        <w:proofErr w:type="gramEnd"/>
                        <w:r w:rsidRPr="00154D93">
                          <w:rPr>
                            <w:rFonts w:hint="eastAsia"/>
                            <w:sz w:val="18"/>
                            <w:szCs w:val="18"/>
                          </w:rPr>
                          <w:t>:</w:t>
                        </w:r>
                        <w:r w:rsidRPr="00154D93">
                          <w:rPr>
                            <w:rFonts w:hint="eastAsia"/>
                            <w:color w:val="FF00FF"/>
                            <w:sz w:val="18"/>
                            <w:szCs w:val="18"/>
                          </w:rPr>
                          <w:t>'</w:t>
                        </w:r>
                        <w:r>
                          <w:rPr>
                            <w:rFonts w:hint="eastAsia"/>
                            <w:color w:val="FF00FF"/>
                            <w:sz w:val="18"/>
                            <w:szCs w:val="18"/>
                          </w:rPr>
                          <w:t>Second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sz w:val="18"/>
                            <w:szCs w:val="18"/>
                          </w:rPr>
                          <w:t>}));</w:t>
                        </w:r>
                      </w:p>
                      <w:p w:rsidR="0023747D" w:rsidRPr="00154D93" w:rsidRDefault="0023747D" w:rsidP="00375F9C">
                        <w:pPr>
                          <w:spacing w:line="240" w:lineRule="exact"/>
                          <w:rPr>
                            <w:sz w:val="18"/>
                            <w:szCs w:val="18"/>
                          </w:rPr>
                        </w:pPr>
                        <w:r w:rsidRPr="00154D93">
                          <w:rPr>
                            <w:sz w:val="18"/>
                            <w:szCs w:val="18"/>
                          </w:rPr>
                          <w:t>_.</w:t>
                        </w:r>
                        <w:proofErr w:type="gramStart"/>
                        <w:r w:rsidRPr="00154D93">
                          <w:rPr>
                            <w:sz w:val="18"/>
                            <w:szCs w:val="18"/>
                          </w:rPr>
                          <w:t>asyRun(</w:t>
                        </w:r>
                        <w:proofErr w:type="gramEnd"/>
                        <w:r w:rsidRPr="00154D93">
                          <w:rPr>
                            <w:color w:val="0000FF"/>
                            <w:sz w:val="18"/>
                            <w:szCs w:val="18"/>
                          </w:rPr>
                          <w:t>function</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tabs.insertItems(</w:t>
                        </w:r>
                        <w:proofErr w:type="gramEnd"/>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id</w:t>
                        </w:r>
                        <w:proofErr w:type="gramEnd"/>
                        <w:r w:rsidRPr="00154D93">
                          <w:rPr>
                            <w:sz w:val="18"/>
                            <w:szCs w:val="18"/>
                          </w:rPr>
                          <w:t>:</w:t>
                        </w:r>
                        <w:r w:rsidRPr="00154D93">
                          <w:rPr>
                            <w:color w:val="FF00FF"/>
                            <w:sz w:val="18"/>
                            <w:szCs w:val="18"/>
                          </w:rPr>
                          <w:t>'c'</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w:t>
                        </w:r>
                        <w:proofErr w:type="gramStart"/>
                        <w:r w:rsidRPr="00154D93">
                          <w:rPr>
                            <w:rFonts w:hint="eastAsia"/>
                            <w:sz w:val="18"/>
                            <w:szCs w:val="18"/>
                          </w:rPr>
                          <w:t>caption</w:t>
                        </w:r>
                        <w:proofErr w:type="gramEnd"/>
                        <w:r w:rsidRPr="00154D93">
                          <w:rPr>
                            <w:rFonts w:hint="eastAsia"/>
                            <w:sz w:val="18"/>
                            <w:szCs w:val="18"/>
                          </w:rPr>
                          <w:t>:</w:t>
                        </w:r>
                        <w:r w:rsidRPr="00154D93">
                          <w:rPr>
                            <w:rFonts w:hint="eastAsia"/>
                            <w:color w:val="FF00FF"/>
                            <w:sz w:val="18"/>
                            <w:szCs w:val="18"/>
                          </w:rPr>
                          <w:t>'</w:t>
                        </w:r>
                        <w:r>
                          <w:rPr>
                            <w:rFonts w:hint="eastAsia"/>
                            <w:color w:val="FF00FF"/>
                            <w:sz w:val="18"/>
                            <w:szCs w:val="18"/>
                          </w:rPr>
                          <w:t>Third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id</w:t>
                        </w:r>
                        <w:proofErr w:type="gramEnd"/>
                        <w:r w:rsidRPr="00154D93">
                          <w:rPr>
                            <w:sz w:val="18"/>
                            <w:szCs w:val="18"/>
                          </w:rPr>
                          <w:t>:</w:t>
                        </w:r>
                        <w:r w:rsidRPr="00154D93">
                          <w:rPr>
                            <w:color w:val="FF00FF"/>
                            <w:sz w:val="18"/>
                            <w:szCs w:val="18"/>
                          </w:rPr>
                          <w:t>'d'</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w:t>
                        </w:r>
                        <w:proofErr w:type="gramStart"/>
                        <w:r w:rsidRPr="00154D93">
                          <w:rPr>
                            <w:rFonts w:hint="eastAsia"/>
                            <w:sz w:val="18"/>
                            <w:szCs w:val="18"/>
                          </w:rPr>
                          <w:t>caption</w:t>
                        </w:r>
                        <w:proofErr w:type="gramEnd"/>
                        <w:r w:rsidRPr="00154D93">
                          <w:rPr>
                            <w:rFonts w:hint="eastAsia"/>
                            <w:sz w:val="18"/>
                            <w:szCs w:val="18"/>
                          </w:rPr>
                          <w:t>:</w:t>
                        </w:r>
                        <w:r w:rsidRPr="00154D93">
                          <w:rPr>
                            <w:rFonts w:hint="eastAsia"/>
                            <w:color w:val="FF00FF"/>
                            <w:sz w:val="18"/>
                            <w:szCs w:val="18"/>
                          </w:rPr>
                          <w:t>'</w:t>
                        </w:r>
                        <w:r>
                          <w:rPr>
                            <w:rFonts w:hint="eastAsia"/>
                            <w:color w:val="FF00FF"/>
                            <w:sz w:val="18"/>
                            <w:szCs w:val="18"/>
                          </w:rPr>
                          <w:t>Fourth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rFonts w:hint="eastAsia"/>
                            <w:sz w:val="18"/>
                            <w:szCs w:val="18"/>
                          </w:rPr>
                          <w:t>}</w:t>
                        </w:r>
                        <w:proofErr w:type="gramStart"/>
                        <w:r>
                          <w:rPr>
                            <w:rFonts w:hint="eastAsia"/>
                            <w:sz w:val="18"/>
                            <w:szCs w:val="18"/>
                          </w:rPr>
                          <w:t>,</w:t>
                        </w:r>
                        <w:r w:rsidRPr="00154D93">
                          <w:rPr>
                            <w:rFonts w:hint="eastAsia"/>
                            <w:color w:val="800000"/>
                            <w:sz w:val="18"/>
                            <w:szCs w:val="18"/>
                          </w:rPr>
                          <w:t>500</w:t>
                        </w:r>
                        <w:proofErr w:type="gramEnd"/>
                        <w:r w:rsidRPr="00154D93">
                          <w:rPr>
                            <w:rFonts w:hint="eastAsia"/>
                            <w:sz w:val="18"/>
                            <w:szCs w:val="18"/>
                          </w:rPr>
                          <w:t>);</w:t>
                        </w:r>
                      </w:p>
                      <w:p w:rsidR="0023747D" w:rsidRPr="00154D93" w:rsidRDefault="0023747D" w:rsidP="00375F9C">
                        <w:pPr>
                          <w:spacing w:line="240" w:lineRule="exact"/>
                          <w:rPr>
                            <w:sz w:val="18"/>
                            <w:szCs w:val="18"/>
                          </w:rPr>
                        </w:pPr>
                        <w:r w:rsidRPr="00154D93">
                          <w:rPr>
                            <w:sz w:val="18"/>
                            <w:szCs w:val="18"/>
                          </w:rPr>
                          <w:t>_.</w:t>
                        </w:r>
                        <w:proofErr w:type="gramStart"/>
                        <w:r w:rsidRPr="00154D93">
                          <w:rPr>
                            <w:sz w:val="18"/>
                            <w:szCs w:val="18"/>
                          </w:rPr>
                          <w:t>asyRun(</w:t>
                        </w:r>
                        <w:proofErr w:type="gramEnd"/>
                        <w:r w:rsidRPr="00154D93">
                          <w:rPr>
                            <w:color w:val="0000FF"/>
                            <w:sz w:val="18"/>
                            <w:szCs w:val="18"/>
                          </w:rPr>
                          <w:t>function</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w:t>
                        </w:r>
                        <w:proofErr w:type="gramStart"/>
                        <w:r w:rsidRPr="00154D93">
                          <w:rPr>
                            <w:rFonts w:hint="eastAsia"/>
                            <w:sz w:val="18"/>
                            <w:szCs w:val="18"/>
                          </w:rPr>
                          <w:t>tabs.insertItems(</w:t>
                        </w:r>
                        <w:proofErr w:type="gramEnd"/>
                        <w:r w:rsidRPr="00154D93">
                          <w:rPr>
                            <w:rFonts w:hint="eastAsia"/>
                            <w:color w:val="FF00FF"/>
                            <w:sz w:val="18"/>
                            <w:szCs w:val="18"/>
                          </w:rPr>
                          <w:t>'</w:t>
                        </w:r>
                        <w:r>
                          <w:rPr>
                            <w:rFonts w:hint="eastAsia"/>
                            <w:color w:val="FF00FF"/>
                            <w:sz w:val="18"/>
                            <w:szCs w:val="18"/>
                          </w:rPr>
                          <w:t>Fifth Page</w:t>
                        </w:r>
                        <w:r w:rsidRPr="00154D93">
                          <w:rPr>
                            <w:rFonts w:hint="eastAsia"/>
                            <w:color w:val="FF00FF"/>
                            <w:sz w:val="18"/>
                            <w:szCs w:val="18"/>
                          </w:rPr>
                          <w:t>'</w:t>
                        </w:r>
                        <w:r w:rsidRPr="00154D93">
                          <w:rPr>
                            <w:rFonts w:hint="eastAsia"/>
                            <w:sz w:val="18"/>
                            <w:szCs w:val="18"/>
                          </w:rPr>
                          <w:t>);</w:t>
                        </w:r>
                      </w:p>
                      <w:p w:rsidR="0023747D" w:rsidRPr="00154D93" w:rsidRDefault="0023747D" w:rsidP="00375F9C">
                        <w:pPr>
                          <w:spacing w:line="240" w:lineRule="exact"/>
                          <w:rPr>
                            <w:sz w:val="18"/>
                            <w:szCs w:val="18"/>
                          </w:rPr>
                        </w:pPr>
                        <w:r w:rsidRPr="00154D93">
                          <w:rPr>
                            <w:sz w:val="18"/>
                            <w:szCs w:val="18"/>
                          </w:rPr>
                          <w:t>}</w:t>
                        </w:r>
                        <w:proofErr w:type="gramStart"/>
                        <w:r w:rsidRPr="00154D93">
                          <w:rPr>
                            <w:sz w:val="18"/>
                            <w:szCs w:val="18"/>
                          </w:rPr>
                          <w:t>,</w:t>
                        </w:r>
                        <w:r w:rsidRPr="00154D93">
                          <w:rPr>
                            <w:color w:val="800000"/>
                            <w:sz w:val="18"/>
                            <w:szCs w:val="18"/>
                          </w:rPr>
                          <w:t>1000</w:t>
                        </w:r>
                        <w:proofErr w:type="gramEnd"/>
                        <w:r w:rsidRPr="00154D93">
                          <w:rPr>
                            <w:sz w:val="18"/>
                            <w:szCs w:val="18"/>
                          </w:rPr>
                          <w:t>);</w:t>
                        </w:r>
                      </w:p>
                      <w:p w:rsidR="0023747D" w:rsidRPr="00154D93" w:rsidRDefault="0023747D" w:rsidP="00375F9C">
                        <w:pPr>
                          <w:spacing w:line="240" w:lineRule="exact"/>
                          <w:rPr>
                            <w:sz w:val="18"/>
                            <w:szCs w:val="18"/>
                          </w:rPr>
                        </w:pPr>
                        <w:r w:rsidRPr="00154D93">
                          <w:rPr>
                            <w:sz w:val="18"/>
                            <w:szCs w:val="18"/>
                          </w:rPr>
                          <w:t>_.</w:t>
                        </w:r>
                        <w:proofErr w:type="gramStart"/>
                        <w:r w:rsidRPr="00154D93">
                          <w:rPr>
                            <w:sz w:val="18"/>
                            <w:szCs w:val="18"/>
                          </w:rPr>
                          <w:t>asyRun(</w:t>
                        </w:r>
                        <w:proofErr w:type="gramEnd"/>
                        <w:r w:rsidRPr="00154D93">
                          <w:rPr>
                            <w:color w:val="0000FF"/>
                            <w:sz w:val="18"/>
                            <w:szCs w:val="18"/>
                          </w:rPr>
                          <w:t>function</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tabs.removeItems(</w:t>
                        </w:r>
                        <w:proofErr w:type="gramEnd"/>
                        <w:r w:rsidRPr="00154D93">
                          <w:rPr>
                            <w:color w:val="FF00FF"/>
                            <w:sz w:val="18"/>
                            <w:szCs w:val="18"/>
                          </w:rPr>
                          <w:t>'d'</w:t>
                        </w:r>
                        <w:r w:rsidRPr="00154D93">
                          <w:rPr>
                            <w:sz w:val="18"/>
                            <w:szCs w:val="18"/>
                          </w:rPr>
                          <w:t>);</w:t>
                        </w:r>
                      </w:p>
                      <w:p w:rsidR="0023747D" w:rsidRPr="00154D93" w:rsidRDefault="0023747D" w:rsidP="00375F9C">
                        <w:pPr>
                          <w:spacing w:line="240" w:lineRule="exact"/>
                          <w:rPr>
                            <w:sz w:val="18"/>
                            <w:szCs w:val="18"/>
                          </w:rPr>
                        </w:pPr>
                        <w:r w:rsidRPr="00154D93">
                          <w:rPr>
                            <w:sz w:val="18"/>
                            <w:szCs w:val="18"/>
                          </w:rPr>
                          <w:t>}</w:t>
                        </w:r>
                        <w:proofErr w:type="gramStart"/>
                        <w:r w:rsidRPr="00154D93">
                          <w:rPr>
                            <w:sz w:val="18"/>
                            <w:szCs w:val="18"/>
                          </w:rPr>
                          <w:t>,</w:t>
                        </w:r>
                        <w:r w:rsidRPr="00154D93">
                          <w:rPr>
                            <w:color w:val="800000"/>
                            <w:sz w:val="18"/>
                            <w:szCs w:val="18"/>
                          </w:rPr>
                          <w:t>1500</w:t>
                        </w:r>
                        <w:proofErr w:type="gramEnd"/>
                        <w:r w:rsidRPr="00154D93">
                          <w:rPr>
                            <w:sz w:val="18"/>
                            <w:szCs w:val="18"/>
                          </w:rPr>
                          <w:t>);</w:t>
                        </w:r>
                      </w:p>
                      <w:p w:rsidR="0023747D" w:rsidRPr="00154D93" w:rsidRDefault="0023747D" w:rsidP="00375F9C">
                        <w:pPr>
                          <w:spacing w:line="240" w:lineRule="exact"/>
                          <w:rPr>
                            <w:sz w:val="18"/>
                            <w:szCs w:val="18"/>
                          </w:rPr>
                        </w:pPr>
                        <w:r w:rsidRPr="00154D93">
                          <w:rPr>
                            <w:sz w:val="18"/>
                            <w:szCs w:val="18"/>
                          </w:rPr>
                          <w:t>_.</w:t>
                        </w:r>
                        <w:proofErr w:type="gramStart"/>
                        <w:r w:rsidRPr="00154D93">
                          <w:rPr>
                            <w:sz w:val="18"/>
                            <w:szCs w:val="18"/>
                          </w:rPr>
                          <w:t>asyRun(</w:t>
                        </w:r>
                        <w:proofErr w:type="gramEnd"/>
                        <w:r w:rsidRPr="00154D93">
                          <w:rPr>
                            <w:color w:val="0000FF"/>
                            <w:sz w:val="18"/>
                            <w:szCs w:val="18"/>
                          </w:rPr>
                          <w:t>function</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tabs.removeItems(</w:t>
                        </w:r>
                        <w:proofErr w:type="gramEnd"/>
                        <w:r w:rsidRPr="00154D93">
                          <w:rPr>
                            <w:sz w:val="18"/>
                            <w:szCs w:val="18"/>
                          </w:rPr>
                          <w:t>[</w:t>
                        </w:r>
                        <w:r w:rsidRPr="00154D93">
                          <w:rPr>
                            <w:color w:val="FF00FF"/>
                            <w:sz w:val="18"/>
                            <w:szCs w:val="18"/>
                          </w:rPr>
                          <w:t>'b'</w:t>
                        </w:r>
                        <w:r w:rsidRPr="00154D93">
                          <w:rPr>
                            <w:sz w:val="18"/>
                            <w:szCs w:val="18"/>
                          </w:rPr>
                          <w:t>,</w:t>
                        </w:r>
                        <w:r w:rsidRPr="00154D93">
                          <w:rPr>
                            <w:color w:val="FF00FF"/>
                            <w:sz w:val="18"/>
                            <w:szCs w:val="18"/>
                          </w:rPr>
                          <w:t>'c'</w:t>
                        </w:r>
                        <w:r w:rsidRPr="00154D93">
                          <w:rPr>
                            <w:sz w:val="18"/>
                            <w:szCs w:val="18"/>
                          </w:rPr>
                          <w:t>]);</w:t>
                        </w:r>
                      </w:p>
                      <w:p w:rsidR="0023747D" w:rsidRPr="00154D93" w:rsidRDefault="0023747D" w:rsidP="00375F9C">
                        <w:pPr>
                          <w:rPr>
                            <w:szCs w:val="18"/>
                          </w:rPr>
                        </w:pPr>
                        <w:r w:rsidRPr="00154D93">
                          <w:rPr>
                            <w:sz w:val="18"/>
                            <w:szCs w:val="18"/>
                          </w:rPr>
                          <w:t>}</w:t>
                        </w:r>
                        <w:proofErr w:type="gramStart"/>
                        <w:r w:rsidRPr="00154D93">
                          <w:rPr>
                            <w:sz w:val="18"/>
                            <w:szCs w:val="18"/>
                          </w:rPr>
                          <w:t>,</w:t>
                        </w:r>
                        <w:r w:rsidRPr="00154D93">
                          <w:rPr>
                            <w:color w:val="800000"/>
                            <w:sz w:val="18"/>
                            <w:szCs w:val="18"/>
                          </w:rPr>
                          <w:t>2000</w:t>
                        </w:r>
                        <w:proofErr w:type="gramEnd"/>
                        <w:r w:rsidRPr="00154D93">
                          <w:rPr>
                            <w:sz w:val="18"/>
                            <w:szCs w:val="18"/>
                          </w:rPr>
                          <w:t>);</w:t>
                        </w:r>
                      </w:p>
                    </w:txbxContent>
                  </v:textbox>
                </v:shape>
                <v:shape id="AutoShape 518" o:spid="_x0000_s1393" type="#_x0000_t62" style="position:absolute;left:14859;top:6934;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Na8MA&#10;AADcAAAADwAAAGRycy9kb3ducmV2LnhtbESP0YrCMBRE3wX/IdwF3zRVwZWuUaTgIr6I1Q+4Nnfb&#10;rs1NaLJa/XojCPs4zMwZZrHqTCOu1PrasoLxKAFBXFhdc6ngdNwM5yB8QNbYWCYFd/KwWvZ7C0y1&#10;vfGBrnkoRYSwT1FBFYJLpfRFRQb9yDri6P3Y1mCIsi2lbvEW4aaRkySZSYM1x4UKHWUVFZf8zyg4&#10;u0fuMrfJTsbvp/Pd9+Oy5l+lBh/d+gtEoC78h9/trVbwOR3D6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GNa8MAAADcAAAADwAAAAAAAAAAAAAAAACYAgAAZHJzL2Rv&#10;d25yZXYueG1sUEsFBgAAAAAEAAQA9QAAAIgDAAAAAA==&#10;" adj="26410,39329" fillcolor="#ff9">
                  <v:textbox inset="0,0,0,0">
                    <w:txbxContent>
                      <w:p w:rsidR="0023747D" w:rsidRPr="000E23E9" w:rsidRDefault="0023747D" w:rsidP="00375F9C">
                        <w:pPr>
                          <w:rPr>
                            <w:szCs w:val="18"/>
                          </w:rPr>
                        </w:pPr>
                        <w:r>
                          <w:rPr>
                            <w:szCs w:val="18"/>
                          </w:rPr>
                          <w:t>C</w:t>
                        </w:r>
                        <w:r>
                          <w:rPr>
                            <w:rFonts w:hint="eastAsia"/>
                            <w:szCs w:val="18"/>
                          </w:rPr>
                          <w:t>lose button</w:t>
                        </w:r>
                      </w:p>
                    </w:txbxContent>
                  </v:textbox>
                </v:shape>
                <v:shape id="AutoShape 519" o:spid="_x0000_s1394" type="#_x0000_t62" style="position:absolute;left:14859;top:16840;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rhCsYA&#10;AADcAAAADwAAAGRycy9kb3ducmV2LnhtbESPT2sCMRTE74V+h/CEXkrNqmhlaxSrCJ4E/xza23Pz&#10;urs2eVk20V2/vREEj8PM/IaZzFprxIVqXzpW0OsmIIgzp0vOFRz2q48xCB+QNRrHpOBKHmbT15cJ&#10;pto1vKXLLuQiQtinqKAIoUql9FlBFn3XVcTR+3O1xRBlnUtdYxPh1sh+koykxZLjQoEVLQrK/ndn&#10;Gyk/2+X7aW33v/Z42DTVwnyvhkapt047/wIRqA3P8KO91go+B324n4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rhCsYAAADcAAAADwAAAAAAAAAAAAAAAACYAgAAZHJz&#10;L2Rvd25yZXYueG1sUEsFBgAAAAAEAAQA9QAAAIsDAAAAAA==&#10;" adj="24660,31713" fillcolor="#ff9">
                  <v:textbox inset="0,0,0,0">
                    <w:txbxContent>
                      <w:p w:rsidR="0023747D" w:rsidRPr="000E23E9" w:rsidRDefault="0023747D" w:rsidP="00375F9C">
                        <w:pPr>
                          <w:rPr>
                            <w:szCs w:val="18"/>
                          </w:rPr>
                        </w:pPr>
                        <w:r>
                          <w:rPr>
                            <w:rFonts w:hint="eastAsia"/>
                            <w:szCs w:val="18"/>
                          </w:rPr>
                          <w:t>Adds two pages</w:t>
                        </w:r>
                      </w:p>
                    </w:txbxContent>
                  </v:textbox>
                </v:shape>
                <v:shape id="AutoShape 520" o:spid="_x0000_s1395" type="#_x0000_t62" style="position:absolute;left:17145;top:29718;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0tcQA&#10;AADcAAAADwAAAGRycy9kb3ducmV2LnhtbESPUWvCMBSF3wf7D+EOfJupLbhRjdJtKoP5MrcfcGmu&#10;TVlzU5JY6783A8HHwznnO5zlerSdGMiH1rGC2TQDQVw73XKj4Pdn+/wKIkRkjZ1jUnChAOvV48MS&#10;S+3O/E3DITYiQTiUqMDE2JdShtqQxTB1PXHyjs5bjEn6RmqP5wS3ncyzbC4ttpwWDPb0bqj+O5ys&#10;grchtzOz/Qqb1lbFbu5D/lHtlZo8jdUCRKQx3sO39qdW8FIU8H8mHQG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ztLXEAAAA3AAAAA8AAAAAAAAAAAAAAAAAmAIAAGRycy9k&#10;b3ducmV2LnhtbFBLBQYAAAAABAAEAPUAAACJAwAAAAA=&#10;" adj="23455,39641" fillcolor="#ff9">
                  <v:textbox inset="0,0,0,0">
                    <w:txbxContent>
                      <w:p w:rsidR="0023747D" w:rsidRPr="000E23E9" w:rsidRDefault="0023747D" w:rsidP="00375F9C">
                        <w:pPr>
                          <w:rPr>
                            <w:szCs w:val="18"/>
                          </w:rPr>
                        </w:pPr>
                        <w:r>
                          <w:rPr>
                            <w:rFonts w:hint="eastAsia"/>
                            <w:szCs w:val="18"/>
                          </w:rPr>
                          <w:t>Adds one more</w:t>
                        </w:r>
                      </w:p>
                    </w:txbxContent>
                  </v:textbox>
                </v:shape>
                <v:shape id="AutoShape 521" o:spid="_x0000_s1396" type="#_x0000_t62" style="position:absolute;left:14859;top:34671;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UQ+cUA&#10;AADcAAAADwAAAGRycy9kb3ducmV2LnhtbESPQWsCMRSE7wX/Q3iCt5ptLSpbo4hQ0EOx2oLX5+Z1&#10;N93NS9xEXf99Uyh4HGbmG2a26GwjLtQG41jB0zADQVw4bbhU8PX59jgFESKyxsYxKbhRgMW89zDD&#10;XLsr7+iyj6VIEA45Kqhi9LmUoajIYhg6T5y8b9dajEm2pdQtXhPcNvI5y8bSouG0UKGnVUVFvT9b&#10;BYf1ZuxPx3cv3dacph9dXZifWqlBv1u+gojUxXv4v73WCiajF/g7k46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xRD5xQAAANwAAAAPAAAAAAAAAAAAAAAAAJgCAABkcnMv&#10;ZG93bnJldi54bWxQSwUGAAAAAAQABAD1AAAAigMAAAAA&#10;" adj="23160,36707" fillcolor="#ff9">
                  <v:textbox inset="0,0,0,0">
                    <w:txbxContent>
                      <w:p w:rsidR="0023747D" w:rsidRPr="000E23E9" w:rsidRDefault="0023747D" w:rsidP="00375F9C">
                        <w:pPr>
                          <w:rPr>
                            <w:szCs w:val="18"/>
                          </w:rPr>
                        </w:pPr>
                        <w:r>
                          <w:rPr>
                            <w:rFonts w:hint="eastAsia"/>
                            <w:szCs w:val="18"/>
                          </w:rPr>
                          <w:t>Removes this page</w:t>
                        </w:r>
                      </w:p>
                    </w:txbxContent>
                  </v:textbox>
                </v:shape>
                <v:shape id="AutoShape 522" o:spid="_x0000_s1397" type="#_x0000_t62" style="position:absolute;left:14859;top:39624;width:1600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8edMYA&#10;AADcAAAADwAAAGRycy9kb3ducmV2LnhtbESP3WrCQBSE7wXfYTlC7+omLakSXaUVKqUVxB/09pA9&#10;JsHs2bC7atqn7xYKXg4z8w0znXemEVdyvrasIB0mIIgLq2suFex3749jED4ga2wsk4Jv8jCf9XtT&#10;zLW98Yau21CKCGGfo4IqhDaX0hcVGfRD2xJH72SdwRClK6V2eItw08inJHmRBmuOCxW2tKioOG8v&#10;RkH4Wr6lln+yhUs/D+tjVqxsO1bqYdC9TkAE6sI9/N/+0ApGzxn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08edMYAAADcAAAADwAAAAAAAAAAAAAAAACYAgAAZHJz&#10;L2Rvd25yZXYueG1sUEsFBgAAAAAEAAQA9QAAAIsDAAAAAA==&#10;" adj="21137,33773" fillcolor="#ff9">
                  <v:textbox inset="0,0,0,0">
                    <w:txbxContent>
                      <w:p w:rsidR="0023747D" w:rsidRPr="000E23E9" w:rsidRDefault="0023747D" w:rsidP="00375F9C">
                        <w:pPr>
                          <w:rPr>
                            <w:szCs w:val="18"/>
                          </w:rPr>
                        </w:pPr>
                        <w:r>
                          <w:rPr>
                            <w:rFonts w:hint="eastAsia"/>
                            <w:szCs w:val="18"/>
                          </w:rPr>
                          <w:t>Removes two more</w:t>
                        </w:r>
                      </w:p>
                    </w:txbxContent>
                  </v:textbox>
                </v:shape>
                <w10:anchorlock/>
              </v:group>
            </w:pict>
          </mc:Fallback>
        </mc:AlternateContent>
      </w:r>
    </w:p>
    <w:p w:rsidR="00375F9C" w:rsidRDefault="00375F9C" w:rsidP="00E45D25">
      <w:pPr>
        <w:pStyle w:val="3"/>
        <w:numPr>
          <w:ilvl w:val="2"/>
          <w:numId w:val="17"/>
        </w:numPr>
      </w:pPr>
      <w:bookmarkStart w:id="95" w:name="_Toc356466230"/>
      <w:r w:rsidRPr="009D3B50">
        <w:lastRenderedPageBreak/>
        <w:t>Dynamic content loading</w:t>
      </w:r>
      <w:bookmarkEnd w:id="95"/>
    </w:p>
    <w:p w:rsidR="00375F9C" w:rsidRDefault="00375F9C" w:rsidP="00E45D25">
      <w:pPr>
        <w:pStyle w:val="4"/>
        <w:numPr>
          <w:ilvl w:val="3"/>
          <w:numId w:val="17"/>
        </w:numPr>
      </w:pPr>
      <w:bookmarkStart w:id="96" w:name="_Toc356466231"/>
      <w:r w:rsidRPr="00E92F29">
        <w:t>onIniPanelView</w:t>
      </w:r>
      <w:bookmarkEnd w:id="96"/>
      <w:r>
        <w:rPr>
          <w:rFonts w:hint="eastAsia"/>
        </w:rPr>
        <w:t xml:space="preserve"> </w:t>
      </w:r>
    </w:p>
    <w:p w:rsidR="00375F9C" w:rsidRPr="00E92F29" w:rsidRDefault="005C781A" w:rsidP="00375F9C">
      <w:r>
        <w:rPr>
          <w:noProof/>
        </w:rPr>
        <mc:AlternateContent>
          <mc:Choice Requires="wpc">
            <w:drawing>
              <wp:inline distT="0" distB="0" distL="0" distR="0" wp14:anchorId="4297632A" wp14:editId="44C40A0A">
                <wp:extent cx="5257800" cy="3248025"/>
                <wp:effectExtent l="9525" t="0" r="9525" b="0"/>
                <wp:docPr id="729" name="画布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27" name="Text Box 541"/>
                        <wps:cNvSpPr txBox="1">
                          <a:spLocks noChangeArrowheads="1"/>
                        </wps:cNvSpPr>
                        <wps:spPr bwMode="auto">
                          <a:xfrm>
                            <a:off x="0" y="48895"/>
                            <a:ext cx="5257800" cy="2894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92F29" w:rsidRDefault="0023747D" w:rsidP="00375F9C">
                              <w:pPr>
                                <w:spacing w:line="240" w:lineRule="exact"/>
                                <w:ind w:firstLine="420"/>
                                <w:rPr>
                                  <w:sz w:val="18"/>
                                  <w:szCs w:val="18"/>
                                </w:rPr>
                              </w:pPr>
                              <w:r w:rsidRPr="00E92F29">
                                <w:rPr>
                                  <w:color w:val="0000FF"/>
                                  <w:sz w:val="18"/>
                                  <w:szCs w:val="18"/>
                                </w:rPr>
                                <w:t>var</w:t>
                              </w:r>
                              <w:r w:rsidRPr="00E92F29">
                                <w:rPr>
                                  <w:sz w:val="18"/>
                                  <w:szCs w:val="18"/>
                                </w:rPr>
                                <w:t xml:space="preserve"> block=</w:t>
                              </w:r>
                              <w:r w:rsidR="00122649">
                                <w:rPr>
                                  <w:sz w:val="18"/>
                                  <w:szCs w:val="18"/>
                                </w:rPr>
                                <w:t>xui</w:t>
                              </w:r>
                              <w:r w:rsidRPr="00E92F29">
                                <w:rPr>
                                  <w:sz w:val="18"/>
                                  <w:szCs w:val="18"/>
                                </w:rPr>
                                <w:t>.create(</w:t>
                              </w:r>
                              <w:r w:rsidRPr="00E92F29">
                                <w:rPr>
                                  <w:color w:val="FF00FF"/>
                                  <w:sz w:val="18"/>
                                  <w:szCs w:val="18"/>
                                </w:rPr>
                                <w:t>"Block"</w:t>
                              </w:r>
                              <w:r w:rsidRPr="00E92F29">
                                <w:rPr>
                                  <w:sz w:val="18"/>
                                  <w:szCs w:val="18"/>
                                </w:rPr>
                                <w:t>).setWidth(</w:t>
                              </w:r>
                              <w:r w:rsidRPr="00E92F29">
                                <w:rPr>
                                  <w:color w:val="800000"/>
                                  <w:sz w:val="18"/>
                                  <w:szCs w:val="18"/>
                                </w:rPr>
                                <w:t>400</w:t>
                              </w:r>
                              <w:r w:rsidRPr="00E92F29">
                                <w:rPr>
                                  <w:sz w:val="18"/>
                                  <w:szCs w:val="18"/>
                                </w:rPr>
                                <w:t>).setHeight(</w:t>
                              </w:r>
                              <w:r w:rsidRPr="00E92F29">
                                <w:rPr>
                                  <w:color w:val="800000"/>
                                  <w:sz w:val="18"/>
                                  <w:szCs w:val="18"/>
                                </w:rPr>
                                <w:t>100</w:t>
                              </w:r>
                              <w:r w:rsidRPr="00E92F29">
                                <w:rPr>
                                  <w:sz w:val="18"/>
                                  <w:szCs w:val="18"/>
                                </w:rPr>
                                <w:t>).show(),</w:t>
                              </w:r>
                            </w:p>
                            <w:p w:rsidR="0023747D" w:rsidRPr="00E92F29" w:rsidRDefault="0023747D" w:rsidP="00375F9C">
                              <w:pPr>
                                <w:spacing w:line="240" w:lineRule="exact"/>
                                <w:ind w:firstLine="420"/>
                                <w:rPr>
                                  <w:sz w:val="18"/>
                                  <w:szCs w:val="18"/>
                                </w:rPr>
                              </w:pPr>
                              <w:r w:rsidRPr="00E92F29">
                                <w:rPr>
                                  <w:sz w:val="18"/>
                                  <w:szCs w:val="18"/>
                                </w:rPr>
                                <w:t>tabs=</w:t>
                              </w:r>
                              <w:r w:rsidRPr="00E92F29">
                                <w:rPr>
                                  <w:color w:val="0000FF"/>
                                  <w:sz w:val="18"/>
                                  <w:szCs w:val="18"/>
                                </w:rPr>
                                <w:t>new</w:t>
                              </w:r>
                              <w:r w:rsidRPr="00E92F29">
                                <w:rPr>
                                  <w:sz w:val="18"/>
                                  <w:szCs w:val="18"/>
                                </w:rPr>
                                <w:t xml:space="preserve"> </w:t>
                              </w:r>
                              <w:r w:rsidR="00122649">
                                <w:rPr>
                                  <w:sz w:val="18"/>
                                  <w:szCs w:val="18"/>
                                </w:rPr>
                                <w:t>xui</w:t>
                              </w:r>
                              <w:r w:rsidRPr="00E92F29">
                                <w:rPr>
                                  <w:sz w:val="18"/>
                                  <w:szCs w:val="18"/>
                                </w:rPr>
                                <w:t>.UI.Tabs({</w:t>
                              </w:r>
                            </w:p>
                            <w:p w:rsidR="0023747D" w:rsidRPr="00E92F29" w:rsidRDefault="0023747D" w:rsidP="00375F9C">
                              <w:pPr>
                                <w:spacing w:line="240" w:lineRule="exact"/>
                                <w:ind w:firstLine="420"/>
                                <w:rPr>
                                  <w:sz w:val="18"/>
                                  <w:szCs w:val="18"/>
                                </w:rPr>
                              </w:pPr>
                              <w:r w:rsidRPr="00E92F29">
                                <w:rPr>
                                  <w:sz w:val="18"/>
                                  <w:szCs w:val="18"/>
                                </w:rPr>
                                <w:t xml:space="preserve">    value:</w:t>
                              </w:r>
                              <w:r w:rsidRPr="00E92F29">
                                <w:rPr>
                                  <w:color w:val="FF00FF"/>
                                  <w:sz w:val="18"/>
                                  <w:szCs w:val="18"/>
                                </w:rPr>
                                <w:t>'a'</w:t>
                              </w:r>
                              <w:r w:rsidRPr="00E92F29">
                                <w:rPr>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items:[{</w:t>
                              </w:r>
                            </w:p>
                            <w:p w:rsidR="0023747D" w:rsidRPr="00E92F29" w:rsidRDefault="0023747D" w:rsidP="00375F9C">
                              <w:pPr>
                                <w:spacing w:line="240" w:lineRule="exact"/>
                                <w:ind w:firstLine="420"/>
                                <w:rPr>
                                  <w:sz w:val="18"/>
                                  <w:szCs w:val="18"/>
                                </w:rPr>
                              </w:pPr>
                              <w:r w:rsidRPr="00E92F29">
                                <w:rPr>
                                  <w:sz w:val="18"/>
                                  <w:szCs w:val="18"/>
                                </w:rPr>
                                <w:t xml:space="preserve">        id:</w:t>
                              </w:r>
                              <w:r w:rsidRPr="00E92F29">
                                <w:rPr>
                                  <w:color w:val="FF00FF"/>
                                  <w:sz w:val="18"/>
                                  <w:szCs w:val="18"/>
                                </w:rPr>
                                <w:t>'a'</w:t>
                              </w:r>
                              <w:r w:rsidRPr="00E92F29">
                                <w:rPr>
                                  <w:sz w:val="18"/>
                                  <w:szCs w:val="18"/>
                                </w:rPr>
                                <w:t>,</w:t>
                              </w:r>
                            </w:p>
                            <w:p w:rsidR="0023747D" w:rsidRPr="00E92F29" w:rsidRDefault="0023747D" w:rsidP="00375F9C">
                              <w:pPr>
                                <w:spacing w:line="240" w:lineRule="exact"/>
                                <w:ind w:firstLine="420"/>
                                <w:rPr>
                                  <w:sz w:val="18"/>
                                  <w:szCs w:val="18"/>
                                </w:rPr>
                              </w:pPr>
                              <w:r w:rsidRPr="00E92F29">
                                <w:rPr>
                                  <w:rFonts w:hint="eastAsia"/>
                                  <w:sz w:val="18"/>
                                  <w:szCs w:val="18"/>
                                </w:rPr>
                                <w:t xml:space="preserve">        caption:</w:t>
                              </w:r>
                              <w:r w:rsidRPr="00E92F29">
                                <w:rPr>
                                  <w:rFonts w:hint="eastAsia"/>
                                  <w:color w:val="FF00FF"/>
                                  <w:sz w:val="18"/>
                                  <w:szCs w:val="18"/>
                                </w:rPr>
                                <w:t>'</w:t>
                              </w:r>
                              <w:r>
                                <w:rPr>
                                  <w:rFonts w:hint="eastAsia"/>
                                  <w:color w:val="FF00FF"/>
                                  <w:sz w:val="18"/>
                                  <w:szCs w:val="18"/>
                                </w:rPr>
                                <w:t>First Page</w:t>
                              </w:r>
                              <w:r w:rsidRPr="00E92F29">
                                <w:rPr>
                                  <w:rFonts w:hint="eastAsia"/>
                                  <w:color w:val="FF00FF"/>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
                            <w:p w:rsidR="0023747D" w:rsidRPr="00E92F29" w:rsidRDefault="0023747D" w:rsidP="00375F9C">
                              <w:pPr>
                                <w:spacing w:line="240" w:lineRule="exact"/>
                                <w:ind w:firstLine="420"/>
                                <w:rPr>
                                  <w:sz w:val="18"/>
                                  <w:szCs w:val="18"/>
                                </w:rPr>
                              </w:pPr>
                              <w:r w:rsidRPr="00E92F29">
                                <w:rPr>
                                  <w:sz w:val="18"/>
                                  <w:szCs w:val="18"/>
                                </w:rPr>
                                <w:t xml:space="preserve">        id:</w:t>
                              </w:r>
                              <w:r w:rsidRPr="00E92F29">
                                <w:rPr>
                                  <w:color w:val="FF00FF"/>
                                  <w:sz w:val="18"/>
                                  <w:szCs w:val="18"/>
                                </w:rPr>
                                <w:t>'b'</w:t>
                              </w:r>
                              <w:r w:rsidRPr="00E92F29">
                                <w:rPr>
                                  <w:sz w:val="18"/>
                                  <w:szCs w:val="18"/>
                                </w:rPr>
                                <w:t>,</w:t>
                              </w:r>
                            </w:p>
                            <w:p w:rsidR="0023747D" w:rsidRPr="00E92F29" w:rsidRDefault="0023747D" w:rsidP="00375F9C">
                              <w:pPr>
                                <w:spacing w:line="240" w:lineRule="exact"/>
                                <w:ind w:firstLine="420"/>
                                <w:rPr>
                                  <w:sz w:val="18"/>
                                  <w:szCs w:val="18"/>
                                </w:rPr>
                              </w:pPr>
                              <w:r w:rsidRPr="00E92F29">
                                <w:rPr>
                                  <w:rFonts w:hint="eastAsia"/>
                                  <w:sz w:val="18"/>
                                  <w:szCs w:val="18"/>
                                </w:rPr>
                                <w:t xml:space="preserve">        caption:</w:t>
                              </w:r>
                              <w:r w:rsidRPr="00E92F29">
                                <w:rPr>
                                  <w:rFonts w:hint="eastAsia"/>
                                  <w:color w:val="FF00FF"/>
                                  <w:sz w:val="18"/>
                                  <w:szCs w:val="18"/>
                                </w:rPr>
                                <w:t>'</w:t>
                              </w:r>
                              <w:r>
                                <w:rPr>
                                  <w:rFonts w:hint="eastAsia"/>
                                  <w:color w:val="FF00FF"/>
                                  <w:sz w:val="18"/>
                                  <w:szCs w:val="18"/>
                                </w:rPr>
                                <w:t>Second Page</w:t>
                              </w:r>
                              <w:r>
                                <w:rPr>
                                  <w:rFonts w:hint="eastAsia"/>
                                  <w:vanish/>
                                  <w:color w:val="FF00FF"/>
                                  <w:sz w:val="18"/>
                                  <w:szCs w:val="18"/>
                                </w:rPr>
                                <w:t>AgeeablellByRowColtem.caption+lue paires</w:t>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sidRPr="00E92F29">
                                <w:rPr>
                                  <w:rFonts w:hint="eastAsia"/>
                                  <w:color w:val="FF00FF"/>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
                            <w:p w:rsidR="0023747D" w:rsidRPr="00E92F29" w:rsidRDefault="0023747D" w:rsidP="00375F9C">
                              <w:pPr>
                                <w:spacing w:line="240" w:lineRule="exact"/>
                                <w:ind w:firstLine="420"/>
                                <w:rPr>
                                  <w:sz w:val="18"/>
                                  <w:szCs w:val="18"/>
                                </w:rPr>
                              </w:pPr>
                              <w:r w:rsidRPr="00E92F29">
                                <w:rPr>
                                  <w:sz w:val="18"/>
                                  <w:szCs w:val="18"/>
                                </w:rPr>
                                <w:t xml:space="preserve">        id:</w:t>
                              </w:r>
                              <w:r w:rsidRPr="00E92F29">
                                <w:rPr>
                                  <w:color w:val="FF00FF"/>
                                  <w:sz w:val="18"/>
                                  <w:szCs w:val="18"/>
                                </w:rPr>
                                <w:t>'c'</w:t>
                              </w:r>
                              <w:r w:rsidRPr="00E92F29">
                                <w:rPr>
                                  <w:sz w:val="18"/>
                                  <w:szCs w:val="18"/>
                                </w:rPr>
                                <w:t>,</w:t>
                              </w:r>
                            </w:p>
                            <w:p w:rsidR="0023747D" w:rsidRPr="00E92F29" w:rsidRDefault="0023747D" w:rsidP="00375F9C">
                              <w:pPr>
                                <w:spacing w:line="240" w:lineRule="exact"/>
                                <w:ind w:firstLine="420"/>
                                <w:rPr>
                                  <w:sz w:val="18"/>
                                  <w:szCs w:val="18"/>
                                </w:rPr>
                              </w:pPr>
                              <w:r w:rsidRPr="00E92F29">
                                <w:rPr>
                                  <w:rFonts w:hint="eastAsia"/>
                                  <w:sz w:val="18"/>
                                  <w:szCs w:val="18"/>
                                </w:rPr>
                                <w:t xml:space="preserve">        caption:</w:t>
                              </w:r>
                              <w:r w:rsidRPr="00E92F29">
                                <w:rPr>
                                  <w:rFonts w:hint="eastAsia"/>
                                  <w:color w:val="FF00FF"/>
                                  <w:sz w:val="18"/>
                                  <w:szCs w:val="18"/>
                                </w:rPr>
                                <w:t>'</w:t>
                              </w:r>
                              <w:r>
                                <w:rPr>
                                  <w:rFonts w:hint="eastAsia"/>
                                  <w:color w:val="FF00FF"/>
                                  <w:sz w:val="18"/>
                                  <w:szCs w:val="18"/>
                                </w:rPr>
                                <w:t>Third Page</w:t>
                              </w:r>
                              <w:r w:rsidRPr="00E92F29">
                                <w:rPr>
                                  <w:rFonts w:hint="eastAsia"/>
                                  <w:color w:val="FF00FF"/>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
                            <w:p w:rsidR="0023747D" w:rsidRPr="00E92F29" w:rsidRDefault="0023747D" w:rsidP="00375F9C">
                              <w:pPr>
                                <w:spacing w:line="240" w:lineRule="exact"/>
                                <w:ind w:firstLine="420"/>
                                <w:rPr>
                                  <w:sz w:val="18"/>
                                  <w:szCs w:val="18"/>
                                </w:rPr>
                              </w:pPr>
                              <w:r w:rsidRPr="00E92F29">
                                <w:rPr>
                                  <w:sz w:val="18"/>
                                  <w:szCs w:val="18"/>
                                </w:rPr>
                                <w:t>});</w:t>
                              </w:r>
                            </w:p>
                            <w:p w:rsidR="0023747D" w:rsidRPr="00E92F29" w:rsidRDefault="0023747D" w:rsidP="00375F9C">
                              <w:pPr>
                                <w:spacing w:line="240" w:lineRule="exact"/>
                                <w:ind w:firstLine="420"/>
                                <w:rPr>
                                  <w:sz w:val="18"/>
                                  <w:szCs w:val="18"/>
                                </w:rPr>
                              </w:pPr>
                              <w:r w:rsidRPr="00E92F29">
                                <w:rPr>
                                  <w:sz w:val="18"/>
                                  <w:szCs w:val="18"/>
                                </w:rPr>
                                <w:t>tabs.onIniPanelView(</w:t>
                              </w:r>
                              <w:r w:rsidRPr="00E92F29">
                                <w:rPr>
                                  <w:color w:val="0000FF"/>
                                  <w:sz w:val="18"/>
                                  <w:szCs w:val="18"/>
                                </w:rPr>
                                <w:t>function</w:t>
                              </w:r>
                              <w:r w:rsidRPr="00E92F29">
                                <w:rPr>
                                  <w:sz w:val="18"/>
                                  <w:szCs w:val="18"/>
                                </w:rPr>
                                <w:t>(profile,item){</w:t>
                              </w:r>
                            </w:p>
                            <w:p w:rsidR="0023747D" w:rsidRPr="00E92F29" w:rsidRDefault="0023747D" w:rsidP="00375F9C">
                              <w:pPr>
                                <w:spacing w:line="240" w:lineRule="exact"/>
                                <w:ind w:firstLine="420"/>
                                <w:rPr>
                                  <w:sz w:val="18"/>
                                  <w:szCs w:val="18"/>
                                </w:rPr>
                              </w:pPr>
                              <w:r w:rsidRPr="00E92F29">
                                <w:rPr>
                                  <w:sz w:val="18"/>
                                  <w:szCs w:val="18"/>
                                </w:rPr>
                                <w:t xml:space="preserve">    profile.boxing().getPanel(item.id).append(</w:t>
                              </w:r>
                              <w:r w:rsidRPr="00E92F29">
                                <w:rPr>
                                  <w:color w:val="0000FF"/>
                                  <w:sz w:val="18"/>
                                  <w:szCs w:val="18"/>
                                </w:rPr>
                                <w:t>new</w:t>
                              </w:r>
                              <w:r w:rsidRPr="00E92F29">
                                <w:rPr>
                                  <w:sz w:val="18"/>
                                  <w:szCs w:val="18"/>
                                </w:rPr>
                                <w:t xml:space="preserve"> </w:t>
                              </w:r>
                              <w:r w:rsidR="00122649">
                                <w:rPr>
                                  <w:sz w:val="18"/>
                                  <w:szCs w:val="18"/>
                                </w:rPr>
                                <w:t>xui</w:t>
                              </w:r>
                              <w:r w:rsidRPr="00E92F29">
                                <w:rPr>
                                  <w:sz w:val="18"/>
                                  <w:szCs w:val="18"/>
                                </w:rPr>
                                <w:t>.UI.SButton)</w:t>
                              </w:r>
                            </w:p>
                            <w:p w:rsidR="0023747D" w:rsidRPr="00E92F29" w:rsidRDefault="0023747D" w:rsidP="00375F9C">
                              <w:pPr>
                                <w:spacing w:line="240" w:lineRule="exact"/>
                                <w:ind w:firstLine="420"/>
                                <w:rPr>
                                  <w:sz w:val="18"/>
                                  <w:szCs w:val="18"/>
                                </w:rPr>
                              </w:pPr>
                              <w:r w:rsidRPr="00E92F29">
                                <w:rPr>
                                  <w:sz w:val="18"/>
                                  <w:szCs w:val="18"/>
                                </w:rPr>
                                <w:t>});</w:t>
                              </w:r>
                            </w:p>
                            <w:p w:rsidR="0023747D" w:rsidRPr="00E92F29" w:rsidRDefault="0023747D" w:rsidP="00375F9C">
                              <w:pPr>
                                <w:rPr>
                                  <w:szCs w:val="18"/>
                                </w:rPr>
                              </w:pPr>
                              <w:r w:rsidRPr="00E92F29">
                                <w:rPr>
                                  <w:sz w:val="18"/>
                                  <w:szCs w:val="18"/>
                                </w:rPr>
                                <w:t>block.append(tabs);</w:t>
                              </w:r>
                            </w:p>
                          </w:txbxContent>
                        </wps:txbx>
                        <wps:bodyPr rot="0" vert="horz" wrap="square" lIns="54000" tIns="46800" rIns="54000" bIns="45720" anchor="t" anchorCtr="0" upright="1">
                          <a:spAutoFit/>
                        </wps:bodyPr>
                      </wps:wsp>
                    </wpc:wpc>
                  </a:graphicData>
                </a:graphic>
              </wp:inline>
            </w:drawing>
          </mc:Choice>
          <mc:Fallback>
            <w:pict>
              <v:group id="画布 539" o:spid="_x0000_s1398" editas="canvas" style="width:414pt;height:255.75pt;mso-position-horizontal-relative:char;mso-position-vertical-relative:line" coordsize="52578,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">
                <v:shape id="_x0000_s1399" type="#_x0000_t75" style="position:absolute;width:52578;height:32480;visibility:visible;mso-wrap-style:square">
                  <v:fill o:detectmouseclick="t"/>
                  <v:path o:connecttype="none"/>
                </v:shape>
                <v:shape id="Text Box 541" o:spid="_x0000_s1400" type="#_x0000_t202" style="position:absolute;top:488;width:52578;height:28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Lh98QA&#10;AADcAAAADwAAAGRycy9kb3ducmV2LnhtbESPzWsCMRTE70L/h/CE3jSrBz+2RpFK2V4KfvX+2Dw3&#10;i5uXJYnr+t83BcHjMDO/YVab3jaiIx9qxwom4wwEcel0zZWC8+lrtAARIrLGxjEpeFCAzfptsMJc&#10;uzsfqDvGSiQIhxwVmBjbXMpQGrIYxq4lTt7FeYsxSV9J7fGe4LaR0yybSYs1pwWDLX0aKq/Hm1VQ&#10;Xnf9rqh/je9udrHXy+LxMyuUeh/22w8Qkfr4Cj/b31rBfDqH/zPp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i4ffEAAAA3AAAAA8AAAAAAAAAAAAAAAAAmAIAAGRycy9k&#10;b3ducmV2LnhtbFBLBQYAAAAABAAEAPUAAACJAwAAAAA=&#10;" strokeweight="1pt">
                  <v:textbox style="mso-fit-shape-to-text:t" inset="1.5mm,1.3mm,1.5mm">
                    <w:txbxContent>
                      <w:p w:rsidR="0023747D" w:rsidRPr="00E92F29" w:rsidRDefault="0023747D" w:rsidP="00375F9C">
                        <w:pPr>
                          <w:spacing w:line="240" w:lineRule="exact"/>
                          <w:ind w:firstLine="420"/>
                          <w:rPr>
                            <w:sz w:val="18"/>
                            <w:szCs w:val="18"/>
                          </w:rPr>
                        </w:pPr>
                        <w:proofErr w:type="gramStart"/>
                        <w:r w:rsidRPr="00E92F29">
                          <w:rPr>
                            <w:color w:val="0000FF"/>
                            <w:sz w:val="18"/>
                            <w:szCs w:val="18"/>
                          </w:rPr>
                          <w:t>var</w:t>
                        </w:r>
                        <w:proofErr w:type="gramEnd"/>
                        <w:r w:rsidRPr="00E92F29">
                          <w:rPr>
                            <w:sz w:val="18"/>
                            <w:szCs w:val="18"/>
                          </w:rPr>
                          <w:t xml:space="preserve"> block=</w:t>
                        </w:r>
                        <w:r w:rsidR="00122649">
                          <w:rPr>
                            <w:sz w:val="18"/>
                            <w:szCs w:val="18"/>
                          </w:rPr>
                          <w:t>xui</w:t>
                        </w:r>
                        <w:r w:rsidRPr="00E92F29">
                          <w:rPr>
                            <w:sz w:val="18"/>
                            <w:szCs w:val="18"/>
                          </w:rPr>
                          <w:t>.create(</w:t>
                        </w:r>
                        <w:r w:rsidRPr="00E92F29">
                          <w:rPr>
                            <w:color w:val="FF00FF"/>
                            <w:sz w:val="18"/>
                            <w:szCs w:val="18"/>
                          </w:rPr>
                          <w:t>"Block"</w:t>
                        </w:r>
                        <w:r w:rsidRPr="00E92F29">
                          <w:rPr>
                            <w:sz w:val="18"/>
                            <w:szCs w:val="18"/>
                          </w:rPr>
                          <w:t>).setWidth(</w:t>
                        </w:r>
                        <w:r w:rsidRPr="00E92F29">
                          <w:rPr>
                            <w:color w:val="800000"/>
                            <w:sz w:val="18"/>
                            <w:szCs w:val="18"/>
                          </w:rPr>
                          <w:t>400</w:t>
                        </w:r>
                        <w:r w:rsidRPr="00E92F29">
                          <w:rPr>
                            <w:sz w:val="18"/>
                            <w:szCs w:val="18"/>
                          </w:rPr>
                          <w:t>).setHeight(</w:t>
                        </w:r>
                        <w:r w:rsidRPr="00E92F29">
                          <w:rPr>
                            <w:color w:val="800000"/>
                            <w:sz w:val="18"/>
                            <w:szCs w:val="18"/>
                          </w:rPr>
                          <w:t>100</w:t>
                        </w:r>
                        <w:r w:rsidRPr="00E92F29">
                          <w:rPr>
                            <w:sz w:val="18"/>
                            <w:szCs w:val="18"/>
                          </w:rPr>
                          <w:t>).show(),</w:t>
                        </w:r>
                      </w:p>
                      <w:p w:rsidR="0023747D" w:rsidRPr="00E92F29" w:rsidRDefault="0023747D" w:rsidP="00375F9C">
                        <w:pPr>
                          <w:spacing w:line="240" w:lineRule="exact"/>
                          <w:ind w:firstLine="420"/>
                          <w:rPr>
                            <w:sz w:val="18"/>
                            <w:szCs w:val="18"/>
                          </w:rPr>
                        </w:pPr>
                        <w:proofErr w:type="gramStart"/>
                        <w:r w:rsidRPr="00E92F29">
                          <w:rPr>
                            <w:sz w:val="18"/>
                            <w:szCs w:val="18"/>
                          </w:rPr>
                          <w:t>tabs=</w:t>
                        </w:r>
                        <w:proofErr w:type="gramEnd"/>
                        <w:r w:rsidRPr="00E92F29">
                          <w:rPr>
                            <w:color w:val="0000FF"/>
                            <w:sz w:val="18"/>
                            <w:szCs w:val="18"/>
                          </w:rPr>
                          <w:t>new</w:t>
                        </w:r>
                        <w:r w:rsidRPr="00E92F29">
                          <w:rPr>
                            <w:sz w:val="18"/>
                            <w:szCs w:val="18"/>
                          </w:rPr>
                          <w:t xml:space="preserve"> </w:t>
                        </w:r>
                        <w:r w:rsidR="00122649">
                          <w:rPr>
                            <w:sz w:val="18"/>
                            <w:szCs w:val="18"/>
                          </w:rPr>
                          <w:t>xui</w:t>
                        </w:r>
                        <w:r w:rsidRPr="00E92F29">
                          <w:rPr>
                            <w:sz w:val="18"/>
                            <w:szCs w:val="18"/>
                          </w:rPr>
                          <w:t>.UI.Tabs({</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value</w:t>
                        </w:r>
                        <w:proofErr w:type="gramEnd"/>
                        <w:r w:rsidRPr="00E92F29">
                          <w:rPr>
                            <w:sz w:val="18"/>
                            <w:szCs w:val="18"/>
                          </w:rPr>
                          <w:t>:</w:t>
                        </w:r>
                        <w:r w:rsidRPr="00E92F29">
                          <w:rPr>
                            <w:color w:val="FF00FF"/>
                            <w:sz w:val="18"/>
                            <w:szCs w:val="18"/>
                          </w:rPr>
                          <w:t>'a'</w:t>
                        </w:r>
                        <w:r w:rsidRPr="00E92F29">
                          <w:rPr>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items:</w:t>
                        </w:r>
                        <w:proofErr w:type="gramEnd"/>
                        <w:r w:rsidRPr="00E92F29">
                          <w:rPr>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id</w:t>
                        </w:r>
                        <w:proofErr w:type="gramEnd"/>
                        <w:r w:rsidRPr="00E92F29">
                          <w:rPr>
                            <w:sz w:val="18"/>
                            <w:szCs w:val="18"/>
                          </w:rPr>
                          <w:t>:</w:t>
                        </w:r>
                        <w:r w:rsidRPr="00E92F29">
                          <w:rPr>
                            <w:color w:val="FF00FF"/>
                            <w:sz w:val="18"/>
                            <w:szCs w:val="18"/>
                          </w:rPr>
                          <w:t>'a'</w:t>
                        </w:r>
                        <w:r w:rsidRPr="00E92F29">
                          <w:rPr>
                            <w:sz w:val="18"/>
                            <w:szCs w:val="18"/>
                          </w:rPr>
                          <w:t>,</w:t>
                        </w:r>
                      </w:p>
                      <w:p w:rsidR="0023747D" w:rsidRPr="00E92F29" w:rsidRDefault="0023747D" w:rsidP="00375F9C">
                        <w:pPr>
                          <w:spacing w:line="240" w:lineRule="exact"/>
                          <w:ind w:firstLine="420"/>
                          <w:rPr>
                            <w:sz w:val="18"/>
                            <w:szCs w:val="18"/>
                          </w:rPr>
                        </w:pPr>
                        <w:r w:rsidRPr="00E92F29">
                          <w:rPr>
                            <w:rFonts w:hint="eastAsia"/>
                            <w:sz w:val="18"/>
                            <w:szCs w:val="18"/>
                          </w:rPr>
                          <w:t xml:space="preserve">        </w:t>
                        </w:r>
                        <w:proofErr w:type="gramStart"/>
                        <w:r w:rsidRPr="00E92F29">
                          <w:rPr>
                            <w:rFonts w:hint="eastAsia"/>
                            <w:sz w:val="18"/>
                            <w:szCs w:val="18"/>
                          </w:rPr>
                          <w:t>caption</w:t>
                        </w:r>
                        <w:proofErr w:type="gramEnd"/>
                        <w:r w:rsidRPr="00E92F29">
                          <w:rPr>
                            <w:rFonts w:hint="eastAsia"/>
                            <w:sz w:val="18"/>
                            <w:szCs w:val="18"/>
                          </w:rPr>
                          <w:t>:</w:t>
                        </w:r>
                        <w:r w:rsidRPr="00E92F29">
                          <w:rPr>
                            <w:rFonts w:hint="eastAsia"/>
                            <w:color w:val="FF00FF"/>
                            <w:sz w:val="18"/>
                            <w:szCs w:val="18"/>
                          </w:rPr>
                          <w:t>'</w:t>
                        </w:r>
                        <w:r>
                          <w:rPr>
                            <w:rFonts w:hint="eastAsia"/>
                            <w:color w:val="FF00FF"/>
                            <w:sz w:val="18"/>
                            <w:szCs w:val="18"/>
                          </w:rPr>
                          <w:t>First Page</w:t>
                        </w:r>
                        <w:r w:rsidRPr="00E92F29">
                          <w:rPr>
                            <w:rFonts w:hint="eastAsia"/>
                            <w:color w:val="FF00FF"/>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id</w:t>
                        </w:r>
                        <w:proofErr w:type="gramEnd"/>
                        <w:r w:rsidRPr="00E92F29">
                          <w:rPr>
                            <w:sz w:val="18"/>
                            <w:szCs w:val="18"/>
                          </w:rPr>
                          <w:t>:</w:t>
                        </w:r>
                        <w:r w:rsidRPr="00E92F29">
                          <w:rPr>
                            <w:color w:val="FF00FF"/>
                            <w:sz w:val="18"/>
                            <w:szCs w:val="18"/>
                          </w:rPr>
                          <w:t>'b'</w:t>
                        </w:r>
                        <w:r w:rsidRPr="00E92F29">
                          <w:rPr>
                            <w:sz w:val="18"/>
                            <w:szCs w:val="18"/>
                          </w:rPr>
                          <w:t>,</w:t>
                        </w:r>
                      </w:p>
                      <w:p w:rsidR="0023747D" w:rsidRPr="00E92F29" w:rsidRDefault="0023747D" w:rsidP="00375F9C">
                        <w:pPr>
                          <w:spacing w:line="240" w:lineRule="exact"/>
                          <w:ind w:firstLine="420"/>
                          <w:rPr>
                            <w:sz w:val="18"/>
                            <w:szCs w:val="18"/>
                          </w:rPr>
                        </w:pPr>
                        <w:r w:rsidRPr="00E92F29">
                          <w:rPr>
                            <w:rFonts w:hint="eastAsia"/>
                            <w:sz w:val="18"/>
                            <w:szCs w:val="18"/>
                          </w:rPr>
                          <w:t xml:space="preserve">        </w:t>
                        </w:r>
                        <w:proofErr w:type="gramStart"/>
                        <w:r w:rsidRPr="00E92F29">
                          <w:rPr>
                            <w:rFonts w:hint="eastAsia"/>
                            <w:sz w:val="18"/>
                            <w:szCs w:val="18"/>
                          </w:rPr>
                          <w:t>caption</w:t>
                        </w:r>
                        <w:proofErr w:type="gramEnd"/>
                        <w:r w:rsidRPr="00E92F29">
                          <w:rPr>
                            <w:rFonts w:hint="eastAsia"/>
                            <w:sz w:val="18"/>
                            <w:szCs w:val="18"/>
                          </w:rPr>
                          <w:t>:</w:t>
                        </w:r>
                        <w:r w:rsidRPr="00E92F29">
                          <w:rPr>
                            <w:rFonts w:hint="eastAsia"/>
                            <w:color w:val="FF00FF"/>
                            <w:sz w:val="18"/>
                            <w:szCs w:val="18"/>
                          </w:rPr>
                          <w:t>'</w:t>
                        </w:r>
                        <w:r>
                          <w:rPr>
                            <w:rFonts w:hint="eastAsia"/>
                            <w:color w:val="FF00FF"/>
                            <w:sz w:val="18"/>
                            <w:szCs w:val="18"/>
                          </w:rPr>
                          <w:t>Second Page</w:t>
                        </w:r>
                        <w:r>
                          <w:rPr>
                            <w:rFonts w:hint="eastAsia"/>
                            <w:vanish/>
                            <w:color w:val="FF00FF"/>
                            <w:sz w:val="18"/>
                            <w:szCs w:val="18"/>
                          </w:rPr>
                          <w:t>AgeeablellByRowColtem.caption+lue paires</w:t>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sidRPr="00E92F29">
                          <w:rPr>
                            <w:rFonts w:hint="eastAsia"/>
                            <w:color w:val="FF00FF"/>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id</w:t>
                        </w:r>
                        <w:proofErr w:type="gramEnd"/>
                        <w:r w:rsidRPr="00E92F29">
                          <w:rPr>
                            <w:sz w:val="18"/>
                            <w:szCs w:val="18"/>
                          </w:rPr>
                          <w:t>:</w:t>
                        </w:r>
                        <w:r w:rsidRPr="00E92F29">
                          <w:rPr>
                            <w:color w:val="FF00FF"/>
                            <w:sz w:val="18"/>
                            <w:szCs w:val="18"/>
                          </w:rPr>
                          <w:t>'c'</w:t>
                        </w:r>
                        <w:r w:rsidRPr="00E92F29">
                          <w:rPr>
                            <w:sz w:val="18"/>
                            <w:szCs w:val="18"/>
                          </w:rPr>
                          <w:t>,</w:t>
                        </w:r>
                      </w:p>
                      <w:p w:rsidR="0023747D" w:rsidRPr="00E92F29" w:rsidRDefault="0023747D" w:rsidP="00375F9C">
                        <w:pPr>
                          <w:spacing w:line="240" w:lineRule="exact"/>
                          <w:ind w:firstLine="420"/>
                          <w:rPr>
                            <w:sz w:val="18"/>
                            <w:szCs w:val="18"/>
                          </w:rPr>
                        </w:pPr>
                        <w:r w:rsidRPr="00E92F29">
                          <w:rPr>
                            <w:rFonts w:hint="eastAsia"/>
                            <w:sz w:val="18"/>
                            <w:szCs w:val="18"/>
                          </w:rPr>
                          <w:t xml:space="preserve">        </w:t>
                        </w:r>
                        <w:proofErr w:type="gramStart"/>
                        <w:r w:rsidRPr="00E92F29">
                          <w:rPr>
                            <w:rFonts w:hint="eastAsia"/>
                            <w:sz w:val="18"/>
                            <w:szCs w:val="18"/>
                          </w:rPr>
                          <w:t>caption</w:t>
                        </w:r>
                        <w:proofErr w:type="gramEnd"/>
                        <w:r w:rsidRPr="00E92F29">
                          <w:rPr>
                            <w:rFonts w:hint="eastAsia"/>
                            <w:sz w:val="18"/>
                            <w:szCs w:val="18"/>
                          </w:rPr>
                          <w:t>:</w:t>
                        </w:r>
                        <w:r w:rsidRPr="00E92F29">
                          <w:rPr>
                            <w:rFonts w:hint="eastAsia"/>
                            <w:color w:val="FF00FF"/>
                            <w:sz w:val="18"/>
                            <w:szCs w:val="18"/>
                          </w:rPr>
                          <w:t>'</w:t>
                        </w:r>
                        <w:r>
                          <w:rPr>
                            <w:rFonts w:hint="eastAsia"/>
                            <w:color w:val="FF00FF"/>
                            <w:sz w:val="18"/>
                            <w:szCs w:val="18"/>
                          </w:rPr>
                          <w:t>Third Page</w:t>
                        </w:r>
                        <w:r w:rsidRPr="00E92F29">
                          <w:rPr>
                            <w:rFonts w:hint="eastAsia"/>
                            <w:color w:val="FF00FF"/>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
                      <w:p w:rsidR="0023747D" w:rsidRPr="00E92F29" w:rsidRDefault="0023747D" w:rsidP="00375F9C">
                        <w:pPr>
                          <w:spacing w:line="240" w:lineRule="exact"/>
                          <w:ind w:firstLine="420"/>
                          <w:rPr>
                            <w:sz w:val="18"/>
                            <w:szCs w:val="18"/>
                          </w:rPr>
                        </w:pPr>
                        <w:r w:rsidRPr="00E92F29">
                          <w:rPr>
                            <w:sz w:val="18"/>
                            <w:szCs w:val="18"/>
                          </w:rPr>
                          <w:t>});</w:t>
                        </w:r>
                      </w:p>
                      <w:p w:rsidR="0023747D" w:rsidRPr="00E92F29" w:rsidRDefault="0023747D" w:rsidP="00375F9C">
                        <w:pPr>
                          <w:spacing w:line="240" w:lineRule="exact"/>
                          <w:ind w:firstLine="420"/>
                          <w:rPr>
                            <w:sz w:val="18"/>
                            <w:szCs w:val="18"/>
                          </w:rPr>
                        </w:pPr>
                        <w:proofErr w:type="gramStart"/>
                        <w:r w:rsidRPr="00E92F29">
                          <w:rPr>
                            <w:sz w:val="18"/>
                            <w:szCs w:val="18"/>
                          </w:rPr>
                          <w:t>tabs.onIniPanelView(</w:t>
                        </w:r>
                        <w:proofErr w:type="gramEnd"/>
                        <w:r w:rsidRPr="00E92F29">
                          <w:rPr>
                            <w:color w:val="0000FF"/>
                            <w:sz w:val="18"/>
                            <w:szCs w:val="18"/>
                          </w:rPr>
                          <w:t>function</w:t>
                        </w:r>
                        <w:r w:rsidRPr="00E92F29">
                          <w:rPr>
                            <w:sz w:val="18"/>
                            <w:szCs w:val="18"/>
                          </w:rPr>
                          <w:t>(profile,item){</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profile.boxing(</w:t>
                        </w:r>
                        <w:proofErr w:type="gramEnd"/>
                        <w:r w:rsidRPr="00E92F29">
                          <w:rPr>
                            <w:sz w:val="18"/>
                            <w:szCs w:val="18"/>
                          </w:rPr>
                          <w:t>).getPanel(item.id).append(</w:t>
                        </w:r>
                        <w:r w:rsidRPr="00E92F29">
                          <w:rPr>
                            <w:color w:val="0000FF"/>
                            <w:sz w:val="18"/>
                            <w:szCs w:val="18"/>
                          </w:rPr>
                          <w:t>new</w:t>
                        </w:r>
                        <w:r w:rsidRPr="00E92F29">
                          <w:rPr>
                            <w:sz w:val="18"/>
                            <w:szCs w:val="18"/>
                          </w:rPr>
                          <w:t xml:space="preserve"> </w:t>
                        </w:r>
                        <w:r w:rsidR="00122649">
                          <w:rPr>
                            <w:sz w:val="18"/>
                            <w:szCs w:val="18"/>
                          </w:rPr>
                          <w:t>xui</w:t>
                        </w:r>
                        <w:r w:rsidRPr="00E92F29">
                          <w:rPr>
                            <w:sz w:val="18"/>
                            <w:szCs w:val="18"/>
                          </w:rPr>
                          <w:t>.UI.SButton)</w:t>
                        </w:r>
                      </w:p>
                      <w:p w:rsidR="0023747D" w:rsidRPr="00E92F29" w:rsidRDefault="0023747D" w:rsidP="00375F9C">
                        <w:pPr>
                          <w:spacing w:line="240" w:lineRule="exact"/>
                          <w:ind w:firstLine="420"/>
                          <w:rPr>
                            <w:sz w:val="18"/>
                            <w:szCs w:val="18"/>
                          </w:rPr>
                        </w:pPr>
                        <w:r w:rsidRPr="00E92F29">
                          <w:rPr>
                            <w:sz w:val="18"/>
                            <w:szCs w:val="18"/>
                          </w:rPr>
                          <w:t>});</w:t>
                        </w:r>
                      </w:p>
                      <w:p w:rsidR="0023747D" w:rsidRPr="00E92F29" w:rsidRDefault="0023747D" w:rsidP="00375F9C">
                        <w:pPr>
                          <w:rPr>
                            <w:szCs w:val="18"/>
                          </w:rPr>
                        </w:pPr>
                        <w:proofErr w:type="gramStart"/>
                        <w:r w:rsidRPr="00E92F29">
                          <w:rPr>
                            <w:sz w:val="18"/>
                            <w:szCs w:val="18"/>
                          </w:rPr>
                          <w:t>block.append(</w:t>
                        </w:r>
                        <w:proofErr w:type="gramEnd"/>
                        <w:r w:rsidRPr="00E92F29">
                          <w:rPr>
                            <w:sz w:val="18"/>
                            <w:szCs w:val="18"/>
                          </w:rPr>
                          <w:t>tabs);</w:t>
                        </w:r>
                      </w:p>
                    </w:txbxContent>
                  </v:textbox>
                </v:shape>
                <w10:anchorlock/>
              </v:group>
            </w:pict>
          </mc:Fallback>
        </mc:AlternateContent>
      </w:r>
    </w:p>
    <w:p w:rsidR="00375F9C" w:rsidRDefault="00375F9C" w:rsidP="00375F9C">
      <w:pPr>
        <w:ind w:firstLine="420"/>
      </w:pPr>
    </w:p>
    <w:p w:rsidR="00375F9C" w:rsidRDefault="00375F9C" w:rsidP="00E45D25">
      <w:pPr>
        <w:pStyle w:val="4"/>
        <w:numPr>
          <w:ilvl w:val="3"/>
          <w:numId w:val="17"/>
        </w:numPr>
      </w:pPr>
      <w:bookmarkStart w:id="97" w:name="_Toc356466232"/>
      <w:r>
        <w:t>beforeUIValueSet</w:t>
      </w:r>
      <w:r>
        <w:rPr>
          <w:rFonts w:hint="eastAsia"/>
        </w:rPr>
        <w:t>/after</w:t>
      </w:r>
      <w:r>
        <w:t>UIValueSet</w:t>
      </w:r>
      <w:bookmarkEnd w:id="97"/>
      <w:r>
        <w:rPr>
          <w:rFonts w:hint="eastAsia"/>
        </w:rPr>
        <w:t xml:space="preserve"> </w:t>
      </w:r>
    </w:p>
    <w:p w:rsidR="00375F9C" w:rsidRPr="003350B2" w:rsidRDefault="00375F9C" w:rsidP="00375F9C">
      <w:r>
        <w:rPr>
          <w:rFonts w:hint="eastAsia"/>
        </w:rPr>
        <w:t>It</w:t>
      </w:r>
      <w:r>
        <w:t>’</w:t>
      </w:r>
      <w:r>
        <w:rPr>
          <w:rFonts w:hint="eastAsia"/>
        </w:rPr>
        <w:t xml:space="preserve">s a </w:t>
      </w:r>
      <w:r w:rsidRPr="003350B2">
        <w:t>fine-grained mechanism</w:t>
      </w:r>
      <w:r>
        <w:rPr>
          <w:rFonts w:hint="eastAsia"/>
        </w:rPr>
        <w:t>.</w:t>
      </w:r>
    </w:p>
    <w:p w:rsidR="00375F9C" w:rsidRDefault="005C781A" w:rsidP="00375F9C">
      <w:r>
        <w:rPr>
          <w:noProof/>
        </w:rPr>
        <w:lastRenderedPageBreak/>
        <mc:AlternateContent>
          <mc:Choice Requires="wpc">
            <w:drawing>
              <wp:inline distT="0" distB="0" distL="0" distR="0" wp14:anchorId="2FC1FBEC" wp14:editId="3FEA61DA">
                <wp:extent cx="5257800" cy="4358640"/>
                <wp:effectExtent l="9525" t="0" r="9525" b="3810"/>
                <wp:docPr id="726" name="画布 5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19" name="Text Box 534"/>
                        <wps:cNvSpPr txBox="1">
                          <a:spLocks noChangeArrowheads="1"/>
                        </wps:cNvSpPr>
                        <wps:spPr bwMode="auto">
                          <a:xfrm>
                            <a:off x="0" y="48895"/>
                            <a:ext cx="5257800" cy="4265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3130E" w:rsidRDefault="0023747D" w:rsidP="00375F9C">
                              <w:pPr>
                                <w:spacing w:line="240" w:lineRule="exact"/>
                                <w:rPr>
                                  <w:sz w:val="18"/>
                                  <w:szCs w:val="18"/>
                                </w:rPr>
                              </w:pPr>
                              <w:r w:rsidRPr="00B3130E">
                                <w:rPr>
                                  <w:color w:val="0000FF"/>
                                  <w:sz w:val="18"/>
                                  <w:szCs w:val="18"/>
                                </w:rPr>
                                <w:t>var</w:t>
                              </w:r>
                              <w:r w:rsidRPr="00B3130E">
                                <w:rPr>
                                  <w:sz w:val="18"/>
                                  <w:szCs w:val="18"/>
                                </w:rPr>
                                <w:t xml:space="preserve"> block=</w:t>
                              </w:r>
                              <w:r w:rsidR="00122649">
                                <w:rPr>
                                  <w:sz w:val="18"/>
                                  <w:szCs w:val="18"/>
                                </w:rPr>
                                <w:t>xui</w:t>
                              </w:r>
                              <w:r w:rsidRPr="00B3130E">
                                <w:rPr>
                                  <w:sz w:val="18"/>
                                  <w:szCs w:val="18"/>
                                </w:rPr>
                                <w:t>.create(</w:t>
                              </w:r>
                              <w:r w:rsidRPr="00B3130E">
                                <w:rPr>
                                  <w:color w:val="FF00FF"/>
                                  <w:sz w:val="18"/>
                                  <w:szCs w:val="18"/>
                                </w:rPr>
                                <w:t>"Block"</w:t>
                              </w:r>
                              <w:r w:rsidRPr="00B3130E">
                                <w:rPr>
                                  <w:sz w:val="18"/>
                                  <w:szCs w:val="18"/>
                                </w:rPr>
                                <w:t>).setWidth(</w:t>
                              </w:r>
                              <w:r w:rsidRPr="00B3130E">
                                <w:rPr>
                                  <w:color w:val="800000"/>
                                  <w:sz w:val="18"/>
                                  <w:szCs w:val="18"/>
                                </w:rPr>
                                <w:t>400</w:t>
                              </w:r>
                              <w:r w:rsidRPr="00B3130E">
                                <w:rPr>
                                  <w:sz w:val="18"/>
                                  <w:szCs w:val="18"/>
                                </w:rPr>
                                <w:t>).setHeight(</w:t>
                              </w:r>
                              <w:r w:rsidRPr="00B3130E">
                                <w:rPr>
                                  <w:color w:val="800000"/>
                                  <w:sz w:val="18"/>
                                  <w:szCs w:val="18"/>
                                </w:rPr>
                                <w:t>100</w:t>
                              </w:r>
                              <w:r w:rsidRPr="00B3130E">
                                <w:rPr>
                                  <w:sz w:val="18"/>
                                  <w:szCs w:val="18"/>
                                </w:rPr>
                                <w:t>).show(), tabs;</w:t>
                              </w:r>
                            </w:p>
                            <w:p w:rsidR="0023747D" w:rsidRPr="00B3130E" w:rsidRDefault="0023747D" w:rsidP="00375F9C">
                              <w:pPr>
                                <w:spacing w:line="240" w:lineRule="exact"/>
                                <w:rPr>
                                  <w:sz w:val="18"/>
                                  <w:szCs w:val="18"/>
                                </w:rPr>
                              </w:pPr>
                              <w:r w:rsidRPr="00B3130E">
                                <w:rPr>
                                  <w:sz w:val="18"/>
                                  <w:szCs w:val="18"/>
                                </w:rPr>
                                <w:t>block.append(tabs=</w:t>
                              </w:r>
                              <w:r w:rsidRPr="00B3130E">
                                <w:rPr>
                                  <w:color w:val="0000FF"/>
                                  <w:sz w:val="18"/>
                                  <w:szCs w:val="18"/>
                                </w:rPr>
                                <w:t>new</w:t>
                              </w:r>
                              <w:r w:rsidRPr="00B3130E">
                                <w:rPr>
                                  <w:sz w:val="18"/>
                                  <w:szCs w:val="18"/>
                                </w:rPr>
                                <w:t xml:space="preserve"> </w:t>
                              </w:r>
                              <w:r w:rsidR="00122649">
                                <w:rPr>
                                  <w:sz w:val="18"/>
                                  <w:szCs w:val="18"/>
                                </w:rPr>
                                <w:t>xui</w:t>
                              </w:r>
                              <w:r w:rsidRPr="00B3130E">
                                <w:rPr>
                                  <w:sz w:val="18"/>
                                  <w:szCs w:val="18"/>
                                </w:rPr>
                                <w:t>.UI.Tabs({</w:t>
                              </w:r>
                            </w:p>
                            <w:p w:rsidR="0023747D" w:rsidRPr="00B3130E" w:rsidRDefault="0023747D" w:rsidP="00375F9C">
                              <w:pPr>
                                <w:spacing w:line="240" w:lineRule="exact"/>
                                <w:rPr>
                                  <w:sz w:val="18"/>
                                  <w:szCs w:val="18"/>
                                </w:rPr>
                              </w:pPr>
                              <w:r w:rsidRPr="00B3130E">
                                <w:rPr>
                                  <w:sz w:val="18"/>
                                  <w:szCs w:val="18"/>
                                </w:rPr>
                                <w:t xml:space="preserve">    value:</w:t>
                              </w:r>
                              <w:r w:rsidRPr="00B3130E">
                                <w:rPr>
                                  <w:color w:val="FF00FF"/>
                                  <w:sz w:val="18"/>
                                  <w:szCs w:val="18"/>
                                </w:rPr>
                                <w:t>'a'</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items:[{</w:t>
                              </w:r>
                            </w:p>
                            <w:p w:rsidR="0023747D" w:rsidRPr="00B3130E" w:rsidRDefault="0023747D" w:rsidP="00375F9C">
                              <w:pPr>
                                <w:spacing w:line="240" w:lineRule="exact"/>
                                <w:rPr>
                                  <w:sz w:val="18"/>
                                  <w:szCs w:val="18"/>
                                </w:rPr>
                              </w:pPr>
                              <w:r w:rsidRPr="00B3130E">
                                <w:rPr>
                                  <w:sz w:val="18"/>
                                  <w:szCs w:val="18"/>
                                </w:rPr>
                                <w:t xml:space="preserve">        id:</w:t>
                              </w:r>
                              <w:r w:rsidRPr="00B3130E">
                                <w:rPr>
                                  <w:color w:val="FF00FF"/>
                                  <w:sz w:val="18"/>
                                  <w:szCs w:val="18"/>
                                </w:rPr>
                                <w:t>'a'</w:t>
                              </w:r>
                              <w:r w:rsidRPr="00B3130E">
                                <w:rPr>
                                  <w:sz w:val="18"/>
                                  <w:szCs w:val="18"/>
                                </w:rPr>
                                <w:t>,</w:t>
                              </w:r>
                            </w:p>
                            <w:p w:rsidR="0023747D" w:rsidRPr="00E92F29" w:rsidRDefault="0023747D" w:rsidP="00375F9C">
                              <w:pPr>
                                <w:spacing w:line="240" w:lineRule="exact"/>
                                <w:ind w:firstLine="420"/>
                                <w:rPr>
                                  <w:sz w:val="18"/>
                                  <w:szCs w:val="18"/>
                                </w:rPr>
                              </w:pPr>
                              <w:r>
                                <w:rPr>
                                  <w:rFonts w:hint="eastAsia"/>
                                  <w:sz w:val="18"/>
                                  <w:szCs w:val="18"/>
                                </w:rPr>
                                <w:t xml:space="preserve">  </w:t>
                              </w:r>
                              <w:r w:rsidRPr="00B3130E">
                                <w:rPr>
                                  <w:rFonts w:hint="eastAsia"/>
                                  <w:sz w:val="18"/>
                                  <w:szCs w:val="18"/>
                                </w:rPr>
                                <w:t xml:space="preserve"> </w:t>
                              </w:r>
                              <w:r w:rsidRPr="00E92F29">
                                <w:rPr>
                                  <w:rFonts w:hint="eastAsia"/>
                                  <w:sz w:val="18"/>
                                  <w:szCs w:val="18"/>
                                </w:rPr>
                                <w:t>caption:</w:t>
                              </w:r>
                              <w:r w:rsidRPr="00E92F29">
                                <w:rPr>
                                  <w:rFonts w:hint="eastAsia"/>
                                  <w:color w:val="FF00FF"/>
                                  <w:sz w:val="18"/>
                                  <w:szCs w:val="18"/>
                                </w:rPr>
                                <w:t>'</w:t>
                              </w:r>
                              <w:r>
                                <w:rPr>
                                  <w:rFonts w:hint="eastAsia"/>
                                  <w:color w:val="FF00FF"/>
                                  <w:sz w:val="18"/>
                                  <w:szCs w:val="18"/>
                                </w:rPr>
                                <w:t>First Page</w:t>
                              </w:r>
                              <w:r w:rsidRPr="00E92F29">
                                <w:rPr>
                                  <w:rFonts w:hint="eastAsia"/>
                                  <w:color w:val="FF00FF"/>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id:</w:t>
                              </w:r>
                              <w:r w:rsidRPr="00B3130E">
                                <w:rPr>
                                  <w:color w:val="FF00FF"/>
                                  <w:sz w:val="18"/>
                                  <w:szCs w:val="18"/>
                                </w:rPr>
                                <w:t>'b'</w:t>
                              </w:r>
                              <w:r w:rsidRPr="00B3130E">
                                <w:rPr>
                                  <w:sz w:val="18"/>
                                  <w:szCs w:val="18"/>
                                </w:rPr>
                                <w:t>,</w:t>
                              </w:r>
                            </w:p>
                            <w:p w:rsidR="0023747D" w:rsidRPr="00B3130E" w:rsidRDefault="0023747D" w:rsidP="00375F9C">
                              <w:pPr>
                                <w:spacing w:line="240" w:lineRule="exact"/>
                                <w:rPr>
                                  <w:sz w:val="18"/>
                                  <w:szCs w:val="18"/>
                                </w:rPr>
                              </w:pPr>
                              <w:r w:rsidRPr="00B3130E">
                                <w:rPr>
                                  <w:rFonts w:hint="eastAsia"/>
                                  <w:sz w:val="18"/>
                                  <w:szCs w:val="18"/>
                                </w:rPr>
                                <w:t xml:space="preserve">        caption:</w:t>
                              </w:r>
                              <w:r w:rsidRPr="00B3130E">
                                <w:rPr>
                                  <w:rFonts w:hint="eastAsia"/>
                                  <w:color w:val="FF00FF"/>
                                  <w:sz w:val="18"/>
                                  <w:szCs w:val="18"/>
                                </w:rPr>
                                <w:t>'</w:t>
                              </w:r>
                              <w:r>
                                <w:rPr>
                                  <w:rFonts w:hint="eastAsia"/>
                                  <w:color w:val="FF00FF"/>
                                  <w:sz w:val="18"/>
                                  <w:szCs w:val="18"/>
                                </w:rPr>
                                <w:t>Second Page</w:t>
                              </w:r>
                              <w:r w:rsidRPr="00B3130E">
                                <w:rPr>
                                  <w:rFonts w:hint="eastAsia"/>
                                  <w:color w:val="FF00FF"/>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id:</w:t>
                              </w:r>
                              <w:r w:rsidRPr="00B3130E">
                                <w:rPr>
                                  <w:color w:val="FF00FF"/>
                                  <w:sz w:val="18"/>
                                  <w:szCs w:val="18"/>
                                </w:rPr>
                                <w:t>'c'</w:t>
                              </w:r>
                              <w:r w:rsidRPr="00B3130E">
                                <w:rPr>
                                  <w:sz w:val="18"/>
                                  <w:szCs w:val="18"/>
                                </w:rPr>
                                <w:t>,</w:t>
                              </w:r>
                            </w:p>
                            <w:p w:rsidR="0023747D" w:rsidRPr="00B3130E" w:rsidRDefault="0023747D" w:rsidP="00375F9C">
                              <w:pPr>
                                <w:spacing w:line="240" w:lineRule="exact"/>
                                <w:rPr>
                                  <w:sz w:val="18"/>
                                  <w:szCs w:val="18"/>
                                </w:rPr>
                              </w:pPr>
                              <w:r w:rsidRPr="00B3130E">
                                <w:rPr>
                                  <w:rFonts w:hint="eastAsia"/>
                                  <w:sz w:val="18"/>
                                  <w:szCs w:val="18"/>
                                </w:rPr>
                                <w:t xml:space="preserve">        caption:</w:t>
                              </w:r>
                              <w:r w:rsidRPr="00B3130E">
                                <w:rPr>
                                  <w:rFonts w:hint="eastAsia"/>
                                  <w:color w:val="FF00FF"/>
                                  <w:sz w:val="18"/>
                                  <w:szCs w:val="18"/>
                                </w:rPr>
                                <w:t>'</w:t>
                              </w:r>
                              <w:r>
                                <w:rPr>
                                  <w:rFonts w:hint="eastAsia"/>
                                  <w:color w:val="FF00FF"/>
                                  <w:sz w:val="18"/>
                                  <w:szCs w:val="18"/>
                                </w:rPr>
                                <w:t>Third Page</w:t>
                              </w:r>
                              <w:r w:rsidRPr="00B3130E">
                                <w:rPr>
                                  <w:rFonts w:hint="eastAsia"/>
                                  <w:color w:val="FF00FF"/>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w:t>
                              </w:r>
                            </w:p>
                            <w:p w:rsidR="0023747D" w:rsidRPr="00E74133" w:rsidRDefault="0023747D" w:rsidP="00375F9C">
                              <w:pPr>
                                <w:spacing w:line="240" w:lineRule="exact"/>
                                <w:rPr>
                                  <w:sz w:val="18"/>
                                  <w:szCs w:val="18"/>
                                </w:rPr>
                              </w:pPr>
                              <w:r w:rsidRPr="00B3130E">
                                <w:rPr>
                                  <w:sz w:val="18"/>
                                  <w:szCs w:val="18"/>
                                </w:rPr>
                                <w:t>tabs.beforeUIValueSet(</w:t>
                              </w:r>
                              <w:r w:rsidRPr="00B3130E">
                                <w:rPr>
                                  <w:color w:val="0000FF"/>
                                  <w:sz w:val="18"/>
                                  <w:szCs w:val="18"/>
                                </w:rPr>
                                <w:t>function</w:t>
                              </w:r>
                              <w:r w:rsidRPr="00B3130E">
                                <w:rPr>
                                  <w:sz w:val="18"/>
                                  <w:szCs w:val="18"/>
                                </w:rPr>
                                <w:t>(profile,ovalue,value){</w:t>
                              </w:r>
                              <w:r w:rsidRPr="00E74133">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w:t>
                              </w:r>
                              <w:r w:rsidRPr="00B3130E">
                                <w:rPr>
                                  <w:color w:val="0000FF"/>
                                  <w:sz w:val="18"/>
                                  <w:szCs w:val="18"/>
                                </w:rPr>
                                <w:t>if</w:t>
                              </w:r>
                              <w:r w:rsidRPr="00B3130E">
                                <w:rPr>
                                  <w:sz w:val="18"/>
                                  <w:szCs w:val="18"/>
                                </w:rPr>
                                <w:t>(value==</w:t>
                              </w:r>
                              <w:r w:rsidRPr="00B3130E">
                                <w:rPr>
                                  <w:color w:val="FF00FF"/>
                                  <w:sz w:val="18"/>
                                  <w:szCs w:val="18"/>
                                </w:rPr>
                                <w:t>'b'</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r w:rsidRPr="00B3130E">
                                <w:rPr>
                                  <w:color w:val="0000FF"/>
                                  <w:sz w:val="18"/>
                                  <w:szCs w:val="18"/>
                                </w:rPr>
                                <w:t>return</w:t>
                              </w:r>
                              <w:r w:rsidRPr="00B3130E">
                                <w:rPr>
                                  <w:sz w:val="18"/>
                                  <w:szCs w:val="18"/>
                                </w:rPr>
                                <w:t xml:space="preserve"> </w:t>
                              </w:r>
                              <w:r w:rsidRPr="00B3130E">
                                <w:rPr>
                                  <w:color w:val="0000FF"/>
                                  <w:sz w:val="18"/>
                                  <w:szCs w:val="18"/>
                                </w:rPr>
                                <w:t>false</w:t>
                              </w:r>
                              <w:r w:rsidRPr="00B3130E">
                                <w:rPr>
                                  <w:sz w:val="18"/>
                                  <w:szCs w:val="18"/>
                                </w:rPr>
                                <w:t>;</w:t>
                              </w:r>
                            </w:p>
                            <w:p w:rsidR="0023747D" w:rsidRPr="00B3130E" w:rsidRDefault="0023747D" w:rsidP="00375F9C">
                              <w:pPr>
                                <w:spacing w:line="240" w:lineRule="exact"/>
                                <w:rPr>
                                  <w:sz w:val="18"/>
                                  <w:szCs w:val="18"/>
                                </w:rPr>
                              </w:pPr>
                              <w:r w:rsidRPr="00B3130E">
                                <w:rPr>
                                  <w:sz w:val="18"/>
                                  <w:szCs w:val="18"/>
                                </w:rPr>
                                <w:t>});</w:t>
                              </w:r>
                            </w:p>
                            <w:p w:rsidR="0023747D" w:rsidRPr="00B3130E" w:rsidRDefault="0023747D" w:rsidP="00375F9C">
                              <w:pPr>
                                <w:spacing w:line="240" w:lineRule="exact"/>
                                <w:rPr>
                                  <w:sz w:val="18"/>
                                  <w:szCs w:val="18"/>
                                </w:rPr>
                              </w:pPr>
                              <w:r w:rsidRPr="00B3130E">
                                <w:rPr>
                                  <w:sz w:val="18"/>
                                  <w:szCs w:val="18"/>
                                </w:rPr>
                                <w:t>tabs.afterUIValueSet(</w:t>
                              </w:r>
                              <w:r w:rsidRPr="00B3130E">
                                <w:rPr>
                                  <w:color w:val="0000FF"/>
                                  <w:sz w:val="18"/>
                                  <w:szCs w:val="18"/>
                                </w:rPr>
                                <w:t>function</w:t>
                              </w:r>
                              <w:r w:rsidRPr="00B3130E">
                                <w:rPr>
                                  <w:sz w:val="18"/>
                                  <w:szCs w:val="18"/>
                                </w:rPr>
                                <w:t>(profile,ovalue,value){</w:t>
                              </w:r>
                            </w:p>
                            <w:p w:rsidR="0023747D" w:rsidRPr="00B3130E" w:rsidRDefault="0023747D" w:rsidP="00375F9C">
                              <w:pPr>
                                <w:spacing w:line="240" w:lineRule="exact"/>
                                <w:rPr>
                                  <w:sz w:val="18"/>
                                  <w:szCs w:val="18"/>
                                </w:rPr>
                              </w:pPr>
                              <w:r w:rsidRPr="00B3130E">
                                <w:rPr>
                                  <w:sz w:val="18"/>
                                  <w:szCs w:val="18"/>
                                </w:rPr>
                                <w:t xml:space="preserve">    </w:t>
                              </w:r>
                              <w:r w:rsidRPr="00B3130E">
                                <w:rPr>
                                  <w:color w:val="0000FF"/>
                                  <w:sz w:val="18"/>
                                  <w:szCs w:val="18"/>
                                </w:rPr>
                                <w:t>if</w:t>
                              </w:r>
                              <w:r w:rsidRPr="00B3130E">
                                <w:rPr>
                                  <w:sz w:val="18"/>
                                  <w:szCs w:val="18"/>
                                </w:rPr>
                                <w:t>(value==</w:t>
                              </w:r>
                              <w:r w:rsidRPr="00B3130E">
                                <w:rPr>
                                  <w:color w:val="FF00FF"/>
                                  <w:sz w:val="18"/>
                                  <w:szCs w:val="18"/>
                                </w:rPr>
                                <w:t>'c'</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r w:rsidRPr="00B3130E">
                                <w:rPr>
                                  <w:color w:val="0000FF"/>
                                  <w:sz w:val="18"/>
                                  <w:szCs w:val="18"/>
                                </w:rPr>
                                <w:t>var</w:t>
                              </w:r>
                              <w:r w:rsidRPr="00B3130E">
                                <w:rPr>
                                  <w:sz w:val="18"/>
                                  <w:szCs w:val="18"/>
                                </w:rPr>
                                <w:t xml:space="preserve"> item=profile.getItemByItemId(value);</w:t>
                              </w:r>
                            </w:p>
                            <w:p w:rsidR="0023747D" w:rsidRPr="00B3130E" w:rsidRDefault="0023747D" w:rsidP="00375F9C">
                              <w:pPr>
                                <w:spacing w:line="240" w:lineRule="exact"/>
                                <w:rPr>
                                  <w:sz w:val="18"/>
                                  <w:szCs w:val="18"/>
                                </w:rPr>
                              </w:pPr>
                              <w:r w:rsidRPr="00B3130E">
                                <w:rPr>
                                  <w:sz w:val="18"/>
                                  <w:szCs w:val="18"/>
                                </w:rPr>
                                <w:t xml:space="preserve">        </w:t>
                              </w:r>
                              <w:r w:rsidRPr="00B3130E">
                                <w:rPr>
                                  <w:color w:val="0000FF"/>
                                  <w:sz w:val="18"/>
                                  <w:szCs w:val="18"/>
                                </w:rPr>
                                <w:t>if</w:t>
                              </w:r>
                              <w:r w:rsidRPr="00B3130E">
                                <w:rPr>
                                  <w:sz w:val="18"/>
                                  <w:szCs w:val="18"/>
                                </w:rPr>
                                <w:t>(!item.$ini){</w:t>
                              </w:r>
                            </w:p>
                            <w:p w:rsidR="0023747D" w:rsidRPr="00B3130E" w:rsidRDefault="0023747D" w:rsidP="00375F9C">
                              <w:pPr>
                                <w:spacing w:line="240" w:lineRule="exact"/>
                                <w:rPr>
                                  <w:sz w:val="18"/>
                                  <w:szCs w:val="18"/>
                                </w:rPr>
                              </w:pPr>
                              <w:r w:rsidRPr="00B3130E">
                                <w:rPr>
                                  <w:sz w:val="18"/>
                                  <w:szCs w:val="18"/>
                                </w:rPr>
                                <w:t xml:space="preserve">            profile.boxing().append(</w:t>
                              </w:r>
                              <w:r w:rsidRPr="00B3130E">
                                <w:rPr>
                                  <w:color w:val="0000FF"/>
                                  <w:sz w:val="18"/>
                                  <w:szCs w:val="18"/>
                                </w:rPr>
                                <w:t>new</w:t>
                              </w:r>
                              <w:r w:rsidRPr="00B3130E">
                                <w:rPr>
                                  <w:sz w:val="18"/>
                                  <w:szCs w:val="18"/>
                                </w:rPr>
                                <w:t xml:space="preserve"> </w:t>
                              </w:r>
                              <w:r w:rsidR="00122649">
                                <w:rPr>
                                  <w:sz w:val="18"/>
                                  <w:szCs w:val="18"/>
                                </w:rPr>
                                <w:t>xui</w:t>
                              </w:r>
                              <w:r w:rsidRPr="00B3130E">
                                <w:rPr>
                                  <w:sz w:val="18"/>
                                  <w:szCs w:val="18"/>
                                </w:rPr>
                                <w:t>.UI.SButton);</w:t>
                              </w:r>
                            </w:p>
                            <w:p w:rsidR="0023747D" w:rsidRPr="00B3130E" w:rsidRDefault="0023747D" w:rsidP="00375F9C">
                              <w:pPr>
                                <w:spacing w:line="240" w:lineRule="exact"/>
                                <w:rPr>
                                  <w:sz w:val="18"/>
                                  <w:szCs w:val="18"/>
                                </w:rPr>
                              </w:pPr>
                              <w:r w:rsidRPr="00B3130E">
                                <w:rPr>
                                  <w:sz w:val="18"/>
                                  <w:szCs w:val="18"/>
                                </w:rPr>
                                <w:t xml:space="preserve">            item.$ini=</w:t>
                              </w:r>
                              <w:r w:rsidRPr="00B3130E">
                                <w:rPr>
                                  <w:color w:val="0000FF"/>
                                  <w:sz w:val="18"/>
                                  <w:szCs w:val="18"/>
                                </w:rPr>
                                <w:t>true</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rPr>
                                  <w:szCs w:val="18"/>
                                </w:rPr>
                              </w:pPr>
                              <w:r w:rsidRPr="00B3130E">
                                <w:rPr>
                                  <w:sz w:val="18"/>
                                  <w:szCs w:val="18"/>
                                </w:rPr>
                                <w:t>});</w:t>
                              </w:r>
                            </w:p>
                          </w:txbxContent>
                        </wps:txbx>
                        <wps:bodyPr rot="0" vert="horz" wrap="square" lIns="54000" tIns="46800" rIns="54000" bIns="45720" anchor="t" anchorCtr="0" upright="1">
                          <a:spAutoFit/>
                        </wps:bodyPr>
                      </wps:wsp>
                      <wps:wsp>
                        <wps:cNvPr id="721" name="AutoShape 535"/>
                        <wps:cNvSpPr>
                          <a:spLocks noChangeArrowheads="1"/>
                        </wps:cNvSpPr>
                        <wps:spPr bwMode="auto">
                          <a:xfrm flipH="1">
                            <a:off x="2628900" y="1783080"/>
                            <a:ext cx="1371600" cy="219710"/>
                          </a:xfrm>
                          <a:prstGeom prst="wedgeRoundRectCallout">
                            <a:avLst>
                              <a:gd name="adj1" fmla="val 62778"/>
                              <a:gd name="adj2" fmla="val 1549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Cancel selection</w:t>
                              </w:r>
                            </w:p>
                          </w:txbxContent>
                        </wps:txbx>
                        <wps:bodyPr rot="0" vert="horz" wrap="square" lIns="0" tIns="0" rIns="0" bIns="0" anchor="t" anchorCtr="0" upright="1">
                          <a:noAutofit/>
                        </wps:bodyPr>
                      </wps:wsp>
                      <wps:wsp>
                        <wps:cNvPr id="722" name="AutoShape 536"/>
                        <wps:cNvSpPr>
                          <a:spLocks noChangeArrowheads="1"/>
                        </wps:cNvSpPr>
                        <wps:spPr bwMode="auto">
                          <a:xfrm flipH="1">
                            <a:off x="2743200" y="3169920"/>
                            <a:ext cx="800100" cy="219710"/>
                          </a:xfrm>
                          <a:prstGeom prst="wedgeRoundRectCallout">
                            <a:avLst>
                              <a:gd name="adj1" fmla="val 240949"/>
                              <a:gd name="adj2" fmla="val 55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Checks flag</w:t>
                              </w:r>
                            </w:p>
                          </w:txbxContent>
                        </wps:txbx>
                        <wps:bodyPr rot="0" vert="horz" wrap="square" lIns="0" tIns="0" rIns="0" bIns="0" anchor="t" anchorCtr="0" upright="1">
                          <a:noAutofit/>
                        </wps:bodyPr>
                      </wps:wsp>
                      <wps:wsp>
                        <wps:cNvPr id="723" name="AutoShape 537"/>
                        <wps:cNvSpPr>
                          <a:spLocks noChangeArrowheads="1"/>
                        </wps:cNvSpPr>
                        <wps:spPr bwMode="auto">
                          <a:xfrm flipH="1">
                            <a:off x="1714500" y="3863340"/>
                            <a:ext cx="800100" cy="219710"/>
                          </a:xfrm>
                          <a:prstGeom prst="wedgeRoundRectCallout">
                            <a:avLst>
                              <a:gd name="adj1" fmla="val 90949"/>
                              <a:gd name="adj2" fmla="val -6040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a flag</w:t>
                              </w:r>
                            </w:p>
                            <w:p w:rsidR="0023747D" w:rsidRPr="00E74133" w:rsidRDefault="0023747D" w:rsidP="00375F9C">
                              <w:pPr>
                                <w:rPr>
                                  <w:szCs w:val="18"/>
                                </w:rPr>
                              </w:pPr>
                            </w:p>
                          </w:txbxContent>
                        </wps:txbx>
                        <wps:bodyPr rot="0" vert="horz" wrap="square" lIns="0" tIns="0" rIns="0" bIns="0" anchor="t" anchorCtr="0" upright="1">
                          <a:noAutofit/>
                        </wps:bodyPr>
                      </wps:wsp>
                      <wps:wsp>
                        <wps:cNvPr id="725" name="AutoShape 538"/>
                        <wps:cNvSpPr>
                          <a:spLocks noChangeArrowheads="1"/>
                        </wps:cNvSpPr>
                        <wps:spPr bwMode="auto">
                          <a:xfrm flipH="1">
                            <a:off x="2743200" y="2773680"/>
                            <a:ext cx="1257300" cy="219710"/>
                          </a:xfrm>
                          <a:prstGeom prst="wedgeRoundRectCallout">
                            <a:avLst>
                              <a:gd name="adj1" fmla="val 74542"/>
                              <a:gd name="adj2" fmla="val 14797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Gets item object</w:t>
                              </w:r>
                            </w:p>
                          </w:txbxContent>
                        </wps:txbx>
                        <wps:bodyPr rot="0" vert="horz" wrap="square" lIns="0" tIns="0" rIns="0" bIns="0" anchor="t" anchorCtr="0" upright="1">
                          <a:noAutofit/>
                        </wps:bodyPr>
                      </wps:wsp>
                    </wpc:wpc>
                  </a:graphicData>
                </a:graphic>
              </wp:inline>
            </w:drawing>
          </mc:Choice>
          <mc:Fallback>
            <w:pict>
              <v:group id="画布 532" o:spid="_x0000_s1401" editas="canvas" style="width:414pt;height:343.2pt;mso-position-horizontal-relative:char;mso-position-vertical-relative:line" coordsize="52578,43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">
                <v:shape id="_x0000_s1402" type="#_x0000_t75" style="position:absolute;width:52578;height:43586;visibility:visible;mso-wrap-style:square">
                  <v:fill o:detectmouseclick="t"/>
                  <v:path o:connecttype="none"/>
                </v:shape>
                <v:shape id="Text Box 534" o:spid="_x0000_s1403" type="#_x0000_t202" style="position:absolute;top:488;width:52578;height:4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0ao8QA&#10;AADcAAAADwAAAGRycy9kb3ducmV2LnhtbESPzWsCMRTE7wX/h/AK3mrWHvzYGqUoZb0I1o/7Y/O6&#10;Wdy8LElc1//eCEKPw8z8hlmsetuIjnyoHSsYjzIQxKXTNVcKTsefjxmIEJE1No5JwZ0CrJaDtwXm&#10;2t34l7pDrESCcMhRgYmxzaUMpSGLYeRa4uT9OW8xJukrqT3eEtw28jPLJtJizWnBYEtrQ+XlcLUK&#10;ysum3xT12fjuamd7PS/uu0mh1PC9//4CEamP/+FXe6sVTMdzeJ5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dGqPEAAAA3AAAAA8AAAAAAAAAAAAAAAAAmAIAAGRycy9k&#10;b3ducmV2LnhtbFBLBQYAAAAABAAEAPUAAACJAwAAAAA=&#10;" strokeweight="1pt">
                  <v:textbox style="mso-fit-shape-to-text:t" inset="1.5mm,1.3mm,1.5mm">
                    <w:txbxContent>
                      <w:p w:rsidR="0023747D" w:rsidRPr="00B3130E" w:rsidRDefault="0023747D" w:rsidP="00375F9C">
                        <w:pPr>
                          <w:spacing w:line="240" w:lineRule="exact"/>
                          <w:rPr>
                            <w:sz w:val="18"/>
                            <w:szCs w:val="18"/>
                          </w:rPr>
                        </w:pPr>
                        <w:proofErr w:type="gramStart"/>
                        <w:r w:rsidRPr="00B3130E">
                          <w:rPr>
                            <w:color w:val="0000FF"/>
                            <w:sz w:val="18"/>
                            <w:szCs w:val="18"/>
                          </w:rPr>
                          <w:t>var</w:t>
                        </w:r>
                        <w:proofErr w:type="gramEnd"/>
                        <w:r w:rsidRPr="00B3130E">
                          <w:rPr>
                            <w:sz w:val="18"/>
                            <w:szCs w:val="18"/>
                          </w:rPr>
                          <w:t xml:space="preserve"> block=</w:t>
                        </w:r>
                        <w:r w:rsidR="00122649">
                          <w:rPr>
                            <w:sz w:val="18"/>
                            <w:szCs w:val="18"/>
                          </w:rPr>
                          <w:t>xui</w:t>
                        </w:r>
                        <w:r w:rsidRPr="00B3130E">
                          <w:rPr>
                            <w:sz w:val="18"/>
                            <w:szCs w:val="18"/>
                          </w:rPr>
                          <w:t>.create(</w:t>
                        </w:r>
                        <w:r w:rsidRPr="00B3130E">
                          <w:rPr>
                            <w:color w:val="FF00FF"/>
                            <w:sz w:val="18"/>
                            <w:szCs w:val="18"/>
                          </w:rPr>
                          <w:t>"Block"</w:t>
                        </w:r>
                        <w:r w:rsidRPr="00B3130E">
                          <w:rPr>
                            <w:sz w:val="18"/>
                            <w:szCs w:val="18"/>
                          </w:rPr>
                          <w:t>).setWidth(</w:t>
                        </w:r>
                        <w:r w:rsidRPr="00B3130E">
                          <w:rPr>
                            <w:color w:val="800000"/>
                            <w:sz w:val="18"/>
                            <w:szCs w:val="18"/>
                          </w:rPr>
                          <w:t>400</w:t>
                        </w:r>
                        <w:r w:rsidRPr="00B3130E">
                          <w:rPr>
                            <w:sz w:val="18"/>
                            <w:szCs w:val="18"/>
                          </w:rPr>
                          <w:t>).setHeight(</w:t>
                        </w:r>
                        <w:r w:rsidRPr="00B3130E">
                          <w:rPr>
                            <w:color w:val="800000"/>
                            <w:sz w:val="18"/>
                            <w:szCs w:val="18"/>
                          </w:rPr>
                          <w:t>100</w:t>
                        </w:r>
                        <w:r w:rsidRPr="00B3130E">
                          <w:rPr>
                            <w:sz w:val="18"/>
                            <w:szCs w:val="18"/>
                          </w:rPr>
                          <w:t>).show(), tabs;</w:t>
                        </w:r>
                      </w:p>
                      <w:p w:rsidR="0023747D" w:rsidRPr="00B3130E" w:rsidRDefault="0023747D" w:rsidP="00375F9C">
                        <w:pPr>
                          <w:spacing w:line="240" w:lineRule="exact"/>
                          <w:rPr>
                            <w:sz w:val="18"/>
                            <w:szCs w:val="18"/>
                          </w:rPr>
                        </w:pPr>
                        <w:proofErr w:type="gramStart"/>
                        <w:r w:rsidRPr="00B3130E">
                          <w:rPr>
                            <w:sz w:val="18"/>
                            <w:szCs w:val="18"/>
                          </w:rPr>
                          <w:t>block.append(</w:t>
                        </w:r>
                        <w:proofErr w:type="gramEnd"/>
                        <w:r w:rsidRPr="00B3130E">
                          <w:rPr>
                            <w:sz w:val="18"/>
                            <w:szCs w:val="18"/>
                          </w:rPr>
                          <w:t>tabs=</w:t>
                        </w:r>
                        <w:r w:rsidRPr="00B3130E">
                          <w:rPr>
                            <w:color w:val="0000FF"/>
                            <w:sz w:val="18"/>
                            <w:szCs w:val="18"/>
                          </w:rPr>
                          <w:t>new</w:t>
                        </w:r>
                        <w:r w:rsidRPr="00B3130E">
                          <w:rPr>
                            <w:sz w:val="18"/>
                            <w:szCs w:val="18"/>
                          </w:rPr>
                          <w:t xml:space="preserve"> </w:t>
                        </w:r>
                        <w:r w:rsidR="00122649">
                          <w:rPr>
                            <w:sz w:val="18"/>
                            <w:szCs w:val="18"/>
                          </w:rPr>
                          <w:t>xui</w:t>
                        </w:r>
                        <w:r w:rsidRPr="00B3130E">
                          <w:rPr>
                            <w:sz w:val="18"/>
                            <w:szCs w:val="18"/>
                          </w:rPr>
                          <w:t>.UI.Tabs({</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value</w:t>
                        </w:r>
                        <w:proofErr w:type="gramEnd"/>
                        <w:r w:rsidRPr="00B3130E">
                          <w:rPr>
                            <w:sz w:val="18"/>
                            <w:szCs w:val="18"/>
                          </w:rPr>
                          <w:t>:</w:t>
                        </w:r>
                        <w:r w:rsidRPr="00B3130E">
                          <w:rPr>
                            <w:color w:val="FF00FF"/>
                            <w:sz w:val="18"/>
                            <w:szCs w:val="18"/>
                          </w:rPr>
                          <w:t>'a'</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items:</w:t>
                        </w:r>
                        <w:proofErr w:type="gramEnd"/>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id</w:t>
                        </w:r>
                        <w:proofErr w:type="gramEnd"/>
                        <w:r w:rsidRPr="00B3130E">
                          <w:rPr>
                            <w:sz w:val="18"/>
                            <w:szCs w:val="18"/>
                          </w:rPr>
                          <w:t>:</w:t>
                        </w:r>
                        <w:r w:rsidRPr="00B3130E">
                          <w:rPr>
                            <w:color w:val="FF00FF"/>
                            <w:sz w:val="18"/>
                            <w:szCs w:val="18"/>
                          </w:rPr>
                          <w:t>'a'</w:t>
                        </w:r>
                        <w:r w:rsidRPr="00B3130E">
                          <w:rPr>
                            <w:sz w:val="18"/>
                            <w:szCs w:val="18"/>
                          </w:rPr>
                          <w:t>,</w:t>
                        </w:r>
                      </w:p>
                      <w:p w:rsidR="0023747D" w:rsidRPr="00E92F29" w:rsidRDefault="0023747D" w:rsidP="00375F9C">
                        <w:pPr>
                          <w:spacing w:line="240" w:lineRule="exact"/>
                          <w:ind w:firstLine="420"/>
                          <w:rPr>
                            <w:sz w:val="18"/>
                            <w:szCs w:val="18"/>
                          </w:rPr>
                        </w:pPr>
                        <w:r>
                          <w:rPr>
                            <w:rFonts w:hint="eastAsia"/>
                            <w:sz w:val="18"/>
                            <w:szCs w:val="18"/>
                          </w:rPr>
                          <w:t xml:space="preserve">  </w:t>
                        </w:r>
                        <w:r w:rsidRPr="00B3130E">
                          <w:rPr>
                            <w:rFonts w:hint="eastAsia"/>
                            <w:sz w:val="18"/>
                            <w:szCs w:val="18"/>
                          </w:rPr>
                          <w:t xml:space="preserve"> </w:t>
                        </w:r>
                        <w:proofErr w:type="gramStart"/>
                        <w:r w:rsidRPr="00E92F29">
                          <w:rPr>
                            <w:rFonts w:hint="eastAsia"/>
                            <w:sz w:val="18"/>
                            <w:szCs w:val="18"/>
                          </w:rPr>
                          <w:t>caption</w:t>
                        </w:r>
                        <w:proofErr w:type="gramEnd"/>
                        <w:r w:rsidRPr="00E92F29">
                          <w:rPr>
                            <w:rFonts w:hint="eastAsia"/>
                            <w:sz w:val="18"/>
                            <w:szCs w:val="18"/>
                          </w:rPr>
                          <w:t>:</w:t>
                        </w:r>
                        <w:r w:rsidRPr="00E92F29">
                          <w:rPr>
                            <w:rFonts w:hint="eastAsia"/>
                            <w:color w:val="FF00FF"/>
                            <w:sz w:val="18"/>
                            <w:szCs w:val="18"/>
                          </w:rPr>
                          <w:t>'</w:t>
                        </w:r>
                        <w:r>
                          <w:rPr>
                            <w:rFonts w:hint="eastAsia"/>
                            <w:color w:val="FF00FF"/>
                            <w:sz w:val="18"/>
                            <w:szCs w:val="18"/>
                          </w:rPr>
                          <w:t>First Page</w:t>
                        </w:r>
                        <w:r w:rsidRPr="00E92F29">
                          <w:rPr>
                            <w:rFonts w:hint="eastAsia"/>
                            <w:color w:val="FF00FF"/>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id</w:t>
                        </w:r>
                        <w:proofErr w:type="gramEnd"/>
                        <w:r w:rsidRPr="00B3130E">
                          <w:rPr>
                            <w:sz w:val="18"/>
                            <w:szCs w:val="18"/>
                          </w:rPr>
                          <w:t>:</w:t>
                        </w:r>
                        <w:r w:rsidRPr="00B3130E">
                          <w:rPr>
                            <w:color w:val="FF00FF"/>
                            <w:sz w:val="18"/>
                            <w:szCs w:val="18"/>
                          </w:rPr>
                          <w:t>'b'</w:t>
                        </w:r>
                        <w:r w:rsidRPr="00B3130E">
                          <w:rPr>
                            <w:sz w:val="18"/>
                            <w:szCs w:val="18"/>
                          </w:rPr>
                          <w:t>,</w:t>
                        </w:r>
                      </w:p>
                      <w:p w:rsidR="0023747D" w:rsidRPr="00B3130E" w:rsidRDefault="0023747D" w:rsidP="00375F9C">
                        <w:pPr>
                          <w:spacing w:line="240" w:lineRule="exact"/>
                          <w:rPr>
                            <w:sz w:val="18"/>
                            <w:szCs w:val="18"/>
                          </w:rPr>
                        </w:pPr>
                        <w:r w:rsidRPr="00B3130E">
                          <w:rPr>
                            <w:rFonts w:hint="eastAsia"/>
                            <w:sz w:val="18"/>
                            <w:szCs w:val="18"/>
                          </w:rPr>
                          <w:t xml:space="preserve">        </w:t>
                        </w:r>
                        <w:proofErr w:type="gramStart"/>
                        <w:r w:rsidRPr="00B3130E">
                          <w:rPr>
                            <w:rFonts w:hint="eastAsia"/>
                            <w:sz w:val="18"/>
                            <w:szCs w:val="18"/>
                          </w:rPr>
                          <w:t>caption</w:t>
                        </w:r>
                        <w:proofErr w:type="gramEnd"/>
                        <w:r w:rsidRPr="00B3130E">
                          <w:rPr>
                            <w:rFonts w:hint="eastAsia"/>
                            <w:sz w:val="18"/>
                            <w:szCs w:val="18"/>
                          </w:rPr>
                          <w:t>:</w:t>
                        </w:r>
                        <w:r w:rsidRPr="00B3130E">
                          <w:rPr>
                            <w:rFonts w:hint="eastAsia"/>
                            <w:color w:val="FF00FF"/>
                            <w:sz w:val="18"/>
                            <w:szCs w:val="18"/>
                          </w:rPr>
                          <w:t>'</w:t>
                        </w:r>
                        <w:r>
                          <w:rPr>
                            <w:rFonts w:hint="eastAsia"/>
                            <w:color w:val="FF00FF"/>
                            <w:sz w:val="18"/>
                            <w:szCs w:val="18"/>
                          </w:rPr>
                          <w:t>Second Page</w:t>
                        </w:r>
                        <w:r w:rsidRPr="00B3130E">
                          <w:rPr>
                            <w:rFonts w:hint="eastAsia"/>
                            <w:color w:val="FF00FF"/>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id</w:t>
                        </w:r>
                        <w:proofErr w:type="gramEnd"/>
                        <w:r w:rsidRPr="00B3130E">
                          <w:rPr>
                            <w:sz w:val="18"/>
                            <w:szCs w:val="18"/>
                          </w:rPr>
                          <w:t>:</w:t>
                        </w:r>
                        <w:r w:rsidRPr="00B3130E">
                          <w:rPr>
                            <w:color w:val="FF00FF"/>
                            <w:sz w:val="18"/>
                            <w:szCs w:val="18"/>
                          </w:rPr>
                          <w:t>'c'</w:t>
                        </w:r>
                        <w:r w:rsidRPr="00B3130E">
                          <w:rPr>
                            <w:sz w:val="18"/>
                            <w:szCs w:val="18"/>
                          </w:rPr>
                          <w:t>,</w:t>
                        </w:r>
                      </w:p>
                      <w:p w:rsidR="0023747D" w:rsidRPr="00B3130E" w:rsidRDefault="0023747D" w:rsidP="00375F9C">
                        <w:pPr>
                          <w:spacing w:line="240" w:lineRule="exact"/>
                          <w:rPr>
                            <w:sz w:val="18"/>
                            <w:szCs w:val="18"/>
                          </w:rPr>
                        </w:pPr>
                        <w:r w:rsidRPr="00B3130E">
                          <w:rPr>
                            <w:rFonts w:hint="eastAsia"/>
                            <w:sz w:val="18"/>
                            <w:szCs w:val="18"/>
                          </w:rPr>
                          <w:t xml:space="preserve">        </w:t>
                        </w:r>
                        <w:proofErr w:type="gramStart"/>
                        <w:r w:rsidRPr="00B3130E">
                          <w:rPr>
                            <w:rFonts w:hint="eastAsia"/>
                            <w:sz w:val="18"/>
                            <w:szCs w:val="18"/>
                          </w:rPr>
                          <w:t>caption</w:t>
                        </w:r>
                        <w:proofErr w:type="gramEnd"/>
                        <w:r w:rsidRPr="00B3130E">
                          <w:rPr>
                            <w:rFonts w:hint="eastAsia"/>
                            <w:sz w:val="18"/>
                            <w:szCs w:val="18"/>
                          </w:rPr>
                          <w:t>:</w:t>
                        </w:r>
                        <w:r w:rsidRPr="00B3130E">
                          <w:rPr>
                            <w:rFonts w:hint="eastAsia"/>
                            <w:color w:val="FF00FF"/>
                            <w:sz w:val="18"/>
                            <w:szCs w:val="18"/>
                          </w:rPr>
                          <w:t>'</w:t>
                        </w:r>
                        <w:r>
                          <w:rPr>
                            <w:rFonts w:hint="eastAsia"/>
                            <w:color w:val="FF00FF"/>
                            <w:sz w:val="18"/>
                            <w:szCs w:val="18"/>
                          </w:rPr>
                          <w:t>Third Page</w:t>
                        </w:r>
                        <w:r w:rsidRPr="00B3130E">
                          <w:rPr>
                            <w:rFonts w:hint="eastAsia"/>
                            <w:color w:val="FF00FF"/>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w:t>
                        </w:r>
                      </w:p>
                      <w:p w:rsidR="0023747D" w:rsidRPr="00E74133" w:rsidRDefault="0023747D" w:rsidP="00375F9C">
                        <w:pPr>
                          <w:spacing w:line="240" w:lineRule="exact"/>
                          <w:rPr>
                            <w:sz w:val="18"/>
                            <w:szCs w:val="18"/>
                          </w:rPr>
                        </w:pPr>
                        <w:proofErr w:type="gramStart"/>
                        <w:r w:rsidRPr="00B3130E">
                          <w:rPr>
                            <w:sz w:val="18"/>
                            <w:szCs w:val="18"/>
                          </w:rPr>
                          <w:t>tabs.beforeUIValueSet(</w:t>
                        </w:r>
                        <w:proofErr w:type="gramEnd"/>
                        <w:r w:rsidRPr="00B3130E">
                          <w:rPr>
                            <w:color w:val="0000FF"/>
                            <w:sz w:val="18"/>
                            <w:szCs w:val="18"/>
                          </w:rPr>
                          <w:t>function</w:t>
                        </w:r>
                        <w:r w:rsidRPr="00B3130E">
                          <w:rPr>
                            <w:sz w:val="18"/>
                            <w:szCs w:val="18"/>
                          </w:rPr>
                          <w:t>(profile,ovalue,value){</w:t>
                        </w:r>
                        <w:r w:rsidRPr="00E74133">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color w:val="0000FF"/>
                            <w:sz w:val="18"/>
                            <w:szCs w:val="18"/>
                          </w:rPr>
                          <w:t>if</w:t>
                        </w:r>
                        <w:r w:rsidRPr="00B3130E">
                          <w:rPr>
                            <w:sz w:val="18"/>
                            <w:szCs w:val="18"/>
                          </w:rPr>
                          <w:t>(</w:t>
                        </w:r>
                        <w:proofErr w:type="gramEnd"/>
                        <w:r w:rsidRPr="00B3130E">
                          <w:rPr>
                            <w:sz w:val="18"/>
                            <w:szCs w:val="18"/>
                          </w:rPr>
                          <w:t>value==</w:t>
                        </w:r>
                        <w:r w:rsidRPr="00B3130E">
                          <w:rPr>
                            <w:color w:val="FF00FF"/>
                            <w:sz w:val="18"/>
                            <w:szCs w:val="18"/>
                          </w:rPr>
                          <w:t>'b'</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color w:val="0000FF"/>
                            <w:sz w:val="18"/>
                            <w:szCs w:val="18"/>
                          </w:rPr>
                          <w:t>return</w:t>
                        </w:r>
                        <w:proofErr w:type="gramEnd"/>
                        <w:r w:rsidRPr="00B3130E">
                          <w:rPr>
                            <w:sz w:val="18"/>
                            <w:szCs w:val="18"/>
                          </w:rPr>
                          <w:t xml:space="preserve"> </w:t>
                        </w:r>
                        <w:r w:rsidRPr="00B3130E">
                          <w:rPr>
                            <w:color w:val="0000FF"/>
                            <w:sz w:val="18"/>
                            <w:szCs w:val="18"/>
                          </w:rPr>
                          <w:t>false</w:t>
                        </w:r>
                        <w:r w:rsidRPr="00B3130E">
                          <w:rPr>
                            <w:sz w:val="18"/>
                            <w:szCs w:val="18"/>
                          </w:rPr>
                          <w:t>;</w:t>
                        </w:r>
                      </w:p>
                      <w:p w:rsidR="0023747D" w:rsidRPr="00B3130E" w:rsidRDefault="0023747D" w:rsidP="00375F9C">
                        <w:pPr>
                          <w:spacing w:line="240" w:lineRule="exact"/>
                          <w:rPr>
                            <w:sz w:val="18"/>
                            <w:szCs w:val="18"/>
                          </w:rPr>
                        </w:pPr>
                        <w:r w:rsidRPr="00B3130E">
                          <w:rPr>
                            <w:sz w:val="18"/>
                            <w:szCs w:val="18"/>
                          </w:rPr>
                          <w:t>});</w:t>
                        </w:r>
                      </w:p>
                      <w:p w:rsidR="0023747D" w:rsidRPr="00B3130E" w:rsidRDefault="0023747D" w:rsidP="00375F9C">
                        <w:pPr>
                          <w:spacing w:line="240" w:lineRule="exact"/>
                          <w:rPr>
                            <w:sz w:val="18"/>
                            <w:szCs w:val="18"/>
                          </w:rPr>
                        </w:pPr>
                        <w:proofErr w:type="gramStart"/>
                        <w:r w:rsidRPr="00B3130E">
                          <w:rPr>
                            <w:sz w:val="18"/>
                            <w:szCs w:val="18"/>
                          </w:rPr>
                          <w:t>tabs.afterUIValueSet(</w:t>
                        </w:r>
                        <w:proofErr w:type="gramEnd"/>
                        <w:r w:rsidRPr="00B3130E">
                          <w:rPr>
                            <w:color w:val="0000FF"/>
                            <w:sz w:val="18"/>
                            <w:szCs w:val="18"/>
                          </w:rPr>
                          <w:t>function</w:t>
                        </w:r>
                        <w:r w:rsidRPr="00B3130E">
                          <w:rPr>
                            <w:sz w:val="18"/>
                            <w:szCs w:val="18"/>
                          </w:rPr>
                          <w:t>(profile,ovalue,value){</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color w:val="0000FF"/>
                            <w:sz w:val="18"/>
                            <w:szCs w:val="18"/>
                          </w:rPr>
                          <w:t>if</w:t>
                        </w:r>
                        <w:r w:rsidRPr="00B3130E">
                          <w:rPr>
                            <w:sz w:val="18"/>
                            <w:szCs w:val="18"/>
                          </w:rPr>
                          <w:t>(</w:t>
                        </w:r>
                        <w:proofErr w:type="gramEnd"/>
                        <w:r w:rsidRPr="00B3130E">
                          <w:rPr>
                            <w:sz w:val="18"/>
                            <w:szCs w:val="18"/>
                          </w:rPr>
                          <w:t>value==</w:t>
                        </w:r>
                        <w:r w:rsidRPr="00B3130E">
                          <w:rPr>
                            <w:color w:val="FF00FF"/>
                            <w:sz w:val="18"/>
                            <w:szCs w:val="18"/>
                          </w:rPr>
                          <w:t>'c'</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color w:val="0000FF"/>
                            <w:sz w:val="18"/>
                            <w:szCs w:val="18"/>
                          </w:rPr>
                          <w:t>var</w:t>
                        </w:r>
                        <w:proofErr w:type="gramEnd"/>
                        <w:r w:rsidRPr="00B3130E">
                          <w:rPr>
                            <w:sz w:val="18"/>
                            <w:szCs w:val="18"/>
                          </w:rPr>
                          <w:t xml:space="preserve"> item=profile.getItemByItemId(value);</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color w:val="0000FF"/>
                            <w:sz w:val="18"/>
                            <w:szCs w:val="18"/>
                          </w:rPr>
                          <w:t>if</w:t>
                        </w:r>
                        <w:r w:rsidRPr="00B3130E">
                          <w:rPr>
                            <w:sz w:val="18"/>
                            <w:szCs w:val="18"/>
                          </w:rPr>
                          <w:t>(</w:t>
                        </w:r>
                        <w:proofErr w:type="gramEnd"/>
                        <w:r w:rsidRPr="00B3130E">
                          <w:rPr>
                            <w:sz w:val="18"/>
                            <w:szCs w:val="18"/>
                          </w:rPr>
                          <w:t>!item.$ini){</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profile.boxing(</w:t>
                        </w:r>
                        <w:proofErr w:type="gramEnd"/>
                        <w:r w:rsidRPr="00B3130E">
                          <w:rPr>
                            <w:sz w:val="18"/>
                            <w:szCs w:val="18"/>
                          </w:rPr>
                          <w:t>).append(</w:t>
                        </w:r>
                        <w:r w:rsidRPr="00B3130E">
                          <w:rPr>
                            <w:color w:val="0000FF"/>
                            <w:sz w:val="18"/>
                            <w:szCs w:val="18"/>
                          </w:rPr>
                          <w:t>new</w:t>
                        </w:r>
                        <w:r w:rsidRPr="00B3130E">
                          <w:rPr>
                            <w:sz w:val="18"/>
                            <w:szCs w:val="18"/>
                          </w:rPr>
                          <w:t xml:space="preserve"> </w:t>
                        </w:r>
                        <w:r w:rsidR="00122649">
                          <w:rPr>
                            <w:sz w:val="18"/>
                            <w:szCs w:val="18"/>
                          </w:rPr>
                          <w:t>xui</w:t>
                        </w:r>
                        <w:r w:rsidRPr="00B3130E">
                          <w:rPr>
                            <w:sz w:val="18"/>
                            <w:szCs w:val="18"/>
                          </w:rPr>
                          <w:t>.UI.SButton);</w:t>
                        </w:r>
                      </w:p>
                      <w:p w:rsidR="0023747D" w:rsidRPr="00B3130E" w:rsidRDefault="0023747D" w:rsidP="00375F9C">
                        <w:pPr>
                          <w:spacing w:line="240" w:lineRule="exact"/>
                          <w:rPr>
                            <w:sz w:val="18"/>
                            <w:szCs w:val="18"/>
                          </w:rPr>
                        </w:pPr>
                        <w:r w:rsidRPr="00B3130E">
                          <w:rPr>
                            <w:sz w:val="18"/>
                            <w:szCs w:val="18"/>
                          </w:rPr>
                          <w:t xml:space="preserve">            item</w:t>
                        </w:r>
                        <w:proofErr w:type="gramStart"/>
                        <w:r w:rsidRPr="00B3130E">
                          <w:rPr>
                            <w:sz w:val="18"/>
                            <w:szCs w:val="18"/>
                          </w:rPr>
                          <w:t>.$</w:t>
                        </w:r>
                        <w:proofErr w:type="gramEnd"/>
                        <w:r w:rsidRPr="00B3130E">
                          <w:rPr>
                            <w:sz w:val="18"/>
                            <w:szCs w:val="18"/>
                          </w:rPr>
                          <w:t>ini=</w:t>
                        </w:r>
                        <w:r w:rsidRPr="00B3130E">
                          <w:rPr>
                            <w:color w:val="0000FF"/>
                            <w:sz w:val="18"/>
                            <w:szCs w:val="18"/>
                          </w:rPr>
                          <w:t>true</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rPr>
                            <w:szCs w:val="18"/>
                          </w:rPr>
                        </w:pPr>
                        <w:r w:rsidRPr="00B3130E">
                          <w:rPr>
                            <w:sz w:val="18"/>
                            <w:szCs w:val="18"/>
                          </w:rPr>
                          <w:t>});</w:t>
                        </w:r>
                      </w:p>
                    </w:txbxContent>
                  </v:textbox>
                </v:shape>
                <v:shape id="_x0000_s1404" type="#_x0000_t62" style="position:absolute;left:26289;top:17830;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DkW8YA&#10;AADcAAAADwAAAGRycy9kb3ducmV2LnhtbESPQWvCQBSE7wX/w/IKvTWbpLZK6kZELPXgpVYEb4/s&#10;axKafRuzq4n+elco9DjMzDfMbD6YRpypc7VlBUkUgyAurK65VLD7/niegnAeWWNjmRRcyME8Hz3M&#10;MNO25y86b30pAoRdhgoq79tMSldUZNBFtiUO3o/tDPogu1LqDvsAN41M4/hNGqw5LFTY0rKi4nd7&#10;Mgper7Yfn3q9OSxX+vKSpnjYfx6VenocFu8gPA3+P/zXXmsFkzSB+5lwBG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DkW8YAAADcAAAADwAAAAAAAAAAAAAAAACYAgAAZHJz&#10;L2Rvd25yZXYueG1sUEsFBgAAAAAEAAQA9QAAAIsDAAAAAA==&#10;" adj="24360,44261" fillcolor="#ff9">
                  <v:textbox inset="0,0,0,0">
                    <w:txbxContent>
                      <w:p w:rsidR="0023747D" w:rsidRPr="000E23E9" w:rsidRDefault="0023747D" w:rsidP="00375F9C">
                        <w:pPr>
                          <w:rPr>
                            <w:szCs w:val="18"/>
                          </w:rPr>
                        </w:pPr>
                        <w:r>
                          <w:rPr>
                            <w:rFonts w:hint="eastAsia"/>
                            <w:szCs w:val="18"/>
                          </w:rPr>
                          <w:t>Cancel selection</w:t>
                        </w:r>
                      </w:p>
                    </w:txbxContent>
                  </v:textbox>
                </v:shape>
                <v:shape id="_x0000_s1405" type="#_x0000_t62" style="position:absolute;left:27432;top:31699;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hTE8QA&#10;AADcAAAADwAAAGRycy9kb3ducmV2LnhtbESPQWvCQBSE74L/YXlCb7oxpbakriJSqTfRevH2yD6T&#10;kOzbmH1q/PfdQsHjMDPfMPNl7xp1oy5Ung1MJwko4tzbigsDx5/N+ANUEGSLjWcy8KAAy8VwMMfM&#10;+jvv6XaQQkUIhwwNlCJtpnXIS3IYJr4ljt7Zdw4lyq7QtsN7hLtGp0ky0w4rjgsltrQuKa8PV2eg&#10;otNmt1vX3xeR6+Ptdbuvi6/emJdRv/oEJdTLM/zf3loD72kKf2fiEd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IUxPEAAAA3AAAAA8AAAAAAAAAAAAAAAAAmAIAAGRycy9k&#10;b3ducmV2LnhtbFBLBQYAAAAABAAEAPUAAACJAwAAAAA=&#10;" adj="62845,22848" fillcolor="#ff9">
                  <v:textbox inset="0,0,0,0">
                    <w:txbxContent>
                      <w:p w:rsidR="0023747D" w:rsidRPr="000E23E9" w:rsidRDefault="0023747D" w:rsidP="00375F9C">
                        <w:pPr>
                          <w:rPr>
                            <w:szCs w:val="18"/>
                          </w:rPr>
                        </w:pPr>
                        <w:r>
                          <w:rPr>
                            <w:rFonts w:hint="eastAsia"/>
                            <w:szCs w:val="18"/>
                          </w:rPr>
                          <w:t>Checks flag</w:t>
                        </w:r>
                      </w:p>
                    </w:txbxContent>
                  </v:textbox>
                </v:shape>
                <v:shape id="_x0000_s1406" type="#_x0000_t62" style="position:absolute;left:17145;top:38633;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JDrMMA&#10;AADcAAAADwAAAGRycy9kb3ducmV2LnhtbESPQWsCMRSE70L/Q3iFXqRmq2jL1ihVsPTqrgePj+SZ&#10;XZq8LJvU3f57Uyh4HGbmG2a9Hb0TV+pjG1jBy6wAQayDadkqONWH5zcQMSEbdIFJwS9F2G4eJmss&#10;TRj4SNcqWZEhHEtU0KTUlVJG3ZDHOAsdcfYuofeYsuytND0OGe6dnBfFSnpsOS802NG+If1d/XgF&#10;7qKr5YCfi+UwPbe6dna1I6vU0+P48Q4i0Zju4f/2l1HwOl/A35l8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0JDrMMAAADcAAAADwAAAAAAAAAAAAAAAACYAgAAZHJzL2Rv&#10;d25yZXYueG1sUEsFBgAAAAAEAAQA9QAAAIgDAAAAAA==&#10;" adj="30445,-2248" fillcolor="#ff9">
                  <v:textbox inset="0,0,0,0">
                    <w:txbxContent>
                      <w:p w:rsidR="0023747D" w:rsidRPr="000E23E9" w:rsidRDefault="0023747D" w:rsidP="00375F9C">
                        <w:pPr>
                          <w:rPr>
                            <w:szCs w:val="18"/>
                          </w:rPr>
                        </w:pPr>
                        <w:r>
                          <w:rPr>
                            <w:rFonts w:hint="eastAsia"/>
                            <w:szCs w:val="18"/>
                          </w:rPr>
                          <w:t>Sets a flag</w:t>
                        </w:r>
                      </w:p>
                      <w:p w:rsidR="0023747D" w:rsidRPr="00E74133" w:rsidRDefault="0023747D" w:rsidP="00375F9C">
                        <w:pPr>
                          <w:rPr>
                            <w:szCs w:val="18"/>
                          </w:rPr>
                        </w:pPr>
                      </w:p>
                    </w:txbxContent>
                  </v:textbox>
                </v:shape>
                <v:shape id="AutoShape 538" o:spid="_x0000_s1407" type="#_x0000_t62" style="position:absolute;left:27432;top:27736;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Cu0cYA&#10;AADcAAAADwAAAGRycy9kb3ducmV2LnhtbESPQWvCQBSE74X+h+UVvNWNYlNNXaUUlCIIVgXt7ZF9&#10;ZtNm34bsGuO/d4VCj8PMfMNM552tREuNLx0rGPQTEMS50yUXCva7xfMYhA/IGivHpOBKHuazx4cp&#10;Ztpd+IvabShEhLDPUIEJoc6k9Lkhi77vauLonVxjMUTZFFI3eIlwW8lhkqTSYslxwWBNH4by3+3Z&#10;KkhXk3H50ybnfbr8NrQ5jNYbc1Sq99S9v4EI1IX/8F/7Uyt4Hb7A/Uw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DCu0cYAAADcAAAADwAAAAAAAAAAAAAAAACYAgAAZHJz&#10;L2Rvd25yZXYueG1sUEsFBgAAAAAEAAQA9QAAAIsDAAAAAA==&#10;" adj="26901,42763" fillcolor="#ff9">
                  <v:textbox inset="0,0,0,0">
                    <w:txbxContent>
                      <w:p w:rsidR="0023747D" w:rsidRPr="000E23E9" w:rsidRDefault="0023747D" w:rsidP="00375F9C">
                        <w:pPr>
                          <w:rPr>
                            <w:szCs w:val="18"/>
                          </w:rPr>
                        </w:pPr>
                        <w:r>
                          <w:rPr>
                            <w:rFonts w:hint="eastAsia"/>
                            <w:szCs w:val="18"/>
                          </w:rPr>
                          <w:t>Gets item object</w:t>
                        </w:r>
                      </w:p>
                    </w:txbxContent>
                  </v:textbox>
                </v:shape>
                <w10:anchorlock/>
              </v:group>
            </w:pict>
          </mc:Fallback>
        </mc:AlternateContent>
      </w:r>
    </w:p>
    <w:p w:rsidR="00375F9C" w:rsidRDefault="00375F9C" w:rsidP="00E45D25">
      <w:pPr>
        <w:pStyle w:val="2"/>
        <w:numPr>
          <w:ilvl w:val="1"/>
          <w:numId w:val="17"/>
        </w:numPr>
      </w:pPr>
      <w:bookmarkStart w:id="98" w:name="_Toc235676281"/>
      <w:bookmarkStart w:id="99" w:name="_Toc356466233"/>
      <w:r>
        <w:rPr>
          <w:rStyle w:val="shorttext"/>
          <w:color w:val="000000"/>
          <w:shd w:val="clear" w:color="auto" w:fill="FFFFFF"/>
        </w:rPr>
        <w:t>Menus and toolbars</w:t>
      </w:r>
      <w:bookmarkEnd w:id="98"/>
      <w:bookmarkEnd w:id="99"/>
      <w:r>
        <w:rPr>
          <w:rFonts w:hint="eastAsia"/>
        </w:rPr>
        <w:t xml:space="preserve"> </w:t>
      </w:r>
    </w:p>
    <w:p w:rsidR="00375F9C" w:rsidRDefault="00375F9C" w:rsidP="00E45D25">
      <w:pPr>
        <w:pStyle w:val="3"/>
        <w:numPr>
          <w:ilvl w:val="2"/>
          <w:numId w:val="17"/>
        </w:numPr>
      </w:pPr>
      <w:bookmarkStart w:id="100" w:name="_Toc356466234"/>
      <w:r>
        <w:rPr>
          <w:rFonts w:hint="eastAsia"/>
        </w:rPr>
        <w:t>Pop Menu</w:t>
      </w:r>
      <w:bookmarkEnd w:id="100"/>
    </w:p>
    <w:p w:rsidR="00375F9C" w:rsidRPr="009265AB" w:rsidRDefault="00375F9C" w:rsidP="00375F9C">
      <w:pPr>
        <w:ind w:left="420"/>
        <w:rPr>
          <w:b/>
        </w:rPr>
      </w:pPr>
      <w:r w:rsidRPr="009265AB">
        <w:rPr>
          <w:rFonts w:hint="eastAsia"/>
          <w:b/>
        </w:rPr>
        <w:t>Input:</w:t>
      </w:r>
    </w:p>
    <w:p w:rsidR="00375F9C" w:rsidRDefault="005C781A" w:rsidP="00375F9C">
      <w:r>
        <w:rPr>
          <w:noProof/>
        </w:rPr>
        <w:lastRenderedPageBreak/>
        <mc:AlternateContent>
          <mc:Choice Requires="wpc">
            <w:drawing>
              <wp:inline distT="0" distB="0" distL="0" distR="0" wp14:anchorId="1DB8CF39" wp14:editId="55F28E2E">
                <wp:extent cx="5257800" cy="3400425"/>
                <wp:effectExtent l="9525" t="0" r="9525" b="9525"/>
                <wp:docPr id="718" name="画布 5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12" name="Text Box 549"/>
                        <wps:cNvSpPr txBox="1">
                          <a:spLocks noChangeArrowheads="1"/>
                        </wps:cNvSpPr>
                        <wps:spPr bwMode="auto">
                          <a:xfrm>
                            <a:off x="0" y="48895"/>
                            <a:ext cx="5257800" cy="3351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E3BF8" w:rsidRDefault="0023747D" w:rsidP="00375F9C">
                              <w:pPr>
                                <w:spacing w:line="240" w:lineRule="exact"/>
                                <w:rPr>
                                  <w:sz w:val="18"/>
                                  <w:szCs w:val="18"/>
                                </w:rPr>
                              </w:pPr>
                              <w:r w:rsidRPr="00EE3BF8">
                                <w:rPr>
                                  <w:color w:val="0000FF"/>
                                  <w:sz w:val="18"/>
                                  <w:szCs w:val="18"/>
                                </w:rPr>
                                <w:t>var</w:t>
                              </w:r>
                              <w:r w:rsidRPr="00EE3BF8">
                                <w:rPr>
                                  <w:sz w:val="18"/>
                                  <w:szCs w:val="18"/>
                                </w:rPr>
                                <w:t xml:space="preserve"> pm=</w:t>
                              </w:r>
                              <w:r w:rsidR="00122649">
                                <w:rPr>
                                  <w:sz w:val="18"/>
                                  <w:szCs w:val="18"/>
                                </w:rPr>
                                <w:t>xui</w:t>
                              </w:r>
                              <w:r w:rsidRPr="00EE3BF8">
                                <w:rPr>
                                  <w:sz w:val="18"/>
                                  <w:szCs w:val="18"/>
                                </w:rPr>
                                <w:t>.create(</w:t>
                              </w:r>
                              <w:r w:rsidRPr="00EE3BF8">
                                <w:rPr>
                                  <w:color w:val="FF00FF"/>
                                  <w:sz w:val="18"/>
                                  <w:szCs w:val="18"/>
                                </w:rPr>
                                <w:t>'PopMenu'</w:t>
                              </w:r>
                              <w:r w:rsidRPr="00EE3BF8">
                                <w:rPr>
                                  <w:sz w:val="18"/>
                                  <w:szCs w:val="18"/>
                                </w:rPr>
                                <w:t>)</w:t>
                              </w:r>
                            </w:p>
                            <w:p w:rsidR="0023747D" w:rsidRPr="00EE3BF8" w:rsidRDefault="0023747D" w:rsidP="00375F9C">
                              <w:pPr>
                                <w:spacing w:line="240" w:lineRule="exact"/>
                                <w:rPr>
                                  <w:sz w:val="18"/>
                                  <w:szCs w:val="18"/>
                                </w:rPr>
                              </w:pPr>
                              <w:r w:rsidRPr="00EE3BF8">
                                <w:rPr>
                                  <w:sz w:val="18"/>
                                  <w:szCs w:val="18"/>
                                </w:rPr>
                                <w:t>.setItems([</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"itema"</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"itema"</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a"</w:t>
                              </w: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"type"</w:t>
                              </w:r>
                              <w:r w:rsidRPr="00EE3BF8">
                                <w:rPr>
                                  <w:sz w:val="18"/>
                                  <w:szCs w:val="18"/>
                                </w:rPr>
                                <w:t>:</w:t>
                              </w:r>
                              <w:r w:rsidRPr="00EE3BF8">
                                <w:rPr>
                                  <w:color w:val="FF00FF"/>
                                  <w:sz w:val="18"/>
                                  <w:szCs w:val="18"/>
                                </w:rPr>
                                <w:t>"split"</w:t>
                              </w: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"itemb"</w:t>
                              </w:r>
                              <w:r w:rsidRPr="00EE3BF8">
                                <w:rPr>
                                  <w:sz w:val="18"/>
                                  <w:szCs w:val="18"/>
                                </w:rPr>
                                <w:t xml:space="preserve">, </w:t>
                              </w:r>
                              <w:r w:rsidRPr="00EE3BF8">
                                <w:rPr>
                                  <w:color w:val="FF00FF"/>
                                  <w:sz w:val="18"/>
                                  <w:szCs w:val="18"/>
                                </w:rPr>
                                <w:t>"type"</w:t>
                              </w:r>
                              <w:r w:rsidRPr="00EE3BF8">
                                <w:rPr>
                                  <w:sz w:val="18"/>
                                  <w:szCs w:val="18"/>
                                </w:rPr>
                                <w:t>:</w:t>
                              </w:r>
                              <w:r w:rsidRPr="00EE3BF8">
                                <w:rPr>
                                  <w:color w:val="FF00FF"/>
                                  <w:sz w:val="18"/>
                                  <w:szCs w:val="18"/>
                                </w:rPr>
                                <w:t>"checkbox"</w:t>
                              </w:r>
                              <w:r w:rsidRPr="00EE3BF8">
                                <w:rPr>
                                  <w:sz w:val="18"/>
                                  <w:szCs w:val="18"/>
                                </w:rPr>
                                <w:t>, value:</w:t>
                              </w:r>
                              <w:r w:rsidRPr="00EE3BF8">
                                <w:rPr>
                                  <w:color w:val="0000FF"/>
                                  <w:sz w:val="18"/>
                                  <w:szCs w:val="18"/>
                                </w:rPr>
                                <w:t>true</w:t>
                              </w:r>
                              <w:r w:rsidRPr="00EE3BF8">
                                <w:rPr>
                                  <w:sz w:val="18"/>
                                  <w:szCs w:val="18"/>
                                </w:rPr>
                                <w:t>,</w:t>
                              </w:r>
                              <w:r w:rsidRPr="00EE3BF8">
                                <w:rPr>
                                  <w:color w:val="FF00FF"/>
                                  <w:sz w:val="18"/>
                                  <w:szCs w:val="18"/>
                                </w:rPr>
                                <w:t>"caption"</w:t>
                              </w:r>
                              <w:r w:rsidRPr="00EE3BF8">
                                <w:rPr>
                                  <w:sz w:val="18"/>
                                  <w:szCs w:val="18"/>
                                </w:rPr>
                                <w:t>:</w:t>
                              </w:r>
                              <w:r w:rsidRPr="00EE3BF8">
                                <w:rPr>
                                  <w:color w:val="FF00FF"/>
                                  <w:sz w:val="18"/>
                                  <w:szCs w:val="18"/>
                                </w:rPr>
                                <w:t>"itemb"</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b"</w:t>
                              </w:r>
                              <w:r w:rsidRPr="00EE3BF8">
                                <w:rPr>
                                  <w:sz w:val="18"/>
                                  <w:szCs w:val="18"/>
                                </w:rPr>
                                <w:t xml:space="preserve">}, </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"itemc"</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"itemc"</w:t>
                              </w:r>
                              <w:r w:rsidRPr="00EE3BF8">
                                <w:rPr>
                                  <w:sz w:val="18"/>
                                  <w:szCs w:val="18"/>
                                </w:rPr>
                                <w:t xml:space="preserve">, </w:t>
                              </w:r>
                              <w:r w:rsidRPr="00EE3BF8">
                                <w:rPr>
                                  <w:color w:val="FF00FF"/>
                                  <w:sz w:val="18"/>
                                  <w:szCs w:val="18"/>
                                </w:rPr>
                                <w:t>"type"</w:t>
                              </w:r>
                              <w:r w:rsidRPr="00EE3BF8">
                                <w:rPr>
                                  <w:sz w:val="18"/>
                                  <w:szCs w:val="18"/>
                                </w:rPr>
                                <w:t>:</w:t>
                              </w:r>
                              <w:r w:rsidRPr="00EE3BF8">
                                <w:rPr>
                                  <w:color w:val="FF00FF"/>
                                  <w:sz w:val="18"/>
                                  <w:szCs w:val="18"/>
                                </w:rPr>
                                <w:t>"checkbox"</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c"</w:t>
                              </w:r>
                              <w:r w:rsidRPr="00EE3BF8">
                                <w:rPr>
                                  <w:sz w:val="18"/>
                                  <w:szCs w:val="18"/>
                                </w:rPr>
                                <w:t xml:space="preserve">}, </w:t>
                              </w:r>
                            </w:p>
                            <w:p w:rsidR="0023747D" w:rsidRPr="00EE3BF8" w:rsidRDefault="0023747D" w:rsidP="00375F9C">
                              <w:pPr>
                                <w:spacing w:line="240" w:lineRule="exact"/>
                                <w:ind w:firstLineChars="200" w:firstLine="360"/>
                                <w:rPr>
                                  <w:sz w:val="18"/>
                                  <w:szCs w:val="18"/>
                                </w:rPr>
                              </w:pPr>
                              <w:r w:rsidRPr="00EE3BF8">
                                <w:rPr>
                                  <w:sz w:val="18"/>
                                  <w:szCs w:val="18"/>
                                </w:rPr>
                                <w:t>{</w:t>
                              </w:r>
                              <w:r w:rsidRPr="00EE3BF8">
                                <w:rPr>
                                  <w:color w:val="FF00FF"/>
                                  <w:sz w:val="18"/>
                                  <w:szCs w:val="18"/>
                                </w:rPr>
                                <w:t>"id"</w:t>
                              </w:r>
                              <w:r w:rsidRPr="00EE3BF8">
                                <w:rPr>
                                  <w:sz w:val="18"/>
                                  <w:szCs w:val="18"/>
                                </w:rPr>
                                <w:t>:</w:t>
                              </w:r>
                              <w:r w:rsidRPr="00EE3BF8">
                                <w:rPr>
                                  <w:color w:val="FF00FF"/>
                                  <w:sz w:val="18"/>
                                  <w:szCs w:val="18"/>
                                </w:rPr>
                                <w:t>"itemd"</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"itemd"</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d"</w:t>
                              </w:r>
                              <w:r w:rsidRPr="00EE3BF8">
                                <w:rPr>
                                  <w:sz w:val="18"/>
                                  <w:szCs w:val="18"/>
                                </w:rPr>
                                <w:t>,sub:[</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"itemd1"</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"itemd1"</w:t>
                              </w: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"itemd2"</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"itemd2"</w:t>
                              </w:r>
                              <w:r>
                                <w:rPr>
                                  <w:sz w:val="18"/>
                                  <w:szCs w:val="18"/>
                                </w:rPr>
                                <w: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"iteme"</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"iteme"</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d"</w:t>
                              </w:r>
                              <w:r w:rsidRPr="00EE3BF8">
                                <w:rPr>
                                  <w:sz w:val="18"/>
                                  <w:szCs w:val="18"/>
                                </w:rPr>
                                <w:t>, disabled:</w:t>
                              </w:r>
                              <w:r w:rsidRPr="00EE3BF8">
                                <w:rPr>
                                  <w:color w:val="0000FF"/>
                                  <w:sz w:val="18"/>
                                  <w:szCs w:val="18"/>
                                </w:rPr>
                                <w:t>true</w:t>
                              </w:r>
                              <w:r w:rsidRPr="00EE3BF8">
                                <w:rPr>
                                  <w:sz w:val="18"/>
                                  <w:szCs w:val="18"/>
                                </w:rPr>
                                <w: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spacing w:line="240" w:lineRule="exact"/>
                                <w:rPr>
                                  <w:sz w:val="18"/>
                                  <w:szCs w:val="18"/>
                                </w:rPr>
                              </w:pPr>
                              <w:r w:rsidRPr="00EE3BF8">
                                <w:rPr>
                                  <w:sz w:val="18"/>
                                  <w:szCs w:val="18"/>
                                </w:rPr>
                                <w:t>.onMenuSelected(</w:t>
                              </w:r>
                              <w:r w:rsidRPr="00EE3BF8">
                                <w:rPr>
                                  <w:color w:val="0000FF"/>
                                  <w:sz w:val="18"/>
                                  <w:szCs w:val="18"/>
                                </w:rPr>
                                <w:t>function</w:t>
                              </w:r>
                              <w:r w:rsidRPr="00EE3BF8">
                                <w:rPr>
                                  <w:sz w:val="18"/>
                                  <w:szCs w:val="18"/>
                                </w:rPr>
                                <w:t>(profile,item){</w:t>
                              </w:r>
                            </w:p>
                            <w:p w:rsidR="0023747D" w:rsidRPr="00EE3BF8" w:rsidRDefault="0023747D" w:rsidP="00375F9C">
                              <w:pPr>
                                <w:spacing w:line="240" w:lineRule="exact"/>
                                <w:rPr>
                                  <w:sz w:val="18"/>
                                  <w:szCs w:val="18"/>
                                </w:rPr>
                              </w:pPr>
                              <w:r w:rsidRPr="00EE3BF8">
                                <w:rPr>
                                  <w:sz w:val="18"/>
                                  <w:szCs w:val="18"/>
                                </w:rPr>
                                <w:t xml:space="preserve">    </w:t>
                              </w:r>
                              <w:r w:rsidR="00122649">
                                <w:rPr>
                                  <w:sz w:val="18"/>
                                  <w:szCs w:val="18"/>
                                </w:rPr>
                                <w:t>xui</w:t>
                              </w:r>
                              <w:r w:rsidRPr="00EE3BF8">
                                <w:rPr>
                                  <w:sz w:val="18"/>
                                  <w:szCs w:val="18"/>
                                </w:rPr>
                                <w:t>.message(item.id + (item.type==</w:t>
                              </w:r>
                              <w:r w:rsidRPr="00EE3BF8">
                                <w:rPr>
                                  <w:color w:val="FF00FF"/>
                                  <w:sz w:val="18"/>
                                  <w:szCs w:val="18"/>
                                </w:rPr>
                                <w:t>"checkbox"</w:t>
                              </w:r>
                              <w:r w:rsidRPr="00EE3BF8">
                                <w:rPr>
                                  <w:sz w:val="18"/>
                                  <w:szCs w:val="18"/>
                                </w:rPr>
                                <w:t>?</w:t>
                              </w:r>
                              <w:r w:rsidRPr="00EE3BF8">
                                <w:rPr>
                                  <w:color w:val="FF00FF"/>
                                  <w:sz w:val="18"/>
                                  <w:szCs w:val="18"/>
                                </w:rPr>
                                <w:t>" : "</w:t>
                              </w:r>
                              <w:r w:rsidRPr="00EE3BF8">
                                <w:rPr>
                                  <w:sz w:val="18"/>
                                  <w:szCs w:val="18"/>
                                </w:rPr>
                                <w:t xml:space="preserve"> + item.value:</w:t>
                              </w:r>
                              <w:r w:rsidRPr="00EE3BF8">
                                <w:rPr>
                                  <w:color w:val="FF00FF"/>
                                  <w:sz w:val="18"/>
                                  <w:szCs w:val="18"/>
                                </w:rPr>
                                <w:t>""</w:t>
                              </w:r>
                              <w:r w:rsidRPr="00EE3BF8">
                                <w:rPr>
                                  <w:sz w:val="18"/>
                                  <w:szCs w:val="18"/>
                                </w:rPr>
                                <w: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spacing w:line="240" w:lineRule="exact"/>
                                <w:rPr>
                                  <w:sz w:val="18"/>
                                  <w:szCs w:val="18"/>
                                </w:rPr>
                              </w:pPr>
                            </w:p>
                            <w:p w:rsidR="0023747D" w:rsidRPr="00EE3BF8" w:rsidRDefault="00122649" w:rsidP="00375F9C">
                              <w:pPr>
                                <w:spacing w:line="240" w:lineRule="exact"/>
                                <w:rPr>
                                  <w:sz w:val="18"/>
                                  <w:szCs w:val="18"/>
                                </w:rPr>
                              </w:pPr>
                              <w:r>
                                <w:rPr>
                                  <w:sz w:val="18"/>
                                  <w:szCs w:val="18"/>
                                </w:rPr>
                                <w:t>xui</w:t>
                              </w:r>
                              <w:r w:rsidR="0023747D" w:rsidRPr="00EE3BF8">
                                <w:rPr>
                                  <w:sz w:val="18"/>
                                  <w:szCs w:val="18"/>
                                </w:rPr>
                                <w:t>.create(</w:t>
                              </w:r>
                              <w:r w:rsidR="0023747D" w:rsidRPr="00EE3BF8">
                                <w:rPr>
                                  <w:color w:val="FF00FF"/>
                                  <w:sz w:val="18"/>
                                  <w:szCs w:val="18"/>
                                </w:rPr>
                                <w:t>'SButton'</w:t>
                              </w:r>
                              <w:r w:rsidR="0023747D" w:rsidRPr="00EE3BF8">
                                <w:rPr>
                                  <w:sz w:val="18"/>
                                  <w:szCs w:val="18"/>
                                </w:rPr>
                                <w:t>)</w:t>
                              </w:r>
                            </w:p>
                            <w:p w:rsidR="0023747D" w:rsidRPr="00EE3BF8" w:rsidRDefault="0023747D" w:rsidP="00375F9C">
                              <w:pPr>
                                <w:spacing w:line="240" w:lineRule="exact"/>
                                <w:rPr>
                                  <w:sz w:val="18"/>
                                  <w:szCs w:val="18"/>
                                </w:rPr>
                              </w:pPr>
                              <w:r w:rsidRPr="00EE3BF8">
                                <w:rPr>
                                  <w:sz w:val="18"/>
                                  <w:szCs w:val="18"/>
                                </w:rPr>
                                <w:t>.onClick(</w:t>
                              </w:r>
                              <w:r w:rsidRPr="00EE3BF8">
                                <w:rPr>
                                  <w:color w:val="0000FF"/>
                                  <w:sz w:val="18"/>
                                  <w:szCs w:val="18"/>
                                </w:rPr>
                                <w:t>function</w:t>
                              </w:r>
                              <w:r w:rsidRPr="00EE3BF8">
                                <w:rPr>
                                  <w:sz w:val="18"/>
                                  <w:szCs w:val="18"/>
                                </w:rPr>
                                <w:t>(profile){</w:t>
                              </w:r>
                            </w:p>
                            <w:p w:rsidR="0023747D" w:rsidRPr="00EE3BF8" w:rsidRDefault="0023747D" w:rsidP="00375F9C">
                              <w:pPr>
                                <w:spacing w:line="240" w:lineRule="exact"/>
                                <w:rPr>
                                  <w:sz w:val="18"/>
                                  <w:szCs w:val="18"/>
                                </w:rPr>
                              </w:pPr>
                              <w:r w:rsidRPr="00EE3BF8">
                                <w:rPr>
                                  <w:sz w:val="18"/>
                                  <w:szCs w:val="18"/>
                                </w:rPr>
                                <w:t xml:space="preserve">    pm.pop(profile.getRoot())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rPr>
                                  <w:szCs w:val="18"/>
                                </w:rPr>
                              </w:pPr>
                              <w:r w:rsidRPr="00EE3BF8">
                                <w:rPr>
                                  <w:sz w:val="18"/>
                                  <w:szCs w:val="18"/>
                                </w:rPr>
                                <w:t>.show();</w:t>
                              </w:r>
                            </w:p>
                          </w:txbxContent>
                        </wps:txbx>
                        <wps:bodyPr rot="0" vert="horz" wrap="square" lIns="54000" tIns="46800" rIns="54000" bIns="45720" anchor="t" anchorCtr="0" upright="1">
                          <a:spAutoFit/>
                        </wps:bodyPr>
                      </wps:wsp>
                      <wps:wsp>
                        <wps:cNvPr id="713" name="AutoShape 550"/>
                        <wps:cNvSpPr>
                          <a:spLocks noChangeArrowheads="1"/>
                        </wps:cNvSpPr>
                        <wps:spPr bwMode="auto">
                          <a:xfrm flipH="1">
                            <a:off x="2743200" y="396240"/>
                            <a:ext cx="1371600" cy="219710"/>
                          </a:xfrm>
                          <a:prstGeom prst="wedgeRoundRectCallout">
                            <a:avLst>
                              <a:gd name="adj1" fmla="val 121111"/>
                              <a:gd name="adj2" fmla="val 10404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heckbox type</w:t>
                              </w:r>
                            </w:p>
                          </w:txbxContent>
                        </wps:txbx>
                        <wps:bodyPr rot="0" vert="horz" wrap="square" lIns="0" tIns="0" rIns="0" bIns="0" anchor="t" anchorCtr="0" upright="1">
                          <a:noAutofit/>
                        </wps:bodyPr>
                      </wps:wsp>
                      <wps:wsp>
                        <wps:cNvPr id="714" name="AutoShape 551"/>
                        <wps:cNvSpPr>
                          <a:spLocks noChangeArrowheads="1"/>
                        </wps:cNvSpPr>
                        <wps:spPr bwMode="auto">
                          <a:xfrm flipH="1">
                            <a:off x="2286000" y="1882140"/>
                            <a:ext cx="457200" cy="219710"/>
                          </a:xfrm>
                          <a:prstGeom prst="wedgeRoundRectCallout">
                            <a:avLst>
                              <a:gd name="adj1" fmla="val 119583"/>
                              <a:gd name="adj2" fmla="val 751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event</w:t>
                              </w:r>
                            </w:p>
                          </w:txbxContent>
                        </wps:txbx>
                        <wps:bodyPr rot="0" vert="horz" wrap="square" lIns="0" tIns="0" rIns="0" bIns="0" anchor="t" anchorCtr="0" upright="1">
                          <a:noAutofit/>
                        </wps:bodyPr>
                      </wps:wsp>
                      <wps:wsp>
                        <wps:cNvPr id="715" name="AutoShape 552"/>
                        <wps:cNvSpPr>
                          <a:spLocks noChangeArrowheads="1"/>
                        </wps:cNvSpPr>
                        <wps:spPr bwMode="auto">
                          <a:xfrm flipH="1">
                            <a:off x="1485900" y="2575560"/>
                            <a:ext cx="914400" cy="198120"/>
                          </a:xfrm>
                          <a:prstGeom prst="wedgeRoundRectCallout">
                            <a:avLst>
                              <a:gd name="adj1" fmla="val 47292"/>
                              <a:gd name="adj2" fmla="val 13333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For position</w:t>
                              </w:r>
                            </w:p>
                            <w:p w:rsidR="0023747D" w:rsidRPr="00E74133" w:rsidRDefault="0023747D" w:rsidP="00375F9C">
                              <w:pPr>
                                <w:rPr>
                                  <w:szCs w:val="18"/>
                                </w:rPr>
                              </w:pPr>
                            </w:p>
                          </w:txbxContent>
                        </wps:txbx>
                        <wps:bodyPr rot="0" vert="horz" wrap="square" lIns="0" tIns="0" rIns="0" bIns="0" anchor="t" anchorCtr="0" upright="1">
                          <a:noAutofit/>
                        </wps:bodyPr>
                      </wps:wsp>
                      <wps:wsp>
                        <wps:cNvPr id="716" name="AutoShape 553"/>
                        <wps:cNvSpPr>
                          <a:spLocks noChangeArrowheads="1"/>
                        </wps:cNvSpPr>
                        <wps:spPr bwMode="auto">
                          <a:xfrm flipH="1">
                            <a:off x="3086100" y="1882140"/>
                            <a:ext cx="1028700" cy="219710"/>
                          </a:xfrm>
                          <a:prstGeom prst="wedgeRoundRectCallout">
                            <a:avLst>
                              <a:gd name="adj1" fmla="val 74444"/>
                              <a:gd name="adj2" fmla="val -10404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D</w:t>
                              </w:r>
                              <w:r>
                                <w:rPr>
                                  <w:rFonts w:hint="eastAsia"/>
                                  <w:szCs w:val="18"/>
                                </w:rPr>
                                <w:t>isabled it</w:t>
                              </w:r>
                            </w:p>
                          </w:txbxContent>
                        </wps:txbx>
                        <wps:bodyPr rot="0" vert="horz" wrap="square" lIns="0" tIns="0" rIns="0" bIns="0" anchor="t" anchorCtr="0" upright="1">
                          <a:noAutofit/>
                        </wps:bodyPr>
                      </wps:wsp>
                      <wps:wsp>
                        <wps:cNvPr id="717" name="AutoShape 554"/>
                        <wps:cNvSpPr>
                          <a:spLocks noChangeArrowheads="1"/>
                        </wps:cNvSpPr>
                        <wps:spPr bwMode="auto">
                          <a:xfrm flipH="1">
                            <a:off x="3200400" y="1089660"/>
                            <a:ext cx="1028700" cy="219710"/>
                          </a:xfrm>
                          <a:prstGeom prst="wedgeRoundRectCallout">
                            <a:avLst>
                              <a:gd name="adj1" fmla="val 85551"/>
                              <a:gd name="adj2" fmla="val -42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ub pop menu</w:t>
                              </w:r>
                            </w:p>
                          </w:txbxContent>
                        </wps:txbx>
                        <wps:bodyPr rot="0" vert="horz" wrap="square" lIns="0" tIns="0" rIns="0" bIns="0" anchor="t" anchorCtr="0" upright="1">
                          <a:noAutofit/>
                        </wps:bodyPr>
                      </wps:wsp>
                    </wpc:wpc>
                  </a:graphicData>
                </a:graphic>
              </wp:inline>
            </w:drawing>
          </mc:Choice>
          <mc:Fallback>
            <w:pict>
              <v:group id="画布 547" o:spid="_x0000_s1408" editas="canvas" style="width:414pt;height:267.75pt;mso-position-horizontal-relative:char;mso-position-vertical-relative:line" coordsize="52578,34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">
                <v:shape id="_x0000_s1409" type="#_x0000_t75" style="position:absolute;width:52578;height:34004;visibility:visible;mso-wrap-style:square">
                  <v:fill o:detectmouseclick="t"/>
                  <v:path o:connecttype="none"/>
                </v:shape>
                <v:shape id="Text Box 549" o:spid="_x0000_s1410" type="#_x0000_t202" style="position:absolute;top:488;width:52578;height:3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mI0sMA&#10;AADcAAAADwAAAGRycy9kb3ducmV2LnhtbESPQWsCMRSE70L/Q3gFb5rVg9WtUUSR9VKwau+PzXOz&#10;uHlZkriu/74pCD0OM/MNs1z3thEd+VA7VjAZZyCIS6drrhRczvvRHESIyBobx6TgSQHWq7fBEnPt&#10;HvxN3SlWIkE45KjAxNjmUobSkMUwdi1x8q7OW4xJ+kpqj48Et42cZtlMWqw5LRhsaWuovJ3uVkF5&#10;2/W7ov4xvrvb+VEviufXrFBq+N5vPkFE6uN/+NU+aAUfkyn8nU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vmI0sMAAADcAAAADwAAAAAAAAAAAAAAAACYAgAAZHJzL2Rv&#10;d25yZXYueG1sUEsFBgAAAAAEAAQA9QAAAIgDAAAAAA==&#10;" strokeweight="1pt">
                  <v:textbox style="mso-fit-shape-to-text:t" inset="1.5mm,1.3mm,1.5mm">
                    <w:txbxContent>
                      <w:p w:rsidR="0023747D" w:rsidRPr="00EE3BF8" w:rsidRDefault="0023747D" w:rsidP="00375F9C">
                        <w:pPr>
                          <w:spacing w:line="240" w:lineRule="exact"/>
                          <w:rPr>
                            <w:sz w:val="18"/>
                            <w:szCs w:val="18"/>
                          </w:rPr>
                        </w:pPr>
                        <w:proofErr w:type="gramStart"/>
                        <w:r w:rsidRPr="00EE3BF8">
                          <w:rPr>
                            <w:color w:val="0000FF"/>
                            <w:sz w:val="18"/>
                            <w:szCs w:val="18"/>
                          </w:rPr>
                          <w:t>var</w:t>
                        </w:r>
                        <w:proofErr w:type="gramEnd"/>
                        <w:r w:rsidRPr="00EE3BF8">
                          <w:rPr>
                            <w:sz w:val="18"/>
                            <w:szCs w:val="18"/>
                          </w:rPr>
                          <w:t xml:space="preserve"> pm=</w:t>
                        </w:r>
                        <w:r w:rsidR="00122649">
                          <w:rPr>
                            <w:sz w:val="18"/>
                            <w:szCs w:val="18"/>
                          </w:rPr>
                          <w:t>xui</w:t>
                        </w:r>
                        <w:r w:rsidRPr="00EE3BF8">
                          <w:rPr>
                            <w:sz w:val="18"/>
                            <w:szCs w:val="18"/>
                          </w:rPr>
                          <w:t>.create(</w:t>
                        </w:r>
                        <w:r w:rsidRPr="00EE3BF8">
                          <w:rPr>
                            <w:color w:val="FF00FF"/>
                            <w:sz w:val="18"/>
                            <w:szCs w:val="18"/>
                          </w:rPr>
                          <w:t>'PopMenu'</w:t>
                        </w:r>
                        <w:r w:rsidRPr="00EE3BF8">
                          <w:rPr>
                            <w:sz w:val="18"/>
                            <w:szCs w:val="18"/>
                          </w:rPr>
                          <w:t>)</w:t>
                        </w:r>
                      </w:p>
                      <w:p w:rsidR="0023747D" w:rsidRPr="00EE3BF8" w:rsidRDefault="0023747D" w:rsidP="00375F9C">
                        <w:pPr>
                          <w:spacing w:line="240" w:lineRule="exact"/>
                          <w:rPr>
                            <w:sz w:val="18"/>
                            <w:szCs w:val="18"/>
                          </w:rPr>
                        </w:pPr>
                        <w:r w:rsidRPr="00EE3BF8">
                          <w:rPr>
                            <w:sz w:val="18"/>
                            <w:szCs w:val="18"/>
                          </w:rPr>
                          <w:t>.</w:t>
                        </w:r>
                        <w:proofErr w:type="gramStart"/>
                        <w:r w:rsidRPr="00EE3BF8">
                          <w:rPr>
                            <w:sz w:val="18"/>
                            <w:szCs w:val="18"/>
                          </w:rPr>
                          <w:t>setItems([</w:t>
                        </w:r>
                        <w:proofErr w:type="gramEnd"/>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"itema"</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"itema"</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a"</w:t>
                        </w: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"type"</w:t>
                        </w:r>
                        <w:r w:rsidRPr="00EE3BF8">
                          <w:rPr>
                            <w:sz w:val="18"/>
                            <w:szCs w:val="18"/>
                          </w:rPr>
                          <w:t>:</w:t>
                        </w:r>
                        <w:r w:rsidRPr="00EE3BF8">
                          <w:rPr>
                            <w:color w:val="FF00FF"/>
                            <w:sz w:val="18"/>
                            <w:szCs w:val="18"/>
                          </w:rPr>
                          <w:t>"split"</w:t>
                        </w: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"itemb"</w:t>
                        </w:r>
                        <w:r w:rsidRPr="00EE3BF8">
                          <w:rPr>
                            <w:sz w:val="18"/>
                            <w:szCs w:val="18"/>
                          </w:rPr>
                          <w:t xml:space="preserve">, </w:t>
                        </w:r>
                        <w:r w:rsidRPr="00EE3BF8">
                          <w:rPr>
                            <w:color w:val="FF00FF"/>
                            <w:sz w:val="18"/>
                            <w:szCs w:val="18"/>
                          </w:rPr>
                          <w:t>"type"</w:t>
                        </w:r>
                        <w:r w:rsidRPr="00EE3BF8">
                          <w:rPr>
                            <w:sz w:val="18"/>
                            <w:szCs w:val="18"/>
                          </w:rPr>
                          <w:t>:</w:t>
                        </w:r>
                        <w:r w:rsidRPr="00EE3BF8">
                          <w:rPr>
                            <w:color w:val="FF00FF"/>
                            <w:sz w:val="18"/>
                            <w:szCs w:val="18"/>
                          </w:rPr>
                          <w:t>"checkbox"</w:t>
                        </w:r>
                        <w:r w:rsidRPr="00EE3BF8">
                          <w:rPr>
                            <w:sz w:val="18"/>
                            <w:szCs w:val="18"/>
                          </w:rPr>
                          <w:t>, value</w:t>
                        </w:r>
                        <w:proofErr w:type="gramStart"/>
                        <w:r w:rsidRPr="00EE3BF8">
                          <w:rPr>
                            <w:sz w:val="18"/>
                            <w:szCs w:val="18"/>
                          </w:rPr>
                          <w:t>:</w:t>
                        </w:r>
                        <w:r w:rsidRPr="00EE3BF8">
                          <w:rPr>
                            <w:color w:val="0000FF"/>
                            <w:sz w:val="18"/>
                            <w:szCs w:val="18"/>
                          </w:rPr>
                          <w:t>true</w:t>
                        </w:r>
                        <w:proofErr w:type="gramEnd"/>
                        <w:r w:rsidRPr="00EE3BF8">
                          <w:rPr>
                            <w:sz w:val="18"/>
                            <w:szCs w:val="18"/>
                          </w:rPr>
                          <w:t>,</w:t>
                        </w:r>
                        <w:r w:rsidRPr="00EE3BF8">
                          <w:rPr>
                            <w:color w:val="FF00FF"/>
                            <w:sz w:val="18"/>
                            <w:szCs w:val="18"/>
                          </w:rPr>
                          <w:t>"caption"</w:t>
                        </w:r>
                        <w:r w:rsidRPr="00EE3BF8">
                          <w:rPr>
                            <w:sz w:val="18"/>
                            <w:szCs w:val="18"/>
                          </w:rPr>
                          <w:t>:</w:t>
                        </w:r>
                        <w:r w:rsidRPr="00EE3BF8">
                          <w:rPr>
                            <w:color w:val="FF00FF"/>
                            <w:sz w:val="18"/>
                            <w:szCs w:val="18"/>
                          </w:rPr>
                          <w:t>"itemb"</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b"</w:t>
                        </w:r>
                        <w:r w:rsidRPr="00EE3BF8">
                          <w:rPr>
                            <w:sz w:val="18"/>
                            <w:szCs w:val="18"/>
                          </w:rPr>
                          <w:t xml:space="preserve">}, </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"itemc"</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"itemc"</w:t>
                        </w:r>
                        <w:r w:rsidRPr="00EE3BF8">
                          <w:rPr>
                            <w:sz w:val="18"/>
                            <w:szCs w:val="18"/>
                          </w:rPr>
                          <w:t xml:space="preserve">, </w:t>
                        </w:r>
                        <w:r w:rsidRPr="00EE3BF8">
                          <w:rPr>
                            <w:color w:val="FF00FF"/>
                            <w:sz w:val="18"/>
                            <w:szCs w:val="18"/>
                          </w:rPr>
                          <w:t>"type"</w:t>
                        </w:r>
                        <w:r w:rsidRPr="00EE3BF8">
                          <w:rPr>
                            <w:sz w:val="18"/>
                            <w:szCs w:val="18"/>
                          </w:rPr>
                          <w:t>:</w:t>
                        </w:r>
                        <w:r w:rsidRPr="00EE3BF8">
                          <w:rPr>
                            <w:color w:val="FF00FF"/>
                            <w:sz w:val="18"/>
                            <w:szCs w:val="18"/>
                          </w:rPr>
                          <w:t>"checkbox"</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c"</w:t>
                        </w:r>
                        <w:r w:rsidRPr="00EE3BF8">
                          <w:rPr>
                            <w:sz w:val="18"/>
                            <w:szCs w:val="18"/>
                          </w:rPr>
                          <w:t xml:space="preserve">}, </w:t>
                        </w:r>
                      </w:p>
                      <w:p w:rsidR="0023747D" w:rsidRPr="00EE3BF8" w:rsidRDefault="0023747D" w:rsidP="00375F9C">
                        <w:pPr>
                          <w:spacing w:line="240" w:lineRule="exact"/>
                          <w:ind w:firstLineChars="200" w:firstLine="360"/>
                          <w:rPr>
                            <w:sz w:val="18"/>
                            <w:szCs w:val="18"/>
                          </w:rPr>
                        </w:pPr>
                        <w:r w:rsidRPr="00EE3BF8">
                          <w:rPr>
                            <w:sz w:val="18"/>
                            <w:szCs w:val="18"/>
                          </w:rPr>
                          <w:t>{</w:t>
                        </w:r>
                        <w:r w:rsidRPr="00EE3BF8">
                          <w:rPr>
                            <w:color w:val="FF00FF"/>
                            <w:sz w:val="18"/>
                            <w:szCs w:val="18"/>
                          </w:rPr>
                          <w:t>"id"</w:t>
                        </w:r>
                        <w:r w:rsidRPr="00EE3BF8">
                          <w:rPr>
                            <w:sz w:val="18"/>
                            <w:szCs w:val="18"/>
                          </w:rPr>
                          <w:t>:</w:t>
                        </w:r>
                        <w:r w:rsidRPr="00EE3BF8">
                          <w:rPr>
                            <w:color w:val="FF00FF"/>
                            <w:sz w:val="18"/>
                            <w:szCs w:val="18"/>
                          </w:rPr>
                          <w:t>"itemd"</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"itemd"</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d"</w:t>
                        </w:r>
                        <w:proofErr w:type="gramStart"/>
                        <w:r w:rsidRPr="00EE3BF8">
                          <w:rPr>
                            <w:sz w:val="18"/>
                            <w:szCs w:val="18"/>
                          </w:rPr>
                          <w:t>,sub</w:t>
                        </w:r>
                        <w:proofErr w:type="gramEnd"/>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"itemd1"</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"itemd1"</w:t>
                        </w: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"itemd2"</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"itemd2"</w:t>
                        </w:r>
                        <w:r>
                          <w:rPr>
                            <w:sz w:val="18"/>
                            <w:szCs w:val="18"/>
                          </w:rPr>
                          <w: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"iteme"</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"iteme"</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d"</w:t>
                        </w:r>
                        <w:r w:rsidRPr="00EE3BF8">
                          <w:rPr>
                            <w:sz w:val="18"/>
                            <w:szCs w:val="18"/>
                          </w:rPr>
                          <w:t>, disabled</w:t>
                        </w:r>
                        <w:proofErr w:type="gramStart"/>
                        <w:r w:rsidRPr="00EE3BF8">
                          <w:rPr>
                            <w:sz w:val="18"/>
                            <w:szCs w:val="18"/>
                          </w:rPr>
                          <w:t>:</w:t>
                        </w:r>
                        <w:r w:rsidRPr="00EE3BF8">
                          <w:rPr>
                            <w:color w:val="0000FF"/>
                            <w:sz w:val="18"/>
                            <w:szCs w:val="18"/>
                          </w:rPr>
                          <w:t>true</w:t>
                        </w:r>
                        <w:proofErr w:type="gramEnd"/>
                        <w:r w:rsidRPr="00EE3BF8">
                          <w:rPr>
                            <w:sz w:val="18"/>
                            <w:szCs w:val="18"/>
                          </w:rPr>
                          <w: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spacing w:line="240" w:lineRule="exact"/>
                          <w:rPr>
                            <w:sz w:val="18"/>
                            <w:szCs w:val="18"/>
                          </w:rPr>
                        </w:pPr>
                        <w:r w:rsidRPr="00EE3BF8">
                          <w:rPr>
                            <w:sz w:val="18"/>
                            <w:szCs w:val="18"/>
                          </w:rPr>
                          <w:t>.</w:t>
                        </w:r>
                        <w:proofErr w:type="gramStart"/>
                        <w:r w:rsidRPr="00EE3BF8">
                          <w:rPr>
                            <w:sz w:val="18"/>
                            <w:szCs w:val="18"/>
                          </w:rPr>
                          <w:t>onMenuSelected(</w:t>
                        </w:r>
                        <w:proofErr w:type="gramEnd"/>
                        <w:r w:rsidRPr="00EE3BF8">
                          <w:rPr>
                            <w:color w:val="0000FF"/>
                            <w:sz w:val="18"/>
                            <w:szCs w:val="18"/>
                          </w:rPr>
                          <w:t>function</w:t>
                        </w:r>
                        <w:r w:rsidRPr="00EE3BF8">
                          <w:rPr>
                            <w:sz w:val="18"/>
                            <w:szCs w:val="18"/>
                          </w:rPr>
                          <w:t>(profile,item){</w:t>
                        </w:r>
                      </w:p>
                      <w:p w:rsidR="0023747D" w:rsidRPr="00EE3BF8" w:rsidRDefault="0023747D" w:rsidP="00375F9C">
                        <w:pPr>
                          <w:spacing w:line="240" w:lineRule="exact"/>
                          <w:rPr>
                            <w:sz w:val="18"/>
                            <w:szCs w:val="18"/>
                          </w:rPr>
                        </w:pPr>
                        <w:r w:rsidRPr="00EE3BF8">
                          <w:rPr>
                            <w:sz w:val="18"/>
                            <w:szCs w:val="18"/>
                          </w:rPr>
                          <w:t xml:space="preserve">    </w:t>
                        </w:r>
                        <w:proofErr w:type="gramStart"/>
                        <w:r w:rsidR="00122649">
                          <w:rPr>
                            <w:sz w:val="18"/>
                            <w:szCs w:val="18"/>
                          </w:rPr>
                          <w:t>xui</w:t>
                        </w:r>
                        <w:r w:rsidRPr="00EE3BF8">
                          <w:rPr>
                            <w:sz w:val="18"/>
                            <w:szCs w:val="18"/>
                          </w:rPr>
                          <w:t>.message(</w:t>
                        </w:r>
                        <w:proofErr w:type="gramEnd"/>
                        <w:r w:rsidRPr="00EE3BF8">
                          <w:rPr>
                            <w:sz w:val="18"/>
                            <w:szCs w:val="18"/>
                          </w:rPr>
                          <w:t>item.id + (item.type==</w:t>
                        </w:r>
                        <w:r w:rsidRPr="00EE3BF8">
                          <w:rPr>
                            <w:color w:val="FF00FF"/>
                            <w:sz w:val="18"/>
                            <w:szCs w:val="18"/>
                          </w:rPr>
                          <w:t>"checkbox"</w:t>
                        </w:r>
                        <w:r w:rsidRPr="00EE3BF8">
                          <w:rPr>
                            <w:sz w:val="18"/>
                            <w:szCs w:val="18"/>
                          </w:rPr>
                          <w:t>?</w:t>
                        </w:r>
                        <w:r w:rsidRPr="00EE3BF8">
                          <w:rPr>
                            <w:color w:val="FF00FF"/>
                            <w:sz w:val="18"/>
                            <w:szCs w:val="18"/>
                          </w:rPr>
                          <w:t>" : "</w:t>
                        </w:r>
                        <w:r w:rsidRPr="00EE3BF8">
                          <w:rPr>
                            <w:sz w:val="18"/>
                            <w:szCs w:val="18"/>
                          </w:rPr>
                          <w:t xml:space="preserve"> + item.value:</w:t>
                        </w:r>
                        <w:r w:rsidRPr="00EE3BF8">
                          <w:rPr>
                            <w:color w:val="FF00FF"/>
                            <w:sz w:val="18"/>
                            <w:szCs w:val="18"/>
                          </w:rPr>
                          <w:t>""</w:t>
                        </w:r>
                        <w:r w:rsidRPr="00EE3BF8">
                          <w:rPr>
                            <w:sz w:val="18"/>
                            <w:szCs w:val="18"/>
                          </w:rPr>
                          <w: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spacing w:line="240" w:lineRule="exact"/>
                          <w:rPr>
                            <w:sz w:val="18"/>
                            <w:szCs w:val="18"/>
                          </w:rPr>
                        </w:pPr>
                      </w:p>
                      <w:p w:rsidR="0023747D" w:rsidRPr="00EE3BF8" w:rsidRDefault="00122649" w:rsidP="00375F9C">
                        <w:pPr>
                          <w:spacing w:line="240" w:lineRule="exact"/>
                          <w:rPr>
                            <w:sz w:val="18"/>
                            <w:szCs w:val="18"/>
                          </w:rPr>
                        </w:pPr>
                        <w:proofErr w:type="gramStart"/>
                        <w:r>
                          <w:rPr>
                            <w:sz w:val="18"/>
                            <w:szCs w:val="18"/>
                          </w:rPr>
                          <w:t>xui</w:t>
                        </w:r>
                        <w:r w:rsidR="0023747D" w:rsidRPr="00EE3BF8">
                          <w:rPr>
                            <w:sz w:val="18"/>
                            <w:szCs w:val="18"/>
                          </w:rPr>
                          <w:t>.create(</w:t>
                        </w:r>
                        <w:proofErr w:type="gramEnd"/>
                        <w:r w:rsidR="0023747D" w:rsidRPr="00EE3BF8">
                          <w:rPr>
                            <w:color w:val="FF00FF"/>
                            <w:sz w:val="18"/>
                            <w:szCs w:val="18"/>
                          </w:rPr>
                          <w:t>'SButton'</w:t>
                        </w:r>
                        <w:r w:rsidR="0023747D" w:rsidRPr="00EE3BF8">
                          <w:rPr>
                            <w:sz w:val="18"/>
                            <w:szCs w:val="18"/>
                          </w:rPr>
                          <w:t>)</w:t>
                        </w:r>
                      </w:p>
                      <w:p w:rsidR="0023747D" w:rsidRPr="00EE3BF8" w:rsidRDefault="0023747D" w:rsidP="00375F9C">
                        <w:pPr>
                          <w:spacing w:line="240" w:lineRule="exact"/>
                          <w:rPr>
                            <w:sz w:val="18"/>
                            <w:szCs w:val="18"/>
                          </w:rPr>
                        </w:pPr>
                        <w:r w:rsidRPr="00EE3BF8">
                          <w:rPr>
                            <w:sz w:val="18"/>
                            <w:szCs w:val="18"/>
                          </w:rPr>
                          <w:t>.</w:t>
                        </w:r>
                        <w:proofErr w:type="gramStart"/>
                        <w:r w:rsidRPr="00EE3BF8">
                          <w:rPr>
                            <w:sz w:val="18"/>
                            <w:szCs w:val="18"/>
                          </w:rPr>
                          <w:t>onClick(</w:t>
                        </w:r>
                        <w:proofErr w:type="gramEnd"/>
                        <w:r w:rsidRPr="00EE3BF8">
                          <w:rPr>
                            <w:color w:val="0000FF"/>
                            <w:sz w:val="18"/>
                            <w:szCs w:val="18"/>
                          </w:rPr>
                          <w:t>function</w:t>
                        </w:r>
                        <w:r w:rsidRPr="00EE3BF8">
                          <w:rPr>
                            <w:sz w:val="18"/>
                            <w:szCs w:val="18"/>
                          </w:rPr>
                          <w:t>(profile){</w:t>
                        </w:r>
                      </w:p>
                      <w:p w:rsidR="0023747D" w:rsidRPr="00EE3BF8" w:rsidRDefault="0023747D" w:rsidP="00375F9C">
                        <w:pPr>
                          <w:spacing w:line="240" w:lineRule="exact"/>
                          <w:rPr>
                            <w:sz w:val="18"/>
                            <w:szCs w:val="18"/>
                          </w:rPr>
                        </w:pPr>
                        <w:r w:rsidRPr="00EE3BF8">
                          <w:rPr>
                            <w:sz w:val="18"/>
                            <w:szCs w:val="18"/>
                          </w:rPr>
                          <w:t xml:space="preserve">    </w:t>
                        </w:r>
                        <w:proofErr w:type="gramStart"/>
                        <w:r w:rsidRPr="00EE3BF8">
                          <w:rPr>
                            <w:sz w:val="18"/>
                            <w:szCs w:val="18"/>
                          </w:rPr>
                          <w:t>pm.pop(</w:t>
                        </w:r>
                        <w:proofErr w:type="gramEnd"/>
                        <w:r w:rsidRPr="00EE3BF8">
                          <w:rPr>
                            <w:sz w:val="18"/>
                            <w:szCs w:val="18"/>
                          </w:rPr>
                          <w:t>profile.getRoot())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rPr>
                            <w:szCs w:val="18"/>
                          </w:rPr>
                        </w:pPr>
                        <w:r w:rsidRPr="00EE3BF8">
                          <w:rPr>
                            <w:sz w:val="18"/>
                            <w:szCs w:val="18"/>
                          </w:rPr>
                          <w:t>.</w:t>
                        </w:r>
                        <w:proofErr w:type="gramStart"/>
                        <w:r w:rsidRPr="00EE3BF8">
                          <w:rPr>
                            <w:sz w:val="18"/>
                            <w:szCs w:val="18"/>
                          </w:rPr>
                          <w:t>show(</w:t>
                        </w:r>
                        <w:proofErr w:type="gramEnd"/>
                        <w:r w:rsidRPr="00EE3BF8">
                          <w:rPr>
                            <w:sz w:val="18"/>
                            <w:szCs w:val="18"/>
                          </w:rPr>
                          <w:t>);</w:t>
                        </w:r>
                      </w:p>
                    </w:txbxContent>
                  </v:textbox>
                </v:shape>
                <v:shape id="AutoShape 550" o:spid="_x0000_s1411" type="#_x0000_t62" style="position:absolute;left:27432;top:3962;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ukj8cA&#10;AADcAAAADwAAAGRycy9kb3ducmV2LnhtbESPQWvCQBSE70L/w/IKXkQ3Rmtr6ioSEGsLhcZCr4/s&#10;axKafRuyq4n/3i0IHoeZ+YZZbXpTizO1rrKsYDqJQBDnVldcKPg+7sYvIJxH1lhbJgUXcrBZPwxW&#10;mGjb8RedM1+IAGGXoILS+yaR0uUlGXQT2xAH79e2Bn2QbSF1i12Am1rGUbSQBisOCyU2lJaU/2Un&#10;o2B++Eh/lu/zkdn3+XF7WcZPn51RavjYb19BeOr9PXxrv2kFz9MZ/J8JR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bpI/HAAAA3AAAAA8AAAAAAAAAAAAAAAAAmAIAAGRy&#10;cy9kb3ducmV2LnhtbFBLBQYAAAAABAAEAPUAAACMAwAAAAA=&#10;" adj="36960,33273" fillcolor="#ff9">
                  <v:textbox inset="0,0,0,0">
                    <w:txbxContent>
                      <w:p w:rsidR="0023747D" w:rsidRPr="000E23E9" w:rsidRDefault="0023747D" w:rsidP="00375F9C">
                        <w:pPr>
                          <w:rPr>
                            <w:szCs w:val="18"/>
                          </w:rPr>
                        </w:pPr>
                        <w:r>
                          <w:rPr>
                            <w:szCs w:val="18"/>
                          </w:rPr>
                          <w:t>C</w:t>
                        </w:r>
                        <w:r>
                          <w:rPr>
                            <w:rFonts w:hint="eastAsia"/>
                            <w:szCs w:val="18"/>
                          </w:rPr>
                          <w:t>heckbox type</w:t>
                        </w:r>
                      </w:p>
                    </w:txbxContent>
                  </v:textbox>
                </v:shape>
                <v:shape id="AutoShape 551" o:spid="_x0000_s1412" type="#_x0000_t62" style="position:absolute;left:22860;top:18821;width:457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sSdsUA&#10;AADcAAAADwAAAGRycy9kb3ducmV2LnhtbESPT2sCMRTE7wW/Q3hCbzXZKlVXo0jBtpci/rl4e2ye&#10;m8XNy7KJ6/rtm0Khx2FmfsMs172rRUdtqDxryEYKBHHhTcWlhtNx+zIDESKywdozaXhQgPVq8LTE&#10;3Pg776k7xFIkCIccNdgYm1zKUFhyGEa+IU7exbcOY5JtKU2L9wR3tXxV6k06rDgtWGzo3VJxPdyc&#10;htt8F9z5s8Fxpmw1eXTxQ02/tX4e9psFiEh9/A//tb+Mhmk2gd8z6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xJ2xQAAANwAAAAPAAAAAAAAAAAAAAAAAJgCAABkcnMv&#10;ZG93bnJldi54bWxQSwUGAAAAAAQABAD1AAAAigMAAAAA&#10;" adj="36630,12423" fillcolor="#ff9">
                  <v:textbox inset="0,0,0,0">
                    <w:txbxContent>
                      <w:p w:rsidR="0023747D" w:rsidRPr="000E23E9" w:rsidRDefault="0023747D" w:rsidP="00375F9C">
                        <w:pPr>
                          <w:rPr>
                            <w:szCs w:val="18"/>
                          </w:rPr>
                        </w:pPr>
                        <w:proofErr w:type="gramStart"/>
                        <w:r>
                          <w:rPr>
                            <w:rFonts w:hint="eastAsia"/>
                            <w:szCs w:val="18"/>
                          </w:rPr>
                          <w:t>event</w:t>
                        </w:r>
                        <w:proofErr w:type="gramEnd"/>
                      </w:p>
                    </w:txbxContent>
                  </v:textbox>
                </v:shape>
                <v:shape id="AutoShape 552" o:spid="_x0000_s1413" type="#_x0000_t62" style="position:absolute;left:14859;top:25755;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XJOsUA&#10;AADcAAAADwAAAGRycy9kb3ducmV2LnhtbESPQWvCQBSE70L/w/IKvekmFW1J3UgQChY8qC20x0f2&#10;dROSfRuya0z7611B8DjMzDfMaj3aVgzU+9qxgnSWgCAuna7ZKPj6fJ++gvABWWPrmBT8kYd1/jBZ&#10;YabdmQ80HIMREcI+QwVVCF0mpS8rsuhnriOO3q/rLYYoeyN1j+cIt618TpKltFhzXKiwo01FZXM8&#10;WQX7evNvhrne+qJMd01h+OOHv5V6ehyLNxCBxnAP39pbreAlXcD1TDwCM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xck6xQAAANwAAAAPAAAAAAAAAAAAAAAAAJgCAABkcnMv&#10;ZG93bnJldi54bWxQSwUGAAAAAAQABAD1AAAAigMAAAAA&#10;" adj="21015,39600" fillcolor="#ff9">
                  <v:textbox inset="0,0,0,0">
                    <w:txbxContent>
                      <w:p w:rsidR="0023747D" w:rsidRPr="000E23E9" w:rsidRDefault="0023747D" w:rsidP="00375F9C">
                        <w:pPr>
                          <w:rPr>
                            <w:szCs w:val="18"/>
                          </w:rPr>
                        </w:pPr>
                        <w:r>
                          <w:rPr>
                            <w:rFonts w:hint="eastAsia"/>
                            <w:szCs w:val="18"/>
                          </w:rPr>
                          <w:t>For position</w:t>
                        </w:r>
                      </w:p>
                      <w:p w:rsidR="0023747D" w:rsidRPr="00E74133" w:rsidRDefault="0023747D" w:rsidP="00375F9C">
                        <w:pPr>
                          <w:rPr>
                            <w:szCs w:val="18"/>
                          </w:rPr>
                        </w:pPr>
                      </w:p>
                    </w:txbxContent>
                  </v:textbox>
                </v:shape>
                <v:shape id="AutoShape 553" o:spid="_x0000_s1414" type="#_x0000_t62" style="position:absolute;left:30861;top:18821;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2dIcYA&#10;AADcAAAADwAAAGRycy9kb3ducmV2LnhtbESPQWvCQBSE7wX/w/KE3upGC1ZSN0HFSk+Valrq7ZF9&#10;JsHs25hdTfz3XaHQ4zAz3zDztDe1uFLrKssKxqMIBHFudcWFgmz/9jQD4TyyxtoyKbiRgzQZPMwx&#10;1rbjT7rufCEChF2MCkrvm1hKl5dk0I1sQxy8o20N+iDbQuoWuwA3tZxE0VQarDgslNjQqqT8tLsY&#10;BR/nrHHbQ7e5rS/m5/Rsv79ouVHqcdgvXkF46v1/+K/9rhW8jKdwP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2dIcYAAADcAAAADwAAAAAAAAAAAAAAAACYAgAAZHJz&#10;L2Rvd25yZXYueG1sUEsFBgAAAAAEAAQA9QAAAIsDAAAAAA==&#10;" adj="26880,-11674" fillcolor="#ff9">
                  <v:textbox inset="0,0,0,0">
                    <w:txbxContent>
                      <w:p w:rsidR="0023747D" w:rsidRPr="000E23E9" w:rsidRDefault="0023747D" w:rsidP="00375F9C">
                        <w:pPr>
                          <w:rPr>
                            <w:szCs w:val="18"/>
                          </w:rPr>
                        </w:pPr>
                        <w:r>
                          <w:rPr>
                            <w:szCs w:val="18"/>
                          </w:rPr>
                          <w:t>D</w:t>
                        </w:r>
                        <w:r>
                          <w:rPr>
                            <w:rFonts w:hint="eastAsia"/>
                            <w:szCs w:val="18"/>
                          </w:rPr>
                          <w:t>isabled it</w:t>
                        </w:r>
                      </w:p>
                    </w:txbxContent>
                  </v:textbox>
                </v:shape>
                <v:shape id="AutoShape 554" o:spid="_x0000_s1415" type="#_x0000_t62" style="position:absolute;left:32004;top:10896;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FV8QA&#10;AADcAAAADwAAAGRycy9kb3ducmV2LnhtbESPS2uEMBSF9wP9D+EWZjdGuxiLNUoRCoWBgXl00d3F&#10;XB9obsSko9Nf3xQKXR7O4+Pk5WpGcaPZ9ZYVJFEMgri2uudWwfXytnsG4TyyxtEyKbiTg7J42OSY&#10;abvwiW5n34owwi5DBZ33Uyalqzsy6CI7EQevsbNBH+TcSj3jEsbNKJ/ieC8N9hwIHU5UdVQP5y8T&#10;uPHxUsnTNT0MfP9ovj8bu6SNUtvH9fUFhKfV/4f/2u9aQZqk8HsmHA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fxVfEAAAA3AAAAA8AAAAAAAAAAAAAAAAAmAIAAGRycy9k&#10;b3ducmV2LnhtbFBLBQYAAAAABAAEAPUAAACJAwAAAAA=&#10;" adj="29279,1560" fillcolor="#ff9">
                  <v:textbox inset="0,0,0,0">
                    <w:txbxContent>
                      <w:p w:rsidR="0023747D" w:rsidRPr="000E23E9" w:rsidRDefault="0023747D" w:rsidP="00375F9C">
                        <w:pPr>
                          <w:rPr>
                            <w:szCs w:val="18"/>
                          </w:rPr>
                        </w:pPr>
                        <w:r>
                          <w:rPr>
                            <w:szCs w:val="18"/>
                          </w:rPr>
                          <w:t>S</w:t>
                        </w:r>
                        <w:r>
                          <w:rPr>
                            <w:rFonts w:hint="eastAsia"/>
                            <w:szCs w:val="18"/>
                          </w:rPr>
                          <w:t>ub pop menu</w:t>
                        </w:r>
                      </w:p>
                    </w:txbxContent>
                  </v:textbox>
                </v:shape>
                <w10:anchorlock/>
              </v:group>
            </w:pict>
          </mc:Fallback>
        </mc:AlternateContent>
      </w:r>
    </w:p>
    <w:p w:rsidR="00375F9C" w:rsidRPr="009265AB" w:rsidRDefault="00375F9C" w:rsidP="00375F9C">
      <w:pPr>
        <w:rPr>
          <w:b/>
        </w:rPr>
      </w:pPr>
      <w:r w:rsidRPr="009265AB">
        <w:rPr>
          <w:rFonts w:hint="eastAsia"/>
          <w:b/>
        </w:rPr>
        <w:t>Output:</w:t>
      </w:r>
    </w:p>
    <w:p w:rsidR="00375F9C" w:rsidRPr="00EE3BF8" w:rsidRDefault="005C781A" w:rsidP="00375F9C">
      <w:r>
        <w:rPr>
          <w:rFonts w:hint="eastAsia"/>
          <w:noProof/>
        </w:rPr>
        <w:drawing>
          <wp:inline distT="0" distB="0" distL="0" distR="0" wp14:anchorId="554557B2" wp14:editId="60423176">
            <wp:extent cx="1733550" cy="137160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733550" cy="1371600"/>
                    </a:xfrm>
                    <a:prstGeom prst="rect">
                      <a:avLst/>
                    </a:prstGeom>
                    <a:noFill/>
                    <a:ln>
                      <a:noFill/>
                    </a:ln>
                  </pic:spPr>
                </pic:pic>
              </a:graphicData>
            </a:graphic>
          </wp:inline>
        </w:drawing>
      </w:r>
    </w:p>
    <w:p w:rsidR="00375F9C" w:rsidRDefault="00375F9C" w:rsidP="00E45D25">
      <w:pPr>
        <w:pStyle w:val="3"/>
        <w:numPr>
          <w:ilvl w:val="2"/>
          <w:numId w:val="17"/>
        </w:numPr>
      </w:pPr>
      <w:bookmarkStart w:id="101" w:name="_Toc356466235"/>
      <w:r>
        <w:rPr>
          <w:rFonts w:hint="eastAsia"/>
        </w:rPr>
        <w:t>MenuBar</w:t>
      </w:r>
      <w:bookmarkEnd w:id="101"/>
    </w:p>
    <w:p w:rsidR="00375F9C" w:rsidRPr="009265AB" w:rsidRDefault="00375F9C" w:rsidP="00375F9C">
      <w:pPr>
        <w:ind w:firstLine="420"/>
        <w:rPr>
          <w:b/>
        </w:rPr>
      </w:pPr>
      <w:r w:rsidRPr="009265AB">
        <w:rPr>
          <w:rFonts w:hint="eastAsia"/>
          <w:b/>
        </w:rPr>
        <w:t>Input:</w:t>
      </w:r>
    </w:p>
    <w:p w:rsidR="00375F9C" w:rsidRDefault="005C781A" w:rsidP="00375F9C">
      <w:r>
        <w:rPr>
          <w:noProof/>
        </w:rPr>
        <w:lastRenderedPageBreak/>
        <mc:AlternateContent>
          <mc:Choice Requires="wpc">
            <w:drawing>
              <wp:inline distT="0" distB="0" distL="0" distR="0" wp14:anchorId="667067FD" wp14:editId="015232E0">
                <wp:extent cx="5257800" cy="5488305"/>
                <wp:effectExtent l="9525" t="0" r="9525" b="7620"/>
                <wp:docPr id="710" name="画布 5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02" name="Text Box 557"/>
                        <wps:cNvSpPr txBox="1">
                          <a:spLocks noChangeArrowheads="1"/>
                        </wps:cNvSpPr>
                        <wps:spPr bwMode="auto">
                          <a:xfrm>
                            <a:off x="0" y="48895"/>
                            <a:ext cx="5257800" cy="5439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A6658" w:rsidRDefault="0023747D" w:rsidP="00375F9C">
                              <w:pPr>
                                <w:spacing w:line="240" w:lineRule="exact"/>
                                <w:rPr>
                                  <w:sz w:val="18"/>
                                  <w:szCs w:val="18"/>
                                  <w:lang w:val="sv-SE"/>
                                </w:rPr>
                              </w:pPr>
                              <w:r w:rsidRPr="00BA6658">
                                <w:rPr>
                                  <w:color w:val="0000FF"/>
                                  <w:sz w:val="18"/>
                                  <w:szCs w:val="18"/>
                                  <w:lang w:val="sv-SE"/>
                                </w:rPr>
                                <w:t>var</w:t>
                              </w:r>
                              <w:r w:rsidRPr="00BA6658">
                                <w:rPr>
                                  <w:sz w:val="18"/>
                                  <w:szCs w:val="18"/>
                                  <w:lang w:val="sv-SE"/>
                                </w:rPr>
                                <w:t xml:space="preserve"> pm=</w:t>
                              </w:r>
                              <w:r w:rsidR="00122649">
                                <w:rPr>
                                  <w:sz w:val="18"/>
                                  <w:szCs w:val="18"/>
                                  <w:lang w:val="sv-SE"/>
                                </w:rPr>
                                <w:t>xui</w:t>
                              </w:r>
                              <w:r w:rsidRPr="00BA6658">
                                <w:rPr>
                                  <w:sz w:val="18"/>
                                  <w:szCs w:val="18"/>
                                  <w:lang w:val="sv-SE"/>
                                </w:rPr>
                                <w:t>.create(</w:t>
                              </w:r>
                              <w:r w:rsidRPr="00BA6658">
                                <w:rPr>
                                  <w:color w:val="FF00FF"/>
                                  <w:sz w:val="18"/>
                                  <w:szCs w:val="18"/>
                                  <w:lang w:val="sv-SE"/>
                                </w:rPr>
                                <w:t>'MenuBar'</w:t>
                              </w:r>
                              <w:r w:rsidRPr="00BA6658">
                                <w:rPr>
                                  <w:sz w:val="18"/>
                                  <w:szCs w:val="18"/>
                                  <w:lang w:val="sv-SE"/>
                                </w:rPr>
                                <w:t>)</w:t>
                              </w:r>
                            </w:p>
                            <w:p w:rsidR="0023747D" w:rsidRPr="00BA6658" w:rsidRDefault="0023747D" w:rsidP="00375F9C">
                              <w:pPr>
                                <w:spacing w:line="240" w:lineRule="exact"/>
                                <w:rPr>
                                  <w:sz w:val="18"/>
                                  <w:szCs w:val="18"/>
                                </w:rPr>
                              </w:pPr>
                              <w:r w:rsidRPr="00BA6658">
                                <w:rPr>
                                  <w:sz w:val="18"/>
                                  <w:szCs w:val="18"/>
                                </w:rPr>
                                <w:t>.setItems([{</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"id"</w:t>
                              </w:r>
                              <w:r w:rsidRPr="00BA6658">
                                <w:rPr>
                                  <w:sz w:val="18"/>
                                  <w:szCs w:val="18"/>
                                </w:rPr>
                                <w:t xml:space="preserve"> : </w:t>
                              </w:r>
                              <w:r w:rsidRPr="00BA6658">
                                <w:rPr>
                                  <w:color w:val="FF00FF"/>
                                  <w:sz w:val="18"/>
                                  <w:szCs w:val="18"/>
                                </w:rPr>
                                <w:t>"file"</w:t>
                              </w:r>
                              <w:r w:rsidRPr="00BA6658">
                                <w:rPr>
                                  <w:sz w:val="18"/>
                                  <w:szCs w:val="18"/>
                                </w:rPr>
                                <w:t>,</w:t>
                              </w:r>
                              <w:r>
                                <w:rPr>
                                  <w:rFonts w:hint="eastAsia"/>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"File"</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"sub"</w:t>
                              </w:r>
                              <w:r w:rsidRPr="00BA6658">
                                <w:rPr>
                                  <w:sz w:val="18"/>
                                  <w:szCs w:val="18"/>
                                </w:rPr>
                                <w:t xml:space="preserve"> : [{</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"id"</w:t>
                              </w:r>
                              <w:r w:rsidRPr="00BA6658">
                                <w:rPr>
                                  <w:sz w:val="18"/>
                                  <w:szCs w:val="18"/>
                                </w:rPr>
                                <w:t xml:space="preserve"> : </w:t>
                              </w:r>
                              <w:r w:rsidRPr="00BA6658">
                                <w:rPr>
                                  <w:color w:val="FF00FF"/>
                                  <w:sz w:val="18"/>
                                  <w:szCs w:val="18"/>
                                </w:rPr>
                                <w:t>"newproject"</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"New Project"</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r w:rsidRPr="00BA6658">
                                <w:rPr>
                                  <w:sz w:val="18"/>
                                  <w:szCs w:val="18"/>
                                </w:rPr>
                                <w:t xml:space="preserve"> : </w:t>
                              </w:r>
                              <w:r w:rsidRPr="00BA6658">
                                <w:rPr>
                                  <w:color w:val="FF00FF"/>
                                  <w:sz w:val="18"/>
                                  <w:szCs w:val="18"/>
                                </w:rPr>
                                <w:t>"openproject"</w:t>
                              </w:r>
                              <w:r w:rsidRPr="00BA6658">
                                <w:rPr>
                                  <w:sz w:val="18"/>
                                  <w:szCs w:val="18"/>
                                </w:rPr>
                                <w:t>,</w:t>
                              </w:r>
                              <w:r>
                                <w:rPr>
                                  <w:rFonts w:hint="eastAsia"/>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"Open Project"</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"add"</w:t>
                              </w:r>
                              <w:r w:rsidRPr="00BA6658">
                                <w:rPr>
                                  <w:sz w:val="18"/>
                                  <w:szCs w:val="18"/>
                                </w:rPr>
                                <w:t xml:space="preserve"> : </w:t>
                              </w:r>
                              <w:r w:rsidRPr="00BA6658">
                                <w:rPr>
                                  <w:color w:val="FF00FF"/>
                                  <w:sz w:val="18"/>
                                  <w:szCs w:val="18"/>
                                </w:rPr>
                                <w:t>"Ctrl+Alt+O"</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"image"</w:t>
                              </w:r>
                              <w:r w:rsidRPr="00BA6658">
                                <w:rPr>
                                  <w:sz w:val="18"/>
                                  <w:szCs w:val="18"/>
                                </w:rPr>
                                <w:t xml:space="preserve"> : </w:t>
                              </w:r>
                              <w:r w:rsidRPr="00BA6658">
                                <w:rPr>
                                  <w:color w:val="FF00FF"/>
                                  <w:sz w:val="18"/>
                                  <w:szCs w:val="18"/>
                                </w:rPr>
                                <w:t>"img/b.gif"</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"sub"</w:t>
                              </w:r>
                              <w:r w:rsidRPr="00BA6658">
                                <w:rPr>
                                  <w:sz w:val="18"/>
                                  <w:szCs w:val="18"/>
                                </w:rPr>
                                <w:t>:[</w:t>
                              </w:r>
                              <w:r w:rsidRPr="00BA6658">
                                <w:rPr>
                                  <w:color w:val="FF00FF"/>
                                  <w:sz w:val="18"/>
                                  <w:szCs w:val="18"/>
                                </w:rPr>
                                <w:t>"option 1"</w:t>
                              </w:r>
                              <w:r w:rsidRPr="00BA6658">
                                <w:rPr>
                                  <w:sz w:val="18"/>
                                  <w:szCs w:val="18"/>
                                </w:rPr>
                                <w:t>,</w:t>
                              </w:r>
                              <w:r w:rsidRPr="00BA6658">
                                <w:rPr>
                                  <w:color w:val="FF00FF"/>
                                  <w:sz w:val="18"/>
                                  <w:szCs w:val="18"/>
                                </w:rPr>
                                <w:t>"option 2"</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r w:rsidRPr="00BA6658">
                                <w:rPr>
                                  <w:sz w:val="18"/>
                                  <w:szCs w:val="18"/>
                                </w:rPr>
                                <w:t xml:space="preserve"> : </w:t>
                              </w:r>
                              <w:r w:rsidRPr="00BA6658">
                                <w:rPr>
                                  <w:color w:val="FF00FF"/>
                                  <w:sz w:val="18"/>
                                  <w:szCs w:val="18"/>
                                </w:rPr>
                                <w:t>"closeproject"</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"Close Project"</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"type"</w:t>
                              </w:r>
                              <w:r w:rsidRPr="00BA6658">
                                <w:rPr>
                                  <w:sz w:val="18"/>
                                  <w:szCs w:val="18"/>
                                </w:rPr>
                                <w:t xml:space="preserve"> : </w:t>
                              </w:r>
                              <w:r w:rsidRPr="00BA6658">
                                <w:rPr>
                                  <w:color w:val="FF00FF"/>
                                  <w:sz w:val="18"/>
                                  <w:szCs w:val="18"/>
                                </w:rPr>
                                <w:t>"split"</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r w:rsidRPr="00BA6658">
                                <w:rPr>
                                  <w:sz w:val="18"/>
                                  <w:szCs w:val="18"/>
                                </w:rPr>
                                <w:t xml:space="preserve"> : </w:t>
                              </w:r>
                              <w:r w:rsidRPr="00BA6658">
                                <w:rPr>
                                  <w:color w:val="FF00FF"/>
                                  <w:sz w:val="18"/>
                                  <w:szCs w:val="18"/>
                                </w:rPr>
                                <w:t>"save"</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"Save"</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"image"</w:t>
                              </w:r>
                              <w:r w:rsidRPr="00BA6658">
                                <w:rPr>
                                  <w:sz w:val="18"/>
                                  <w:szCs w:val="18"/>
                                </w:rPr>
                                <w:t xml:space="preserve"> : </w:t>
                              </w:r>
                              <w:r w:rsidRPr="00BA6658">
                                <w:rPr>
                                  <w:color w:val="FF00FF"/>
                                  <w:sz w:val="18"/>
                                  <w:szCs w:val="18"/>
                                </w:rPr>
                                <w:t>"img/a.gif"</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r w:rsidRPr="00BA6658">
                                <w:rPr>
                                  <w:sz w:val="18"/>
                                  <w:szCs w:val="18"/>
                                </w:rPr>
                                <w:t xml:space="preserve"> : </w:t>
                              </w:r>
                              <w:r w:rsidRPr="00BA6658">
                                <w:rPr>
                                  <w:color w:val="FF00FF"/>
                                  <w:sz w:val="18"/>
                                  <w:szCs w:val="18"/>
                                </w:rPr>
                                <w:t>"saveall"</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"Save All"</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"add"</w:t>
                              </w:r>
                              <w:r w:rsidRPr="00BA6658">
                                <w:rPr>
                                  <w:sz w:val="18"/>
                                  <w:szCs w:val="18"/>
                                </w:rPr>
                                <w:t xml:space="preserve"> : </w:t>
                              </w:r>
                              <w:r w:rsidRPr="00BA6658">
                                <w:rPr>
                                  <w:color w:val="FF00FF"/>
                                  <w:sz w:val="18"/>
                                  <w:szCs w:val="18"/>
                                </w:rPr>
                                <w:t>"Ctrl+Alt+S"</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"image"</w:t>
                              </w:r>
                              <w:r w:rsidRPr="00BA6658">
                                <w:rPr>
                                  <w:sz w:val="18"/>
                                  <w:szCs w:val="18"/>
                                </w:rPr>
                                <w:t xml:space="preserve"> : </w:t>
                              </w:r>
                              <w:r w:rsidRPr="00BA6658">
                                <w:rPr>
                                  <w:color w:val="FF00FF"/>
                                  <w:sz w:val="18"/>
                                  <w:szCs w:val="18"/>
                                </w:rPr>
                                <w:t>"img/c.gif"</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"id"</w:t>
                              </w:r>
                              <w:r w:rsidRPr="00BA6658">
                                <w:rPr>
                                  <w:sz w:val="18"/>
                                  <w:szCs w:val="18"/>
                                </w:rPr>
                                <w:t xml:space="preserve"> : </w:t>
                              </w:r>
                              <w:r w:rsidRPr="00BA6658">
                                <w:rPr>
                                  <w:color w:val="FF00FF"/>
                                  <w:sz w:val="18"/>
                                  <w:szCs w:val="18"/>
                                </w:rPr>
                                <w:t>"tools"</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"Tools"</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"sub"</w:t>
                              </w:r>
                              <w:r w:rsidRPr="00BA6658">
                                <w:rPr>
                                  <w:sz w:val="18"/>
                                  <w:szCs w:val="18"/>
                                </w:rPr>
                                <w:t xml:space="preserve"> : [{   </w:t>
                              </w:r>
                              <w:r w:rsidRPr="00BA6658">
                                <w:rPr>
                                  <w:color w:val="FF00FF"/>
                                  <w:sz w:val="18"/>
                                  <w:szCs w:val="18"/>
                                </w:rPr>
                                <w:t>"id"</w:t>
                              </w:r>
                              <w:r w:rsidRPr="00BA6658">
                                <w:rPr>
                                  <w:sz w:val="18"/>
                                  <w:szCs w:val="18"/>
                                </w:rPr>
                                <w:t xml:space="preserve"> : </w:t>
                              </w:r>
                              <w:r w:rsidRPr="00BA6658">
                                <w:rPr>
                                  <w:color w:val="FF00FF"/>
                                  <w:sz w:val="18"/>
                                  <w:szCs w:val="18"/>
                                </w:rPr>
                                <w:t>"command"</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"Command Window"</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r w:rsidRPr="00BA6658">
                                <w:rPr>
                                  <w:sz w:val="18"/>
                                  <w:szCs w:val="18"/>
                                </w:rPr>
                                <w:t xml:space="preserve"> : </w:t>
                              </w:r>
                              <w:r w:rsidRPr="00BA6658">
                                <w:rPr>
                                  <w:color w:val="FF00FF"/>
                                  <w:sz w:val="18"/>
                                  <w:szCs w:val="18"/>
                                </w:rPr>
                                <w:t>"spy"</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"Components Spy"</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"id"</w:t>
                              </w:r>
                              <w:r w:rsidRPr="00BA6658">
                                <w:rPr>
                                  <w:sz w:val="18"/>
                                  <w:szCs w:val="18"/>
                                </w:rPr>
                                <w:t xml:space="preserve"> : </w:t>
                              </w:r>
                              <w:r w:rsidRPr="00BA6658">
                                <w:rPr>
                                  <w:color w:val="FF00FF"/>
                                  <w:sz w:val="18"/>
                                  <w:szCs w:val="18"/>
                                </w:rPr>
                                <w:t>"build"</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"Build"</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disabled:</w:t>
                              </w:r>
                              <w:r w:rsidRPr="00BA6658">
                                <w:rPr>
                                  <w:color w:val="0000FF"/>
                                  <w:sz w:val="18"/>
                                  <w:szCs w:val="18"/>
                                </w:rPr>
                                <w:t>true</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"sub"</w:t>
                              </w:r>
                              <w:r w:rsidRPr="00BA6658">
                                <w:rPr>
                                  <w:sz w:val="18"/>
                                  <w:szCs w:val="18"/>
                                </w:rPr>
                                <w:t xml:space="preserve"> : [{   </w:t>
                              </w:r>
                              <w:r w:rsidRPr="00BA6658">
                                <w:rPr>
                                  <w:color w:val="FF00FF"/>
                                  <w:sz w:val="18"/>
                                  <w:szCs w:val="18"/>
                                </w:rPr>
                                <w:t>"id"</w:t>
                              </w:r>
                              <w:r w:rsidRPr="00BA6658">
                                <w:rPr>
                                  <w:sz w:val="18"/>
                                  <w:szCs w:val="18"/>
                                </w:rPr>
                                <w:t xml:space="preserve"> : </w:t>
                              </w:r>
                              <w:r w:rsidRPr="00BA6658">
                                <w:rPr>
                                  <w:color w:val="FF00FF"/>
                                  <w:sz w:val="18"/>
                                  <w:szCs w:val="18"/>
                                </w:rPr>
                                <w:t>"debug"</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"Debug"</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}]).show()</w:t>
                              </w:r>
                            </w:p>
                          </w:txbxContent>
                        </wps:txbx>
                        <wps:bodyPr rot="0" vert="horz" wrap="square" lIns="54000" tIns="46800" rIns="54000" bIns="45720" anchor="t" anchorCtr="0" upright="1">
                          <a:spAutoFit/>
                        </wps:bodyPr>
                      </wps:wsp>
                      <wps:wsp>
                        <wps:cNvPr id="703" name="AutoShape 558"/>
                        <wps:cNvSpPr>
                          <a:spLocks noChangeArrowheads="1"/>
                        </wps:cNvSpPr>
                        <wps:spPr bwMode="auto">
                          <a:xfrm flipH="1">
                            <a:off x="1828800" y="2575560"/>
                            <a:ext cx="1028700" cy="198120"/>
                          </a:xfrm>
                          <a:prstGeom prst="wedgeRoundRectCallout">
                            <a:avLst>
                              <a:gd name="adj1" fmla="val 78144"/>
                              <a:gd name="adj2" fmla="val -1122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An</w:t>
                              </w:r>
                              <w:r>
                                <w:rPr>
                                  <w:rFonts w:hint="eastAsia"/>
                                  <w:szCs w:val="18"/>
                                </w:rPr>
                                <w:t xml:space="preserve"> icon</w:t>
                              </w:r>
                            </w:p>
                          </w:txbxContent>
                        </wps:txbx>
                        <wps:bodyPr rot="0" vert="horz" wrap="square" lIns="0" tIns="0" rIns="0" bIns="0" anchor="t" anchorCtr="0" upright="1">
                          <a:noAutofit/>
                        </wps:bodyPr>
                      </wps:wsp>
                      <wps:wsp>
                        <wps:cNvPr id="704" name="AutoShape 559"/>
                        <wps:cNvSpPr>
                          <a:spLocks noChangeArrowheads="1"/>
                        </wps:cNvSpPr>
                        <wps:spPr bwMode="auto">
                          <a:xfrm flipH="1">
                            <a:off x="2057400" y="1684020"/>
                            <a:ext cx="1143000" cy="219710"/>
                          </a:xfrm>
                          <a:prstGeom prst="wedgeRoundRectCallout">
                            <a:avLst>
                              <a:gd name="adj1" fmla="val 58667"/>
                              <a:gd name="adj2" fmla="val -3208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ub pop menu</w:t>
                              </w:r>
                            </w:p>
                          </w:txbxContent>
                        </wps:txbx>
                        <wps:bodyPr rot="0" vert="horz" wrap="square" lIns="0" tIns="0" rIns="0" bIns="0" anchor="t" anchorCtr="0" upright="1">
                          <a:noAutofit/>
                        </wps:bodyPr>
                      </wps:wsp>
                      <wps:wsp>
                        <wps:cNvPr id="705" name="AutoShape 560"/>
                        <wps:cNvSpPr>
                          <a:spLocks noChangeArrowheads="1"/>
                        </wps:cNvSpPr>
                        <wps:spPr bwMode="auto">
                          <a:xfrm flipH="1">
                            <a:off x="1600200" y="2179320"/>
                            <a:ext cx="685800" cy="198120"/>
                          </a:xfrm>
                          <a:prstGeom prst="wedgeRoundRectCallout">
                            <a:avLst>
                              <a:gd name="adj1" fmla="val 113056"/>
                              <a:gd name="adj2" fmla="val 18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 split</w:t>
                              </w:r>
                            </w:p>
                            <w:p w:rsidR="0023747D" w:rsidRPr="00E74133" w:rsidRDefault="0023747D" w:rsidP="00375F9C">
                              <w:pPr>
                                <w:rPr>
                                  <w:szCs w:val="18"/>
                                </w:rPr>
                              </w:pPr>
                            </w:p>
                          </w:txbxContent>
                        </wps:txbx>
                        <wps:bodyPr rot="0" vert="horz" wrap="square" lIns="0" tIns="0" rIns="0" bIns="0" anchor="t" anchorCtr="0" upright="1">
                          <a:noAutofit/>
                        </wps:bodyPr>
                      </wps:wsp>
                      <wps:wsp>
                        <wps:cNvPr id="706" name="AutoShape 561"/>
                        <wps:cNvSpPr>
                          <a:spLocks noChangeArrowheads="1"/>
                        </wps:cNvSpPr>
                        <wps:spPr bwMode="auto">
                          <a:xfrm flipH="1">
                            <a:off x="1943100" y="4655820"/>
                            <a:ext cx="1028700" cy="219710"/>
                          </a:xfrm>
                          <a:prstGeom prst="wedgeRoundRectCallout">
                            <a:avLst>
                              <a:gd name="adj1" fmla="val 123519"/>
                              <a:gd name="adj2" fmla="val 462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Disabled it</w:t>
                              </w:r>
                            </w:p>
                          </w:txbxContent>
                        </wps:txbx>
                        <wps:bodyPr rot="0" vert="horz" wrap="square" lIns="0" tIns="0" rIns="0" bIns="0" anchor="t" anchorCtr="0" upright="1">
                          <a:noAutofit/>
                        </wps:bodyPr>
                      </wps:wsp>
                      <wps:wsp>
                        <wps:cNvPr id="708" name="AutoShape 562"/>
                        <wps:cNvSpPr>
                          <a:spLocks noChangeArrowheads="1"/>
                        </wps:cNvSpPr>
                        <wps:spPr bwMode="auto">
                          <a:xfrm flipH="1">
                            <a:off x="2286000" y="1386840"/>
                            <a:ext cx="800100" cy="219710"/>
                          </a:xfrm>
                          <a:prstGeom prst="wedgeRoundRectCallout">
                            <a:avLst>
                              <a:gd name="adj1" fmla="val 138569"/>
                              <a:gd name="adj2" fmla="val -546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E</w:t>
                              </w:r>
                              <w:r>
                                <w:rPr>
                                  <w:rFonts w:hint="eastAsia"/>
                                  <w:szCs w:val="18"/>
                                </w:rPr>
                                <w:t>xtra data</w:t>
                              </w:r>
                            </w:p>
                          </w:txbxContent>
                        </wps:txbx>
                        <wps:bodyPr rot="0" vert="horz" wrap="square" lIns="0" tIns="0" rIns="0" bIns="0" anchor="t" anchorCtr="0" upright="1">
                          <a:noAutofit/>
                        </wps:bodyPr>
                      </wps:wsp>
                      <wps:wsp>
                        <wps:cNvPr id="709" name="AutoShape 563"/>
                        <wps:cNvSpPr>
                          <a:spLocks noChangeArrowheads="1"/>
                        </wps:cNvSpPr>
                        <wps:spPr bwMode="auto">
                          <a:xfrm flipH="1">
                            <a:off x="1828800" y="495300"/>
                            <a:ext cx="1028700" cy="219710"/>
                          </a:xfrm>
                          <a:prstGeom prst="wedgeRoundRectCallout">
                            <a:avLst>
                              <a:gd name="adj1" fmla="val 151046"/>
                              <a:gd name="adj2" fmla="val 242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P</w:t>
                              </w:r>
                              <w:r>
                                <w:rPr>
                                  <w:rFonts w:hint="eastAsia"/>
                                  <w:szCs w:val="18"/>
                                </w:rPr>
                                <w:t>op menu data</w:t>
                              </w:r>
                            </w:p>
                          </w:txbxContent>
                        </wps:txbx>
                        <wps:bodyPr rot="0" vert="horz" wrap="square" lIns="0" tIns="0" rIns="0" bIns="0" anchor="t" anchorCtr="0" upright="1">
                          <a:noAutofit/>
                        </wps:bodyPr>
                      </wps:wsp>
                    </wpc:wpc>
                  </a:graphicData>
                </a:graphic>
              </wp:inline>
            </w:drawing>
          </mc:Choice>
          <mc:Fallback>
            <w:pict>
              <v:group id="画布 555" o:spid="_x0000_s1416" editas="canvas" style="width:414pt;height:432.15pt;mso-position-horizontal-relative:char;mso-position-vertical-relative:line" coordsize="52578,5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">
                <v:shape id="_x0000_s1417" type="#_x0000_t75" style="position:absolute;width:52578;height:54883;visibility:visible;mso-wrap-style:square">
                  <v:fill o:detectmouseclick="t"/>
                  <v:path o:connecttype="none"/>
                </v:shape>
                <v:shape id="Text Box 557" o:spid="_x0000_s1418" type="#_x0000_t202" style="position:absolute;top:488;width:52578;height:54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AeD8QA&#10;AADcAAAADwAAAGRycy9kb3ducmV2LnhtbESPT2sCMRTE74V+h/AKvdVsPfhnNUpRZHsR7NreH5vn&#10;ZnHzsiRxXb+9EYQeh5n5DbNcD7YVPfnQOFbwOcpAEFdON1wr+D3uPmYgQkTW2DomBTcKsF69viwx&#10;1+7KP9SXsRYJwiFHBSbGLpcyVIYshpHriJN3ct5iTNLXUnu8Jrht5TjLJtJiw2nBYEcbQ9W5vFgF&#10;1Xk7bIvmz/j+YmcHPS9u+0mh1Pvb8LUAEWmI/+Fn+1srmGZjeJxJR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gHg/EAAAA3AAAAA8AAAAAAAAAAAAAAAAAmAIAAGRycy9k&#10;b3ducmV2LnhtbFBLBQYAAAAABAAEAPUAAACJAwAAAAA=&#10;" strokeweight="1pt">
                  <v:textbox style="mso-fit-shape-to-text:t" inset="1.5mm,1.3mm,1.5mm">
                    <w:txbxContent>
                      <w:p w:rsidR="0023747D" w:rsidRPr="00BA6658" w:rsidRDefault="0023747D" w:rsidP="00375F9C">
                        <w:pPr>
                          <w:spacing w:line="240" w:lineRule="exact"/>
                          <w:rPr>
                            <w:sz w:val="18"/>
                            <w:szCs w:val="18"/>
                            <w:lang w:val="sv-SE"/>
                          </w:rPr>
                        </w:pPr>
                        <w:r w:rsidRPr="00BA6658">
                          <w:rPr>
                            <w:color w:val="0000FF"/>
                            <w:sz w:val="18"/>
                            <w:szCs w:val="18"/>
                            <w:lang w:val="sv-SE"/>
                          </w:rPr>
                          <w:t>var</w:t>
                        </w:r>
                        <w:r w:rsidRPr="00BA6658">
                          <w:rPr>
                            <w:sz w:val="18"/>
                            <w:szCs w:val="18"/>
                            <w:lang w:val="sv-SE"/>
                          </w:rPr>
                          <w:t xml:space="preserve"> pm=</w:t>
                        </w:r>
                        <w:r w:rsidR="00122649">
                          <w:rPr>
                            <w:sz w:val="18"/>
                            <w:szCs w:val="18"/>
                            <w:lang w:val="sv-SE"/>
                          </w:rPr>
                          <w:t>xui</w:t>
                        </w:r>
                        <w:r w:rsidRPr="00BA6658">
                          <w:rPr>
                            <w:sz w:val="18"/>
                            <w:szCs w:val="18"/>
                            <w:lang w:val="sv-SE"/>
                          </w:rPr>
                          <w:t>.create(</w:t>
                        </w:r>
                        <w:r w:rsidRPr="00BA6658">
                          <w:rPr>
                            <w:color w:val="FF00FF"/>
                            <w:sz w:val="18"/>
                            <w:szCs w:val="18"/>
                            <w:lang w:val="sv-SE"/>
                          </w:rPr>
                          <w:t>'MenuBar'</w:t>
                        </w:r>
                        <w:r w:rsidRPr="00BA6658">
                          <w:rPr>
                            <w:sz w:val="18"/>
                            <w:szCs w:val="18"/>
                            <w:lang w:val="sv-SE"/>
                          </w:rPr>
                          <w:t>)</w:t>
                        </w:r>
                      </w:p>
                      <w:p w:rsidR="0023747D" w:rsidRPr="00BA6658" w:rsidRDefault="0023747D" w:rsidP="00375F9C">
                        <w:pPr>
                          <w:spacing w:line="240" w:lineRule="exact"/>
                          <w:rPr>
                            <w:sz w:val="18"/>
                            <w:szCs w:val="18"/>
                          </w:rPr>
                        </w:pPr>
                        <w:r w:rsidRPr="00BA6658">
                          <w:rPr>
                            <w:sz w:val="18"/>
                            <w:szCs w:val="18"/>
                          </w:rPr>
                          <w:t>.</w:t>
                        </w:r>
                        <w:proofErr w:type="gramStart"/>
                        <w:r w:rsidRPr="00BA6658">
                          <w:rPr>
                            <w:sz w:val="18"/>
                            <w:szCs w:val="18"/>
                          </w:rPr>
                          <w:t>setItems(</w:t>
                        </w:r>
                        <w:proofErr w:type="gramEnd"/>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id</w:t>
                        </w:r>
                        <w:proofErr w:type="gramEnd"/>
                        <w:r w:rsidRPr="00BA6658">
                          <w:rPr>
                            <w:color w:val="FF00FF"/>
                            <w:sz w:val="18"/>
                            <w:szCs w:val="18"/>
                          </w:rPr>
                          <w:t>"</w:t>
                        </w:r>
                        <w:r w:rsidRPr="00BA6658">
                          <w:rPr>
                            <w:sz w:val="18"/>
                            <w:szCs w:val="18"/>
                          </w:rPr>
                          <w:t xml:space="preserve"> : </w:t>
                        </w:r>
                        <w:r w:rsidRPr="00BA6658">
                          <w:rPr>
                            <w:color w:val="FF00FF"/>
                            <w:sz w:val="18"/>
                            <w:szCs w:val="18"/>
                          </w:rPr>
                          <w:t>"file"</w:t>
                        </w:r>
                        <w:r w:rsidRPr="00BA6658">
                          <w:rPr>
                            <w:sz w:val="18"/>
                            <w:szCs w:val="18"/>
                          </w:rPr>
                          <w:t>,</w:t>
                        </w:r>
                        <w:r>
                          <w:rPr>
                            <w:rFonts w:hint="eastAsia"/>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"File"</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sub</w:t>
                        </w:r>
                        <w:proofErr w:type="gramEnd"/>
                        <w:r w:rsidRPr="00BA6658">
                          <w:rPr>
                            <w:color w:val="FF00FF"/>
                            <w:sz w:val="18"/>
                            <w:szCs w:val="18"/>
                          </w:rPr>
                          <w:t>"</w:t>
                        </w:r>
                        <w:r w:rsidRPr="00BA6658">
                          <w:rPr>
                            <w:sz w:val="18"/>
                            <w:szCs w:val="18"/>
                          </w:rPr>
                          <w:t xml:space="preserve"> : [{</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id</w:t>
                        </w:r>
                        <w:proofErr w:type="gramEnd"/>
                        <w:r w:rsidRPr="00BA6658">
                          <w:rPr>
                            <w:color w:val="FF00FF"/>
                            <w:sz w:val="18"/>
                            <w:szCs w:val="18"/>
                          </w:rPr>
                          <w:t>"</w:t>
                        </w:r>
                        <w:r w:rsidRPr="00BA6658">
                          <w:rPr>
                            <w:sz w:val="18"/>
                            <w:szCs w:val="18"/>
                          </w:rPr>
                          <w:t xml:space="preserve"> : </w:t>
                        </w:r>
                        <w:r w:rsidRPr="00BA6658">
                          <w:rPr>
                            <w:color w:val="FF00FF"/>
                            <w:sz w:val="18"/>
                            <w:szCs w:val="18"/>
                          </w:rPr>
                          <w:t>"newproject"</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caption</w:t>
                        </w:r>
                        <w:proofErr w:type="gramEnd"/>
                        <w:r w:rsidRPr="00BA6658">
                          <w:rPr>
                            <w:color w:val="FF00FF"/>
                            <w:sz w:val="18"/>
                            <w:szCs w:val="18"/>
                          </w:rPr>
                          <w:t>"</w:t>
                        </w:r>
                        <w:r w:rsidRPr="00BA6658">
                          <w:rPr>
                            <w:sz w:val="18"/>
                            <w:szCs w:val="18"/>
                          </w:rPr>
                          <w:t xml:space="preserve"> : </w:t>
                        </w:r>
                        <w:r w:rsidRPr="00BA6658">
                          <w:rPr>
                            <w:color w:val="FF00FF"/>
                            <w:sz w:val="18"/>
                            <w:szCs w:val="18"/>
                          </w:rPr>
                          <w:t>"New Project"</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"openproject"</w:t>
                        </w:r>
                        <w:r w:rsidRPr="00BA6658">
                          <w:rPr>
                            <w:sz w:val="18"/>
                            <w:szCs w:val="18"/>
                          </w:rPr>
                          <w:t>,</w:t>
                        </w:r>
                        <w:r>
                          <w:rPr>
                            <w:rFonts w:hint="eastAsia"/>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"Open Project"</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add</w:t>
                        </w:r>
                        <w:proofErr w:type="gramEnd"/>
                        <w:r w:rsidRPr="00BA6658">
                          <w:rPr>
                            <w:color w:val="FF00FF"/>
                            <w:sz w:val="18"/>
                            <w:szCs w:val="18"/>
                          </w:rPr>
                          <w:t>"</w:t>
                        </w:r>
                        <w:r w:rsidRPr="00BA6658">
                          <w:rPr>
                            <w:sz w:val="18"/>
                            <w:szCs w:val="18"/>
                          </w:rPr>
                          <w:t xml:space="preserve"> : </w:t>
                        </w:r>
                        <w:r w:rsidRPr="00BA6658">
                          <w:rPr>
                            <w:color w:val="FF00FF"/>
                            <w:sz w:val="18"/>
                            <w:szCs w:val="18"/>
                          </w:rPr>
                          <w:t>"Ctrl+Alt+O"</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image</w:t>
                        </w:r>
                        <w:proofErr w:type="gramEnd"/>
                        <w:r w:rsidRPr="00BA6658">
                          <w:rPr>
                            <w:color w:val="FF00FF"/>
                            <w:sz w:val="18"/>
                            <w:szCs w:val="18"/>
                          </w:rPr>
                          <w:t>"</w:t>
                        </w:r>
                        <w:r w:rsidRPr="00BA6658">
                          <w:rPr>
                            <w:sz w:val="18"/>
                            <w:szCs w:val="18"/>
                          </w:rPr>
                          <w:t xml:space="preserve"> : </w:t>
                        </w:r>
                        <w:r w:rsidRPr="00BA6658">
                          <w:rPr>
                            <w:color w:val="FF00FF"/>
                            <w:sz w:val="18"/>
                            <w:szCs w:val="18"/>
                          </w:rPr>
                          <w:t>"img/b.gif"</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sub</w:t>
                        </w:r>
                        <w:proofErr w:type="gramEnd"/>
                        <w:r w:rsidRPr="00BA6658">
                          <w:rPr>
                            <w:color w:val="FF00FF"/>
                            <w:sz w:val="18"/>
                            <w:szCs w:val="18"/>
                          </w:rPr>
                          <w:t>"</w:t>
                        </w:r>
                        <w:r w:rsidRPr="00BA6658">
                          <w:rPr>
                            <w:sz w:val="18"/>
                            <w:szCs w:val="18"/>
                          </w:rPr>
                          <w:t>:[</w:t>
                        </w:r>
                        <w:r w:rsidRPr="00BA6658">
                          <w:rPr>
                            <w:color w:val="FF00FF"/>
                            <w:sz w:val="18"/>
                            <w:szCs w:val="18"/>
                          </w:rPr>
                          <w:t>"option 1"</w:t>
                        </w:r>
                        <w:r w:rsidRPr="00BA6658">
                          <w:rPr>
                            <w:sz w:val="18"/>
                            <w:szCs w:val="18"/>
                          </w:rPr>
                          <w:t>,</w:t>
                        </w:r>
                        <w:r w:rsidRPr="00BA6658">
                          <w:rPr>
                            <w:color w:val="FF00FF"/>
                            <w:sz w:val="18"/>
                            <w:szCs w:val="18"/>
                          </w:rPr>
                          <w:t>"option 2"</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"closeproject"</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"Close Project"</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"type</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"split"</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"save"</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"Save"</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image</w:t>
                        </w:r>
                        <w:proofErr w:type="gramEnd"/>
                        <w:r w:rsidRPr="00BA6658">
                          <w:rPr>
                            <w:color w:val="FF00FF"/>
                            <w:sz w:val="18"/>
                            <w:szCs w:val="18"/>
                          </w:rPr>
                          <w:t>"</w:t>
                        </w:r>
                        <w:r w:rsidRPr="00BA6658">
                          <w:rPr>
                            <w:sz w:val="18"/>
                            <w:szCs w:val="18"/>
                          </w:rPr>
                          <w:t xml:space="preserve"> : </w:t>
                        </w:r>
                        <w:r w:rsidRPr="00BA6658">
                          <w:rPr>
                            <w:color w:val="FF00FF"/>
                            <w:sz w:val="18"/>
                            <w:szCs w:val="18"/>
                          </w:rPr>
                          <w:t>"img/a.gif"</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"saveall"</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"Save All"</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add</w:t>
                        </w:r>
                        <w:proofErr w:type="gramEnd"/>
                        <w:r w:rsidRPr="00BA6658">
                          <w:rPr>
                            <w:color w:val="FF00FF"/>
                            <w:sz w:val="18"/>
                            <w:szCs w:val="18"/>
                          </w:rPr>
                          <w:t>"</w:t>
                        </w:r>
                        <w:r w:rsidRPr="00BA6658">
                          <w:rPr>
                            <w:sz w:val="18"/>
                            <w:szCs w:val="18"/>
                          </w:rPr>
                          <w:t xml:space="preserve"> : </w:t>
                        </w:r>
                        <w:r w:rsidRPr="00BA6658">
                          <w:rPr>
                            <w:color w:val="FF00FF"/>
                            <w:sz w:val="18"/>
                            <w:szCs w:val="18"/>
                          </w:rPr>
                          <w:t>"Ctrl+Alt+S"</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image</w:t>
                        </w:r>
                        <w:proofErr w:type="gramEnd"/>
                        <w:r w:rsidRPr="00BA6658">
                          <w:rPr>
                            <w:color w:val="FF00FF"/>
                            <w:sz w:val="18"/>
                            <w:szCs w:val="18"/>
                          </w:rPr>
                          <w:t>"</w:t>
                        </w:r>
                        <w:r w:rsidRPr="00BA6658">
                          <w:rPr>
                            <w:sz w:val="18"/>
                            <w:szCs w:val="18"/>
                          </w:rPr>
                          <w:t xml:space="preserve"> : </w:t>
                        </w:r>
                        <w:r w:rsidRPr="00BA6658">
                          <w:rPr>
                            <w:color w:val="FF00FF"/>
                            <w:sz w:val="18"/>
                            <w:szCs w:val="18"/>
                          </w:rPr>
                          <w:t>"img/c.gif"</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w:t>
                        </w:r>
                      </w:p>
                      <w:p w:rsidR="0023747D" w:rsidRPr="00BA6658" w:rsidRDefault="0023747D" w:rsidP="00375F9C">
                        <w:pPr>
                          <w:spacing w:line="240" w:lineRule="exact"/>
                          <w:rPr>
                            <w:sz w:val="18"/>
                            <w:szCs w:val="18"/>
                          </w:rPr>
                        </w:pPr>
                        <w:proofErr w:type="gramStart"/>
                        <w:r w:rsidRPr="00BA6658">
                          <w:rPr>
                            <w:sz w:val="18"/>
                            <w:szCs w:val="18"/>
                          </w:rPr>
                          <w:t xml:space="preserve">{ </w:t>
                        </w:r>
                        <w:r w:rsidRPr="00BA6658">
                          <w:rPr>
                            <w:color w:val="FF00FF"/>
                            <w:sz w:val="18"/>
                            <w:szCs w:val="18"/>
                          </w:rPr>
                          <w:t>"</w:t>
                        </w:r>
                        <w:proofErr w:type="gramEnd"/>
                        <w:r w:rsidRPr="00BA6658">
                          <w:rPr>
                            <w:color w:val="FF00FF"/>
                            <w:sz w:val="18"/>
                            <w:szCs w:val="18"/>
                          </w:rPr>
                          <w:t>id"</w:t>
                        </w:r>
                        <w:r w:rsidRPr="00BA6658">
                          <w:rPr>
                            <w:sz w:val="18"/>
                            <w:szCs w:val="18"/>
                          </w:rPr>
                          <w:t xml:space="preserve"> : </w:t>
                        </w:r>
                        <w:r w:rsidRPr="00BA6658">
                          <w:rPr>
                            <w:color w:val="FF00FF"/>
                            <w:sz w:val="18"/>
                            <w:szCs w:val="18"/>
                          </w:rPr>
                          <w:t>"tools"</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"Tools"</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sub</w:t>
                        </w:r>
                        <w:proofErr w:type="gramEnd"/>
                        <w:r w:rsidRPr="00BA6658">
                          <w:rPr>
                            <w:color w:val="FF00FF"/>
                            <w:sz w:val="18"/>
                            <w:szCs w:val="18"/>
                          </w:rPr>
                          <w:t>"</w:t>
                        </w:r>
                        <w:r w:rsidRPr="00BA6658">
                          <w:rPr>
                            <w:sz w:val="18"/>
                            <w:szCs w:val="18"/>
                          </w:rPr>
                          <w:t xml:space="preserve"> : [{   </w:t>
                        </w:r>
                        <w:r w:rsidRPr="00BA6658">
                          <w:rPr>
                            <w:color w:val="FF00FF"/>
                            <w:sz w:val="18"/>
                            <w:szCs w:val="18"/>
                          </w:rPr>
                          <w:t>"id"</w:t>
                        </w:r>
                        <w:r w:rsidRPr="00BA6658">
                          <w:rPr>
                            <w:sz w:val="18"/>
                            <w:szCs w:val="18"/>
                          </w:rPr>
                          <w:t xml:space="preserve"> : </w:t>
                        </w:r>
                        <w:r w:rsidRPr="00BA6658">
                          <w:rPr>
                            <w:color w:val="FF00FF"/>
                            <w:sz w:val="18"/>
                            <w:szCs w:val="18"/>
                          </w:rPr>
                          <w:t>"command"</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"Command Window"</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"spy"</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"Components Spy"</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"build"</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"Build"</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proofErr w:type="gramStart"/>
                        <w:r w:rsidRPr="00BA6658">
                          <w:rPr>
                            <w:sz w:val="18"/>
                            <w:szCs w:val="18"/>
                          </w:rPr>
                          <w:t>disabled:</w:t>
                        </w:r>
                        <w:proofErr w:type="gramEnd"/>
                        <w:r w:rsidRPr="00BA6658">
                          <w:rPr>
                            <w:color w:val="0000FF"/>
                            <w:sz w:val="18"/>
                            <w:szCs w:val="18"/>
                          </w:rPr>
                          <w:t>true</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sub</w:t>
                        </w:r>
                        <w:proofErr w:type="gramEnd"/>
                        <w:r w:rsidRPr="00BA6658">
                          <w:rPr>
                            <w:color w:val="FF00FF"/>
                            <w:sz w:val="18"/>
                            <w:szCs w:val="18"/>
                          </w:rPr>
                          <w:t>"</w:t>
                        </w:r>
                        <w:r w:rsidRPr="00BA6658">
                          <w:rPr>
                            <w:sz w:val="18"/>
                            <w:szCs w:val="18"/>
                          </w:rPr>
                          <w:t xml:space="preserve"> : [{   </w:t>
                        </w:r>
                        <w:r w:rsidRPr="00BA6658">
                          <w:rPr>
                            <w:color w:val="FF00FF"/>
                            <w:sz w:val="18"/>
                            <w:szCs w:val="18"/>
                          </w:rPr>
                          <w:t>"id"</w:t>
                        </w:r>
                        <w:r w:rsidRPr="00BA6658">
                          <w:rPr>
                            <w:sz w:val="18"/>
                            <w:szCs w:val="18"/>
                          </w:rPr>
                          <w:t xml:space="preserve"> : </w:t>
                        </w:r>
                        <w:r w:rsidRPr="00BA6658">
                          <w:rPr>
                            <w:color w:val="FF00FF"/>
                            <w:sz w:val="18"/>
                            <w:szCs w:val="18"/>
                          </w:rPr>
                          <w:t>"debug"</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caption</w:t>
                        </w:r>
                        <w:proofErr w:type="gramEnd"/>
                        <w:r w:rsidRPr="00BA6658">
                          <w:rPr>
                            <w:color w:val="FF00FF"/>
                            <w:sz w:val="18"/>
                            <w:szCs w:val="18"/>
                          </w:rPr>
                          <w:t>"</w:t>
                        </w:r>
                        <w:r w:rsidRPr="00BA6658">
                          <w:rPr>
                            <w:sz w:val="18"/>
                            <w:szCs w:val="18"/>
                          </w:rPr>
                          <w:t xml:space="preserve"> : </w:t>
                        </w:r>
                        <w:r w:rsidRPr="00BA6658">
                          <w:rPr>
                            <w:color w:val="FF00FF"/>
                            <w:sz w:val="18"/>
                            <w:szCs w:val="18"/>
                          </w:rPr>
                          <w:t>"Debug"</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w:t>
                        </w:r>
                        <w:proofErr w:type="gramStart"/>
                        <w:r w:rsidRPr="00BA6658">
                          <w:rPr>
                            <w:sz w:val="18"/>
                            <w:szCs w:val="18"/>
                          </w:rPr>
                          <w:t>show()</w:t>
                        </w:r>
                        <w:proofErr w:type="gramEnd"/>
                      </w:p>
                    </w:txbxContent>
                  </v:textbox>
                </v:shape>
                <v:shape id="AutoShape 558" o:spid="_x0000_s1419" type="#_x0000_t62" style="position:absolute;left:18288;top:25755;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y808UA&#10;AADcAAAADwAAAGRycy9kb3ducmV2LnhtbESPW2sCMRSE3wv+h3AKfavZKnhZzYrWFvokaovg22Fz&#10;9oKbk22Sutt/3xQEH4eZ+YZZrnrTiCs5X1tW8DJMQBDnVtdcKvj6fH+egfABWWNjmRT8kodVNnhY&#10;Yqptxwe6HkMpIoR9igqqENpUSp9XZNAPbUscvcI6gyFKV0rtsItw08hRkkykwZrjQoUtvVaUX44/&#10;RoGbv014Oj+Hzalgs/Pbzh++90o9PfbrBYhAfbiHb+0PrWCajOH/TDw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HLzTxQAAANwAAAAPAAAAAAAAAAAAAAAAAJgCAABkcnMv&#10;ZG93bnJldi54bWxQSwUGAAAAAAQABAD1AAAAigMAAAAA&#10;" adj="27679,8376" fillcolor="#ff9">
                  <v:textbox inset="0,0,0,0">
                    <w:txbxContent>
                      <w:p w:rsidR="0023747D" w:rsidRPr="000E23E9" w:rsidRDefault="0023747D" w:rsidP="00375F9C">
                        <w:pPr>
                          <w:rPr>
                            <w:szCs w:val="18"/>
                          </w:rPr>
                        </w:pPr>
                        <w:r>
                          <w:rPr>
                            <w:szCs w:val="18"/>
                          </w:rPr>
                          <w:t>An</w:t>
                        </w:r>
                        <w:r>
                          <w:rPr>
                            <w:rFonts w:hint="eastAsia"/>
                            <w:szCs w:val="18"/>
                          </w:rPr>
                          <w:t xml:space="preserve"> icon</w:t>
                        </w:r>
                      </w:p>
                    </w:txbxContent>
                  </v:textbox>
                </v:shape>
                <v:shape id="AutoShape 559" o:spid="_x0000_s1420" type="#_x0000_t62" style="position:absolute;left:20574;top:16840;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mdVMMA&#10;AADcAAAADwAAAGRycy9kb3ducmV2LnhtbESP3YrCMBSE7wXfIRzBG9FUWVSqUURxkUUEf/D60Bzb&#10;YnNSkqj17TcLC14OM/MNM182phJPcr60rGA4SEAQZ1aXnCu4nLf9KQgfkDVWlknBmzwsF+3WHFNt&#10;X3yk5ynkIkLYp6igCKFOpfRZQQb9wNbE0btZZzBE6XKpHb4i3FRylCRjabDkuFBgTeuCsvvpYRS4&#10;srej6+Hw/aP3k1U43s37trkq1e00qxmIQE34hP/bO61gknzB35l4BO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mdVMMAAADcAAAADwAAAAAAAAAAAAAAAACYAgAAZHJzL2Rv&#10;d25yZXYueG1sUEsFBgAAAAAEAAQA9QAAAIgDAAAAAA==&#10;" adj="23472,3870" fillcolor="#ff9">
                  <v:textbox inset="0,0,0,0">
                    <w:txbxContent>
                      <w:p w:rsidR="0023747D" w:rsidRPr="000E23E9" w:rsidRDefault="0023747D" w:rsidP="00375F9C">
                        <w:pPr>
                          <w:rPr>
                            <w:szCs w:val="18"/>
                          </w:rPr>
                        </w:pPr>
                        <w:r>
                          <w:rPr>
                            <w:szCs w:val="18"/>
                          </w:rPr>
                          <w:t>S</w:t>
                        </w:r>
                        <w:r>
                          <w:rPr>
                            <w:rFonts w:hint="eastAsia"/>
                            <w:szCs w:val="18"/>
                          </w:rPr>
                          <w:t>ub pop menu</w:t>
                        </w:r>
                      </w:p>
                    </w:txbxContent>
                  </v:textbox>
                </v:shape>
                <v:shape id="AutoShape 560" o:spid="_x0000_s1421" type="#_x0000_t62" style="position:absolute;left:16002;top:21793;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g6xMUA&#10;AADcAAAADwAAAGRycy9kb3ducmV2LnhtbESPQWvCQBSE74X+h+UVvIhuFDQSXUWlFb0ItXp/ZJ/Z&#10;YPZtyG5N2l/fFYQeh5n5hlmsOluJOzW+dKxgNExAEOdOl1woOH99DGYgfEDWWDkmBT/kYbV8fVlg&#10;pl3Ln3Q/hUJECPsMFZgQ6kxKnxuy6IeuJo7e1TUWQ5RNIXWDbYTbSo6TZCotlhwXDNa0NZTfTt9W&#10;web32M7W22v/vbjcdge7N/20Mkr13rr1HESgLvyHn+29VpAmE3ici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DrExQAAANwAAAAPAAAAAAAAAAAAAAAAAJgCAABkcnMv&#10;ZG93bnJldi54bWxQSwUGAAAAAAQABAD1AAAAigMAAAAA&#10;" adj="35220,14746" fillcolor="#ff9">
                  <v:textbox inset="0,0,0,0">
                    <w:txbxContent>
                      <w:p w:rsidR="0023747D" w:rsidRPr="000E23E9" w:rsidRDefault="0023747D" w:rsidP="00375F9C">
                        <w:pPr>
                          <w:rPr>
                            <w:szCs w:val="18"/>
                          </w:rPr>
                        </w:pPr>
                        <w:r>
                          <w:rPr>
                            <w:rFonts w:hint="eastAsia"/>
                            <w:szCs w:val="18"/>
                          </w:rPr>
                          <w:t>A split</w:t>
                        </w:r>
                      </w:p>
                      <w:p w:rsidR="0023747D" w:rsidRPr="00E74133" w:rsidRDefault="0023747D" w:rsidP="00375F9C">
                        <w:pPr>
                          <w:rPr>
                            <w:szCs w:val="18"/>
                          </w:rPr>
                        </w:pPr>
                      </w:p>
                    </w:txbxContent>
                  </v:textbox>
                </v:shape>
                <v:shape id="AutoShape 561" o:spid="_x0000_s1422" type="#_x0000_t62" style="position:absolute;left:19431;top:46558;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stQMMA&#10;AADcAAAADwAAAGRycy9kb3ducmV2LnhtbESPT2sCMRTE7wW/Q3iF3mpSC9quRlkLQq/+ab0+Ns/N&#10;tpuXkKS6fvumUPA4zMxvmMVqcL04U0ydZw1PYwWCuPGm41bDYb95fAGRMrLB3jNpuFKC1XJ0t8DK&#10;+Atv6bzLrSgQThVqsDmHSsrUWHKYxj4QF+/ko8NcZGyliXgpcNfLiVJT6bDjsmAx0Jul5nv34zSE&#10;z+NxVgf19WHX19e63/J6E5+1frgf6jmITEO+hf/b70bDTE3h70w5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stQMMAAADcAAAADwAAAAAAAAAAAAAAAACYAgAAZHJzL2Rv&#10;d25yZXYueG1sUEsFBgAAAAAEAAQA9QAAAIgDAAAAAA==&#10;" adj="37480,11798" fillcolor="#ff9">
                  <v:textbox inset="0,0,0,0">
                    <w:txbxContent>
                      <w:p w:rsidR="0023747D" w:rsidRPr="000E23E9" w:rsidRDefault="0023747D" w:rsidP="00375F9C">
                        <w:pPr>
                          <w:rPr>
                            <w:szCs w:val="18"/>
                          </w:rPr>
                        </w:pPr>
                        <w:r>
                          <w:rPr>
                            <w:rFonts w:hint="eastAsia"/>
                            <w:szCs w:val="18"/>
                          </w:rPr>
                          <w:t>Disabled it</w:t>
                        </w:r>
                      </w:p>
                    </w:txbxContent>
                  </v:textbox>
                </v:shape>
                <v:shape id="AutoShape 562" o:spid="_x0000_s1423" type="#_x0000_t62" style="position:absolute;left:22860;top:13868;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E9ocEA&#10;AADcAAAADwAAAGRycy9kb3ducmV2LnhtbERPz2vCMBS+D/wfwhO8DE3nQUc1ypAJ4kXttvujeW3C&#10;mpfSxFr31y8HwePH93u9HVwjeuqC9azgbZaBIC69tlwr+P7aT99BhIissfFMCu4UYLsZvawx1/7G&#10;F+qLWIsUwiFHBSbGNpcylIYchplviRNX+c5hTLCrpe7wlsJdI+dZtpAOLacGgy3tDJW/xdUpOO5s&#10;cb7aqq5Oen459p8/5vWvUWoyHj5WICIN8Sl+uA9awTJLa9OZdAT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PaHBAAAA3AAAAA8AAAAAAAAAAAAAAAAAmAIAAGRycy9kb3du&#10;cmV2LnhtbFBLBQYAAAAABAAEAPUAAACGAwAAAAA=&#10;" adj="40731,-999" fillcolor="#ff9">
                  <v:textbox inset="0,0,0,0">
                    <w:txbxContent>
                      <w:p w:rsidR="0023747D" w:rsidRPr="000E23E9" w:rsidRDefault="0023747D" w:rsidP="00375F9C">
                        <w:pPr>
                          <w:rPr>
                            <w:szCs w:val="18"/>
                          </w:rPr>
                        </w:pPr>
                        <w:r>
                          <w:rPr>
                            <w:szCs w:val="18"/>
                          </w:rPr>
                          <w:t>E</w:t>
                        </w:r>
                        <w:r>
                          <w:rPr>
                            <w:rFonts w:hint="eastAsia"/>
                            <w:szCs w:val="18"/>
                          </w:rPr>
                          <w:t>xtra data</w:t>
                        </w:r>
                      </w:p>
                    </w:txbxContent>
                  </v:textbox>
                </v:shape>
                <v:shape id="AutoShape 563" o:spid="_x0000_s1424" type="#_x0000_t62" style="position:absolute;left:18288;top:4953;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wrmMUA&#10;AADcAAAADwAAAGRycy9kb3ducmV2LnhtbESPzW7CMBCE75V4B2uReitOELSQxkFAW4krP4ceV/E2&#10;ThOvo9hAytPjSpV6HM3MN5p8NdhWXKj3tWMF6SQBQVw6XXOl4HT8eFqA8AFZY+uYFPyQh1Uxesgx&#10;0+7Ke7ocQiUihH2GCkwIXSalLw1Z9BPXEUfvy/UWQ5R9JXWP1wi3rZwmybO0WHNcMNjR1lDZHM5W&#10;QZcev0v3vmlu6fy2b4yfvS13n0o9jof1K4hAQ/gP/7V3WsFLsoTfM/EIy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TCuYxQAAANwAAAAPAAAAAAAAAAAAAAAAAJgCAABkcnMv&#10;ZG93bnJldi54bWxQSwUGAAAAAAQABAD1AAAAigMAAAAA&#10;" adj="43426,16043" fillcolor="#ff9">
                  <v:textbox inset="0,0,0,0">
                    <w:txbxContent>
                      <w:p w:rsidR="0023747D" w:rsidRPr="000E23E9" w:rsidRDefault="0023747D" w:rsidP="00375F9C">
                        <w:pPr>
                          <w:rPr>
                            <w:szCs w:val="18"/>
                          </w:rPr>
                        </w:pPr>
                        <w:r>
                          <w:rPr>
                            <w:szCs w:val="18"/>
                          </w:rPr>
                          <w:t>P</w:t>
                        </w:r>
                        <w:r>
                          <w:rPr>
                            <w:rFonts w:hint="eastAsia"/>
                            <w:szCs w:val="18"/>
                          </w:rPr>
                          <w:t>op menu data</w:t>
                        </w:r>
                      </w:p>
                    </w:txbxContent>
                  </v:textbox>
                </v:shape>
                <w10:anchorlock/>
              </v:group>
            </w:pict>
          </mc:Fallback>
        </mc:AlternateContent>
      </w:r>
    </w:p>
    <w:p w:rsidR="00375F9C" w:rsidRPr="009265AB" w:rsidRDefault="00375F9C" w:rsidP="00375F9C">
      <w:pPr>
        <w:rPr>
          <w:b/>
        </w:rPr>
      </w:pPr>
      <w:r w:rsidRPr="009265AB">
        <w:rPr>
          <w:b/>
        </w:rPr>
        <w:t>O</w:t>
      </w:r>
      <w:r w:rsidRPr="009265AB">
        <w:rPr>
          <w:rFonts w:hint="eastAsia"/>
          <w:b/>
        </w:rPr>
        <w:t>utput:</w:t>
      </w:r>
    </w:p>
    <w:p w:rsidR="00375F9C" w:rsidRDefault="00122649" w:rsidP="00375F9C">
      <w:r>
        <w:rPr>
          <w:noProof/>
        </w:rPr>
        <w:drawing>
          <wp:inline distT="0" distB="0" distL="0" distR="0" wp14:anchorId="4976664F" wp14:editId="5E3FC19C">
            <wp:extent cx="3419048" cy="1447619"/>
            <wp:effectExtent l="0" t="0" r="0" b="635"/>
            <wp:docPr id="1201" name="图片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419048" cy="1447619"/>
                    </a:xfrm>
                    <a:prstGeom prst="rect">
                      <a:avLst/>
                    </a:prstGeom>
                  </pic:spPr>
                </pic:pic>
              </a:graphicData>
            </a:graphic>
          </wp:inline>
        </w:drawing>
      </w:r>
    </w:p>
    <w:p w:rsidR="00375F9C" w:rsidRDefault="00375F9C" w:rsidP="00E45D25">
      <w:pPr>
        <w:pStyle w:val="3"/>
        <w:numPr>
          <w:ilvl w:val="2"/>
          <w:numId w:val="17"/>
        </w:numPr>
      </w:pPr>
      <w:bookmarkStart w:id="102" w:name="_Toc356466236"/>
      <w:r>
        <w:rPr>
          <w:rFonts w:hint="eastAsia"/>
        </w:rPr>
        <w:t>Toolbars</w:t>
      </w:r>
      <w:bookmarkEnd w:id="102"/>
    </w:p>
    <w:p w:rsidR="00375F9C" w:rsidRPr="009265AB" w:rsidRDefault="00375F9C" w:rsidP="00375F9C">
      <w:pPr>
        <w:ind w:left="420"/>
        <w:rPr>
          <w:b/>
        </w:rPr>
      </w:pPr>
      <w:r w:rsidRPr="009265AB">
        <w:rPr>
          <w:rFonts w:hint="eastAsia"/>
          <w:b/>
        </w:rPr>
        <w:t>Input:</w:t>
      </w:r>
    </w:p>
    <w:p w:rsidR="00375F9C" w:rsidRDefault="005C781A" w:rsidP="00375F9C">
      <w:r>
        <w:rPr>
          <w:noProof/>
        </w:rPr>
        <w:lastRenderedPageBreak/>
        <mc:AlternateContent>
          <mc:Choice Requires="wpc">
            <w:drawing>
              <wp:inline distT="0" distB="0" distL="0" distR="0" wp14:anchorId="4EF36BF7" wp14:editId="6B81CAF4">
                <wp:extent cx="5257800" cy="3507105"/>
                <wp:effectExtent l="9525" t="0" r="9525" b="7620"/>
                <wp:docPr id="701" name="画布 5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90" name="Text Box 566"/>
                        <wps:cNvSpPr txBox="1">
                          <a:spLocks noChangeArrowheads="1"/>
                        </wps:cNvSpPr>
                        <wps:spPr bwMode="auto">
                          <a:xfrm>
                            <a:off x="0" y="48895"/>
                            <a:ext cx="5257800" cy="3458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22789" w:rsidRDefault="00122649" w:rsidP="00375F9C">
                              <w:pPr>
                                <w:spacing w:line="240" w:lineRule="exact"/>
                                <w:rPr>
                                  <w:sz w:val="18"/>
                                  <w:szCs w:val="18"/>
                                </w:rPr>
                              </w:pPr>
                              <w:r>
                                <w:rPr>
                                  <w:sz w:val="18"/>
                                  <w:szCs w:val="18"/>
                                </w:rPr>
                                <w:t>xui</w:t>
                              </w:r>
                              <w:r w:rsidR="0023747D" w:rsidRPr="00E22789">
                                <w:rPr>
                                  <w:sz w:val="18"/>
                                  <w:szCs w:val="18"/>
                                </w:rPr>
                                <w:t>.create(</w:t>
                              </w:r>
                              <w:r w:rsidR="0023747D" w:rsidRPr="00E22789">
                                <w:rPr>
                                  <w:color w:val="FF00FF"/>
                                  <w:sz w:val="18"/>
                                  <w:szCs w:val="18"/>
                                </w:rPr>
                                <w:t>'ToolBar'</w:t>
                              </w:r>
                              <w:r w:rsidR="0023747D" w:rsidRPr="00E22789">
                                <w:rPr>
                                  <w:sz w:val="18"/>
                                  <w:szCs w:val="18"/>
                                </w:rPr>
                                <w:t>,{items:[{</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r w:rsidRPr="00E22789">
                                <w:rPr>
                                  <w:sz w:val="18"/>
                                  <w:szCs w:val="18"/>
                                </w:rPr>
                                <w:t xml:space="preserve"> : </w:t>
                              </w:r>
                              <w:r w:rsidRPr="00E22789">
                                <w:rPr>
                                  <w:color w:val="FF00FF"/>
                                  <w:sz w:val="18"/>
                                  <w:szCs w:val="18"/>
                                </w:rPr>
                                <w:t>"align"</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"sub"</w:t>
                              </w:r>
                              <w:r w:rsidRPr="00E22789">
                                <w:rPr>
                                  <w:sz w:val="18"/>
                                  <w:szCs w:val="18"/>
                                </w:rPr>
                                <w:t xml:space="preserve"> : [</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r w:rsidRPr="00E22789">
                                <w:rPr>
                                  <w:sz w:val="18"/>
                                  <w:szCs w:val="18"/>
                                </w:rPr>
                                <w:t xml:space="preserve"> : </w:t>
                              </w:r>
                              <w:r w:rsidRPr="00E22789">
                                <w:rPr>
                                  <w:color w:val="FF00FF"/>
                                  <w:sz w:val="18"/>
                                  <w:szCs w:val="18"/>
                                </w:rPr>
                                <w:t>"left"</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"left"</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r w:rsidRPr="00E22789">
                                <w:rPr>
                                  <w:sz w:val="18"/>
                                  <w:szCs w:val="18"/>
                                </w:rPr>
                                <w:t xml:space="preserve"> : </w:t>
                              </w:r>
                              <w:r w:rsidRPr="00E22789">
                                <w:rPr>
                                  <w:color w:val="FF00FF"/>
                                  <w:sz w:val="18"/>
                                  <w:szCs w:val="18"/>
                                </w:rPr>
                                <w:t>"center"</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"center"</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{type:</w:t>
                              </w:r>
                              <w:r w:rsidRPr="00E22789">
                                <w:rPr>
                                  <w:color w:val="FF00FF"/>
                                  <w:sz w:val="18"/>
                                  <w:szCs w:val="18"/>
                                </w:rPr>
                                <w:t>'split'</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r w:rsidRPr="00E22789">
                                <w:rPr>
                                  <w:sz w:val="18"/>
                                  <w:szCs w:val="18"/>
                                </w:rPr>
                                <w:t xml:space="preserve"> : </w:t>
                              </w:r>
                              <w:r w:rsidRPr="00E22789">
                                <w:rPr>
                                  <w:color w:val="FF00FF"/>
                                  <w:sz w:val="18"/>
                                  <w:szCs w:val="18"/>
                                </w:rPr>
                                <w:t>"right"</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"center"</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r w:rsidRPr="00E22789">
                                <w:rPr>
                                  <w:sz w:val="18"/>
                                  <w:szCs w:val="18"/>
                                </w:rPr>
                                <w:t xml:space="preserve"> : </w:t>
                              </w:r>
                              <w:r w:rsidRPr="00E22789">
                                <w:rPr>
                                  <w:color w:val="FF00FF"/>
                                  <w:sz w:val="18"/>
                                  <w:szCs w:val="18"/>
                                </w:rPr>
                                <w:t>"code"</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"sub"</w:t>
                              </w:r>
                              <w:r w:rsidRPr="00E22789">
                                <w:rPr>
                                  <w:sz w:val="18"/>
                                  <w:szCs w:val="18"/>
                                </w:rPr>
                                <w:t xml:space="preserve"> : [{</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r w:rsidRPr="00E22789">
                                <w:rPr>
                                  <w:sz w:val="18"/>
                                  <w:szCs w:val="18"/>
                                </w:rPr>
                                <w:t xml:space="preserve"> : </w:t>
                              </w:r>
                              <w:r w:rsidRPr="00E22789">
                                <w:rPr>
                                  <w:color w:val="FF00FF"/>
                                  <w:sz w:val="18"/>
                                  <w:szCs w:val="18"/>
                                </w:rPr>
                                <w:t>"format"</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"format"</w:t>
                              </w:r>
                              <w:r w:rsidRPr="00E22789">
                                <w:rPr>
                                  <w:sz w:val="18"/>
                                  <w:szCs w:val="18"/>
                                </w:rPr>
                                <w:t>,</w:t>
                              </w:r>
                            </w:p>
                            <w:p w:rsidR="0023747D" w:rsidRPr="00E22789" w:rsidRDefault="0023747D" w:rsidP="00375F9C">
                              <w:pPr>
                                <w:spacing w:line="240" w:lineRule="exact"/>
                                <w:rPr>
                                  <w:sz w:val="18"/>
                                  <w:szCs w:val="18"/>
                                  <w:lang w:val="de-DE"/>
                                </w:rPr>
                              </w:pPr>
                              <w:r w:rsidRPr="00E22789">
                                <w:rPr>
                                  <w:sz w:val="18"/>
                                  <w:szCs w:val="18"/>
                                </w:rPr>
                                <w:t xml:space="preserve">        </w:t>
                              </w:r>
                              <w:r w:rsidRPr="00E22789">
                                <w:rPr>
                                  <w:sz w:val="18"/>
                                  <w:szCs w:val="18"/>
                                  <w:lang w:val="de-DE"/>
                                </w:rPr>
                                <w:t>label:</w:t>
                              </w:r>
                              <w:r w:rsidRPr="00E22789">
                                <w:rPr>
                                  <w:color w:val="FF00FF"/>
                                  <w:sz w:val="18"/>
                                  <w:szCs w:val="18"/>
                                  <w:lang w:val="de-DE"/>
                                </w:rPr>
                                <w:t>"label"</w:t>
                              </w:r>
                              <w:r w:rsidRPr="00E22789">
                                <w:rPr>
                                  <w:sz w:val="18"/>
                                  <w:szCs w:val="18"/>
                                  <w:lang w:val="de-DE"/>
                                </w:rPr>
                                <w:t>,</w:t>
                              </w:r>
                            </w:p>
                            <w:p w:rsidR="0023747D" w:rsidRPr="00E22789" w:rsidRDefault="0023747D" w:rsidP="00375F9C">
                              <w:pPr>
                                <w:spacing w:line="240" w:lineRule="exact"/>
                                <w:rPr>
                                  <w:sz w:val="18"/>
                                  <w:szCs w:val="18"/>
                                  <w:lang w:val="de-DE"/>
                                </w:rPr>
                              </w:pPr>
                              <w:r w:rsidRPr="00E22789">
                                <w:rPr>
                                  <w:sz w:val="18"/>
                                  <w:szCs w:val="18"/>
                                  <w:lang w:val="de-DE"/>
                                </w:rPr>
                                <w:t xml:space="preserve">        image:</w:t>
                              </w:r>
                              <w:r w:rsidRPr="00E22789">
                                <w:rPr>
                                  <w:color w:val="FF00FF"/>
                                  <w:sz w:val="18"/>
                                  <w:szCs w:val="18"/>
                                  <w:lang w:val="de-DE"/>
                                </w:rPr>
                                <w:t>"img/a.gif"</w:t>
                              </w:r>
                              <w:r w:rsidRPr="00E22789">
                                <w:rPr>
                                  <w:sz w:val="18"/>
                                  <w:szCs w:val="18"/>
                                  <w:lang w:val="de-DE"/>
                                </w:rPr>
                                <w:t>,</w:t>
                              </w:r>
                            </w:p>
                            <w:p w:rsidR="0023747D" w:rsidRPr="00E22789" w:rsidRDefault="0023747D" w:rsidP="00375F9C">
                              <w:pPr>
                                <w:spacing w:line="240" w:lineRule="exact"/>
                                <w:rPr>
                                  <w:sz w:val="18"/>
                                  <w:szCs w:val="18"/>
                                </w:rPr>
                              </w:pPr>
                              <w:r w:rsidRPr="00E22789">
                                <w:rPr>
                                  <w:sz w:val="18"/>
                                  <w:szCs w:val="18"/>
                                  <w:lang w:val="de-DE"/>
                                </w:rPr>
                                <w:t xml:space="preserve">        </w:t>
                              </w:r>
                              <w:r w:rsidRPr="00E22789">
                                <w:rPr>
                                  <w:color w:val="FF00FF"/>
                                  <w:sz w:val="18"/>
                                  <w:szCs w:val="18"/>
                                </w:rPr>
                                <w:t>"dropButton"</w:t>
                              </w:r>
                              <w:r w:rsidRPr="00E22789">
                                <w:rPr>
                                  <w:sz w:val="18"/>
                                  <w:szCs w:val="18"/>
                                </w:rPr>
                                <w:t xml:space="preserve"> : </w:t>
                              </w:r>
                              <w:r w:rsidRPr="00E22789">
                                <w:rPr>
                                  <w:color w:val="0000FF"/>
                                  <w:sz w:val="18"/>
                                  <w:szCs w:val="18"/>
                                </w:rPr>
                                <w:t>true</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w:t>
                              </w:r>
                            </w:p>
                            <w:p w:rsidR="0023747D" w:rsidRPr="00E22789" w:rsidRDefault="0023747D" w:rsidP="00375F9C">
                              <w:pPr>
                                <w:spacing w:line="240" w:lineRule="exact"/>
                                <w:rPr>
                                  <w:sz w:val="18"/>
                                  <w:szCs w:val="18"/>
                                </w:rPr>
                              </w:pPr>
                              <w:r w:rsidRPr="00E22789">
                                <w:rPr>
                                  <w:sz w:val="18"/>
                                  <w:szCs w:val="18"/>
                                </w:rPr>
                                <w:t>.onClick(</w:t>
                              </w:r>
                              <w:r w:rsidRPr="00E22789">
                                <w:rPr>
                                  <w:color w:val="0000FF"/>
                                  <w:sz w:val="18"/>
                                  <w:szCs w:val="18"/>
                                </w:rPr>
                                <w:t>function</w:t>
                              </w:r>
                              <w:r w:rsidRPr="00E22789">
                                <w:rPr>
                                  <w:sz w:val="18"/>
                                  <w:szCs w:val="18"/>
                                </w:rPr>
                                <w:t>(profile,group,item){</w:t>
                              </w:r>
                            </w:p>
                            <w:p w:rsidR="0023747D" w:rsidRPr="00E22789" w:rsidRDefault="0023747D" w:rsidP="00375F9C">
                              <w:pPr>
                                <w:spacing w:line="240" w:lineRule="exact"/>
                                <w:rPr>
                                  <w:sz w:val="18"/>
                                  <w:szCs w:val="18"/>
                                </w:rPr>
                              </w:pPr>
                              <w:r w:rsidRPr="00E22789">
                                <w:rPr>
                                  <w:sz w:val="18"/>
                                  <w:szCs w:val="18"/>
                                </w:rPr>
                                <w:t xml:space="preserve">    </w:t>
                              </w:r>
                              <w:r w:rsidR="00122649">
                                <w:rPr>
                                  <w:sz w:val="18"/>
                                  <w:szCs w:val="18"/>
                                </w:rPr>
                                <w:t>xui</w:t>
                              </w:r>
                              <w:r w:rsidRPr="00E22789">
                                <w:rPr>
                                  <w:sz w:val="18"/>
                                  <w:szCs w:val="18"/>
                                </w:rPr>
                                <w:t xml:space="preserve">.message(group.id + </w:t>
                              </w:r>
                              <w:r w:rsidRPr="00E22789">
                                <w:rPr>
                                  <w:color w:val="FF00FF"/>
                                  <w:sz w:val="18"/>
                                  <w:szCs w:val="18"/>
                                </w:rPr>
                                <w:t>" : "</w:t>
                              </w:r>
                              <w:r w:rsidRPr="00E22789">
                                <w:rPr>
                                  <w:sz w:val="18"/>
                                  <w:szCs w:val="18"/>
                                </w:rPr>
                                <w:t xml:space="preserve"> +item.id)</w:t>
                              </w:r>
                            </w:p>
                            <w:p w:rsidR="0023747D" w:rsidRPr="00E22789" w:rsidRDefault="0023747D" w:rsidP="00375F9C">
                              <w:pPr>
                                <w:spacing w:line="240" w:lineRule="exact"/>
                                <w:rPr>
                                  <w:sz w:val="18"/>
                                  <w:szCs w:val="18"/>
                                </w:rPr>
                              </w:pPr>
                              <w:r w:rsidRPr="00E22789">
                                <w:rPr>
                                  <w:sz w:val="18"/>
                                  <w:szCs w:val="18"/>
                                </w:rPr>
                                <w:t>})</w:t>
                              </w:r>
                            </w:p>
                            <w:p w:rsidR="0023747D" w:rsidRPr="00E22789" w:rsidRDefault="0023747D" w:rsidP="00375F9C">
                              <w:pPr>
                                <w:spacing w:line="240" w:lineRule="exact"/>
                              </w:pPr>
                              <w:r w:rsidRPr="00E22789">
                                <w:rPr>
                                  <w:sz w:val="18"/>
                                  <w:szCs w:val="18"/>
                                </w:rPr>
                                <w:t>.show()</w:t>
                              </w:r>
                              <w:r>
                                <w:rPr>
                                  <w:rFonts w:hint="eastAsia"/>
                                </w:rPr>
                                <w:t>;</w:t>
                              </w:r>
                            </w:p>
                          </w:txbxContent>
                        </wps:txbx>
                        <wps:bodyPr rot="0" vert="horz" wrap="square" lIns="54000" tIns="46800" rIns="54000" bIns="45720" anchor="t" anchorCtr="0" upright="1">
                          <a:spAutoFit/>
                        </wps:bodyPr>
                      </wps:wsp>
                      <wps:wsp>
                        <wps:cNvPr id="691" name="AutoShape 567"/>
                        <wps:cNvSpPr>
                          <a:spLocks noChangeArrowheads="1"/>
                        </wps:cNvSpPr>
                        <wps:spPr bwMode="auto">
                          <a:xfrm flipH="1">
                            <a:off x="1714500" y="198120"/>
                            <a:ext cx="1143000" cy="219710"/>
                          </a:xfrm>
                          <a:prstGeom prst="wedgeRoundRectCallout">
                            <a:avLst>
                              <a:gd name="adj1" fmla="val 113667"/>
                              <a:gd name="adj2" fmla="val 11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Button group data</w:t>
                              </w:r>
                            </w:p>
                          </w:txbxContent>
                        </wps:txbx>
                        <wps:bodyPr rot="0" vert="horz" wrap="square" lIns="0" tIns="0" rIns="0" bIns="0" anchor="t" anchorCtr="0" upright="1">
                          <a:noAutofit/>
                        </wps:bodyPr>
                      </wps:wsp>
                      <wps:wsp>
                        <wps:cNvPr id="692" name="AutoShape 568"/>
                        <wps:cNvSpPr>
                          <a:spLocks noChangeArrowheads="1"/>
                        </wps:cNvSpPr>
                        <wps:spPr bwMode="auto">
                          <a:xfrm flipH="1">
                            <a:off x="1943100" y="2080260"/>
                            <a:ext cx="914400" cy="219710"/>
                          </a:xfrm>
                          <a:prstGeom prst="wedgeRoundRectCallout">
                            <a:avLst>
                              <a:gd name="adj1" fmla="val 107708"/>
                              <a:gd name="adj2" fmla="val -147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jc w:val="center"/>
                                <w:rPr>
                                  <w:szCs w:val="18"/>
                                </w:rPr>
                              </w:pPr>
                              <w:r>
                                <w:rPr>
                                  <w:szCs w:val="18"/>
                                </w:rPr>
                                <w:t>W</w:t>
                              </w:r>
                              <w:r>
                                <w:rPr>
                                  <w:rFonts w:hint="eastAsia"/>
                                  <w:szCs w:val="18"/>
                                </w:rPr>
                                <w:t>ith an icon</w:t>
                              </w:r>
                            </w:p>
                          </w:txbxContent>
                        </wps:txbx>
                        <wps:bodyPr rot="0" vert="horz" wrap="square" lIns="0" tIns="0" rIns="0" bIns="0" anchor="t" anchorCtr="0" upright="1">
                          <a:noAutofit/>
                        </wps:bodyPr>
                      </wps:wsp>
                      <wps:wsp>
                        <wps:cNvPr id="694" name="AutoShape 569"/>
                        <wps:cNvSpPr>
                          <a:spLocks noChangeArrowheads="1"/>
                        </wps:cNvSpPr>
                        <wps:spPr bwMode="auto">
                          <a:xfrm flipH="1">
                            <a:off x="685800" y="2476500"/>
                            <a:ext cx="914400" cy="198120"/>
                          </a:xfrm>
                          <a:prstGeom prst="wedgeRoundRectCallout">
                            <a:avLst>
                              <a:gd name="adj1" fmla="val -28750"/>
                              <a:gd name="adj2" fmla="val 1583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G</w:t>
                              </w:r>
                              <w:r>
                                <w:rPr>
                                  <w:rFonts w:hint="eastAsia"/>
                                  <w:szCs w:val="18"/>
                                </w:rPr>
                                <w:t>roup object</w:t>
                              </w:r>
                            </w:p>
                            <w:p w:rsidR="0023747D" w:rsidRPr="00E74133" w:rsidRDefault="0023747D" w:rsidP="00375F9C">
                              <w:pPr>
                                <w:rPr>
                                  <w:szCs w:val="18"/>
                                </w:rPr>
                              </w:pPr>
                            </w:p>
                          </w:txbxContent>
                        </wps:txbx>
                        <wps:bodyPr rot="0" vert="horz" wrap="square" lIns="0" tIns="0" rIns="0" bIns="0" anchor="t" anchorCtr="0" upright="1">
                          <a:noAutofit/>
                        </wps:bodyPr>
                      </wps:wsp>
                      <wps:wsp>
                        <wps:cNvPr id="695" name="AutoShape 570"/>
                        <wps:cNvSpPr>
                          <a:spLocks noChangeArrowheads="1"/>
                        </wps:cNvSpPr>
                        <wps:spPr bwMode="auto">
                          <a:xfrm flipH="1">
                            <a:off x="2286000" y="792480"/>
                            <a:ext cx="571500" cy="219710"/>
                          </a:xfrm>
                          <a:prstGeom prst="wedgeRoundRectCallout">
                            <a:avLst>
                              <a:gd name="adj1" fmla="val 239000"/>
                              <a:gd name="adj2" fmla="val 3496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 split</w:t>
                              </w:r>
                            </w:p>
                          </w:txbxContent>
                        </wps:txbx>
                        <wps:bodyPr rot="0" vert="horz" wrap="square" lIns="0" tIns="0" rIns="0" bIns="0" anchor="t" anchorCtr="0" upright="1">
                          <a:noAutofit/>
                        </wps:bodyPr>
                      </wps:wsp>
                      <wps:wsp>
                        <wps:cNvPr id="696" name="AutoShape 571"/>
                        <wps:cNvSpPr>
                          <a:spLocks noChangeArrowheads="1"/>
                        </wps:cNvSpPr>
                        <wps:spPr bwMode="auto">
                          <a:xfrm flipH="1">
                            <a:off x="2400300" y="495300"/>
                            <a:ext cx="1028700" cy="219710"/>
                          </a:xfrm>
                          <a:prstGeom prst="wedgeRoundRectCallout">
                            <a:avLst>
                              <a:gd name="adj1" fmla="val 75370"/>
                              <a:gd name="adj2" fmla="val 2774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Button data</w:t>
                              </w:r>
                            </w:p>
                          </w:txbxContent>
                        </wps:txbx>
                        <wps:bodyPr rot="0" vert="horz" wrap="square" lIns="0" tIns="0" rIns="0" bIns="0" anchor="t" anchorCtr="0" upright="1">
                          <a:noAutofit/>
                        </wps:bodyPr>
                      </wps:wsp>
                      <wps:wsp>
                        <wps:cNvPr id="697" name="AutoShape 572"/>
                        <wps:cNvSpPr>
                          <a:spLocks noChangeArrowheads="1"/>
                        </wps:cNvSpPr>
                        <wps:spPr bwMode="auto">
                          <a:xfrm flipH="1">
                            <a:off x="2514600" y="1783080"/>
                            <a:ext cx="800100" cy="219710"/>
                          </a:xfrm>
                          <a:prstGeom prst="wedgeRoundRectCallout">
                            <a:avLst>
                              <a:gd name="adj1" fmla="val 220792"/>
                              <a:gd name="adj2" fmla="val 514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ith a label</w:t>
                              </w:r>
                            </w:p>
                          </w:txbxContent>
                        </wps:txbx>
                        <wps:bodyPr rot="0" vert="horz" wrap="square" lIns="0" tIns="0" rIns="0" bIns="0" anchor="t" anchorCtr="0" upright="1">
                          <a:noAutofit/>
                        </wps:bodyPr>
                      </wps:wsp>
                      <wps:wsp>
                        <wps:cNvPr id="698" name="AutoShape 573"/>
                        <wps:cNvSpPr>
                          <a:spLocks noChangeArrowheads="1"/>
                        </wps:cNvSpPr>
                        <wps:spPr bwMode="auto">
                          <a:xfrm flipH="1">
                            <a:off x="2514600" y="2377440"/>
                            <a:ext cx="800100" cy="219710"/>
                          </a:xfrm>
                          <a:prstGeom prst="wedgeRoundRectCallout">
                            <a:avLst>
                              <a:gd name="adj1" fmla="val 177856"/>
                              <a:gd name="adj2" fmla="val -8121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 xml:space="preserve"> drop button</w:t>
                              </w:r>
                            </w:p>
                          </w:txbxContent>
                        </wps:txbx>
                        <wps:bodyPr rot="0" vert="horz" wrap="square" lIns="0" tIns="0" rIns="0" bIns="0" anchor="t" anchorCtr="0" upright="1">
                          <a:noAutofit/>
                        </wps:bodyPr>
                      </wps:wsp>
                      <wps:wsp>
                        <wps:cNvPr id="700" name="AutoShape 574"/>
                        <wps:cNvSpPr>
                          <a:spLocks noChangeArrowheads="1"/>
                        </wps:cNvSpPr>
                        <wps:spPr bwMode="auto">
                          <a:xfrm flipH="1">
                            <a:off x="1714500" y="2476500"/>
                            <a:ext cx="685800" cy="198120"/>
                          </a:xfrm>
                          <a:prstGeom prst="wedgeRoundRectCallout">
                            <a:avLst>
                              <a:gd name="adj1" fmla="val 54722"/>
                              <a:gd name="adj2" fmla="val 1525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B</w:t>
                              </w:r>
                              <w:r>
                                <w:rPr>
                                  <w:rFonts w:hint="eastAsia"/>
                                  <w:szCs w:val="18"/>
                                </w:rPr>
                                <w:t>utton object</w:t>
                              </w:r>
                            </w:p>
                            <w:p w:rsidR="0023747D" w:rsidRPr="00E74133"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564" o:spid="_x0000_s1425" editas="canvas" style="width:414pt;height:276.15pt;mso-position-horizontal-relative:char;mso-position-vertical-relative:line" coordsize="52578,3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">
                <v:shape id="_x0000_s1426" type="#_x0000_t75" style="position:absolute;width:52578;height:35071;visibility:visible;mso-wrap-style:square">
                  <v:fill o:detectmouseclick="t"/>
                  <v:path o:connecttype="none"/>
                </v:shape>
                <v:shape id="Text Box 566" o:spid="_x0000_s1427" type="#_x0000_t202" style="position:absolute;top:488;width:52578;height:34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W/+b8A&#10;AADcAAAADwAAAGRycy9kb3ducmV2LnhtbERPTYvCMBC9C/6HMII3TddD0a5RZEXqZcFV9z40Y1Ns&#10;JiWJtf77zUHY4+N9r7eDbUVPPjSOFXzMMxDEldMN1wqul8NsCSJEZI2tY1LwogDbzXi0xkK7J/9Q&#10;f461SCEcClRgYuwKKUNlyGKYu444cTfnLcYEfS21x2cKt61cZFkuLTacGgx29GWoup8fVkF13w/7&#10;svk1vn/Y5Umvytd3Xio1nQy7TxCRhvgvfruPWkG+SvPTmXQE5O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Vb/5vwAAANwAAAAPAAAAAAAAAAAAAAAAAJgCAABkcnMvZG93bnJl&#10;di54bWxQSwUGAAAAAAQABAD1AAAAhAMAAAAA&#10;" strokeweight="1pt">
                  <v:textbox style="mso-fit-shape-to-text:t" inset="1.5mm,1.3mm,1.5mm">
                    <w:txbxContent>
                      <w:p w:rsidR="0023747D" w:rsidRPr="00E22789" w:rsidRDefault="00122649" w:rsidP="00375F9C">
                        <w:pPr>
                          <w:spacing w:line="240" w:lineRule="exact"/>
                          <w:rPr>
                            <w:sz w:val="18"/>
                            <w:szCs w:val="18"/>
                          </w:rPr>
                        </w:pPr>
                        <w:proofErr w:type="gramStart"/>
                        <w:r>
                          <w:rPr>
                            <w:sz w:val="18"/>
                            <w:szCs w:val="18"/>
                          </w:rPr>
                          <w:t>xui</w:t>
                        </w:r>
                        <w:r w:rsidR="0023747D" w:rsidRPr="00E22789">
                          <w:rPr>
                            <w:sz w:val="18"/>
                            <w:szCs w:val="18"/>
                          </w:rPr>
                          <w:t>.create(</w:t>
                        </w:r>
                        <w:proofErr w:type="gramEnd"/>
                        <w:r w:rsidR="0023747D" w:rsidRPr="00E22789">
                          <w:rPr>
                            <w:color w:val="FF00FF"/>
                            <w:sz w:val="18"/>
                            <w:szCs w:val="18"/>
                          </w:rPr>
                          <w:t>'ToolBar'</w:t>
                        </w:r>
                        <w:r w:rsidR="0023747D" w:rsidRPr="00E22789">
                          <w:rPr>
                            <w:sz w:val="18"/>
                            <w:szCs w:val="18"/>
                          </w:rPr>
                          <w:t>,{items:[{</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w:t>
                        </w:r>
                        <w:proofErr w:type="gramStart"/>
                        <w:r w:rsidRPr="00E22789">
                          <w:rPr>
                            <w:color w:val="FF00FF"/>
                            <w:sz w:val="18"/>
                            <w:szCs w:val="18"/>
                          </w:rPr>
                          <w:t>id</w:t>
                        </w:r>
                        <w:proofErr w:type="gramEnd"/>
                        <w:r w:rsidRPr="00E22789">
                          <w:rPr>
                            <w:color w:val="FF00FF"/>
                            <w:sz w:val="18"/>
                            <w:szCs w:val="18"/>
                          </w:rPr>
                          <w:t>"</w:t>
                        </w:r>
                        <w:r w:rsidRPr="00E22789">
                          <w:rPr>
                            <w:sz w:val="18"/>
                            <w:szCs w:val="18"/>
                          </w:rPr>
                          <w:t xml:space="preserve"> : </w:t>
                        </w:r>
                        <w:r w:rsidRPr="00E22789">
                          <w:rPr>
                            <w:color w:val="FF00FF"/>
                            <w:sz w:val="18"/>
                            <w:szCs w:val="18"/>
                          </w:rPr>
                          <w:t>"align"</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w:t>
                        </w:r>
                        <w:proofErr w:type="gramStart"/>
                        <w:r w:rsidRPr="00E22789">
                          <w:rPr>
                            <w:color w:val="FF00FF"/>
                            <w:sz w:val="18"/>
                            <w:szCs w:val="18"/>
                          </w:rPr>
                          <w:t>sub</w:t>
                        </w:r>
                        <w:proofErr w:type="gramEnd"/>
                        <w:r w:rsidRPr="00E22789">
                          <w:rPr>
                            <w:color w:val="FF00FF"/>
                            <w:sz w:val="18"/>
                            <w:szCs w:val="18"/>
                          </w:rPr>
                          <w:t>"</w:t>
                        </w:r>
                        <w:r w:rsidRPr="00E22789">
                          <w:rPr>
                            <w:sz w:val="18"/>
                            <w:szCs w:val="18"/>
                          </w:rPr>
                          <w:t xml:space="preserve"> : [</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proofErr w:type="gramStart"/>
                        <w:r w:rsidRPr="00E22789">
                          <w:rPr>
                            <w:color w:val="FF00FF"/>
                            <w:sz w:val="18"/>
                            <w:szCs w:val="18"/>
                          </w:rPr>
                          <w:t>"</w:t>
                        </w:r>
                        <w:r w:rsidRPr="00E22789">
                          <w:rPr>
                            <w:sz w:val="18"/>
                            <w:szCs w:val="18"/>
                          </w:rPr>
                          <w:t xml:space="preserve"> :</w:t>
                        </w:r>
                        <w:proofErr w:type="gramEnd"/>
                        <w:r w:rsidRPr="00E22789">
                          <w:rPr>
                            <w:sz w:val="18"/>
                            <w:szCs w:val="18"/>
                          </w:rPr>
                          <w:t xml:space="preserve"> </w:t>
                        </w:r>
                        <w:r w:rsidRPr="00E22789">
                          <w:rPr>
                            <w:color w:val="FF00FF"/>
                            <w:sz w:val="18"/>
                            <w:szCs w:val="18"/>
                          </w:rPr>
                          <w:t>"left"</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"left"</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proofErr w:type="gramStart"/>
                        <w:r w:rsidRPr="00E22789">
                          <w:rPr>
                            <w:color w:val="FF00FF"/>
                            <w:sz w:val="18"/>
                            <w:szCs w:val="18"/>
                          </w:rPr>
                          <w:t>"</w:t>
                        </w:r>
                        <w:r w:rsidRPr="00E22789">
                          <w:rPr>
                            <w:sz w:val="18"/>
                            <w:szCs w:val="18"/>
                          </w:rPr>
                          <w:t xml:space="preserve"> :</w:t>
                        </w:r>
                        <w:proofErr w:type="gramEnd"/>
                        <w:r w:rsidRPr="00E22789">
                          <w:rPr>
                            <w:sz w:val="18"/>
                            <w:szCs w:val="18"/>
                          </w:rPr>
                          <w:t xml:space="preserve"> </w:t>
                        </w:r>
                        <w:r w:rsidRPr="00E22789">
                          <w:rPr>
                            <w:color w:val="FF00FF"/>
                            <w:sz w:val="18"/>
                            <w:szCs w:val="18"/>
                          </w:rPr>
                          <w:t>"center"</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"center"</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proofErr w:type="gramStart"/>
                        <w:r w:rsidRPr="00E22789">
                          <w:rPr>
                            <w:sz w:val="18"/>
                            <w:szCs w:val="18"/>
                          </w:rPr>
                          <w:t>type</w:t>
                        </w:r>
                        <w:proofErr w:type="gramEnd"/>
                        <w:r w:rsidRPr="00E22789">
                          <w:rPr>
                            <w:sz w:val="18"/>
                            <w:szCs w:val="18"/>
                          </w:rPr>
                          <w:t>:</w:t>
                        </w:r>
                        <w:r w:rsidRPr="00E22789">
                          <w:rPr>
                            <w:color w:val="FF00FF"/>
                            <w:sz w:val="18"/>
                            <w:szCs w:val="18"/>
                          </w:rPr>
                          <w:t>'split'</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proofErr w:type="gramStart"/>
                        <w:r w:rsidRPr="00E22789">
                          <w:rPr>
                            <w:color w:val="FF00FF"/>
                            <w:sz w:val="18"/>
                            <w:szCs w:val="18"/>
                          </w:rPr>
                          <w:t>"</w:t>
                        </w:r>
                        <w:r w:rsidRPr="00E22789">
                          <w:rPr>
                            <w:sz w:val="18"/>
                            <w:szCs w:val="18"/>
                          </w:rPr>
                          <w:t xml:space="preserve"> :</w:t>
                        </w:r>
                        <w:proofErr w:type="gramEnd"/>
                        <w:r w:rsidRPr="00E22789">
                          <w:rPr>
                            <w:sz w:val="18"/>
                            <w:szCs w:val="18"/>
                          </w:rPr>
                          <w:t xml:space="preserve"> </w:t>
                        </w:r>
                        <w:r w:rsidRPr="00E22789">
                          <w:rPr>
                            <w:color w:val="FF00FF"/>
                            <w:sz w:val="18"/>
                            <w:szCs w:val="18"/>
                          </w:rPr>
                          <w:t>"right"</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"center"</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w:t>
                        </w:r>
                        <w:proofErr w:type="gramStart"/>
                        <w:r w:rsidRPr="00E22789">
                          <w:rPr>
                            <w:color w:val="FF00FF"/>
                            <w:sz w:val="18"/>
                            <w:szCs w:val="18"/>
                          </w:rPr>
                          <w:t>id</w:t>
                        </w:r>
                        <w:proofErr w:type="gramEnd"/>
                        <w:r w:rsidRPr="00E22789">
                          <w:rPr>
                            <w:color w:val="FF00FF"/>
                            <w:sz w:val="18"/>
                            <w:szCs w:val="18"/>
                          </w:rPr>
                          <w:t>"</w:t>
                        </w:r>
                        <w:r w:rsidRPr="00E22789">
                          <w:rPr>
                            <w:sz w:val="18"/>
                            <w:szCs w:val="18"/>
                          </w:rPr>
                          <w:t xml:space="preserve"> : </w:t>
                        </w:r>
                        <w:r w:rsidRPr="00E22789">
                          <w:rPr>
                            <w:color w:val="FF00FF"/>
                            <w:sz w:val="18"/>
                            <w:szCs w:val="18"/>
                          </w:rPr>
                          <w:t>"code"</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w:t>
                        </w:r>
                        <w:proofErr w:type="gramStart"/>
                        <w:r w:rsidRPr="00E22789">
                          <w:rPr>
                            <w:color w:val="FF00FF"/>
                            <w:sz w:val="18"/>
                            <w:szCs w:val="18"/>
                          </w:rPr>
                          <w:t>sub</w:t>
                        </w:r>
                        <w:proofErr w:type="gramEnd"/>
                        <w:r w:rsidRPr="00E22789">
                          <w:rPr>
                            <w:color w:val="FF00FF"/>
                            <w:sz w:val="18"/>
                            <w:szCs w:val="18"/>
                          </w:rPr>
                          <w:t>"</w:t>
                        </w:r>
                        <w:r w:rsidRPr="00E22789">
                          <w:rPr>
                            <w:sz w:val="18"/>
                            <w:szCs w:val="18"/>
                          </w:rPr>
                          <w:t xml:space="preserve"> : [{</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w:t>
                        </w:r>
                        <w:proofErr w:type="gramStart"/>
                        <w:r w:rsidRPr="00E22789">
                          <w:rPr>
                            <w:color w:val="FF00FF"/>
                            <w:sz w:val="18"/>
                            <w:szCs w:val="18"/>
                          </w:rPr>
                          <w:t>id</w:t>
                        </w:r>
                        <w:proofErr w:type="gramEnd"/>
                        <w:r w:rsidRPr="00E22789">
                          <w:rPr>
                            <w:color w:val="FF00FF"/>
                            <w:sz w:val="18"/>
                            <w:szCs w:val="18"/>
                          </w:rPr>
                          <w:t>"</w:t>
                        </w:r>
                        <w:r w:rsidRPr="00E22789">
                          <w:rPr>
                            <w:sz w:val="18"/>
                            <w:szCs w:val="18"/>
                          </w:rPr>
                          <w:t xml:space="preserve"> : </w:t>
                        </w:r>
                        <w:r w:rsidRPr="00E22789">
                          <w:rPr>
                            <w:color w:val="FF00FF"/>
                            <w:sz w:val="18"/>
                            <w:szCs w:val="18"/>
                          </w:rPr>
                          <w:t>"format"</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"format"</w:t>
                        </w:r>
                        <w:r w:rsidRPr="00E22789">
                          <w:rPr>
                            <w:sz w:val="18"/>
                            <w:szCs w:val="18"/>
                          </w:rPr>
                          <w:t>,</w:t>
                        </w:r>
                      </w:p>
                      <w:p w:rsidR="0023747D" w:rsidRPr="00E22789" w:rsidRDefault="0023747D" w:rsidP="00375F9C">
                        <w:pPr>
                          <w:spacing w:line="240" w:lineRule="exact"/>
                          <w:rPr>
                            <w:sz w:val="18"/>
                            <w:szCs w:val="18"/>
                            <w:lang w:val="de-DE"/>
                          </w:rPr>
                        </w:pPr>
                        <w:r w:rsidRPr="00E22789">
                          <w:rPr>
                            <w:sz w:val="18"/>
                            <w:szCs w:val="18"/>
                          </w:rPr>
                          <w:t xml:space="preserve">        </w:t>
                        </w:r>
                        <w:r w:rsidRPr="00E22789">
                          <w:rPr>
                            <w:sz w:val="18"/>
                            <w:szCs w:val="18"/>
                            <w:lang w:val="de-DE"/>
                          </w:rPr>
                          <w:t>label:</w:t>
                        </w:r>
                        <w:r w:rsidRPr="00E22789">
                          <w:rPr>
                            <w:color w:val="FF00FF"/>
                            <w:sz w:val="18"/>
                            <w:szCs w:val="18"/>
                            <w:lang w:val="de-DE"/>
                          </w:rPr>
                          <w:t>"label"</w:t>
                        </w:r>
                        <w:r w:rsidRPr="00E22789">
                          <w:rPr>
                            <w:sz w:val="18"/>
                            <w:szCs w:val="18"/>
                            <w:lang w:val="de-DE"/>
                          </w:rPr>
                          <w:t>,</w:t>
                        </w:r>
                      </w:p>
                      <w:p w:rsidR="0023747D" w:rsidRPr="00E22789" w:rsidRDefault="0023747D" w:rsidP="00375F9C">
                        <w:pPr>
                          <w:spacing w:line="240" w:lineRule="exact"/>
                          <w:rPr>
                            <w:sz w:val="18"/>
                            <w:szCs w:val="18"/>
                            <w:lang w:val="de-DE"/>
                          </w:rPr>
                        </w:pPr>
                        <w:r w:rsidRPr="00E22789">
                          <w:rPr>
                            <w:sz w:val="18"/>
                            <w:szCs w:val="18"/>
                            <w:lang w:val="de-DE"/>
                          </w:rPr>
                          <w:t xml:space="preserve">        image:</w:t>
                        </w:r>
                        <w:r w:rsidRPr="00E22789">
                          <w:rPr>
                            <w:color w:val="FF00FF"/>
                            <w:sz w:val="18"/>
                            <w:szCs w:val="18"/>
                            <w:lang w:val="de-DE"/>
                          </w:rPr>
                          <w:t>"img/a.gif"</w:t>
                        </w:r>
                        <w:r w:rsidRPr="00E22789">
                          <w:rPr>
                            <w:sz w:val="18"/>
                            <w:szCs w:val="18"/>
                            <w:lang w:val="de-DE"/>
                          </w:rPr>
                          <w:t>,</w:t>
                        </w:r>
                      </w:p>
                      <w:p w:rsidR="0023747D" w:rsidRPr="00E22789" w:rsidRDefault="0023747D" w:rsidP="00375F9C">
                        <w:pPr>
                          <w:spacing w:line="240" w:lineRule="exact"/>
                          <w:rPr>
                            <w:sz w:val="18"/>
                            <w:szCs w:val="18"/>
                          </w:rPr>
                        </w:pPr>
                        <w:r w:rsidRPr="00E22789">
                          <w:rPr>
                            <w:sz w:val="18"/>
                            <w:szCs w:val="18"/>
                            <w:lang w:val="de-DE"/>
                          </w:rPr>
                          <w:t xml:space="preserve">        </w:t>
                        </w:r>
                        <w:r w:rsidRPr="00E22789">
                          <w:rPr>
                            <w:color w:val="FF00FF"/>
                            <w:sz w:val="18"/>
                            <w:szCs w:val="18"/>
                          </w:rPr>
                          <w:t>"</w:t>
                        </w:r>
                        <w:proofErr w:type="gramStart"/>
                        <w:r w:rsidRPr="00E22789">
                          <w:rPr>
                            <w:color w:val="FF00FF"/>
                            <w:sz w:val="18"/>
                            <w:szCs w:val="18"/>
                          </w:rPr>
                          <w:t>dropButton</w:t>
                        </w:r>
                        <w:proofErr w:type="gramEnd"/>
                        <w:r w:rsidRPr="00E22789">
                          <w:rPr>
                            <w:color w:val="FF00FF"/>
                            <w:sz w:val="18"/>
                            <w:szCs w:val="18"/>
                          </w:rPr>
                          <w:t>"</w:t>
                        </w:r>
                        <w:r w:rsidRPr="00E22789">
                          <w:rPr>
                            <w:sz w:val="18"/>
                            <w:szCs w:val="18"/>
                          </w:rPr>
                          <w:t xml:space="preserve"> : </w:t>
                        </w:r>
                        <w:r w:rsidRPr="00E22789">
                          <w:rPr>
                            <w:color w:val="0000FF"/>
                            <w:sz w:val="18"/>
                            <w:szCs w:val="18"/>
                          </w:rPr>
                          <w:t>true</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w:t>
                        </w:r>
                      </w:p>
                      <w:p w:rsidR="0023747D" w:rsidRPr="00E22789" w:rsidRDefault="0023747D" w:rsidP="00375F9C">
                        <w:pPr>
                          <w:spacing w:line="240" w:lineRule="exact"/>
                          <w:rPr>
                            <w:sz w:val="18"/>
                            <w:szCs w:val="18"/>
                          </w:rPr>
                        </w:pPr>
                        <w:r w:rsidRPr="00E22789">
                          <w:rPr>
                            <w:sz w:val="18"/>
                            <w:szCs w:val="18"/>
                          </w:rPr>
                          <w:t>.</w:t>
                        </w:r>
                        <w:proofErr w:type="gramStart"/>
                        <w:r w:rsidRPr="00E22789">
                          <w:rPr>
                            <w:sz w:val="18"/>
                            <w:szCs w:val="18"/>
                          </w:rPr>
                          <w:t>onClick(</w:t>
                        </w:r>
                        <w:proofErr w:type="gramEnd"/>
                        <w:r w:rsidRPr="00E22789">
                          <w:rPr>
                            <w:color w:val="0000FF"/>
                            <w:sz w:val="18"/>
                            <w:szCs w:val="18"/>
                          </w:rPr>
                          <w:t>function</w:t>
                        </w:r>
                        <w:r w:rsidRPr="00E22789">
                          <w:rPr>
                            <w:sz w:val="18"/>
                            <w:szCs w:val="18"/>
                          </w:rPr>
                          <w:t>(profile,group,item){</w:t>
                        </w:r>
                      </w:p>
                      <w:p w:rsidR="0023747D" w:rsidRPr="00E22789" w:rsidRDefault="0023747D" w:rsidP="00375F9C">
                        <w:pPr>
                          <w:spacing w:line="240" w:lineRule="exact"/>
                          <w:rPr>
                            <w:sz w:val="18"/>
                            <w:szCs w:val="18"/>
                          </w:rPr>
                        </w:pPr>
                        <w:r w:rsidRPr="00E22789">
                          <w:rPr>
                            <w:sz w:val="18"/>
                            <w:szCs w:val="18"/>
                          </w:rPr>
                          <w:t xml:space="preserve">    </w:t>
                        </w:r>
                        <w:proofErr w:type="gramStart"/>
                        <w:r w:rsidR="00122649">
                          <w:rPr>
                            <w:sz w:val="18"/>
                            <w:szCs w:val="18"/>
                          </w:rPr>
                          <w:t>xui</w:t>
                        </w:r>
                        <w:r w:rsidRPr="00E22789">
                          <w:rPr>
                            <w:sz w:val="18"/>
                            <w:szCs w:val="18"/>
                          </w:rPr>
                          <w:t>.message(</w:t>
                        </w:r>
                        <w:proofErr w:type="gramEnd"/>
                        <w:r w:rsidRPr="00E22789">
                          <w:rPr>
                            <w:sz w:val="18"/>
                            <w:szCs w:val="18"/>
                          </w:rPr>
                          <w:t xml:space="preserve">group.id + </w:t>
                        </w:r>
                        <w:r w:rsidRPr="00E22789">
                          <w:rPr>
                            <w:color w:val="FF00FF"/>
                            <w:sz w:val="18"/>
                            <w:szCs w:val="18"/>
                          </w:rPr>
                          <w:t>" : "</w:t>
                        </w:r>
                        <w:r w:rsidRPr="00E22789">
                          <w:rPr>
                            <w:sz w:val="18"/>
                            <w:szCs w:val="18"/>
                          </w:rPr>
                          <w:t xml:space="preserve"> +item.id)</w:t>
                        </w:r>
                      </w:p>
                      <w:p w:rsidR="0023747D" w:rsidRPr="00E22789" w:rsidRDefault="0023747D" w:rsidP="00375F9C">
                        <w:pPr>
                          <w:spacing w:line="240" w:lineRule="exact"/>
                          <w:rPr>
                            <w:sz w:val="18"/>
                            <w:szCs w:val="18"/>
                          </w:rPr>
                        </w:pPr>
                        <w:r w:rsidRPr="00E22789">
                          <w:rPr>
                            <w:sz w:val="18"/>
                            <w:szCs w:val="18"/>
                          </w:rPr>
                          <w:t>})</w:t>
                        </w:r>
                      </w:p>
                      <w:p w:rsidR="0023747D" w:rsidRPr="00E22789" w:rsidRDefault="0023747D" w:rsidP="00375F9C">
                        <w:pPr>
                          <w:spacing w:line="240" w:lineRule="exact"/>
                        </w:pPr>
                        <w:r w:rsidRPr="00E22789">
                          <w:rPr>
                            <w:sz w:val="18"/>
                            <w:szCs w:val="18"/>
                          </w:rPr>
                          <w:t>.</w:t>
                        </w:r>
                        <w:proofErr w:type="gramStart"/>
                        <w:r w:rsidRPr="00E22789">
                          <w:rPr>
                            <w:sz w:val="18"/>
                            <w:szCs w:val="18"/>
                          </w:rPr>
                          <w:t>show(</w:t>
                        </w:r>
                        <w:proofErr w:type="gramEnd"/>
                        <w:r w:rsidRPr="00E22789">
                          <w:rPr>
                            <w:sz w:val="18"/>
                            <w:szCs w:val="18"/>
                          </w:rPr>
                          <w:t>)</w:t>
                        </w:r>
                        <w:r>
                          <w:rPr>
                            <w:rFonts w:hint="eastAsia"/>
                          </w:rPr>
                          <w:t>;</w:t>
                        </w:r>
                      </w:p>
                    </w:txbxContent>
                  </v:textbox>
                </v:shape>
                <v:shape id="AutoShape 567" o:spid="_x0000_s1428" type="#_x0000_t62" style="position:absolute;left:17145;top:1981;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f8QcUA&#10;AADcAAAADwAAAGRycy9kb3ducmV2LnhtbESP3YrCMBSE7wXfIRxh7zTVC3WrUfzBRVi80N0HODTH&#10;trY5KUnU6tNvBGEvh5n5hpkvW1OLGzlfWlYwHCQgiDOrS84V/P7s+lMQPiBrrC2Tggd5WC66nTmm&#10;2t75SLdTyEWEsE9RQRFCk0rps4IM+oFtiKN3ts5giNLlUju8R7ip5ShJxtJgyXGhwIY2BWXV6WoU&#10;VLvN4fu8deuv8uGOo+3kMrlWT6U+eu1qBiJQG/7D7/ZeKxh/DuF1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xBxQAAANwAAAAPAAAAAAAAAAAAAAAAAJgCAABkcnMv&#10;ZG93bnJldi54bWxQSwUGAAAAAAQABAD1AAAAigMAAAAA&#10;" adj="35352,13234" fillcolor="#ff9">
                  <v:textbox inset="0,0,0,0">
                    <w:txbxContent>
                      <w:p w:rsidR="0023747D" w:rsidRPr="000E23E9" w:rsidRDefault="0023747D" w:rsidP="00375F9C">
                        <w:pPr>
                          <w:rPr>
                            <w:szCs w:val="18"/>
                          </w:rPr>
                        </w:pPr>
                        <w:r>
                          <w:rPr>
                            <w:rFonts w:hint="eastAsia"/>
                            <w:szCs w:val="18"/>
                          </w:rPr>
                          <w:t>Button group data</w:t>
                        </w:r>
                      </w:p>
                    </w:txbxContent>
                  </v:textbox>
                </v:shape>
                <v:shape id="AutoShape 568" o:spid="_x0000_s1429" type="#_x0000_t62" style="position:absolute;left:19431;top:20802;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erGsYA&#10;AADcAAAADwAAAGRycy9kb3ducmV2LnhtbESPT2vCQBTE7wW/w/IEb3VjDlJTVxFBtIgHY70/sq/5&#10;0+zbmN3GxE/fFQo9DjPzG2a57k0tOmpdaVnBbBqBIM6sLjlX8HnZvb6BcB5ZY22ZFAzkYL0avSwx&#10;0fbOZ+pSn4sAYZeggsL7JpHSZQUZdFPbEAfvy7YGfZBtLnWL9wA3tYyjaC4NlhwWCmxoW1D2nf4Y&#10;Bacq3n8sTo/rcD0+btWuSw/VbFBqMu437yA89f4//Nc+aAXzRQzP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WerGsYAAADcAAAADwAAAAAAAAAAAAAAAACYAgAAZHJz&#10;L2Rvd25yZXYueG1sUEsFBgAAAAAEAAQA9QAAAIsDAAAAAA==&#10;" adj="34065,7616" fillcolor="#ff9">
                  <v:textbox inset="0,0,0,0">
                    <w:txbxContent>
                      <w:p w:rsidR="0023747D" w:rsidRPr="000E23E9" w:rsidRDefault="0023747D" w:rsidP="00375F9C">
                        <w:pPr>
                          <w:jc w:val="center"/>
                          <w:rPr>
                            <w:szCs w:val="18"/>
                          </w:rPr>
                        </w:pPr>
                        <w:r>
                          <w:rPr>
                            <w:szCs w:val="18"/>
                          </w:rPr>
                          <w:t>W</w:t>
                        </w:r>
                        <w:r>
                          <w:rPr>
                            <w:rFonts w:hint="eastAsia"/>
                            <w:szCs w:val="18"/>
                          </w:rPr>
                          <w:t>ith an icon</w:t>
                        </w:r>
                      </w:p>
                    </w:txbxContent>
                  </v:textbox>
                </v:shape>
                <v:shape id="AutoShape 569" o:spid="_x0000_s1430" type="#_x0000_t62" style="position:absolute;left:6858;top:24765;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i4cMA&#10;AADcAAAADwAAAGRycy9kb3ducmV2LnhtbESP0WrCQBRE3wv+w3ILvtWNUYKmriIVQX0z+gG32WsS&#10;m70bstsk/r0rFPo4zMwZZrUZTC06al1lWcF0EoEgzq2uuFBwvew/FiCcR9ZYWyYFD3KwWY/eVphq&#10;2/OZuswXIkDYpaig9L5JpXR5SQbdxDbEwbvZ1qAPsi2kbrEPcFPLOIoSabDisFBiQ18l5T/Zr1HA&#10;911Ux8n3cbHrZtl5dprGpt8rNX4ftp8gPA3+P/zXPmgFyXIOrzPhCM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i4cMAAADcAAAADwAAAAAAAAAAAAAAAACYAgAAZHJzL2Rv&#10;d25yZXYueG1sUEsFBgAAAAAEAAQA9QAAAIgDAAAAAA==&#10;" adj="4590,44999" fillcolor="#ff9">
                  <v:textbox inset="0,0,0,0">
                    <w:txbxContent>
                      <w:p w:rsidR="0023747D" w:rsidRPr="000E23E9" w:rsidRDefault="0023747D" w:rsidP="00375F9C">
                        <w:pPr>
                          <w:rPr>
                            <w:szCs w:val="18"/>
                          </w:rPr>
                        </w:pPr>
                        <w:r>
                          <w:rPr>
                            <w:szCs w:val="18"/>
                          </w:rPr>
                          <w:t>G</w:t>
                        </w:r>
                        <w:r>
                          <w:rPr>
                            <w:rFonts w:hint="eastAsia"/>
                            <w:szCs w:val="18"/>
                          </w:rPr>
                          <w:t>roup object</w:t>
                        </w:r>
                      </w:p>
                      <w:p w:rsidR="0023747D" w:rsidRPr="00E74133" w:rsidRDefault="0023747D" w:rsidP="00375F9C">
                        <w:pPr>
                          <w:rPr>
                            <w:szCs w:val="18"/>
                          </w:rPr>
                        </w:pPr>
                      </w:p>
                    </w:txbxContent>
                  </v:textbox>
                </v:shape>
                <v:shape id="AutoShape 570" o:spid="_x0000_s1431" type="#_x0000_t62" style="position:absolute;left:22860;top:7924;width:5715;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rze8QA&#10;AADcAAAADwAAAGRycy9kb3ducmV2LnhtbESPwWrDMBBE74X+g9hCLqWRE1qTOlFCKQRyaA51+wGL&#10;tLFMpJWx5Nj5+6gQ6HGYmTfMZjd5Jy7UxzawgsW8AEGsg2m5UfD7s39ZgYgJ2aALTAquFGG3fXzY&#10;YGXCyN90qVMjMoRjhQpsSl0lZdSWPMZ56Iizdwq9x5Rl30jT45jh3sllUZTSY8t5wWJHn5b0uR68&#10;At0sXocv58yoDdanUA52dXxWavY0faxBJJrSf/jePhgF5fsb/J3JR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K83vEAAAA3AAAAA8AAAAAAAAAAAAAAAAAmAIAAGRycy9k&#10;b3ducmV2LnhtbFBLBQYAAAAABAAEAPUAAACJAwAAAAA=&#10;" adj="62424,18353" fillcolor="#ff9">
                  <v:textbox inset="0,0,0,0">
                    <w:txbxContent>
                      <w:p w:rsidR="0023747D" w:rsidRPr="000E23E9" w:rsidRDefault="0023747D" w:rsidP="00375F9C">
                        <w:pPr>
                          <w:rPr>
                            <w:szCs w:val="18"/>
                          </w:rPr>
                        </w:pPr>
                        <w:r>
                          <w:rPr>
                            <w:rFonts w:hint="eastAsia"/>
                            <w:szCs w:val="18"/>
                          </w:rPr>
                          <w:t>A split</w:t>
                        </w:r>
                      </w:p>
                    </w:txbxContent>
                  </v:textbox>
                </v:shape>
                <v:shape id="AutoShape 571" o:spid="_x0000_s1432" type="#_x0000_t62" style="position:absolute;left:24003;top:4953;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FYS8cA&#10;AADcAAAADwAAAGRycy9kb3ducmV2LnhtbESPQWvCQBSE70L/w/IKXkQ3Vgg2zUbEUtBDoZoKHh/Z&#10;1ySYfZtmV5P667uFgsdhZr5h0tVgGnGlztWWFcxnEQjiwuqaSwWf+dt0CcJ5ZI2NZVLwQw5W2cMo&#10;xUTbnvd0PfhSBAi7BBVU3reJlK6oyKCb2ZY4eF+2M+iD7EqpO+wD3DTyKYpiabDmsFBhS5uKivPh&#10;YhSc8sX37tjzpN18NNviWN7O7683pcaPw/oFhKfB38P/7a1WED/H8HcmHAGZ/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RWEvHAAAA3AAAAA8AAAAAAAAAAAAAAAAAmAIAAGRy&#10;cy9kb3ducmV2LnhtbFBLBQYAAAAABAAEAPUAAACMAwAAAAA=&#10;" adj="27080,16793" fillcolor="#ff9">
                  <v:textbox inset="0,0,0,0">
                    <w:txbxContent>
                      <w:p w:rsidR="0023747D" w:rsidRPr="000E23E9" w:rsidRDefault="0023747D" w:rsidP="00375F9C">
                        <w:pPr>
                          <w:rPr>
                            <w:szCs w:val="18"/>
                          </w:rPr>
                        </w:pPr>
                        <w:r>
                          <w:rPr>
                            <w:rFonts w:hint="eastAsia"/>
                            <w:szCs w:val="18"/>
                          </w:rPr>
                          <w:t>Button data</w:t>
                        </w:r>
                      </w:p>
                    </w:txbxContent>
                  </v:textbox>
                </v:shape>
                <v:shape id="AutoShape 572" o:spid="_x0000_s1433" type="#_x0000_t62" style="position:absolute;left:25146;top:17830;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SWscA&#10;AADcAAAADwAAAGRycy9kb3ducmV2LnhtbESPT2sCMRTE74LfITzBm2brwdbVKCII4qG025bS22Pz&#10;9o/dvKxJ3N320zeFQo/DzPyG2ewG04iOnK8tK7ibJyCIc6trLhW8vhxnDyB8QNbYWCYFX+Rhtx2P&#10;Nphq2/MzdVkoRYSwT1FBFUKbSunzigz6uW2Jo1dYZzBE6UqpHfYRbhq5SJKlNFhzXKiwpUNF+Wd2&#10;Mwq+s7emeMy74nzZS7f6eC+fimuv1HQy7NcgAg3hP/zXPmkFy9U9/J6JR0B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f0lrHAAAA3AAAAA8AAAAAAAAAAAAAAAAAmAIAAGRy&#10;cy9kb3ducmV2LnhtbFBLBQYAAAAABAAEAPUAAACMAwAAAAA=&#10;" adj="58491,21912" fillcolor="#ff9">
                  <v:textbox inset="0,0,0,0">
                    <w:txbxContent>
                      <w:p w:rsidR="0023747D" w:rsidRPr="000E23E9" w:rsidRDefault="0023747D" w:rsidP="00375F9C">
                        <w:pPr>
                          <w:rPr>
                            <w:szCs w:val="18"/>
                          </w:rPr>
                        </w:pPr>
                        <w:r>
                          <w:rPr>
                            <w:szCs w:val="18"/>
                          </w:rPr>
                          <w:t>W</w:t>
                        </w:r>
                        <w:r>
                          <w:rPr>
                            <w:rFonts w:hint="eastAsia"/>
                            <w:szCs w:val="18"/>
                          </w:rPr>
                          <w:t>ith a label</w:t>
                        </w:r>
                      </w:p>
                    </w:txbxContent>
                  </v:textbox>
                </v:shape>
                <v:shape id="AutoShape 573" o:spid="_x0000_s1434" type="#_x0000_t62" style="position:absolute;left:25146;top:23774;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400sMA&#10;AADcAAAADwAAAGRycy9kb3ducmV2LnhtbERPS27CMBDdV+odrKnErjgpvybFIIRAqoBNaQ8wjSdx&#10;1HgcYgfC7etFpS6f3n+5HmwjrtT52rGCdJyAIC6crrlS8PW5f34F4QOyxsYxKbiTh/Xq8WGJuXY3&#10;/qDrOVQihrDPUYEJoc2l9IUhi37sWuLIla6zGCLsKqk7vMVw28iXJJlLizXHBoMtbQ0VP+feKmj7&#10;xe5SzY6nxdTcXTbp0/LwnSo1eho2byACDeFf/Od+1wrmWVwbz8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400sMAAADcAAAADwAAAAAAAAAAAAAAAACYAgAAZHJzL2Rv&#10;d25yZXYueG1sUEsFBgAAAAAEAAQA9QAAAIgDAAAAAA==&#10;" adj="49217,-6743" fillcolor="#ff9">
                  <v:textbox inset="0,0,0,0">
                    <w:txbxContent>
                      <w:p w:rsidR="0023747D" w:rsidRPr="000E23E9" w:rsidRDefault="0023747D" w:rsidP="00375F9C">
                        <w:pPr>
                          <w:rPr>
                            <w:szCs w:val="18"/>
                          </w:rPr>
                        </w:pPr>
                        <w:r>
                          <w:rPr>
                            <w:szCs w:val="18"/>
                          </w:rPr>
                          <w:t>A</w:t>
                        </w:r>
                        <w:r>
                          <w:rPr>
                            <w:rFonts w:hint="eastAsia"/>
                            <w:szCs w:val="18"/>
                          </w:rPr>
                          <w:t xml:space="preserve"> drop button</w:t>
                        </w:r>
                      </w:p>
                    </w:txbxContent>
                  </v:textbox>
                </v:shape>
                <v:shape id="AutoShape 574" o:spid="_x0000_s1435" type="#_x0000_t62" style="position:absolute;left:17145;top:24765;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sfsMAA&#10;AADcAAAADwAAAGRycy9kb3ducmV2LnhtbERPPW/CMBDdK/EfrEPqVpxkKChgEEIQGCkB5lN8JBHx&#10;OcQmhH9fD5U6Pr3vxWowjeipc7VlBfEkAkFcWF1zqeCc775mIJxH1thYJgVvcrBajj4WmGr74h/q&#10;T74UIYRdigoq79tUSldUZNBNbEscuJvtDPoAu1LqDl8h3DQyiaJvabDm0FBhS5uKivvpaRRk+pFP&#10;k9n1uG/l7bjdxFlsLplSn+NhPQfhafD/4j/3QSuYRmF+OBOO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sfsMAAAADcAAAADwAAAAAAAAAAAAAAAACYAgAAZHJzL2Rvd25y&#10;ZXYueG1sUEsFBgAAAAAEAAQA9QAAAIUDAAAAAA==&#10;" adj="22620,43753" fillcolor="#ff9">
                  <v:textbox inset="0,0,0,0">
                    <w:txbxContent>
                      <w:p w:rsidR="0023747D" w:rsidRPr="000E23E9" w:rsidRDefault="0023747D" w:rsidP="00375F9C">
                        <w:pPr>
                          <w:rPr>
                            <w:szCs w:val="18"/>
                          </w:rPr>
                        </w:pPr>
                        <w:r>
                          <w:rPr>
                            <w:szCs w:val="18"/>
                          </w:rPr>
                          <w:t>B</w:t>
                        </w:r>
                        <w:r>
                          <w:rPr>
                            <w:rFonts w:hint="eastAsia"/>
                            <w:szCs w:val="18"/>
                          </w:rPr>
                          <w:t>utton object</w:t>
                        </w:r>
                      </w:p>
                      <w:p w:rsidR="0023747D" w:rsidRPr="00E74133" w:rsidRDefault="0023747D" w:rsidP="00375F9C">
                        <w:pPr>
                          <w:rPr>
                            <w:szCs w:val="18"/>
                          </w:rPr>
                        </w:pPr>
                      </w:p>
                    </w:txbxContent>
                  </v:textbox>
                </v:shape>
                <w10:anchorlock/>
              </v:group>
            </w:pict>
          </mc:Fallback>
        </mc:AlternateContent>
      </w:r>
    </w:p>
    <w:p w:rsidR="00375F9C" w:rsidRPr="009265AB" w:rsidRDefault="00375F9C" w:rsidP="00375F9C">
      <w:pPr>
        <w:rPr>
          <w:b/>
        </w:rPr>
      </w:pPr>
      <w:r w:rsidRPr="009265AB">
        <w:rPr>
          <w:b/>
        </w:rPr>
        <w:t>O</w:t>
      </w:r>
      <w:r w:rsidRPr="009265AB">
        <w:rPr>
          <w:rFonts w:hint="eastAsia"/>
          <w:b/>
        </w:rPr>
        <w:t>utput:</w:t>
      </w:r>
    </w:p>
    <w:p w:rsidR="00375F9C" w:rsidRDefault="005C781A" w:rsidP="00375F9C">
      <w:r>
        <w:rPr>
          <w:rFonts w:hint="eastAsia"/>
          <w:noProof/>
        </w:rPr>
        <w:drawing>
          <wp:inline distT="0" distB="0" distL="0" distR="0" wp14:anchorId="6D53E5E1" wp14:editId="46A6D0AA">
            <wp:extent cx="2743200" cy="295275"/>
            <wp:effectExtent l="0" t="0" r="0"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43200" cy="295275"/>
                    </a:xfrm>
                    <a:prstGeom prst="rect">
                      <a:avLst/>
                    </a:prstGeom>
                    <a:noFill/>
                    <a:ln>
                      <a:noFill/>
                    </a:ln>
                  </pic:spPr>
                </pic:pic>
              </a:graphicData>
            </a:graphic>
          </wp:inline>
        </w:drawing>
      </w:r>
    </w:p>
    <w:p w:rsidR="00375F9C" w:rsidRPr="006C72B4" w:rsidRDefault="00375F9C" w:rsidP="00E45D25">
      <w:pPr>
        <w:pStyle w:val="2"/>
        <w:numPr>
          <w:ilvl w:val="1"/>
          <w:numId w:val="17"/>
        </w:numPr>
      </w:pPr>
      <w:bookmarkStart w:id="103" w:name="_Toc356466237"/>
      <w:r>
        <w:rPr>
          <w:rFonts w:hint="eastAsia"/>
        </w:rPr>
        <w:t>TreeBar and TreeView</w:t>
      </w:r>
      <w:bookmarkEnd w:id="103"/>
      <w:r w:rsidRPr="006C72B4">
        <w:rPr>
          <w:rFonts w:hint="eastAsia"/>
        </w:rPr>
        <w:t xml:space="preserve"> </w:t>
      </w:r>
    </w:p>
    <w:p w:rsidR="00375F9C" w:rsidRDefault="00375F9C" w:rsidP="00E45D25">
      <w:pPr>
        <w:pStyle w:val="3"/>
        <w:numPr>
          <w:ilvl w:val="2"/>
          <w:numId w:val="17"/>
        </w:numPr>
      </w:pPr>
      <w:bookmarkStart w:id="104" w:name="_Toc356466238"/>
      <w:r>
        <w:t xml:space="preserve">Three </w:t>
      </w:r>
      <w:r>
        <w:rPr>
          <w:rFonts w:hint="eastAsia"/>
        </w:rPr>
        <w:t>selection</w:t>
      </w:r>
      <w:r>
        <w:t xml:space="preserve"> mod</w:t>
      </w:r>
      <w:r>
        <w:rPr>
          <w:rFonts w:hint="eastAsia"/>
        </w:rPr>
        <w:t>e</w:t>
      </w:r>
      <w:bookmarkEnd w:id="104"/>
    </w:p>
    <w:p w:rsidR="00375F9C" w:rsidRDefault="00375F9C" w:rsidP="00375F9C">
      <w:pPr>
        <w:ind w:left="420"/>
      </w:pPr>
      <w:r>
        <w:rPr>
          <w:rFonts w:hint="eastAsia"/>
        </w:rPr>
        <w:t xml:space="preserve">All controls derived from </w:t>
      </w:r>
      <w:r w:rsidR="00704D04">
        <w:rPr>
          <w:rFonts w:hint="eastAsia"/>
        </w:rPr>
        <w:t>xui.</w:t>
      </w:r>
      <w:r>
        <w:rPr>
          <w:rFonts w:hint="eastAsia"/>
        </w:rPr>
        <w:t>UI.absList have three options mode.</w:t>
      </w:r>
    </w:p>
    <w:p w:rsidR="00375F9C" w:rsidRDefault="00375F9C" w:rsidP="00E45D25">
      <w:pPr>
        <w:pStyle w:val="4"/>
        <w:numPr>
          <w:ilvl w:val="3"/>
          <w:numId w:val="17"/>
        </w:numPr>
      </w:pPr>
      <w:bookmarkStart w:id="105" w:name="_Toc356466239"/>
      <w:r>
        <w:rPr>
          <w:rFonts w:hint="eastAsia"/>
        </w:rPr>
        <w:t>No-selection</w:t>
      </w:r>
      <w:bookmarkEnd w:id="105"/>
    </w:p>
    <w:p w:rsidR="00375F9C" w:rsidRPr="004E4B4A" w:rsidRDefault="00375F9C" w:rsidP="00375F9C">
      <w:pPr>
        <w:rPr>
          <w:b/>
        </w:rPr>
      </w:pPr>
      <w:r w:rsidRPr="004E4B4A">
        <w:rPr>
          <w:rFonts w:hint="eastAsia"/>
          <w:b/>
        </w:rPr>
        <w:t>Input:</w:t>
      </w:r>
    </w:p>
    <w:p w:rsidR="00375F9C" w:rsidRDefault="005C781A" w:rsidP="00375F9C">
      <w:r>
        <w:rPr>
          <w:noProof/>
        </w:rPr>
        <mc:AlternateContent>
          <mc:Choice Requires="wpc">
            <w:drawing>
              <wp:inline distT="0" distB="0" distL="0" distR="0" wp14:anchorId="089FE134" wp14:editId="788F3A64">
                <wp:extent cx="5257800" cy="1287780"/>
                <wp:effectExtent l="9525" t="0" r="9525" b="0"/>
                <wp:docPr id="687" name="画布 6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5" name="Text Box 624"/>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44E60" w:rsidRDefault="0023747D" w:rsidP="00375F9C">
                              <w:pPr>
                                <w:spacing w:line="240" w:lineRule="exact"/>
                                <w:rPr>
                                  <w:sz w:val="18"/>
                                  <w:szCs w:val="18"/>
                                </w:rPr>
                              </w:pPr>
                              <w:r w:rsidRPr="00F44E60">
                                <w:rPr>
                                  <w:color w:val="0000FF"/>
                                  <w:sz w:val="18"/>
                                  <w:szCs w:val="18"/>
                                </w:rPr>
                                <w:t>var</w:t>
                              </w:r>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r>
                                <w:rPr>
                                  <w:sz w:val="18"/>
                                  <w:szCs w:val="18"/>
                                </w:rPr>
                                <w:t>xui</w:t>
                              </w:r>
                              <w:r w:rsidR="0023747D" w:rsidRPr="00F44E60">
                                <w:rPr>
                                  <w:sz w:val="18"/>
                                  <w:szCs w:val="18"/>
                                </w:rPr>
                                <w:t>.create(</w:t>
                              </w:r>
                              <w:r w:rsidR="0023747D" w:rsidRPr="00F44E60">
                                <w:rPr>
                                  <w:color w:val="FF00FF"/>
                                  <w:sz w:val="18"/>
                                  <w:szCs w:val="18"/>
                                </w:rPr>
                                <w:t>"TreeBar"</w:t>
                              </w:r>
                              <w:r w:rsidR="0023747D" w:rsidRPr="00F44E60">
                                <w:rPr>
                                  <w:sz w:val="18"/>
                                  <w:szCs w:val="18"/>
                                </w:rPr>
                                <w:t xml:space="preserve">,{items:[{ id : </w:t>
                              </w:r>
                              <w:r w:rsidR="0023747D" w:rsidRPr="00F44E60">
                                <w:rPr>
                                  <w:color w:val="FF00FF"/>
                                  <w:sz w:val="18"/>
                                  <w:szCs w:val="18"/>
                                </w:rPr>
                                <w:t>"itema"</w:t>
                              </w:r>
                              <w:r w:rsidR="0023747D" w:rsidRPr="00F44E60">
                                <w:rPr>
                                  <w:sz w:val="18"/>
                                  <w:szCs w:val="18"/>
                                </w:rPr>
                                <w:t>, sub : [</w:t>
                              </w:r>
                              <w:r w:rsidR="0023747D" w:rsidRPr="00F44E60">
                                <w:rPr>
                                  <w:color w:val="FF00FF"/>
                                  <w:sz w:val="18"/>
                                  <w:szCs w:val="18"/>
                                </w:rPr>
                                <w:t>"suba"</w:t>
                              </w:r>
                              <w:r w:rsidR="0023747D" w:rsidRPr="00F44E60">
                                <w:rPr>
                                  <w:sz w:val="18"/>
                                  <w:szCs w:val="18"/>
                                </w:rPr>
                                <w:t>,</w:t>
                              </w:r>
                              <w:r w:rsidR="0023747D" w:rsidRPr="00F44E60">
                                <w:rPr>
                                  <w:color w:val="FF00FF"/>
                                  <w:sz w:val="18"/>
                                  <w:szCs w:val="18"/>
                                </w:rPr>
                                <w:t>"subb"</w:t>
                              </w:r>
                              <w:r w:rsidR="0023747D" w:rsidRPr="00F44E60">
                                <w:rPr>
                                  <w:sz w:val="18"/>
                                  <w:szCs w:val="18"/>
                                </w:rPr>
                                <w:t>,</w:t>
                              </w:r>
                              <w:r w:rsidR="0023747D" w:rsidRPr="00F44E60">
                                <w:rPr>
                                  <w:color w:val="FF00FF"/>
                                  <w:sz w:val="18"/>
                                  <w:szCs w:val="18"/>
                                </w:rPr>
                                <w:t>"subc"</w:t>
                              </w:r>
                              <w:r w:rsidR="0023747D" w:rsidRPr="00F44E60">
                                <w:rPr>
                                  <w:sz w:val="18"/>
                                  <w:szCs w:val="18"/>
                                </w:rPr>
                                <w:t>,</w:t>
                              </w:r>
                              <w:r w:rsidR="0023747D" w:rsidRPr="00F44E60">
                                <w:rPr>
                                  <w:color w:val="FF00FF"/>
                                  <w:sz w:val="18"/>
                                  <w:szCs w:val="18"/>
                                </w:rPr>
                                <w:t>"subd"</w:t>
                              </w:r>
                              <w:r w:rsidR="0023747D"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{id : </w:t>
                              </w:r>
                              <w:r w:rsidRPr="00F44E60">
                                <w:rPr>
                                  <w:color w:val="FF00FF"/>
                                  <w:sz w:val="18"/>
                                  <w:szCs w:val="18"/>
                                </w:rPr>
                                <w:t>"itemd"</w:t>
                              </w:r>
                              <w:r w:rsidRPr="00F44E60">
                                <w:rPr>
                                  <w:sz w:val="18"/>
                                  <w:szCs w:val="18"/>
                                </w:rPr>
                                <w:t>,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.setSelMode(</w:t>
                              </w:r>
                              <w:r w:rsidRPr="00F44E60">
                                <w:rPr>
                                  <w:color w:val="FF00FF"/>
                                  <w:sz w:val="18"/>
                                  <w:szCs w:val="18"/>
                                </w:rPr>
                                <w:t>"none"</w:t>
                              </w:r>
                              <w:r w:rsidRPr="00F44E60">
                                <w:rPr>
                                  <w:sz w:val="18"/>
                                  <w:szCs w:val="18"/>
                                </w:rPr>
                                <w:t>)</w:t>
                              </w:r>
                            </w:p>
                            <w:p w:rsidR="0023747D" w:rsidRPr="00F44E60" w:rsidRDefault="0023747D" w:rsidP="00375F9C">
                              <w:pPr>
                                <w:spacing w:line="240" w:lineRule="exact"/>
                                <w:rPr>
                                  <w:sz w:val="18"/>
                                  <w:szCs w:val="18"/>
                                </w:rPr>
                              </w:pPr>
                              <w:r w:rsidRPr="00F44E60">
                                <w:rPr>
                                  <w:sz w:val="18"/>
                                  <w:szCs w:val="18"/>
                                </w:rPr>
                                <w:t>.onItemSelected(</w:t>
                              </w:r>
                              <w:r w:rsidRPr="00F44E60">
                                <w:rPr>
                                  <w:color w:val="0000FF"/>
                                  <w:sz w:val="18"/>
                                  <w:szCs w:val="18"/>
                                </w:rPr>
                                <w:t>function</w:t>
                              </w:r>
                              <w:r w:rsidRPr="00F44E60">
                                <w:rPr>
                                  <w:sz w:val="18"/>
                                  <w:szCs w:val="18"/>
                                </w:rPr>
                                <w:t>(profile,item){</w:t>
                              </w:r>
                            </w:p>
                            <w:p w:rsidR="0023747D" w:rsidRPr="00F44E60" w:rsidRDefault="0023747D" w:rsidP="00375F9C">
                              <w:pPr>
                                <w:spacing w:line="240" w:lineRule="exact"/>
                                <w:rPr>
                                  <w:sz w:val="18"/>
                                  <w:szCs w:val="18"/>
                                </w:rPr>
                              </w:pPr>
                              <w:r w:rsidRPr="00F44E60">
                                <w:rPr>
                                  <w:sz w:val="18"/>
                                  <w:szCs w:val="18"/>
                                </w:rPr>
                                <w:t xml:space="preserve">   </w:t>
                              </w:r>
                              <w:r w:rsidR="00122649">
                                <w:rPr>
                                  <w:sz w:val="18"/>
                                  <w:szCs w:val="18"/>
                                </w:rPr>
                                <w:t>xui</w:t>
                              </w:r>
                              <w:r w:rsidRPr="00F44E60">
                                <w:rPr>
                                  <w:sz w:val="18"/>
                                  <w:szCs w:val="18"/>
                                </w:rPr>
                                <w:t>.message(item.id);</w:t>
                              </w:r>
                            </w:p>
                            <w:p w:rsidR="0023747D" w:rsidRPr="00F44E60" w:rsidRDefault="0023747D" w:rsidP="00375F9C">
                              <w:r w:rsidRPr="00F44E60">
                                <w:rPr>
                                  <w:sz w:val="18"/>
                                  <w:szCs w:val="18"/>
                                </w:rPr>
                                <w:t>}).show(block);</w:t>
                              </w:r>
                            </w:p>
                          </w:txbxContent>
                        </wps:txbx>
                        <wps:bodyPr rot="0" vert="horz" wrap="square" lIns="54000" tIns="46800" rIns="54000" bIns="45720" anchor="t" anchorCtr="0" upright="1">
                          <a:spAutoFit/>
                        </wps:bodyPr>
                      </wps:wsp>
                      <wps:wsp>
                        <wps:cNvPr id="686" name="AutoShape 628"/>
                        <wps:cNvSpPr>
                          <a:spLocks noChangeArrowheads="1"/>
                        </wps:cNvSpPr>
                        <wps:spPr bwMode="auto">
                          <a:xfrm flipH="1">
                            <a:off x="2171700" y="594360"/>
                            <a:ext cx="1371600" cy="219710"/>
                          </a:xfrm>
                          <a:prstGeom prst="wedgeRoundRectCallout">
                            <a:avLst>
                              <a:gd name="adj1" fmla="val 127361"/>
                              <a:gd name="adj2" fmla="val -1936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none</w:t>
                              </w:r>
                              <w:r>
                                <w:rPr>
                                  <w:szCs w:val="18"/>
                                </w:rPr>
                                <w:t>’</w:t>
                              </w:r>
                            </w:p>
                          </w:txbxContent>
                        </wps:txbx>
                        <wps:bodyPr rot="0" vert="horz" wrap="square" lIns="0" tIns="0" rIns="0" bIns="0" anchor="t" anchorCtr="0" upright="1">
                          <a:noAutofit/>
                        </wps:bodyPr>
                      </wps:wsp>
                    </wpc:wpc>
                  </a:graphicData>
                </a:graphic>
              </wp:inline>
            </w:drawing>
          </mc:Choice>
          <mc:Fallback>
            <w:pict>
              <v:group id="画布 622" o:spid="_x0000_s1436" editas="canvas" style="width:414pt;height:101.4pt;mso-position-horizontal-relative:char;mso-position-vertical-relative:line" coordsize="52578,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">
                <v:shape id="_x0000_s1437" type="#_x0000_t75" style="position:absolute;width:52578;height:12877;visibility:visible;mso-wrap-style:square">
                  <v:fill o:detectmouseclick="t"/>
                  <v:path o:connecttype="none"/>
                </v:shape>
                <v:shape id="Text Box 624" o:spid="_x0000_s1438"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KvMMA&#10;AADcAAAADwAAAGRycy9kb3ducmV2LnhtbESPQWvCQBSE74X+h+UVvNVNC4Y0dRWplHgRrLb3R/aZ&#10;DWbfht01xn/vCkKPw8x8w8yXo+3EQD60jhW8TTMQxLXTLTcKfg/frwWIEJE1do5JwZUCLBfPT3Ms&#10;tbvwDw372IgE4VCiAhNjX0oZakMWw9T1xMk7Om8xJukbqT1eEtx28j3Lcmmx5bRgsKcvQ/Vpf7YK&#10;6tN6XFftn/HD2RY7/VFdt3ml1ORlXH2CiDTG//CjvdEK8mIG9zPpCM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KvMMAAADcAAAADwAAAAAAAAAAAAAAAACYAgAAZHJzL2Rv&#10;d25yZXYueG1sUEsFBgAAAAAEAAQA9QAAAIgDAAAAAA==&#10;" strokeweight="1pt">
                  <v:textbox style="mso-fit-shape-to-text:t" inset="1.5mm,1.3mm,1.5mm">
                    <w:txbxContent>
                      <w:p w:rsidR="0023747D" w:rsidRPr="00F44E60" w:rsidRDefault="0023747D" w:rsidP="00375F9C">
                        <w:pPr>
                          <w:spacing w:line="240" w:lineRule="exact"/>
                          <w:rPr>
                            <w:sz w:val="18"/>
                            <w:szCs w:val="18"/>
                          </w:rPr>
                        </w:pPr>
                        <w:proofErr w:type="gramStart"/>
                        <w:r w:rsidRPr="00F44E60">
                          <w:rPr>
                            <w:color w:val="0000FF"/>
                            <w:sz w:val="18"/>
                            <w:szCs w:val="18"/>
                          </w:rPr>
                          <w:t>var</w:t>
                        </w:r>
                        <w:proofErr w:type="gramEnd"/>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proofErr w:type="gramStart"/>
                        <w:r>
                          <w:rPr>
                            <w:sz w:val="18"/>
                            <w:szCs w:val="18"/>
                          </w:rPr>
                          <w:t>xui</w:t>
                        </w:r>
                        <w:r w:rsidR="0023747D" w:rsidRPr="00F44E60">
                          <w:rPr>
                            <w:sz w:val="18"/>
                            <w:szCs w:val="18"/>
                          </w:rPr>
                          <w:t>.create(</w:t>
                        </w:r>
                        <w:proofErr w:type="gramEnd"/>
                        <w:r w:rsidR="0023747D" w:rsidRPr="00F44E60">
                          <w:rPr>
                            <w:color w:val="FF00FF"/>
                            <w:sz w:val="18"/>
                            <w:szCs w:val="18"/>
                          </w:rPr>
                          <w:t>"TreeBar"</w:t>
                        </w:r>
                        <w:r w:rsidR="0023747D" w:rsidRPr="00F44E60">
                          <w:rPr>
                            <w:sz w:val="18"/>
                            <w:szCs w:val="18"/>
                          </w:rPr>
                          <w:t xml:space="preserve">,{items:[{ id : </w:t>
                        </w:r>
                        <w:r w:rsidR="0023747D" w:rsidRPr="00F44E60">
                          <w:rPr>
                            <w:color w:val="FF00FF"/>
                            <w:sz w:val="18"/>
                            <w:szCs w:val="18"/>
                          </w:rPr>
                          <w:t>"itema"</w:t>
                        </w:r>
                        <w:r w:rsidR="0023747D" w:rsidRPr="00F44E60">
                          <w:rPr>
                            <w:sz w:val="18"/>
                            <w:szCs w:val="18"/>
                          </w:rPr>
                          <w:t>, sub : [</w:t>
                        </w:r>
                        <w:r w:rsidR="0023747D" w:rsidRPr="00F44E60">
                          <w:rPr>
                            <w:color w:val="FF00FF"/>
                            <w:sz w:val="18"/>
                            <w:szCs w:val="18"/>
                          </w:rPr>
                          <w:t>"suba"</w:t>
                        </w:r>
                        <w:r w:rsidR="0023747D" w:rsidRPr="00F44E60">
                          <w:rPr>
                            <w:sz w:val="18"/>
                            <w:szCs w:val="18"/>
                          </w:rPr>
                          <w:t>,</w:t>
                        </w:r>
                        <w:r w:rsidR="0023747D" w:rsidRPr="00F44E60">
                          <w:rPr>
                            <w:color w:val="FF00FF"/>
                            <w:sz w:val="18"/>
                            <w:szCs w:val="18"/>
                          </w:rPr>
                          <w:t>"subb"</w:t>
                        </w:r>
                        <w:r w:rsidR="0023747D" w:rsidRPr="00F44E60">
                          <w:rPr>
                            <w:sz w:val="18"/>
                            <w:szCs w:val="18"/>
                          </w:rPr>
                          <w:t>,</w:t>
                        </w:r>
                        <w:r w:rsidR="0023747D" w:rsidRPr="00F44E60">
                          <w:rPr>
                            <w:color w:val="FF00FF"/>
                            <w:sz w:val="18"/>
                            <w:szCs w:val="18"/>
                          </w:rPr>
                          <w:t>"subc"</w:t>
                        </w:r>
                        <w:r w:rsidR="0023747D" w:rsidRPr="00F44E60">
                          <w:rPr>
                            <w:sz w:val="18"/>
                            <w:szCs w:val="18"/>
                          </w:rPr>
                          <w:t>,</w:t>
                        </w:r>
                        <w:r w:rsidR="0023747D" w:rsidRPr="00F44E60">
                          <w:rPr>
                            <w:color w:val="FF00FF"/>
                            <w:sz w:val="18"/>
                            <w:szCs w:val="18"/>
                          </w:rPr>
                          <w:t>"subd"</w:t>
                        </w:r>
                        <w:r w:rsidR="0023747D"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id :</w:t>
                        </w:r>
                        <w:proofErr w:type="gramEnd"/>
                        <w:r w:rsidRPr="00F44E60">
                          <w:rPr>
                            <w:sz w:val="18"/>
                            <w:szCs w:val="18"/>
                          </w:rPr>
                          <w:t xml:space="preserve"> </w:t>
                        </w:r>
                        <w:r w:rsidRPr="00F44E60">
                          <w:rPr>
                            <w:color w:val="FF00FF"/>
                            <w:sz w:val="18"/>
                            <w:szCs w:val="18"/>
                          </w:rPr>
                          <w:t>"itemd"</w:t>
                        </w:r>
                        <w:r w:rsidRPr="00F44E60">
                          <w:rPr>
                            <w:sz w:val="18"/>
                            <w:szCs w:val="18"/>
                          </w:rPr>
                          <w:t>,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setSelMode(</w:t>
                        </w:r>
                        <w:proofErr w:type="gramEnd"/>
                        <w:r w:rsidRPr="00F44E60">
                          <w:rPr>
                            <w:color w:val="FF00FF"/>
                            <w:sz w:val="18"/>
                            <w:szCs w:val="18"/>
                          </w:rPr>
                          <w:t>"none"</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onItemSelected(</w:t>
                        </w:r>
                        <w:proofErr w:type="gramEnd"/>
                        <w:r w:rsidRPr="00F44E60">
                          <w:rPr>
                            <w:color w:val="0000FF"/>
                            <w:sz w:val="18"/>
                            <w:szCs w:val="18"/>
                          </w:rPr>
                          <w:t>function</w:t>
                        </w:r>
                        <w:r w:rsidRPr="00F44E60">
                          <w:rPr>
                            <w:sz w:val="18"/>
                            <w:szCs w:val="18"/>
                          </w:rPr>
                          <w:t>(profile,item){</w:t>
                        </w:r>
                      </w:p>
                      <w:p w:rsidR="0023747D" w:rsidRPr="00F44E60" w:rsidRDefault="0023747D" w:rsidP="00375F9C">
                        <w:pPr>
                          <w:spacing w:line="240" w:lineRule="exact"/>
                          <w:rPr>
                            <w:sz w:val="18"/>
                            <w:szCs w:val="18"/>
                          </w:rPr>
                        </w:pPr>
                        <w:r w:rsidRPr="00F44E60">
                          <w:rPr>
                            <w:sz w:val="18"/>
                            <w:szCs w:val="18"/>
                          </w:rPr>
                          <w:t xml:space="preserve">   </w:t>
                        </w:r>
                        <w:proofErr w:type="gramStart"/>
                        <w:r w:rsidR="00122649">
                          <w:rPr>
                            <w:sz w:val="18"/>
                            <w:szCs w:val="18"/>
                          </w:rPr>
                          <w:t>xui</w:t>
                        </w:r>
                        <w:r w:rsidRPr="00F44E60">
                          <w:rPr>
                            <w:sz w:val="18"/>
                            <w:szCs w:val="18"/>
                          </w:rPr>
                          <w:t>.message(</w:t>
                        </w:r>
                        <w:proofErr w:type="gramEnd"/>
                        <w:r w:rsidRPr="00F44E60">
                          <w:rPr>
                            <w:sz w:val="18"/>
                            <w:szCs w:val="18"/>
                          </w:rPr>
                          <w:t>item.id);</w:t>
                        </w:r>
                      </w:p>
                      <w:p w:rsidR="0023747D" w:rsidRPr="00F44E60" w:rsidRDefault="0023747D" w:rsidP="00375F9C">
                        <w:r w:rsidRPr="00F44E60">
                          <w:rPr>
                            <w:sz w:val="18"/>
                            <w:szCs w:val="18"/>
                          </w:rPr>
                          <w:t>}).</w:t>
                        </w:r>
                        <w:proofErr w:type="gramStart"/>
                        <w:r w:rsidRPr="00F44E60">
                          <w:rPr>
                            <w:sz w:val="18"/>
                            <w:szCs w:val="18"/>
                          </w:rPr>
                          <w:t>show(</w:t>
                        </w:r>
                        <w:proofErr w:type="gramEnd"/>
                        <w:r w:rsidRPr="00F44E60">
                          <w:rPr>
                            <w:sz w:val="18"/>
                            <w:szCs w:val="18"/>
                          </w:rPr>
                          <w:t>block);</w:t>
                        </w:r>
                      </w:p>
                    </w:txbxContent>
                  </v:textbox>
                </v:shape>
                <v:shape id="_x0000_s1439" type="#_x0000_t62" style="position:absolute;left:21717;top:5943;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pGsQA&#10;AADcAAAADwAAAGRycy9kb3ducmV2LnhtbESPT4vCMBTE74LfITzB25rqoUg1ivgP3WUPVr0/mmdb&#10;2rzUJmr3228WFjwOM/MbZr7sTC2e1LrSsoLxKAJBnFldcq7gct59TEE4j6yxtkwKfsjBctHvzTHR&#10;9sUneqY+FwHCLkEFhfdNIqXLCjLoRrYhDt7NtgZ9kG0udYuvADe1nERRLA2WHBYKbGhdUFalD6Og&#10;ivz3Jd/vPt3ty2709rq9H+tKqeGgW81AeOr8O/zfPmgF8TSGvzPhCM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8qRrEAAAA3AAAAA8AAAAAAAAAAAAAAAAAmAIAAGRycy9k&#10;b3ducmV2LnhtbFBLBQYAAAAABAAEAPUAAACJAwAAAAA=&#10;" adj="38310,6617" fillcolor="#ff9">
                  <v:textbox inset="0,0,0,0">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none</w:t>
                        </w:r>
                        <w:r>
                          <w:rPr>
                            <w:szCs w:val="18"/>
                          </w:rPr>
                          <w:t>’</w:t>
                        </w:r>
                      </w:p>
                    </w:txbxContent>
                  </v:textbox>
                </v:shape>
                <w10:anchorlock/>
              </v:group>
            </w:pict>
          </mc:Fallback>
        </mc:AlternateContent>
      </w:r>
    </w:p>
    <w:p w:rsidR="00375F9C" w:rsidRPr="004E4B4A" w:rsidRDefault="00375F9C" w:rsidP="00375F9C">
      <w:pPr>
        <w:rPr>
          <w:b/>
        </w:rPr>
      </w:pPr>
      <w:r w:rsidRPr="004E4B4A">
        <w:rPr>
          <w:rFonts w:hint="eastAsia"/>
          <w:b/>
        </w:rPr>
        <w:t>Output:</w:t>
      </w:r>
    </w:p>
    <w:p w:rsidR="00375F9C" w:rsidRDefault="00122649" w:rsidP="00375F9C">
      <w:r>
        <w:rPr>
          <w:noProof/>
        </w:rPr>
        <w:lastRenderedPageBreak/>
        <w:drawing>
          <wp:inline distT="0" distB="0" distL="0" distR="0" wp14:anchorId="29BFF881" wp14:editId="44AD2F2D">
            <wp:extent cx="1942857" cy="1952381"/>
            <wp:effectExtent l="0" t="0" r="635" b="0"/>
            <wp:docPr id="1207" name="图片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1942857" cy="1952381"/>
                    </a:xfrm>
                    <a:prstGeom prst="rect">
                      <a:avLst/>
                    </a:prstGeom>
                  </pic:spPr>
                </pic:pic>
              </a:graphicData>
            </a:graphic>
          </wp:inline>
        </w:drawing>
      </w:r>
    </w:p>
    <w:p w:rsidR="00375F9C" w:rsidRDefault="00375F9C" w:rsidP="00E45D25">
      <w:pPr>
        <w:pStyle w:val="4"/>
        <w:numPr>
          <w:ilvl w:val="3"/>
          <w:numId w:val="17"/>
        </w:numPr>
      </w:pPr>
      <w:bookmarkStart w:id="106" w:name="_Toc356466240"/>
      <w:r>
        <w:rPr>
          <w:rFonts w:hint="eastAsia"/>
        </w:rPr>
        <w:t>Single-selection</w:t>
      </w:r>
      <w:bookmarkEnd w:id="106"/>
    </w:p>
    <w:p w:rsidR="00375F9C" w:rsidRPr="004E4B4A" w:rsidRDefault="00375F9C" w:rsidP="00375F9C">
      <w:pPr>
        <w:rPr>
          <w:b/>
        </w:rPr>
      </w:pPr>
      <w:r w:rsidRPr="004E4B4A">
        <w:rPr>
          <w:rFonts w:hint="eastAsia"/>
          <w:b/>
        </w:rPr>
        <w:t>Input:</w:t>
      </w:r>
    </w:p>
    <w:p w:rsidR="00375F9C" w:rsidRDefault="005C781A" w:rsidP="00375F9C">
      <w:r>
        <w:rPr>
          <w:noProof/>
        </w:rPr>
        <mc:AlternateContent>
          <mc:Choice Requires="wpc">
            <w:drawing>
              <wp:inline distT="0" distB="0" distL="0" distR="0" wp14:anchorId="42F7A1AC" wp14:editId="31021289">
                <wp:extent cx="5257800" cy="1287780"/>
                <wp:effectExtent l="9525" t="0" r="9525" b="0"/>
                <wp:docPr id="684" name="画布 6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2" name="Text Box 631"/>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44E60" w:rsidRDefault="0023747D" w:rsidP="00375F9C">
                              <w:pPr>
                                <w:spacing w:line="240" w:lineRule="exact"/>
                                <w:rPr>
                                  <w:sz w:val="18"/>
                                  <w:szCs w:val="18"/>
                                </w:rPr>
                              </w:pPr>
                              <w:r w:rsidRPr="00F44E60">
                                <w:rPr>
                                  <w:color w:val="0000FF"/>
                                  <w:sz w:val="18"/>
                                  <w:szCs w:val="18"/>
                                </w:rPr>
                                <w:t>var</w:t>
                              </w:r>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r>
                                <w:rPr>
                                  <w:sz w:val="18"/>
                                  <w:szCs w:val="18"/>
                                </w:rPr>
                                <w:t>xui</w:t>
                              </w:r>
                              <w:r w:rsidR="0023747D" w:rsidRPr="00F44E60">
                                <w:rPr>
                                  <w:sz w:val="18"/>
                                  <w:szCs w:val="18"/>
                                </w:rPr>
                                <w:t>.create(</w:t>
                              </w:r>
                              <w:r w:rsidR="0023747D" w:rsidRPr="00F44E60">
                                <w:rPr>
                                  <w:color w:val="FF00FF"/>
                                  <w:sz w:val="18"/>
                                  <w:szCs w:val="18"/>
                                </w:rPr>
                                <w:t>"TreeBar"</w:t>
                              </w:r>
                              <w:r w:rsidR="0023747D" w:rsidRPr="00F44E60">
                                <w:rPr>
                                  <w:sz w:val="18"/>
                                  <w:szCs w:val="18"/>
                                </w:rPr>
                                <w:t xml:space="preserve">,{items:[{ id : </w:t>
                              </w:r>
                              <w:r w:rsidR="0023747D" w:rsidRPr="00F44E60">
                                <w:rPr>
                                  <w:color w:val="FF00FF"/>
                                  <w:sz w:val="18"/>
                                  <w:szCs w:val="18"/>
                                </w:rPr>
                                <w:t>"itema"</w:t>
                              </w:r>
                              <w:r w:rsidR="0023747D" w:rsidRPr="00F44E60">
                                <w:rPr>
                                  <w:sz w:val="18"/>
                                  <w:szCs w:val="18"/>
                                </w:rPr>
                                <w:t>, sub : [</w:t>
                              </w:r>
                              <w:r w:rsidR="0023747D" w:rsidRPr="00F44E60">
                                <w:rPr>
                                  <w:color w:val="FF00FF"/>
                                  <w:sz w:val="18"/>
                                  <w:szCs w:val="18"/>
                                </w:rPr>
                                <w:t>"suba"</w:t>
                              </w:r>
                              <w:r w:rsidR="0023747D" w:rsidRPr="00F44E60">
                                <w:rPr>
                                  <w:sz w:val="18"/>
                                  <w:szCs w:val="18"/>
                                </w:rPr>
                                <w:t>,</w:t>
                              </w:r>
                              <w:r w:rsidR="0023747D" w:rsidRPr="00F44E60">
                                <w:rPr>
                                  <w:color w:val="FF00FF"/>
                                  <w:sz w:val="18"/>
                                  <w:szCs w:val="18"/>
                                </w:rPr>
                                <w:t>"subb"</w:t>
                              </w:r>
                              <w:r w:rsidR="0023747D" w:rsidRPr="00F44E60">
                                <w:rPr>
                                  <w:sz w:val="18"/>
                                  <w:szCs w:val="18"/>
                                </w:rPr>
                                <w:t>,</w:t>
                              </w:r>
                              <w:r w:rsidR="0023747D" w:rsidRPr="00F44E60">
                                <w:rPr>
                                  <w:color w:val="FF00FF"/>
                                  <w:sz w:val="18"/>
                                  <w:szCs w:val="18"/>
                                </w:rPr>
                                <w:t>"subc"</w:t>
                              </w:r>
                              <w:r w:rsidR="0023747D" w:rsidRPr="00F44E60">
                                <w:rPr>
                                  <w:sz w:val="18"/>
                                  <w:szCs w:val="18"/>
                                </w:rPr>
                                <w:t>,</w:t>
                              </w:r>
                              <w:r w:rsidR="0023747D" w:rsidRPr="00F44E60">
                                <w:rPr>
                                  <w:color w:val="FF00FF"/>
                                  <w:sz w:val="18"/>
                                  <w:szCs w:val="18"/>
                                </w:rPr>
                                <w:t>"subd"</w:t>
                              </w:r>
                              <w:r w:rsidR="0023747D"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{id : </w:t>
                              </w:r>
                              <w:r w:rsidRPr="00F44E60">
                                <w:rPr>
                                  <w:color w:val="FF00FF"/>
                                  <w:sz w:val="18"/>
                                  <w:szCs w:val="18"/>
                                </w:rPr>
                                <w:t>"itemd"</w:t>
                              </w:r>
                              <w:r w:rsidRPr="00F44E60">
                                <w:rPr>
                                  <w:sz w:val="18"/>
                                  <w:szCs w:val="18"/>
                                </w:rPr>
                                <w:t>,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.setSelMode(</w:t>
                              </w:r>
                              <w:r w:rsidRPr="00F44E60">
                                <w:rPr>
                                  <w:color w:val="FF00FF"/>
                                  <w:sz w:val="18"/>
                                  <w:szCs w:val="18"/>
                                </w:rPr>
                                <w:t>"</w:t>
                              </w:r>
                              <w:r>
                                <w:rPr>
                                  <w:rFonts w:hint="eastAsia"/>
                                  <w:color w:val="FF00FF"/>
                                  <w:sz w:val="18"/>
                                  <w:szCs w:val="18"/>
                                </w:rPr>
                                <w:t>single</w:t>
                              </w:r>
                              <w:r w:rsidRPr="00F44E60">
                                <w:rPr>
                                  <w:color w:val="FF00FF"/>
                                  <w:sz w:val="18"/>
                                  <w:szCs w:val="18"/>
                                </w:rPr>
                                <w:t>"</w:t>
                              </w:r>
                              <w:r w:rsidRPr="00F44E60">
                                <w:rPr>
                                  <w:sz w:val="18"/>
                                  <w:szCs w:val="18"/>
                                </w:rPr>
                                <w:t>)</w:t>
                              </w:r>
                            </w:p>
                            <w:p w:rsidR="0023747D" w:rsidRPr="00F44E60" w:rsidRDefault="0023747D" w:rsidP="00375F9C">
                              <w:pPr>
                                <w:spacing w:line="240" w:lineRule="exact"/>
                                <w:rPr>
                                  <w:sz w:val="18"/>
                                  <w:szCs w:val="18"/>
                                </w:rPr>
                              </w:pPr>
                              <w:r w:rsidRPr="00F44E60">
                                <w:rPr>
                                  <w:sz w:val="18"/>
                                  <w:szCs w:val="18"/>
                                </w:rPr>
                                <w:t>.onItemSelected(</w:t>
                              </w:r>
                              <w:r w:rsidRPr="00F44E60">
                                <w:rPr>
                                  <w:color w:val="0000FF"/>
                                  <w:sz w:val="18"/>
                                  <w:szCs w:val="18"/>
                                </w:rPr>
                                <w:t>function</w:t>
                              </w:r>
                              <w:r w:rsidRPr="00F44E60">
                                <w:rPr>
                                  <w:sz w:val="18"/>
                                  <w:szCs w:val="18"/>
                                </w:rPr>
                                <w:t>(profile,item){</w:t>
                              </w:r>
                            </w:p>
                            <w:p w:rsidR="0023747D" w:rsidRPr="00F44E60" w:rsidRDefault="0023747D" w:rsidP="00375F9C">
                              <w:pPr>
                                <w:spacing w:line="240" w:lineRule="exact"/>
                                <w:rPr>
                                  <w:sz w:val="18"/>
                                  <w:szCs w:val="18"/>
                                </w:rPr>
                              </w:pPr>
                              <w:r w:rsidRPr="00F44E60">
                                <w:rPr>
                                  <w:sz w:val="18"/>
                                  <w:szCs w:val="18"/>
                                </w:rPr>
                                <w:t xml:space="preserve">   </w:t>
                              </w:r>
                              <w:r w:rsidR="00122649">
                                <w:rPr>
                                  <w:sz w:val="18"/>
                                  <w:szCs w:val="18"/>
                                </w:rPr>
                                <w:t>xui</w:t>
                              </w:r>
                              <w:r w:rsidRPr="00F44E60">
                                <w:rPr>
                                  <w:sz w:val="18"/>
                                  <w:szCs w:val="18"/>
                                </w:rPr>
                                <w:t>.message(item.id);</w:t>
                              </w:r>
                            </w:p>
                            <w:p w:rsidR="0023747D" w:rsidRPr="00F44E60" w:rsidRDefault="0023747D" w:rsidP="00375F9C">
                              <w:r w:rsidRPr="00F44E60">
                                <w:rPr>
                                  <w:sz w:val="18"/>
                                  <w:szCs w:val="18"/>
                                </w:rPr>
                                <w:t>}).show(block);</w:t>
                              </w:r>
                            </w:p>
                          </w:txbxContent>
                        </wps:txbx>
                        <wps:bodyPr rot="0" vert="horz" wrap="square" lIns="54000" tIns="46800" rIns="54000" bIns="45720" anchor="t" anchorCtr="0" upright="1">
                          <a:spAutoFit/>
                        </wps:bodyPr>
                      </wps:wsp>
                      <wps:wsp>
                        <wps:cNvPr id="683" name="AutoShape 632"/>
                        <wps:cNvSpPr>
                          <a:spLocks noChangeArrowheads="1"/>
                        </wps:cNvSpPr>
                        <wps:spPr bwMode="auto">
                          <a:xfrm flipH="1">
                            <a:off x="2171700" y="594360"/>
                            <a:ext cx="1028700" cy="219710"/>
                          </a:xfrm>
                          <a:prstGeom prst="wedgeRoundRectCallout">
                            <a:avLst>
                              <a:gd name="adj1" fmla="val 153148"/>
                              <a:gd name="adj2" fmla="val -199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to single</w:t>
                              </w:r>
                            </w:p>
                          </w:txbxContent>
                        </wps:txbx>
                        <wps:bodyPr rot="0" vert="horz" wrap="square" lIns="0" tIns="0" rIns="0" bIns="0" anchor="t" anchorCtr="0" upright="1">
                          <a:noAutofit/>
                        </wps:bodyPr>
                      </wps:wsp>
                    </wpc:wpc>
                  </a:graphicData>
                </a:graphic>
              </wp:inline>
            </w:drawing>
          </mc:Choice>
          <mc:Fallback>
            <w:pict>
              <v:group id="画布 629" o:spid="_x0000_s1440" editas="canvas" style="width:414pt;height:101.4pt;mso-position-horizontal-relative:char;mso-position-vertical-relative:line" coordsize="52578,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">
                <v:shape id="_x0000_s1441" type="#_x0000_t75" style="position:absolute;width:52578;height:12877;visibility:visible;mso-wrap-style:square">
                  <v:fill o:detectmouseclick="t"/>
                  <v:path o:connecttype="none"/>
                </v:shape>
                <v:shape id="Text Box 631" o:spid="_x0000_s1442"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SyMMA&#10;AADcAAAADwAAAGRycy9kb3ducmV2LnhtbESPzWrDMBCE74W+g9hCbo3cHIzjRAkhoTiXQvN3X6yN&#10;ZWKtjKQ4zttXhUKPw8x8wyzXo+3EQD60jhV8TDMQxLXTLTcKzqfP9wJEiMgaO8ek4EkB1qvXlyWW&#10;2j34QMMxNiJBOJSowMTYl1KG2pDFMHU9cfKuzluMSfpGao+PBLednGVZLi22nBYM9rQ1VN+Od6ug&#10;vu3GXdVejB/utvjW8+r5lVdKTd7GzQJEpDH+h//ae60gL2b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ISyMMAAADcAAAADwAAAAAAAAAAAAAAAACYAgAAZHJzL2Rv&#10;d25yZXYueG1sUEsFBgAAAAAEAAQA9QAAAIgDAAAAAA==&#10;" strokeweight="1pt">
                  <v:textbox style="mso-fit-shape-to-text:t" inset="1.5mm,1.3mm,1.5mm">
                    <w:txbxContent>
                      <w:p w:rsidR="0023747D" w:rsidRPr="00F44E60" w:rsidRDefault="0023747D" w:rsidP="00375F9C">
                        <w:pPr>
                          <w:spacing w:line="240" w:lineRule="exact"/>
                          <w:rPr>
                            <w:sz w:val="18"/>
                            <w:szCs w:val="18"/>
                          </w:rPr>
                        </w:pPr>
                        <w:proofErr w:type="gramStart"/>
                        <w:r w:rsidRPr="00F44E60">
                          <w:rPr>
                            <w:color w:val="0000FF"/>
                            <w:sz w:val="18"/>
                            <w:szCs w:val="18"/>
                          </w:rPr>
                          <w:t>var</w:t>
                        </w:r>
                        <w:proofErr w:type="gramEnd"/>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proofErr w:type="gramStart"/>
                        <w:r>
                          <w:rPr>
                            <w:sz w:val="18"/>
                            <w:szCs w:val="18"/>
                          </w:rPr>
                          <w:t>xui</w:t>
                        </w:r>
                        <w:r w:rsidR="0023747D" w:rsidRPr="00F44E60">
                          <w:rPr>
                            <w:sz w:val="18"/>
                            <w:szCs w:val="18"/>
                          </w:rPr>
                          <w:t>.create(</w:t>
                        </w:r>
                        <w:proofErr w:type="gramEnd"/>
                        <w:r w:rsidR="0023747D" w:rsidRPr="00F44E60">
                          <w:rPr>
                            <w:color w:val="FF00FF"/>
                            <w:sz w:val="18"/>
                            <w:szCs w:val="18"/>
                          </w:rPr>
                          <w:t>"TreeBar"</w:t>
                        </w:r>
                        <w:r w:rsidR="0023747D" w:rsidRPr="00F44E60">
                          <w:rPr>
                            <w:sz w:val="18"/>
                            <w:szCs w:val="18"/>
                          </w:rPr>
                          <w:t xml:space="preserve">,{items:[{ id : </w:t>
                        </w:r>
                        <w:r w:rsidR="0023747D" w:rsidRPr="00F44E60">
                          <w:rPr>
                            <w:color w:val="FF00FF"/>
                            <w:sz w:val="18"/>
                            <w:szCs w:val="18"/>
                          </w:rPr>
                          <w:t>"itema"</w:t>
                        </w:r>
                        <w:r w:rsidR="0023747D" w:rsidRPr="00F44E60">
                          <w:rPr>
                            <w:sz w:val="18"/>
                            <w:szCs w:val="18"/>
                          </w:rPr>
                          <w:t>, sub : [</w:t>
                        </w:r>
                        <w:r w:rsidR="0023747D" w:rsidRPr="00F44E60">
                          <w:rPr>
                            <w:color w:val="FF00FF"/>
                            <w:sz w:val="18"/>
                            <w:szCs w:val="18"/>
                          </w:rPr>
                          <w:t>"suba"</w:t>
                        </w:r>
                        <w:r w:rsidR="0023747D" w:rsidRPr="00F44E60">
                          <w:rPr>
                            <w:sz w:val="18"/>
                            <w:szCs w:val="18"/>
                          </w:rPr>
                          <w:t>,</w:t>
                        </w:r>
                        <w:r w:rsidR="0023747D" w:rsidRPr="00F44E60">
                          <w:rPr>
                            <w:color w:val="FF00FF"/>
                            <w:sz w:val="18"/>
                            <w:szCs w:val="18"/>
                          </w:rPr>
                          <w:t>"subb"</w:t>
                        </w:r>
                        <w:r w:rsidR="0023747D" w:rsidRPr="00F44E60">
                          <w:rPr>
                            <w:sz w:val="18"/>
                            <w:szCs w:val="18"/>
                          </w:rPr>
                          <w:t>,</w:t>
                        </w:r>
                        <w:r w:rsidR="0023747D" w:rsidRPr="00F44E60">
                          <w:rPr>
                            <w:color w:val="FF00FF"/>
                            <w:sz w:val="18"/>
                            <w:szCs w:val="18"/>
                          </w:rPr>
                          <w:t>"subc"</w:t>
                        </w:r>
                        <w:r w:rsidR="0023747D" w:rsidRPr="00F44E60">
                          <w:rPr>
                            <w:sz w:val="18"/>
                            <w:szCs w:val="18"/>
                          </w:rPr>
                          <w:t>,</w:t>
                        </w:r>
                        <w:r w:rsidR="0023747D" w:rsidRPr="00F44E60">
                          <w:rPr>
                            <w:color w:val="FF00FF"/>
                            <w:sz w:val="18"/>
                            <w:szCs w:val="18"/>
                          </w:rPr>
                          <w:t>"subd"</w:t>
                        </w:r>
                        <w:r w:rsidR="0023747D"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id :</w:t>
                        </w:r>
                        <w:proofErr w:type="gramEnd"/>
                        <w:r w:rsidRPr="00F44E60">
                          <w:rPr>
                            <w:sz w:val="18"/>
                            <w:szCs w:val="18"/>
                          </w:rPr>
                          <w:t xml:space="preserve"> </w:t>
                        </w:r>
                        <w:r w:rsidRPr="00F44E60">
                          <w:rPr>
                            <w:color w:val="FF00FF"/>
                            <w:sz w:val="18"/>
                            <w:szCs w:val="18"/>
                          </w:rPr>
                          <w:t>"itemd"</w:t>
                        </w:r>
                        <w:r w:rsidRPr="00F44E60">
                          <w:rPr>
                            <w:sz w:val="18"/>
                            <w:szCs w:val="18"/>
                          </w:rPr>
                          <w:t>,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setSelMode(</w:t>
                        </w:r>
                        <w:proofErr w:type="gramEnd"/>
                        <w:r w:rsidRPr="00F44E60">
                          <w:rPr>
                            <w:color w:val="FF00FF"/>
                            <w:sz w:val="18"/>
                            <w:szCs w:val="18"/>
                          </w:rPr>
                          <w:t>"</w:t>
                        </w:r>
                        <w:r>
                          <w:rPr>
                            <w:rFonts w:hint="eastAsia"/>
                            <w:color w:val="FF00FF"/>
                            <w:sz w:val="18"/>
                            <w:szCs w:val="18"/>
                          </w:rPr>
                          <w:t>single</w:t>
                        </w:r>
                        <w:r w:rsidRPr="00F44E60">
                          <w:rPr>
                            <w:color w:val="FF00FF"/>
                            <w:sz w:val="18"/>
                            <w:szCs w:val="18"/>
                          </w:rPr>
                          <w:t>"</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onItemSelected(</w:t>
                        </w:r>
                        <w:proofErr w:type="gramEnd"/>
                        <w:r w:rsidRPr="00F44E60">
                          <w:rPr>
                            <w:color w:val="0000FF"/>
                            <w:sz w:val="18"/>
                            <w:szCs w:val="18"/>
                          </w:rPr>
                          <w:t>function</w:t>
                        </w:r>
                        <w:r w:rsidRPr="00F44E60">
                          <w:rPr>
                            <w:sz w:val="18"/>
                            <w:szCs w:val="18"/>
                          </w:rPr>
                          <w:t>(profile,item){</w:t>
                        </w:r>
                      </w:p>
                      <w:p w:rsidR="0023747D" w:rsidRPr="00F44E60" w:rsidRDefault="0023747D" w:rsidP="00375F9C">
                        <w:pPr>
                          <w:spacing w:line="240" w:lineRule="exact"/>
                          <w:rPr>
                            <w:sz w:val="18"/>
                            <w:szCs w:val="18"/>
                          </w:rPr>
                        </w:pPr>
                        <w:r w:rsidRPr="00F44E60">
                          <w:rPr>
                            <w:sz w:val="18"/>
                            <w:szCs w:val="18"/>
                          </w:rPr>
                          <w:t xml:space="preserve">   </w:t>
                        </w:r>
                        <w:proofErr w:type="gramStart"/>
                        <w:r w:rsidR="00122649">
                          <w:rPr>
                            <w:sz w:val="18"/>
                            <w:szCs w:val="18"/>
                          </w:rPr>
                          <w:t>xui</w:t>
                        </w:r>
                        <w:r w:rsidRPr="00F44E60">
                          <w:rPr>
                            <w:sz w:val="18"/>
                            <w:szCs w:val="18"/>
                          </w:rPr>
                          <w:t>.message(</w:t>
                        </w:r>
                        <w:proofErr w:type="gramEnd"/>
                        <w:r w:rsidRPr="00F44E60">
                          <w:rPr>
                            <w:sz w:val="18"/>
                            <w:szCs w:val="18"/>
                          </w:rPr>
                          <w:t>item.id);</w:t>
                        </w:r>
                      </w:p>
                      <w:p w:rsidR="0023747D" w:rsidRPr="00F44E60" w:rsidRDefault="0023747D" w:rsidP="00375F9C">
                        <w:r w:rsidRPr="00F44E60">
                          <w:rPr>
                            <w:sz w:val="18"/>
                            <w:szCs w:val="18"/>
                          </w:rPr>
                          <w:t>}).</w:t>
                        </w:r>
                        <w:proofErr w:type="gramStart"/>
                        <w:r w:rsidRPr="00F44E60">
                          <w:rPr>
                            <w:sz w:val="18"/>
                            <w:szCs w:val="18"/>
                          </w:rPr>
                          <w:t>show(</w:t>
                        </w:r>
                        <w:proofErr w:type="gramEnd"/>
                        <w:r w:rsidRPr="00F44E60">
                          <w:rPr>
                            <w:sz w:val="18"/>
                            <w:szCs w:val="18"/>
                          </w:rPr>
                          <w:t>block);</w:t>
                        </w:r>
                      </w:p>
                    </w:txbxContent>
                  </v:textbox>
                </v:shape>
                <v:shape id="AutoShape 632" o:spid="_x0000_s1443" type="#_x0000_t62" style="position:absolute;left:21717;top:5943;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WaxcUA&#10;AADcAAAADwAAAGRycy9kb3ducmV2LnhtbESPQWvCQBSE74L/YXlCL6IbK4SQukopFDzkoFYP3h7Z&#10;Z5I2+zbsbkz8926h0OMwM98wm91oWnEn5xvLClbLBARxaXXDlYLz1+ciA+EDssbWMil4kIfddjrZ&#10;YK7twEe6n0IlIoR9jgrqELpcSl/WZNAvbUccvZt1BkOUrpLa4RDhppWvSZJKgw3HhRo7+qip/Dn1&#10;RkF3Tb8P66af89VdklufFYMuCqVeZuP7G4hAY/gP/7X3WkGareH3TDwCcvs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RZrFxQAAANwAAAAPAAAAAAAAAAAAAAAAAJgCAABkcnMv&#10;ZG93bnJldi54bWxQSwUGAAAAAAQABAD1AAAAigMAAAAA&#10;" adj="43880,6492" fillcolor="#ff9">
                  <v:textbox inset="0,0,0,0">
                    <w:txbxContent>
                      <w:p w:rsidR="0023747D" w:rsidRPr="000E23E9" w:rsidRDefault="0023747D" w:rsidP="00375F9C">
                        <w:pPr>
                          <w:rPr>
                            <w:szCs w:val="18"/>
                          </w:rPr>
                        </w:pPr>
                        <w:r>
                          <w:rPr>
                            <w:rFonts w:hint="eastAsia"/>
                            <w:szCs w:val="18"/>
                          </w:rPr>
                          <w:t>Sets to single</w:t>
                        </w:r>
                      </w:p>
                    </w:txbxContent>
                  </v:textbox>
                </v:shape>
                <w10:anchorlock/>
              </v:group>
            </w:pict>
          </mc:Fallback>
        </mc:AlternateContent>
      </w:r>
    </w:p>
    <w:p w:rsidR="00375F9C" w:rsidRPr="004E4B4A" w:rsidRDefault="00375F9C" w:rsidP="00375F9C">
      <w:pPr>
        <w:rPr>
          <w:b/>
        </w:rPr>
      </w:pPr>
      <w:r w:rsidRPr="004E4B4A">
        <w:rPr>
          <w:rFonts w:hint="eastAsia"/>
          <w:b/>
        </w:rPr>
        <w:t>Output:</w:t>
      </w:r>
    </w:p>
    <w:p w:rsidR="00375F9C" w:rsidRDefault="00122649" w:rsidP="00375F9C">
      <w:r>
        <w:rPr>
          <w:noProof/>
        </w:rPr>
        <w:drawing>
          <wp:inline distT="0" distB="0" distL="0" distR="0" wp14:anchorId="378DDD73" wp14:editId="587549C9">
            <wp:extent cx="1923810" cy="1942857"/>
            <wp:effectExtent l="0" t="0" r="635" b="635"/>
            <wp:docPr id="1203" name="图片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923810" cy="1942857"/>
                    </a:xfrm>
                    <a:prstGeom prst="rect">
                      <a:avLst/>
                    </a:prstGeom>
                  </pic:spPr>
                </pic:pic>
              </a:graphicData>
            </a:graphic>
          </wp:inline>
        </w:drawing>
      </w:r>
    </w:p>
    <w:p w:rsidR="00375F9C" w:rsidRDefault="00375F9C" w:rsidP="00E45D25">
      <w:pPr>
        <w:pStyle w:val="4"/>
        <w:numPr>
          <w:ilvl w:val="3"/>
          <w:numId w:val="17"/>
        </w:numPr>
      </w:pPr>
      <w:bookmarkStart w:id="107" w:name="_Toc356466241"/>
      <w:r>
        <w:rPr>
          <w:rFonts w:hint="eastAsia"/>
        </w:rPr>
        <w:t>Multi-selection</w:t>
      </w:r>
      <w:bookmarkEnd w:id="107"/>
    </w:p>
    <w:p w:rsidR="00375F9C" w:rsidRPr="004E4B4A" w:rsidRDefault="00375F9C" w:rsidP="00375F9C">
      <w:pPr>
        <w:rPr>
          <w:b/>
        </w:rPr>
      </w:pPr>
      <w:r w:rsidRPr="004E4B4A">
        <w:rPr>
          <w:rFonts w:hint="eastAsia"/>
          <w:b/>
        </w:rPr>
        <w:t>Input:</w:t>
      </w:r>
    </w:p>
    <w:p w:rsidR="00375F9C" w:rsidRDefault="005C781A" w:rsidP="00375F9C">
      <w:r>
        <w:rPr>
          <w:noProof/>
        </w:rPr>
        <mc:AlternateContent>
          <mc:Choice Requires="wpc">
            <w:drawing>
              <wp:inline distT="0" distB="0" distL="0" distR="0" wp14:anchorId="269C8906" wp14:editId="5E417F53">
                <wp:extent cx="5257800" cy="1287780"/>
                <wp:effectExtent l="9525" t="0" r="9525" b="0"/>
                <wp:docPr id="681" name="画布 6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78" name="Text Box 635"/>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44E60" w:rsidRDefault="0023747D" w:rsidP="00375F9C">
                              <w:pPr>
                                <w:spacing w:line="240" w:lineRule="exact"/>
                                <w:rPr>
                                  <w:sz w:val="18"/>
                                  <w:szCs w:val="18"/>
                                </w:rPr>
                              </w:pPr>
                              <w:r w:rsidRPr="00F44E60">
                                <w:rPr>
                                  <w:color w:val="0000FF"/>
                                  <w:sz w:val="18"/>
                                  <w:szCs w:val="18"/>
                                </w:rPr>
                                <w:t>var</w:t>
                              </w:r>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r>
                                <w:rPr>
                                  <w:sz w:val="18"/>
                                  <w:szCs w:val="18"/>
                                </w:rPr>
                                <w:t>xui</w:t>
                              </w:r>
                              <w:r w:rsidR="0023747D" w:rsidRPr="00F44E60">
                                <w:rPr>
                                  <w:sz w:val="18"/>
                                  <w:szCs w:val="18"/>
                                </w:rPr>
                                <w:t>.create(</w:t>
                              </w:r>
                              <w:r w:rsidR="0023747D" w:rsidRPr="00F44E60">
                                <w:rPr>
                                  <w:color w:val="FF00FF"/>
                                  <w:sz w:val="18"/>
                                  <w:szCs w:val="18"/>
                                </w:rPr>
                                <w:t>"TreeBar"</w:t>
                              </w:r>
                              <w:r w:rsidR="0023747D" w:rsidRPr="00F44E60">
                                <w:rPr>
                                  <w:sz w:val="18"/>
                                  <w:szCs w:val="18"/>
                                </w:rPr>
                                <w:t xml:space="preserve">,{items:[{ id : </w:t>
                              </w:r>
                              <w:r w:rsidR="0023747D" w:rsidRPr="00F44E60">
                                <w:rPr>
                                  <w:color w:val="FF00FF"/>
                                  <w:sz w:val="18"/>
                                  <w:szCs w:val="18"/>
                                </w:rPr>
                                <w:t>"itema"</w:t>
                              </w:r>
                              <w:r w:rsidR="0023747D" w:rsidRPr="00F44E60">
                                <w:rPr>
                                  <w:sz w:val="18"/>
                                  <w:szCs w:val="18"/>
                                </w:rPr>
                                <w:t>, sub : [</w:t>
                              </w:r>
                              <w:r w:rsidR="0023747D" w:rsidRPr="00F44E60">
                                <w:rPr>
                                  <w:color w:val="FF00FF"/>
                                  <w:sz w:val="18"/>
                                  <w:szCs w:val="18"/>
                                </w:rPr>
                                <w:t>"suba"</w:t>
                              </w:r>
                              <w:r w:rsidR="0023747D" w:rsidRPr="00F44E60">
                                <w:rPr>
                                  <w:sz w:val="18"/>
                                  <w:szCs w:val="18"/>
                                </w:rPr>
                                <w:t>,</w:t>
                              </w:r>
                              <w:r w:rsidR="0023747D" w:rsidRPr="00F44E60">
                                <w:rPr>
                                  <w:color w:val="FF00FF"/>
                                  <w:sz w:val="18"/>
                                  <w:szCs w:val="18"/>
                                </w:rPr>
                                <w:t>"subb"</w:t>
                              </w:r>
                              <w:r w:rsidR="0023747D" w:rsidRPr="00F44E60">
                                <w:rPr>
                                  <w:sz w:val="18"/>
                                  <w:szCs w:val="18"/>
                                </w:rPr>
                                <w:t>,</w:t>
                              </w:r>
                              <w:r w:rsidR="0023747D" w:rsidRPr="00F44E60">
                                <w:rPr>
                                  <w:color w:val="FF00FF"/>
                                  <w:sz w:val="18"/>
                                  <w:szCs w:val="18"/>
                                </w:rPr>
                                <w:t>"subc"</w:t>
                              </w:r>
                              <w:r w:rsidR="0023747D" w:rsidRPr="00F44E60">
                                <w:rPr>
                                  <w:sz w:val="18"/>
                                  <w:szCs w:val="18"/>
                                </w:rPr>
                                <w:t>,</w:t>
                              </w:r>
                              <w:r w:rsidR="0023747D" w:rsidRPr="00F44E60">
                                <w:rPr>
                                  <w:color w:val="FF00FF"/>
                                  <w:sz w:val="18"/>
                                  <w:szCs w:val="18"/>
                                </w:rPr>
                                <w:t>"subd"</w:t>
                              </w:r>
                              <w:r w:rsidR="0023747D"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{id : </w:t>
                              </w:r>
                              <w:r w:rsidRPr="00F44E60">
                                <w:rPr>
                                  <w:color w:val="FF00FF"/>
                                  <w:sz w:val="18"/>
                                  <w:szCs w:val="18"/>
                                </w:rPr>
                                <w:t>"itemd"</w:t>
                              </w:r>
                              <w:r w:rsidRPr="00F44E60">
                                <w:rPr>
                                  <w:sz w:val="18"/>
                                  <w:szCs w:val="18"/>
                                </w:rPr>
                                <w:t>,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.setSelMode(</w:t>
                              </w:r>
                              <w:r w:rsidRPr="00F44E60">
                                <w:rPr>
                                  <w:color w:val="FF00FF"/>
                                  <w:sz w:val="18"/>
                                  <w:szCs w:val="18"/>
                                </w:rPr>
                                <w:t>"</w:t>
                              </w:r>
                              <w:r>
                                <w:rPr>
                                  <w:rFonts w:hint="eastAsia"/>
                                  <w:color w:val="FF00FF"/>
                                  <w:sz w:val="18"/>
                                  <w:szCs w:val="18"/>
                                </w:rPr>
                                <w:t>multi</w:t>
                              </w:r>
                              <w:r w:rsidRPr="00F44E60">
                                <w:rPr>
                                  <w:color w:val="FF00FF"/>
                                  <w:sz w:val="18"/>
                                  <w:szCs w:val="18"/>
                                </w:rPr>
                                <w:t>"</w:t>
                              </w:r>
                              <w:r w:rsidRPr="00F44E60">
                                <w:rPr>
                                  <w:sz w:val="18"/>
                                  <w:szCs w:val="18"/>
                                </w:rPr>
                                <w:t>)</w:t>
                              </w:r>
                            </w:p>
                            <w:p w:rsidR="0023747D" w:rsidRPr="00F44E60" w:rsidRDefault="0023747D" w:rsidP="00375F9C">
                              <w:pPr>
                                <w:spacing w:line="240" w:lineRule="exact"/>
                                <w:rPr>
                                  <w:sz w:val="18"/>
                                  <w:szCs w:val="18"/>
                                </w:rPr>
                              </w:pPr>
                              <w:r w:rsidRPr="00F44E60">
                                <w:rPr>
                                  <w:sz w:val="18"/>
                                  <w:szCs w:val="18"/>
                                </w:rPr>
                                <w:t>.onItemSelected(</w:t>
                              </w:r>
                              <w:r w:rsidRPr="00F44E60">
                                <w:rPr>
                                  <w:color w:val="0000FF"/>
                                  <w:sz w:val="18"/>
                                  <w:szCs w:val="18"/>
                                </w:rPr>
                                <w:t>function</w:t>
                              </w:r>
                              <w:r w:rsidRPr="00F44E60">
                                <w:rPr>
                                  <w:sz w:val="18"/>
                                  <w:szCs w:val="18"/>
                                </w:rPr>
                                <w:t>(profile,item){</w:t>
                              </w:r>
                            </w:p>
                            <w:p w:rsidR="0023747D" w:rsidRPr="00F44E60" w:rsidRDefault="0023747D" w:rsidP="00375F9C">
                              <w:pPr>
                                <w:spacing w:line="240" w:lineRule="exact"/>
                                <w:rPr>
                                  <w:sz w:val="18"/>
                                  <w:szCs w:val="18"/>
                                </w:rPr>
                              </w:pPr>
                              <w:r w:rsidRPr="00F44E60">
                                <w:rPr>
                                  <w:sz w:val="18"/>
                                  <w:szCs w:val="18"/>
                                </w:rPr>
                                <w:t xml:space="preserve">   </w:t>
                              </w:r>
                              <w:r w:rsidR="00122649">
                                <w:rPr>
                                  <w:sz w:val="18"/>
                                  <w:szCs w:val="18"/>
                                </w:rPr>
                                <w:t>xui</w:t>
                              </w:r>
                              <w:r w:rsidRPr="00F44E60">
                                <w:rPr>
                                  <w:sz w:val="18"/>
                                  <w:szCs w:val="18"/>
                                </w:rPr>
                                <w:t>.message(item.id);</w:t>
                              </w:r>
                            </w:p>
                            <w:p w:rsidR="0023747D" w:rsidRPr="00F44E60" w:rsidRDefault="0023747D" w:rsidP="00375F9C">
                              <w:r w:rsidRPr="00F44E60">
                                <w:rPr>
                                  <w:sz w:val="18"/>
                                  <w:szCs w:val="18"/>
                                </w:rPr>
                                <w:t>}).show(block);</w:t>
                              </w:r>
                            </w:p>
                          </w:txbxContent>
                        </wps:txbx>
                        <wps:bodyPr rot="0" vert="horz" wrap="square" lIns="54000" tIns="46800" rIns="54000" bIns="45720" anchor="t" anchorCtr="0" upright="1">
                          <a:spAutoFit/>
                        </wps:bodyPr>
                      </wps:wsp>
                      <wps:wsp>
                        <wps:cNvPr id="679" name="AutoShape 636"/>
                        <wps:cNvSpPr>
                          <a:spLocks noChangeArrowheads="1"/>
                        </wps:cNvSpPr>
                        <wps:spPr bwMode="auto">
                          <a:xfrm flipH="1">
                            <a:off x="2171700" y="594360"/>
                            <a:ext cx="1371600" cy="219710"/>
                          </a:xfrm>
                          <a:prstGeom prst="wedgeRoundRectCallout">
                            <a:avLst>
                              <a:gd name="adj1" fmla="val 127361"/>
                              <a:gd name="adj2" fmla="val -1936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multi</w:t>
                              </w:r>
                              <w:r>
                                <w:rPr>
                                  <w:szCs w:val="18"/>
                                </w:rPr>
                                <w:t>’</w:t>
                              </w:r>
                            </w:p>
                          </w:txbxContent>
                        </wps:txbx>
                        <wps:bodyPr rot="0" vert="horz" wrap="square" lIns="0" tIns="0" rIns="0" bIns="0" anchor="t" anchorCtr="0" upright="1">
                          <a:noAutofit/>
                        </wps:bodyPr>
                      </wps:wsp>
                    </wpc:wpc>
                  </a:graphicData>
                </a:graphic>
              </wp:inline>
            </w:drawing>
          </mc:Choice>
          <mc:Fallback>
            <w:pict>
              <v:group id="画布 633" o:spid="_x0000_s1444" editas="canvas" style="width:414pt;height:101.4pt;mso-position-horizontal-relative:char;mso-position-vertical-relative:line" coordsize="52578,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">
                <v:shape id="_x0000_s1445" type="#_x0000_t75" style="position:absolute;width:52578;height:12877;visibility:visible;mso-wrap-style:square">
                  <v:fill o:detectmouseclick="t"/>
                  <v:path o:connecttype="none"/>
                </v:shape>
                <v:shape id="Text Box 635" o:spid="_x0000_s1446"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9VBcAA&#10;AADcAAAADwAAAGRycy9kb3ducmV2LnhtbERPz2vCMBS+D/wfwhO8zVQPnatGEUXqZbA5vT+aZ1Ns&#10;XkoSa/3vzWGw48f3e7UZbCt68qFxrGA2zUAQV043XCs4/x7eFyBCRNbYOiYFTwqwWY/eVlho9+Af&#10;6k+xFimEQ4EKTIxdIWWoDFkMU9cRJ+7qvMWYoK+l9vhI4baV8yzLpcWGU4PBjnaGqtvpbhVUt/2w&#10;L5uL8f3dLr71Z/n8ykulJuNhuwQRaYj/4j/3USvIP9LadCYdAb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C9VBcAAAADcAAAADwAAAAAAAAAAAAAAAACYAgAAZHJzL2Rvd25y&#10;ZXYueG1sUEsFBgAAAAAEAAQA9QAAAIUDAAAAAA==&#10;" strokeweight="1pt">
                  <v:textbox style="mso-fit-shape-to-text:t" inset="1.5mm,1.3mm,1.5mm">
                    <w:txbxContent>
                      <w:p w:rsidR="0023747D" w:rsidRPr="00F44E60" w:rsidRDefault="0023747D" w:rsidP="00375F9C">
                        <w:pPr>
                          <w:spacing w:line="240" w:lineRule="exact"/>
                          <w:rPr>
                            <w:sz w:val="18"/>
                            <w:szCs w:val="18"/>
                          </w:rPr>
                        </w:pPr>
                        <w:proofErr w:type="gramStart"/>
                        <w:r w:rsidRPr="00F44E60">
                          <w:rPr>
                            <w:color w:val="0000FF"/>
                            <w:sz w:val="18"/>
                            <w:szCs w:val="18"/>
                          </w:rPr>
                          <w:t>var</w:t>
                        </w:r>
                        <w:proofErr w:type="gramEnd"/>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proofErr w:type="gramStart"/>
                        <w:r>
                          <w:rPr>
                            <w:sz w:val="18"/>
                            <w:szCs w:val="18"/>
                          </w:rPr>
                          <w:t>xui</w:t>
                        </w:r>
                        <w:r w:rsidR="0023747D" w:rsidRPr="00F44E60">
                          <w:rPr>
                            <w:sz w:val="18"/>
                            <w:szCs w:val="18"/>
                          </w:rPr>
                          <w:t>.create(</w:t>
                        </w:r>
                        <w:proofErr w:type="gramEnd"/>
                        <w:r w:rsidR="0023747D" w:rsidRPr="00F44E60">
                          <w:rPr>
                            <w:color w:val="FF00FF"/>
                            <w:sz w:val="18"/>
                            <w:szCs w:val="18"/>
                          </w:rPr>
                          <w:t>"TreeBar"</w:t>
                        </w:r>
                        <w:r w:rsidR="0023747D" w:rsidRPr="00F44E60">
                          <w:rPr>
                            <w:sz w:val="18"/>
                            <w:szCs w:val="18"/>
                          </w:rPr>
                          <w:t xml:space="preserve">,{items:[{ id : </w:t>
                        </w:r>
                        <w:r w:rsidR="0023747D" w:rsidRPr="00F44E60">
                          <w:rPr>
                            <w:color w:val="FF00FF"/>
                            <w:sz w:val="18"/>
                            <w:szCs w:val="18"/>
                          </w:rPr>
                          <w:t>"itema"</w:t>
                        </w:r>
                        <w:r w:rsidR="0023747D" w:rsidRPr="00F44E60">
                          <w:rPr>
                            <w:sz w:val="18"/>
                            <w:szCs w:val="18"/>
                          </w:rPr>
                          <w:t>, sub : [</w:t>
                        </w:r>
                        <w:r w:rsidR="0023747D" w:rsidRPr="00F44E60">
                          <w:rPr>
                            <w:color w:val="FF00FF"/>
                            <w:sz w:val="18"/>
                            <w:szCs w:val="18"/>
                          </w:rPr>
                          <w:t>"suba"</w:t>
                        </w:r>
                        <w:r w:rsidR="0023747D" w:rsidRPr="00F44E60">
                          <w:rPr>
                            <w:sz w:val="18"/>
                            <w:szCs w:val="18"/>
                          </w:rPr>
                          <w:t>,</w:t>
                        </w:r>
                        <w:r w:rsidR="0023747D" w:rsidRPr="00F44E60">
                          <w:rPr>
                            <w:color w:val="FF00FF"/>
                            <w:sz w:val="18"/>
                            <w:szCs w:val="18"/>
                          </w:rPr>
                          <w:t>"subb"</w:t>
                        </w:r>
                        <w:r w:rsidR="0023747D" w:rsidRPr="00F44E60">
                          <w:rPr>
                            <w:sz w:val="18"/>
                            <w:szCs w:val="18"/>
                          </w:rPr>
                          <w:t>,</w:t>
                        </w:r>
                        <w:r w:rsidR="0023747D" w:rsidRPr="00F44E60">
                          <w:rPr>
                            <w:color w:val="FF00FF"/>
                            <w:sz w:val="18"/>
                            <w:szCs w:val="18"/>
                          </w:rPr>
                          <w:t>"subc"</w:t>
                        </w:r>
                        <w:r w:rsidR="0023747D" w:rsidRPr="00F44E60">
                          <w:rPr>
                            <w:sz w:val="18"/>
                            <w:szCs w:val="18"/>
                          </w:rPr>
                          <w:t>,</w:t>
                        </w:r>
                        <w:r w:rsidR="0023747D" w:rsidRPr="00F44E60">
                          <w:rPr>
                            <w:color w:val="FF00FF"/>
                            <w:sz w:val="18"/>
                            <w:szCs w:val="18"/>
                          </w:rPr>
                          <w:t>"subd"</w:t>
                        </w:r>
                        <w:r w:rsidR="0023747D"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id :</w:t>
                        </w:r>
                        <w:proofErr w:type="gramEnd"/>
                        <w:r w:rsidRPr="00F44E60">
                          <w:rPr>
                            <w:sz w:val="18"/>
                            <w:szCs w:val="18"/>
                          </w:rPr>
                          <w:t xml:space="preserve"> </w:t>
                        </w:r>
                        <w:r w:rsidRPr="00F44E60">
                          <w:rPr>
                            <w:color w:val="FF00FF"/>
                            <w:sz w:val="18"/>
                            <w:szCs w:val="18"/>
                          </w:rPr>
                          <w:t>"itemd"</w:t>
                        </w:r>
                        <w:r w:rsidRPr="00F44E60">
                          <w:rPr>
                            <w:sz w:val="18"/>
                            <w:szCs w:val="18"/>
                          </w:rPr>
                          <w:t>,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setSelMode(</w:t>
                        </w:r>
                        <w:proofErr w:type="gramEnd"/>
                        <w:r w:rsidRPr="00F44E60">
                          <w:rPr>
                            <w:color w:val="FF00FF"/>
                            <w:sz w:val="18"/>
                            <w:szCs w:val="18"/>
                          </w:rPr>
                          <w:t>"</w:t>
                        </w:r>
                        <w:r>
                          <w:rPr>
                            <w:rFonts w:hint="eastAsia"/>
                            <w:color w:val="FF00FF"/>
                            <w:sz w:val="18"/>
                            <w:szCs w:val="18"/>
                          </w:rPr>
                          <w:t>multi</w:t>
                        </w:r>
                        <w:r w:rsidRPr="00F44E60">
                          <w:rPr>
                            <w:color w:val="FF00FF"/>
                            <w:sz w:val="18"/>
                            <w:szCs w:val="18"/>
                          </w:rPr>
                          <w:t>"</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onItemSelected(</w:t>
                        </w:r>
                        <w:proofErr w:type="gramEnd"/>
                        <w:r w:rsidRPr="00F44E60">
                          <w:rPr>
                            <w:color w:val="0000FF"/>
                            <w:sz w:val="18"/>
                            <w:szCs w:val="18"/>
                          </w:rPr>
                          <w:t>function</w:t>
                        </w:r>
                        <w:r w:rsidRPr="00F44E60">
                          <w:rPr>
                            <w:sz w:val="18"/>
                            <w:szCs w:val="18"/>
                          </w:rPr>
                          <w:t>(profile,item){</w:t>
                        </w:r>
                      </w:p>
                      <w:p w:rsidR="0023747D" w:rsidRPr="00F44E60" w:rsidRDefault="0023747D" w:rsidP="00375F9C">
                        <w:pPr>
                          <w:spacing w:line="240" w:lineRule="exact"/>
                          <w:rPr>
                            <w:sz w:val="18"/>
                            <w:szCs w:val="18"/>
                          </w:rPr>
                        </w:pPr>
                        <w:r w:rsidRPr="00F44E60">
                          <w:rPr>
                            <w:sz w:val="18"/>
                            <w:szCs w:val="18"/>
                          </w:rPr>
                          <w:t xml:space="preserve">   </w:t>
                        </w:r>
                        <w:proofErr w:type="gramStart"/>
                        <w:r w:rsidR="00122649">
                          <w:rPr>
                            <w:sz w:val="18"/>
                            <w:szCs w:val="18"/>
                          </w:rPr>
                          <w:t>xui</w:t>
                        </w:r>
                        <w:r w:rsidRPr="00F44E60">
                          <w:rPr>
                            <w:sz w:val="18"/>
                            <w:szCs w:val="18"/>
                          </w:rPr>
                          <w:t>.message(</w:t>
                        </w:r>
                        <w:proofErr w:type="gramEnd"/>
                        <w:r w:rsidRPr="00F44E60">
                          <w:rPr>
                            <w:sz w:val="18"/>
                            <w:szCs w:val="18"/>
                          </w:rPr>
                          <w:t>item.id);</w:t>
                        </w:r>
                      </w:p>
                      <w:p w:rsidR="0023747D" w:rsidRPr="00F44E60" w:rsidRDefault="0023747D" w:rsidP="00375F9C">
                        <w:r w:rsidRPr="00F44E60">
                          <w:rPr>
                            <w:sz w:val="18"/>
                            <w:szCs w:val="18"/>
                          </w:rPr>
                          <w:t>}).</w:t>
                        </w:r>
                        <w:proofErr w:type="gramStart"/>
                        <w:r w:rsidRPr="00F44E60">
                          <w:rPr>
                            <w:sz w:val="18"/>
                            <w:szCs w:val="18"/>
                          </w:rPr>
                          <w:t>show(</w:t>
                        </w:r>
                        <w:proofErr w:type="gramEnd"/>
                        <w:r w:rsidRPr="00F44E60">
                          <w:rPr>
                            <w:sz w:val="18"/>
                            <w:szCs w:val="18"/>
                          </w:rPr>
                          <w:t>block);</w:t>
                        </w:r>
                      </w:p>
                    </w:txbxContent>
                  </v:textbox>
                </v:shape>
                <v:shape id="_x0000_s1447" type="#_x0000_t62" style="position:absolute;left:21717;top:5943;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ZNT8UA&#10;AADcAAAADwAAAGRycy9kb3ducmV2LnhtbESPQWvCQBSE74L/YXkFb3XTHmybugaxUVrFQ63eH9ln&#10;EpJ9G7Nrkv57t1DwOMzMN8w8GUwtOmpdaVnB0zQCQZxZXXKu4PizfnwF4TyyxtoyKfglB8liPJpj&#10;rG3P39QdfC4ChF2MCgrvm1hKlxVk0E1tQxy8s20N+iDbXOoW+wA3tXyOopk0WHJYKLChVUFZdbga&#10;BVXk98d8s966885+6PSUXr7qSqnJw7B8B+Fp8Pfwf/tTK5i9vMHfmXA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Nk1PxQAAANwAAAAPAAAAAAAAAAAAAAAAAJgCAABkcnMv&#10;ZG93bnJldi54bWxQSwUGAAAAAAQABAD1AAAAigMAAAAA&#10;" adj="38310,6617" fillcolor="#ff9">
                  <v:textbox inset="0,0,0,0">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multi</w:t>
                        </w:r>
                        <w:r>
                          <w:rPr>
                            <w:szCs w:val="18"/>
                          </w:rPr>
                          <w:t>’</w:t>
                        </w:r>
                      </w:p>
                    </w:txbxContent>
                  </v:textbox>
                </v:shape>
                <w10:anchorlock/>
              </v:group>
            </w:pict>
          </mc:Fallback>
        </mc:AlternateContent>
      </w:r>
    </w:p>
    <w:p w:rsidR="00375F9C" w:rsidRPr="004E4B4A" w:rsidRDefault="00375F9C" w:rsidP="00375F9C">
      <w:pPr>
        <w:rPr>
          <w:b/>
        </w:rPr>
      </w:pPr>
      <w:r w:rsidRPr="004E4B4A">
        <w:rPr>
          <w:rFonts w:hint="eastAsia"/>
          <w:b/>
        </w:rPr>
        <w:lastRenderedPageBreak/>
        <w:t>Output:</w:t>
      </w:r>
    </w:p>
    <w:p w:rsidR="00375F9C" w:rsidRDefault="00122649" w:rsidP="00375F9C">
      <w:r>
        <w:rPr>
          <w:noProof/>
        </w:rPr>
        <w:drawing>
          <wp:inline distT="0" distB="0" distL="0" distR="0" wp14:anchorId="11BE6C52" wp14:editId="514E3F1C">
            <wp:extent cx="1952381" cy="1961905"/>
            <wp:effectExtent l="0" t="0" r="0" b="635"/>
            <wp:docPr id="1208" name="图片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952381" cy="1961905"/>
                    </a:xfrm>
                    <a:prstGeom prst="rect">
                      <a:avLst/>
                    </a:prstGeom>
                  </pic:spPr>
                </pic:pic>
              </a:graphicData>
            </a:graphic>
          </wp:inline>
        </w:drawing>
      </w:r>
    </w:p>
    <w:p w:rsidR="00375F9C" w:rsidRDefault="00375F9C" w:rsidP="00E45D25">
      <w:pPr>
        <w:pStyle w:val="3"/>
        <w:numPr>
          <w:ilvl w:val="2"/>
          <w:numId w:val="17"/>
        </w:numPr>
      </w:pPr>
      <w:bookmarkStart w:id="108" w:name="_Toc356466242"/>
      <w:r>
        <w:rPr>
          <w:rFonts w:hint="eastAsia"/>
        </w:rPr>
        <w:t>Group Item</w:t>
      </w:r>
      <w:bookmarkEnd w:id="108"/>
    </w:p>
    <w:p w:rsidR="00375F9C" w:rsidRPr="003B19B8" w:rsidRDefault="00375F9C" w:rsidP="00375F9C">
      <w:pPr>
        <w:rPr>
          <w:b/>
        </w:rPr>
      </w:pPr>
      <w:r w:rsidRPr="003B19B8">
        <w:rPr>
          <w:rFonts w:hint="eastAsia"/>
          <w:b/>
        </w:rPr>
        <w:t>Input:</w:t>
      </w:r>
    </w:p>
    <w:p w:rsidR="00375F9C" w:rsidRDefault="005C781A" w:rsidP="00375F9C">
      <w:r>
        <w:rPr>
          <w:noProof/>
        </w:rPr>
        <mc:AlternateContent>
          <mc:Choice Requires="wpc">
            <w:drawing>
              <wp:inline distT="0" distB="0" distL="0" distR="0" wp14:anchorId="41D7ED4A" wp14:editId="13B6FABD">
                <wp:extent cx="5257800" cy="2181225"/>
                <wp:effectExtent l="9525" t="0" r="9525" b="9525"/>
                <wp:docPr id="677" name="画布 6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73" name="Text Box 618"/>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44E60" w:rsidRDefault="0023747D" w:rsidP="00375F9C">
                              <w:pPr>
                                <w:spacing w:line="240" w:lineRule="exact"/>
                                <w:rPr>
                                  <w:sz w:val="18"/>
                                  <w:szCs w:val="18"/>
                                </w:rPr>
                              </w:pPr>
                              <w:r w:rsidRPr="00F44E60">
                                <w:rPr>
                                  <w:color w:val="0000FF"/>
                                  <w:sz w:val="18"/>
                                  <w:szCs w:val="18"/>
                                </w:rPr>
                                <w:t>var</w:t>
                              </w:r>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r>
                                <w:rPr>
                                  <w:sz w:val="18"/>
                                  <w:szCs w:val="18"/>
                                </w:rPr>
                                <w:t>xui</w:t>
                              </w:r>
                              <w:r w:rsidR="0023747D" w:rsidRPr="00F44E60">
                                <w:rPr>
                                  <w:sz w:val="18"/>
                                  <w:szCs w:val="18"/>
                                </w:rPr>
                                <w:t>.create(</w:t>
                              </w:r>
                              <w:r w:rsidR="0023747D" w:rsidRPr="00F44E60">
                                <w:rPr>
                                  <w:color w:val="FF00FF"/>
                                  <w:sz w:val="18"/>
                                  <w:szCs w:val="18"/>
                                </w:rPr>
                                <w:t>"TreeBar"</w:t>
                              </w:r>
                              <w:r w:rsidR="0023747D" w:rsidRPr="00F44E60">
                                <w:rPr>
                                  <w:sz w:val="18"/>
                                  <w:szCs w:val="18"/>
                                </w:rPr>
                                <w:t>,{items:[{</w:t>
                              </w:r>
                            </w:p>
                            <w:p w:rsidR="0023747D" w:rsidRPr="00F44E60" w:rsidRDefault="0023747D" w:rsidP="00375F9C">
                              <w:pPr>
                                <w:spacing w:line="240" w:lineRule="exact"/>
                                <w:rPr>
                                  <w:sz w:val="18"/>
                                  <w:szCs w:val="18"/>
                                </w:rPr>
                              </w:pPr>
                              <w:r w:rsidRPr="00F44E60">
                                <w:rPr>
                                  <w:sz w:val="18"/>
                                  <w:szCs w:val="18"/>
                                </w:rPr>
                                <w:t xml:space="preserve">    id : </w:t>
                              </w:r>
                              <w:r w:rsidRPr="00F44E60">
                                <w:rPr>
                                  <w:color w:val="FF00FF"/>
                                  <w:sz w:val="18"/>
                                  <w:szCs w:val="18"/>
                                </w:rPr>
                                <w:t>"itema"</w:t>
                              </w: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    image : </w:t>
                              </w:r>
                              <w:r w:rsidRPr="00F44E60">
                                <w:rPr>
                                  <w:color w:val="FF00FF"/>
                                  <w:sz w:val="18"/>
                                  <w:szCs w:val="18"/>
                                </w:rPr>
                                <w:t>"img/a.gif"</w:t>
                              </w: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    sub : [</w:t>
                              </w:r>
                              <w:r w:rsidRPr="00F44E60">
                                <w:rPr>
                                  <w:color w:val="FF00FF"/>
                                  <w:sz w:val="18"/>
                                  <w:szCs w:val="18"/>
                                </w:rPr>
                                <w:t>"suba"</w:t>
                              </w:r>
                              <w:r w:rsidRPr="00F44E60">
                                <w:rPr>
                                  <w:sz w:val="18"/>
                                  <w:szCs w:val="18"/>
                                </w:rPr>
                                <w:t>,</w:t>
                              </w:r>
                              <w:r w:rsidRPr="00F44E60">
                                <w:rPr>
                                  <w:color w:val="FF00FF"/>
                                  <w:sz w:val="18"/>
                                  <w:szCs w:val="18"/>
                                </w:rPr>
                                <w:t>"subb"</w:t>
                              </w:r>
                              <w:r w:rsidRPr="00F44E60">
                                <w:rPr>
                                  <w:sz w:val="18"/>
                                  <w:szCs w:val="18"/>
                                </w:rPr>
                                <w:t>,</w:t>
                              </w:r>
                              <w:r w:rsidRPr="00F44E60">
                                <w:rPr>
                                  <w:color w:val="FF00FF"/>
                                  <w:sz w:val="18"/>
                                  <w:szCs w:val="18"/>
                                </w:rPr>
                                <w:t>"subc"</w:t>
                              </w:r>
                              <w:r w:rsidRPr="00F44E60">
                                <w:rPr>
                                  <w:sz w:val="18"/>
                                  <w:szCs w:val="18"/>
                                </w:rPr>
                                <w:t>,</w:t>
                              </w:r>
                              <w:r w:rsidRPr="00F44E60">
                                <w:rPr>
                                  <w:color w:val="FF00FF"/>
                                  <w:sz w:val="18"/>
                                  <w:szCs w:val="18"/>
                                </w:rPr>
                                <w:t>"subd"</w:t>
                              </w:r>
                              <w:r>
                                <w:rPr>
                                  <w:sz w:val="18"/>
                                  <w:szCs w:val="18"/>
                                </w:rPr>
                                <w:t>]</w:t>
                              </w:r>
                            </w:p>
                            <w:p w:rsidR="0023747D" w:rsidRPr="00F44E60" w:rsidRDefault="0023747D" w:rsidP="00375F9C">
                              <w:pPr>
                                <w:spacing w:line="240" w:lineRule="exact"/>
                                <w:rPr>
                                  <w:sz w:val="18"/>
                                  <w:szCs w:val="18"/>
                                </w:rPr>
                              </w:pP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{id : </w:t>
                              </w:r>
                              <w:r w:rsidRPr="00F44E60">
                                <w:rPr>
                                  <w:color w:val="FF00FF"/>
                                  <w:sz w:val="18"/>
                                  <w:szCs w:val="18"/>
                                </w:rPr>
                                <w:t>"itemb"</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
                            <w:p w:rsidR="0023747D" w:rsidRPr="00F44E60" w:rsidRDefault="0023747D" w:rsidP="00375F9C">
                              <w:pPr>
                                <w:spacing w:line="240" w:lineRule="exact"/>
                                <w:ind w:firstLine="435"/>
                                <w:rPr>
                                  <w:sz w:val="18"/>
                                  <w:szCs w:val="18"/>
                                </w:rPr>
                              </w:pPr>
                              <w:r w:rsidRPr="00F44E60">
                                <w:rPr>
                                  <w:sz w:val="18"/>
                                  <w:szCs w:val="18"/>
                                </w:rPr>
                                <w:t xml:space="preserve">id : </w:t>
                              </w:r>
                              <w:r w:rsidRPr="00F44E60">
                                <w:rPr>
                                  <w:color w:val="FF00FF"/>
                                  <w:sz w:val="18"/>
                                  <w:szCs w:val="18"/>
                                </w:rPr>
                                <w:t>"itemd"</w:t>
                              </w:r>
                              <w:r w:rsidRPr="00F44E60">
                                <w:rPr>
                                  <w:sz w:val="18"/>
                                  <w:szCs w:val="18"/>
                                </w:rPr>
                                <w:t>,</w:t>
                              </w:r>
                            </w:p>
                            <w:p w:rsidR="0023747D" w:rsidRPr="00F44E60" w:rsidRDefault="0023747D" w:rsidP="00375F9C">
                              <w:pPr>
                                <w:spacing w:line="240" w:lineRule="exact"/>
                                <w:rPr>
                                  <w:sz w:val="18"/>
                                  <w:szCs w:val="18"/>
                                </w:rPr>
                              </w:pPr>
                              <w:r w:rsidRPr="00F44E60">
                                <w:rPr>
                                  <w:rFonts w:hint="eastAsia"/>
                                  <w:sz w:val="18"/>
                                  <w:szCs w:val="18"/>
                                </w:rPr>
                                <w:t xml:space="preserve">    group:</w:t>
                              </w:r>
                              <w:r w:rsidRPr="00F44E60">
                                <w:rPr>
                                  <w:rFonts w:hint="eastAsia"/>
                                  <w:color w:val="0000FF"/>
                                  <w:sz w:val="18"/>
                                  <w:szCs w:val="18"/>
                                </w:rPr>
                                <w:t>true</w:t>
                              </w:r>
                              <w:r w:rsidRPr="00F44E60">
                                <w:rPr>
                                  <w:rFonts w:hint="eastAsia"/>
                                  <w:sz w:val="18"/>
                                  <w:szCs w:val="18"/>
                                </w:rPr>
                                <w:t>,</w:t>
                              </w:r>
                            </w:p>
                            <w:p w:rsidR="0023747D" w:rsidRPr="00F44E60" w:rsidRDefault="0023747D" w:rsidP="00375F9C">
                              <w:pPr>
                                <w:spacing w:line="240" w:lineRule="exact"/>
                                <w:rPr>
                                  <w:sz w:val="18"/>
                                  <w:szCs w:val="18"/>
                                </w:rPr>
                              </w:pPr>
                              <w:r w:rsidRPr="00F44E60">
                                <w:rPr>
                                  <w:sz w:val="18"/>
                                  <w:szCs w:val="18"/>
                                </w:rPr>
                                <w:t xml:space="preserve">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    </w:t>
                              </w:r>
                            </w:p>
                            <w:p w:rsidR="0023747D" w:rsidRPr="00F44E60" w:rsidRDefault="0023747D" w:rsidP="00375F9C">
                              <w:r w:rsidRPr="00F44E60">
                                <w:rPr>
                                  <w:sz w:val="18"/>
                                  <w:szCs w:val="18"/>
                                </w:rPr>
                                <w:t>}]}).show(block);</w:t>
                              </w:r>
                            </w:p>
                          </w:txbxContent>
                        </wps:txbx>
                        <wps:bodyPr rot="0" vert="horz" wrap="square" lIns="54000" tIns="46800" rIns="54000" bIns="45720" anchor="t" anchorCtr="0" upright="1">
                          <a:spAutoFit/>
                        </wps:bodyPr>
                      </wps:wsp>
                      <wps:wsp>
                        <wps:cNvPr id="674" name="AutoShape 619"/>
                        <wps:cNvSpPr>
                          <a:spLocks noChangeArrowheads="1"/>
                        </wps:cNvSpPr>
                        <wps:spPr bwMode="auto">
                          <a:xfrm flipH="1">
                            <a:off x="1714500" y="396240"/>
                            <a:ext cx="1257300" cy="219710"/>
                          </a:xfrm>
                          <a:prstGeom prst="wedgeRoundRectCallout">
                            <a:avLst>
                              <a:gd name="adj1" fmla="val 88935"/>
                              <a:gd name="adj2" fmla="val 6300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ith an icon</w:t>
                              </w:r>
                            </w:p>
                          </w:txbxContent>
                        </wps:txbx>
                        <wps:bodyPr rot="0" vert="horz" wrap="square" lIns="0" tIns="0" rIns="0" bIns="0" anchor="t" anchorCtr="0" upright="1">
                          <a:noAutofit/>
                        </wps:bodyPr>
                      </wps:wsp>
                      <wps:wsp>
                        <wps:cNvPr id="675" name="AutoShape 620"/>
                        <wps:cNvSpPr>
                          <a:spLocks noChangeArrowheads="1"/>
                        </wps:cNvSpPr>
                        <wps:spPr bwMode="auto">
                          <a:xfrm flipH="1">
                            <a:off x="1600200" y="1188720"/>
                            <a:ext cx="914400" cy="219710"/>
                          </a:xfrm>
                          <a:prstGeom prst="wedgeRoundRectCallout">
                            <a:avLst>
                              <a:gd name="adj1" fmla="val 127500"/>
                              <a:gd name="adj2" fmla="val 1176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It</w:t>
                              </w:r>
                              <w:r>
                                <w:rPr>
                                  <w:szCs w:val="18"/>
                                </w:rPr>
                                <w:t>’</w:t>
                              </w:r>
                              <w:r>
                                <w:rPr>
                                  <w:rFonts w:hint="eastAsia"/>
                                  <w:szCs w:val="18"/>
                                </w:rPr>
                                <w:t>s a group</w:t>
                              </w:r>
                            </w:p>
                          </w:txbxContent>
                        </wps:txbx>
                        <wps:bodyPr rot="0" vert="horz" wrap="square" lIns="0" tIns="0" rIns="0" bIns="0" anchor="t" anchorCtr="0" upright="1">
                          <a:noAutofit/>
                        </wps:bodyPr>
                      </wps:wsp>
                      <wps:wsp>
                        <wps:cNvPr id="676" name="AutoShape 621"/>
                        <wps:cNvSpPr>
                          <a:spLocks noChangeArrowheads="1"/>
                        </wps:cNvSpPr>
                        <wps:spPr bwMode="auto">
                          <a:xfrm flipH="1">
                            <a:off x="2400300" y="693420"/>
                            <a:ext cx="685800" cy="219710"/>
                          </a:xfrm>
                          <a:prstGeom prst="wedgeRoundRectCallout">
                            <a:avLst>
                              <a:gd name="adj1" fmla="val 101944"/>
                              <a:gd name="adj2" fmla="val -694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ub items</w:t>
                              </w:r>
                            </w:p>
                          </w:txbxContent>
                        </wps:txbx>
                        <wps:bodyPr rot="0" vert="horz" wrap="square" lIns="0" tIns="0" rIns="0" bIns="0" anchor="t" anchorCtr="0" upright="1">
                          <a:noAutofit/>
                        </wps:bodyPr>
                      </wps:wsp>
                    </wpc:wpc>
                  </a:graphicData>
                </a:graphic>
              </wp:inline>
            </w:drawing>
          </mc:Choice>
          <mc:Fallback>
            <w:pict>
              <v:group id="画布 616" o:spid="_x0000_s1448"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">
                <v:shape id="_x0000_s1449" type="#_x0000_t75" style="position:absolute;width:52578;height:21812;visibility:visible;mso-wrap-style:square">
                  <v:fill o:detectmouseclick="t"/>
                  <v:path o:connecttype="none"/>
                </v:shape>
                <v:shape id="Text Box 618" o:spid="_x0000_s1450"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vHdMQA&#10;AADcAAAADwAAAGRycy9kb3ducmV2LnhtbESPQWsCMRSE70L/Q3gFb5qtwmq3RhFF1kvB2vb+2Lxu&#10;FjcvSxLX9d+bQqHHYWa+YVabwbaiJx8axwpephkI4srphmsFX5+HyRJEiMgaW8ek4E4BNuun0QoL&#10;7W78Qf051iJBOBSowMTYFVKGypDFMHUdcfJ+nLcYk/S11B5vCW5bOcuyXFpsOC0Y7GhnqLqcr1ZB&#10;ddkP+7L5Nr6/2uVJv5b397xUavw8bN9ARBrif/ivfdQK8sUc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Lx3TEAAAA3AAAAA8AAAAAAAAAAAAAAAAAmAIAAGRycy9k&#10;b3ducmV2LnhtbFBLBQYAAAAABAAEAPUAAACJAwAAAAA=&#10;" strokeweight="1pt">
                  <v:textbox style="mso-fit-shape-to-text:t" inset="1.5mm,1.3mm,1.5mm">
                    <w:txbxContent>
                      <w:p w:rsidR="0023747D" w:rsidRPr="00F44E60" w:rsidRDefault="0023747D" w:rsidP="00375F9C">
                        <w:pPr>
                          <w:spacing w:line="240" w:lineRule="exact"/>
                          <w:rPr>
                            <w:sz w:val="18"/>
                            <w:szCs w:val="18"/>
                          </w:rPr>
                        </w:pPr>
                        <w:proofErr w:type="gramStart"/>
                        <w:r w:rsidRPr="00F44E60">
                          <w:rPr>
                            <w:color w:val="0000FF"/>
                            <w:sz w:val="18"/>
                            <w:szCs w:val="18"/>
                          </w:rPr>
                          <w:t>var</w:t>
                        </w:r>
                        <w:proofErr w:type="gramEnd"/>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proofErr w:type="gramStart"/>
                        <w:r>
                          <w:rPr>
                            <w:sz w:val="18"/>
                            <w:szCs w:val="18"/>
                          </w:rPr>
                          <w:t>xui</w:t>
                        </w:r>
                        <w:r w:rsidR="0023747D" w:rsidRPr="00F44E60">
                          <w:rPr>
                            <w:sz w:val="18"/>
                            <w:szCs w:val="18"/>
                          </w:rPr>
                          <w:t>.create(</w:t>
                        </w:r>
                        <w:proofErr w:type="gramEnd"/>
                        <w:r w:rsidR="0023747D" w:rsidRPr="00F44E60">
                          <w:rPr>
                            <w:color w:val="FF00FF"/>
                            <w:sz w:val="18"/>
                            <w:szCs w:val="18"/>
                          </w:rPr>
                          <w:t>"TreeBar"</w:t>
                        </w:r>
                        <w:r w:rsidR="0023747D" w:rsidRPr="00F44E60">
                          <w:rPr>
                            <w:sz w:val="18"/>
                            <w:szCs w:val="18"/>
                          </w:rPr>
                          <w:t>,{items:[{</w:t>
                        </w:r>
                      </w:p>
                      <w:p w:rsidR="0023747D" w:rsidRPr="00F44E60" w:rsidRDefault="0023747D" w:rsidP="00375F9C">
                        <w:pPr>
                          <w:spacing w:line="240" w:lineRule="exact"/>
                          <w:rPr>
                            <w:sz w:val="18"/>
                            <w:szCs w:val="18"/>
                          </w:rPr>
                        </w:pPr>
                        <w:r w:rsidRPr="00F44E60">
                          <w:rPr>
                            <w:sz w:val="18"/>
                            <w:szCs w:val="18"/>
                          </w:rPr>
                          <w:t xml:space="preserve">    </w:t>
                        </w:r>
                        <w:proofErr w:type="gramStart"/>
                        <w:r w:rsidRPr="00F44E60">
                          <w:rPr>
                            <w:sz w:val="18"/>
                            <w:szCs w:val="18"/>
                          </w:rPr>
                          <w:t>id :</w:t>
                        </w:r>
                        <w:proofErr w:type="gramEnd"/>
                        <w:r w:rsidRPr="00F44E60">
                          <w:rPr>
                            <w:sz w:val="18"/>
                            <w:szCs w:val="18"/>
                          </w:rPr>
                          <w:t xml:space="preserve"> </w:t>
                        </w:r>
                        <w:r w:rsidRPr="00F44E60">
                          <w:rPr>
                            <w:color w:val="FF00FF"/>
                            <w:sz w:val="18"/>
                            <w:szCs w:val="18"/>
                          </w:rPr>
                          <w:t>"itema"</w:t>
                        </w: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    </w:t>
                        </w:r>
                        <w:proofErr w:type="gramStart"/>
                        <w:r w:rsidRPr="00F44E60">
                          <w:rPr>
                            <w:sz w:val="18"/>
                            <w:szCs w:val="18"/>
                          </w:rPr>
                          <w:t>image :</w:t>
                        </w:r>
                        <w:proofErr w:type="gramEnd"/>
                        <w:r w:rsidRPr="00F44E60">
                          <w:rPr>
                            <w:sz w:val="18"/>
                            <w:szCs w:val="18"/>
                          </w:rPr>
                          <w:t xml:space="preserve"> </w:t>
                        </w:r>
                        <w:r w:rsidRPr="00F44E60">
                          <w:rPr>
                            <w:color w:val="FF00FF"/>
                            <w:sz w:val="18"/>
                            <w:szCs w:val="18"/>
                          </w:rPr>
                          <w:t>"img/a.gif"</w:t>
                        </w: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    </w:t>
                        </w:r>
                        <w:proofErr w:type="gramStart"/>
                        <w:r w:rsidRPr="00F44E60">
                          <w:rPr>
                            <w:sz w:val="18"/>
                            <w:szCs w:val="18"/>
                          </w:rPr>
                          <w:t>sub :</w:t>
                        </w:r>
                        <w:proofErr w:type="gramEnd"/>
                        <w:r w:rsidRPr="00F44E60">
                          <w:rPr>
                            <w:sz w:val="18"/>
                            <w:szCs w:val="18"/>
                          </w:rPr>
                          <w:t xml:space="preserve"> [</w:t>
                        </w:r>
                        <w:r w:rsidRPr="00F44E60">
                          <w:rPr>
                            <w:color w:val="FF00FF"/>
                            <w:sz w:val="18"/>
                            <w:szCs w:val="18"/>
                          </w:rPr>
                          <w:t>"suba"</w:t>
                        </w:r>
                        <w:r w:rsidRPr="00F44E60">
                          <w:rPr>
                            <w:sz w:val="18"/>
                            <w:szCs w:val="18"/>
                          </w:rPr>
                          <w:t>,</w:t>
                        </w:r>
                        <w:r w:rsidRPr="00F44E60">
                          <w:rPr>
                            <w:color w:val="FF00FF"/>
                            <w:sz w:val="18"/>
                            <w:szCs w:val="18"/>
                          </w:rPr>
                          <w:t>"subb"</w:t>
                        </w:r>
                        <w:r w:rsidRPr="00F44E60">
                          <w:rPr>
                            <w:sz w:val="18"/>
                            <w:szCs w:val="18"/>
                          </w:rPr>
                          <w:t>,</w:t>
                        </w:r>
                        <w:r w:rsidRPr="00F44E60">
                          <w:rPr>
                            <w:color w:val="FF00FF"/>
                            <w:sz w:val="18"/>
                            <w:szCs w:val="18"/>
                          </w:rPr>
                          <w:t>"subc"</w:t>
                        </w:r>
                        <w:r w:rsidRPr="00F44E60">
                          <w:rPr>
                            <w:sz w:val="18"/>
                            <w:szCs w:val="18"/>
                          </w:rPr>
                          <w:t>,</w:t>
                        </w:r>
                        <w:r w:rsidRPr="00F44E60">
                          <w:rPr>
                            <w:color w:val="FF00FF"/>
                            <w:sz w:val="18"/>
                            <w:szCs w:val="18"/>
                          </w:rPr>
                          <w:t>"subd"</w:t>
                        </w:r>
                        <w:r>
                          <w:rPr>
                            <w:sz w:val="18"/>
                            <w:szCs w:val="18"/>
                          </w:rPr>
                          <w:t>]</w:t>
                        </w:r>
                      </w:p>
                      <w:p w:rsidR="0023747D" w:rsidRPr="00F44E60" w:rsidRDefault="0023747D" w:rsidP="00375F9C">
                        <w:pPr>
                          <w:spacing w:line="240" w:lineRule="exact"/>
                          <w:rPr>
                            <w:sz w:val="18"/>
                            <w:szCs w:val="18"/>
                          </w:rPr>
                        </w:pP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id :</w:t>
                        </w:r>
                        <w:proofErr w:type="gramEnd"/>
                        <w:r w:rsidRPr="00F44E60">
                          <w:rPr>
                            <w:sz w:val="18"/>
                            <w:szCs w:val="18"/>
                          </w:rPr>
                          <w:t xml:space="preserve"> </w:t>
                        </w:r>
                        <w:r w:rsidRPr="00F44E60">
                          <w:rPr>
                            <w:color w:val="FF00FF"/>
                            <w:sz w:val="18"/>
                            <w:szCs w:val="18"/>
                          </w:rPr>
                          <w:t>"itemb"</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
                      <w:p w:rsidR="0023747D" w:rsidRPr="00F44E60" w:rsidRDefault="0023747D" w:rsidP="00375F9C">
                        <w:pPr>
                          <w:spacing w:line="240" w:lineRule="exact"/>
                          <w:ind w:firstLine="435"/>
                          <w:rPr>
                            <w:sz w:val="18"/>
                            <w:szCs w:val="18"/>
                          </w:rPr>
                        </w:pPr>
                        <w:proofErr w:type="gramStart"/>
                        <w:r w:rsidRPr="00F44E60">
                          <w:rPr>
                            <w:sz w:val="18"/>
                            <w:szCs w:val="18"/>
                          </w:rPr>
                          <w:t>id :</w:t>
                        </w:r>
                        <w:proofErr w:type="gramEnd"/>
                        <w:r w:rsidRPr="00F44E60">
                          <w:rPr>
                            <w:sz w:val="18"/>
                            <w:szCs w:val="18"/>
                          </w:rPr>
                          <w:t xml:space="preserve"> </w:t>
                        </w:r>
                        <w:r w:rsidRPr="00F44E60">
                          <w:rPr>
                            <w:color w:val="FF00FF"/>
                            <w:sz w:val="18"/>
                            <w:szCs w:val="18"/>
                          </w:rPr>
                          <w:t>"itemd"</w:t>
                        </w:r>
                        <w:r w:rsidRPr="00F44E60">
                          <w:rPr>
                            <w:sz w:val="18"/>
                            <w:szCs w:val="18"/>
                          </w:rPr>
                          <w:t>,</w:t>
                        </w:r>
                      </w:p>
                      <w:p w:rsidR="0023747D" w:rsidRPr="00F44E60" w:rsidRDefault="0023747D" w:rsidP="00375F9C">
                        <w:pPr>
                          <w:spacing w:line="240" w:lineRule="exact"/>
                          <w:rPr>
                            <w:sz w:val="18"/>
                            <w:szCs w:val="18"/>
                          </w:rPr>
                        </w:pPr>
                        <w:r w:rsidRPr="00F44E60">
                          <w:rPr>
                            <w:rFonts w:hint="eastAsia"/>
                            <w:sz w:val="18"/>
                            <w:szCs w:val="18"/>
                          </w:rPr>
                          <w:t xml:space="preserve">    </w:t>
                        </w:r>
                        <w:proofErr w:type="gramStart"/>
                        <w:r w:rsidRPr="00F44E60">
                          <w:rPr>
                            <w:rFonts w:hint="eastAsia"/>
                            <w:sz w:val="18"/>
                            <w:szCs w:val="18"/>
                          </w:rPr>
                          <w:t>group:</w:t>
                        </w:r>
                        <w:proofErr w:type="gramEnd"/>
                        <w:r w:rsidRPr="00F44E60">
                          <w:rPr>
                            <w:rFonts w:hint="eastAsia"/>
                            <w:color w:val="0000FF"/>
                            <w:sz w:val="18"/>
                            <w:szCs w:val="18"/>
                          </w:rPr>
                          <w:t>true</w:t>
                        </w:r>
                        <w:r w:rsidRPr="00F44E60">
                          <w:rPr>
                            <w:rFonts w:hint="eastAsia"/>
                            <w:sz w:val="18"/>
                            <w:szCs w:val="18"/>
                          </w:rPr>
                          <w:t>,</w:t>
                        </w:r>
                      </w:p>
                      <w:p w:rsidR="0023747D" w:rsidRPr="00F44E60" w:rsidRDefault="0023747D" w:rsidP="00375F9C">
                        <w:pPr>
                          <w:spacing w:line="240" w:lineRule="exact"/>
                          <w:rPr>
                            <w:sz w:val="18"/>
                            <w:szCs w:val="18"/>
                          </w:rPr>
                        </w:pPr>
                        <w:r w:rsidRPr="00F44E60">
                          <w:rPr>
                            <w:sz w:val="18"/>
                            <w:szCs w:val="18"/>
                          </w:rPr>
                          <w:t xml:space="preserve">    </w:t>
                        </w:r>
                        <w:proofErr w:type="gramStart"/>
                        <w:r w:rsidRPr="00F44E60">
                          <w:rPr>
                            <w:sz w:val="18"/>
                            <w:szCs w:val="18"/>
                          </w:rPr>
                          <w:t>sub :</w:t>
                        </w:r>
                        <w:proofErr w:type="gramEnd"/>
                        <w:r w:rsidRPr="00F44E60">
                          <w:rPr>
                            <w:sz w:val="18"/>
                            <w:szCs w:val="18"/>
                          </w:rPr>
                          <w:t xml:space="preserve">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    </w:t>
                        </w:r>
                      </w:p>
                      <w:p w:rsidR="0023747D" w:rsidRPr="00F44E60" w:rsidRDefault="0023747D" w:rsidP="00375F9C">
                        <w:r w:rsidRPr="00F44E60">
                          <w:rPr>
                            <w:sz w:val="18"/>
                            <w:szCs w:val="18"/>
                          </w:rPr>
                          <w:t>}]}).</w:t>
                        </w:r>
                        <w:proofErr w:type="gramStart"/>
                        <w:r w:rsidRPr="00F44E60">
                          <w:rPr>
                            <w:sz w:val="18"/>
                            <w:szCs w:val="18"/>
                          </w:rPr>
                          <w:t>show(</w:t>
                        </w:r>
                        <w:proofErr w:type="gramEnd"/>
                        <w:r w:rsidRPr="00F44E60">
                          <w:rPr>
                            <w:sz w:val="18"/>
                            <w:szCs w:val="18"/>
                          </w:rPr>
                          <w:t>block);</w:t>
                        </w:r>
                      </w:p>
                    </w:txbxContent>
                  </v:textbox>
                </v:shape>
                <v:shape id="AutoShape 619" o:spid="_x0000_s1451" type="#_x0000_t62" style="position:absolute;left:17145;top:3962;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3jHcQA&#10;AADcAAAADwAAAGRycy9kb3ducmV2LnhtbESPQWsCMRSE74L/ITyhF6lZS7FlaxQRV+pJ1krPj83r&#10;7tbNS9hETf99Iwgeh5n5hpkvo+nEhXrfWlYwnWQgiCurW64VHL+K53cQPiBr7CyTgj/ysFwMB3PM&#10;tb1ySZdDqEWCsM9RQROCy6X0VUMG/cQ64uT92N5gSLKvpe7xmuCmky9ZNpMGW04LDTpaN1SdDmej&#10;YNsd4++3y8ZnX+yjK7ebstidlHoaxdUHiEAxPML39qdWMHt7hduZd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d4x3EAAAA3AAAAA8AAAAAAAAAAAAAAAAAmAIAAGRycy9k&#10;b3ducmV2LnhtbFBLBQYAAAAABAAEAPUAAACJAwAAAAA=&#10;" adj="30010,24409" fillcolor="#ff9">
                  <v:textbox inset="0,0,0,0">
                    <w:txbxContent>
                      <w:p w:rsidR="0023747D" w:rsidRPr="000E23E9" w:rsidRDefault="0023747D" w:rsidP="00375F9C">
                        <w:pPr>
                          <w:rPr>
                            <w:szCs w:val="18"/>
                          </w:rPr>
                        </w:pPr>
                        <w:r>
                          <w:rPr>
                            <w:szCs w:val="18"/>
                          </w:rPr>
                          <w:t>W</w:t>
                        </w:r>
                        <w:r>
                          <w:rPr>
                            <w:rFonts w:hint="eastAsia"/>
                            <w:szCs w:val="18"/>
                          </w:rPr>
                          <w:t>ith an icon</w:t>
                        </w:r>
                      </w:p>
                    </w:txbxContent>
                  </v:textbox>
                </v:shape>
                <v:shape id="AutoShape 620" o:spid="_x0000_s1452" type="#_x0000_t62" style="position:absolute;left:16002;top:11887;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Ho2sUA&#10;AADcAAAADwAAAGRycy9kb3ducmV2LnhtbESPQWsCMRSE70L/Q3iCN81aUMtqFFEqQoWildXeHpvX&#10;3aWblyWJuv33jSB4HGbmG2a2aE0truR8ZVnBcJCAIM6trrhQcPx677+B8AFZY22ZFPyRh8X8pTPD&#10;VNsb7+l6CIWIEPYpKihDaFIpfV6SQT+wDXH0fqwzGKJ0hdQObxFuavmaJGNpsOK4UGJDq5Ly38PF&#10;KDidv+vsM8vWO5kNXb6dmI+92yjV67bLKYhAbXiGH+2tVjCejOB+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MejaxQAAANwAAAAPAAAAAAAAAAAAAAAAAJgCAABkcnMv&#10;ZG93bnJldi54bWxQSwUGAAAAAAQABAD1AAAAigMAAAAA&#10;" adj="38340,36208" fillcolor="#ff9">
                  <v:textbox inset="0,0,0,0">
                    <w:txbxContent>
                      <w:p w:rsidR="0023747D" w:rsidRPr="000E23E9" w:rsidRDefault="0023747D" w:rsidP="00375F9C">
                        <w:pPr>
                          <w:rPr>
                            <w:szCs w:val="18"/>
                          </w:rPr>
                        </w:pPr>
                        <w:r>
                          <w:rPr>
                            <w:rFonts w:hint="eastAsia"/>
                            <w:szCs w:val="18"/>
                          </w:rPr>
                          <w:t>It</w:t>
                        </w:r>
                        <w:r>
                          <w:rPr>
                            <w:szCs w:val="18"/>
                          </w:rPr>
                          <w:t>’</w:t>
                        </w:r>
                        <w:r>
                          <w:rPr>
                            <w:rFonts w:hint="eastAsia"/>
                            <w:szCs w:val="18"/>
                          </w:rPr>
                          <w:t>s a group</w:t>
                        </w:r>
                      </w:p>
                    </w:txbxContent>
                  </v:textbox>
                </v:shape>
                <v:shape id="AutoShape 621" o:spid="_x0000_s1453" type="#_x0000_t62" style="position:absolute;left:24003;top:6934;width:6858;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pXq8UA&#10;AADcAAAADwAAAGRycy9kb3ducmV2LnhtbESPwWrDMBBE74H8g9hAb4mcHGzjRgkhIaQ9lbruobfF&#10;2tqi1spYiu3+fVUo9DjMzBtmf5xtJ0YavHGsYLtJQBDXThtuFFRv13UOwgdkjZ1jUvBNHo6H5WKP&#10;hXYTv9JYhkZECPsCFbQh9IWUvm7Jot+4njh6n26wGKIcGqkHnCLcdnKXJKm0aDgutNjTuaX6q7xb&#10;Bbtbb7L352s+XVz1cvsw27maOqUeVvPpEUSgOfyH/9pPWkGapfB7Jh4Be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6lerxQAAANwAAAAPAAAAAAAAAAAAAAAAAJgCAABkcnMv&#10;ZG93bnJldi54bWxQSwUGAAAAAAQABAD1AAAAigMAAAAA&#10;" adj="32820,9301" fillcolor="#ff9">
                  <v:textbox inset="0,0,0,0">
                    <w:txbxContent>
                      <w:p w:rsidR="0023747D" w:rsidRPr="000E23E9" w:rsidRDefault="0023747D" w:rsidP="00375F9C">
                        <w:pPr>
                          <w:rPr>
                            <w:szCs w:val="18"/>
                          </w:rPr>
                        </w:pPr>
                        <w:r>
                          <w:rPr>
                            <w:szCs w:val="18"/>
                          </w:rPr>
                          <w:t>S</w:t>
                        </w:r>
                        <w:r>
                          <w:rPr>
                            <w:rFonts w:hint="eastAsia"/>
                            <w:szCs w:val="18"/>
                          </w:rPr>
                          <w:t>ub items</w:t>
                        </w:r>
                      </w:p>
                    </w:txbxContent>
                  </v:textbox>
                </v:shape>
                <w10:anchorlock/>
              </v:group>
            </w:pict>
          </mc:Fallback>
        </mc:AlternateContent>
      </w:r>
    </w:p>
    <w:p w:rsidR="00375F9C" w:rsidRPr="003B19B8" w:rsidRDefault="00375F9C" w:rsidP="00375F9C">
      <w:pPr>
        <w:rPr>
          <w:b/>
        </w:rPr>
      </w:pPr>
      <w:r w:rsidRPr="003B19B8">
        <w:rPr>
          <w:rFonts w:hint="eastAsia"/>
          <w:b/>
        </w:rPr>
        <w:t xml:space="preserve">Output: </w:t>
      </w:r>
    </w:p>
    <w:p w:rsidR="00375F9C" w:rsidRPr="00F44E60" w:rsidRDefault="005C781A" w:rsidP="00375F9C">
      <w:r>
        <w:rPr>
          <w:rFonts w:hint="eastAsia"/>
          <w:b/>
          <w:noProof/>
        </w:rPr>
        <mc:AlternateContent>
          <mc:Choice Requires="wps">
            <w:drawing>
              <wp:anchor distT="0" distB="0" distL="114300" distR="114300" simplePos="0" relativeHeight="251524608" behindDoc="0" locked="0" layoutInCell="1" allowOverlap="1" wp14:anchorId="6DBDE9BE" wp14:editId="29BD09FF">
                <wp:simplePos x="0" y="0"/>
                <wp:positionH relativeFrom="column">
                  <wp:posOffset>1143000</wp:posOffset>
                </wp:positionH>
                <wp:positionV relativeFrom="line">
                  <wp:posOffset>66040</wp:posOffset>
                </wp:positionV>
                <wp:extent cx="685800" cy="219710"/>
                <wp:effectExtent l="295275" t="8890" r="9525" b="409575"/>
                <wp:wrapNone/>
                <wp:docPr id="672" name="AutoShape 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85800" cy="219710"/>
                        </a:xfrm>
                        <a:prstGeom prst="wedgeRoundRectCallout">
                          <a:avLst>
                            <a:gd name="adj1" fmla="val 86667"/>
                            <a:gd name="adj2" fmla="val 2184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Group item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68" o:spid="_x0000_s1454" type="#_x0000_t62" style="position:absolute;left:0;text-align:left;margin-left:90pt;margin-top:5.2pt;width:54pt;height:17.3pt;flip:x;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" adj="29520,57995" fillcolor="#ff9">
                <v:textbox inset="0,0,0,0">
                  <w:txbxContent>
                    <w:p w:rsidR="0023747D" w:rsidRPr="000E23E9" w:rsidRDefault="0023747D" w:rsidP="00375F9C">
                      <w:pPr>
                        <w:rPr>
                          <w:szCs w:val="18"/>
                        </w:rPr>
                      </w:pPr>
                      <w:r>
                        <w:rPr>
                          <w:rFonts w:hint="eastAsia"/>
                          <w:szCs w:val="18"/>
                        </w:rPr>
                        <w:t>Group item</w:t>
                      </w:r>
                    </w:p>
                  </w:txbxContent>
                </v:textbox>
                <w10:wrap anchory="line"/>
              </v:shape>
            </w:pict>
          </mc:Fallback>
        </mc:AlternateContent>
      </w:r>
      <w:r w:rsidR="00122649" w:rsidRPr="00122649">
        <w:rPr>
          <w:noProof/>
        </w:rPr>
        <w:t xml:space="preserve"> </w:t>
      </w:r>
      <w:r w:rsidR="00122649">
        <w:rPr>
          <w:noProof/>
        </w:rPr>
        <w:drawing>
          <wp:inline distT="0" distB="0" distL="0" distR="0" wp14:anchorId="54354BBC" wp14:editId="1BA74BCF">
            <wp:extent cx="1933333" cy="1942857"/>
            <wp:effectExtent l="0" t="0" r="0" b="635"/>
            <wp:docPr id="1209" name="图片 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933333" cy="1942857"/>
                    </a:xfrm>
                    <a:prstGeom prst="rect">
                      <a:avLst/>
                    </a:prstGeom>
                  </pic:spPr>
                </pic:pic>
              </a:graphicData>
            </a:graphic>
          </wp:inline>
        </w:drawing>
      </w:r>
    </w:p>
    <w:p w:rsidR="00375F9C" w:rsidRDefault="00375F9C" w:rsidP="00E45D25">
      <w:pPr>
        <w:pStyle w:val="3"/>
        <w:numPr>
          <w:ilvl w:val="2"/>
          <w:numId w:val="17"/>
        </w:numPr>
      </w:pPr>
      <w:bookmarkStart w:id="109" w:name="_Toc356466243"/>
      <w:r w:rsidRPr="003D74F9">
        <w:t>Expand all nodes by default</w:t>
      </w:r>
      <w:bookmarkEnd w:id="109"/>
    </w:p>
    <w:p w:rsidR="00375F9C" w:rsidRPr="003D74F9" w:rsidRDefault="00375F9C" w:rsidP="00375F9C">
      <w:pPr>
        <w:rPr>
          <w:b/>
        </w:rPr>
      </w:pPr>
      <w:r w:rsidRPr="003D74F9">
        <w:rPr>
          <w:rFonts w:hint="eastAsia"/>
          <w:b/>
        </w:rPr>
        <w:t xml:space="preserve">Input: </w:t>
      </w:r>
    </w:p>
    <w:p w:rsidR="00375F9C" w:rsidRDefault="005C781A" w:rsidP="00375F9C">
      <w:r>
        <w:rPr>
          <w:noProof/>
        </w:rPr>
        <w:lastRenderedPageBreak/>
        <mc:AlternateContent>
          <mc:Choice Requires="wpc">
            <w:drawing>
              <wp:inline distT="0" distB="0" distL="0" distR="0" wp14:anchorId="7C13F5E0" wp14:editId="24CC7CA0">
                <wp:extent cx="5257800" cy="2575560"/>
                <wp:effectExtent l="9525" t="0" r="9525" b="0"/>
                <wp:docPr id="639" name="画布 6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37" name="Text Box 643"/>
                        <wps:cNvSpPr txBox="1">
                          <a:spLocks noChangeArrowheads="1"/>
                        </wps:cNvSpPr>
                        <wps:spPr bwMode="auto">
                          <a:xfrm>
                            <a:off x="0" y="48895"/>
                            <a:ext cx="5257800" cy="2437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334C" w:rsidRDefault="0023747D" w:rsidP="00375F9C">
                              <w:pPr>
                                <w:spacing w:line="240" w:lineRule="exact"/>
                                <w:rPr>
                                  <w:sz w:val="18"/>
                                  <w:szCs w:val="18"/>
                                </w:rPr>
                              </w:pPr>
                              <w:r w:rsidRPr="007E334C">
                                <w:rPr>
                                  <w:color w:val="0000FF"/>
                                  <w:sz w:val="18"/>
                                  <w:szCs w:val="18"/>
                                </w:rPr>
                                <w:t>var</w:t>
                              </w:r>
                              <w:r w:rsidRPr="007E334C">
                                <w:rPr>
                                  <w:sz w:val="18"/>
                                  <w:szCs w:val="18"/>
                                </w:rPr>
                                <w:t xml:space="preserve"> block=</w:t>
                              </w:r>
                              <w:r w:rsidRPr="007E334C">
                                <w:rPr>
                                  <w:color w:val="0000FF"/>
                                  <w:sz w:val="18"/>
                                  <w:szCs w:val="18"/>
                                </w:rPr>
                                <w:t>new</w:t>
                              </w:r>
                              <w:r w:rsidRPr="007E334C">
                                <w:rPr>
                                  <w:sz w:val="18"/>
                                  <w:szCs w:val="18"/>
                                </w:rPr>
                                <w:t xml:space="preserve"> </w:t>
                              </w:r>
                              <w:r w:rsidR="00122649">
                                <w:rPr>
                                  <w:sz w:val="18"/>
                                  <w:szCs w:val="18"/>
                                </w:rPr>
                                <w:t>xui</w:t>
                              </w:r>
                              <w:r w:rsidRPr="007E334C">
                                <w:rPr>
                                  <w:sz w:val="18"/>
                                  <w:szCs w:val="18"/>
                                </w:rPr>
                                <w:t>.UI.Block({width:</w:t>
                              </w:r>
                              <w:r w:rsidRPr="007E334C">
                                <w:rPr>
                                  <w:color w:val="800000"/>
                                  <w:sz w:val="18"/>
                                  <w:szCs w:val="18"/>
                                </w:rPr>
                                <w:t>200</w:t>
                              </w:r>
                              <w:r w:rsidRPr="007E334C">
                                <w:rPr>
                                  <w:sz w:val="18"/>
                                  <w:szCs w:val="18"/>
                                </w:rPr>
                                <w:t>,height:</w:t>
                              </w:r>
                              <w:r w:rsidRPr="007E334C">
                                <w:rPr>
                                  <w:color w:val="800000"/>
                                  <w:sz w:val="18"/>
                                  <w:szCs w:val="18"/>
                                </w:rPr>
                                <w:t>200</w:t>
                              </w:r>
                              <w:r w:rsidRPr="007E334C">
                                <w:rPr>
                                  <w:sz w:val="18"/>
                                  <w:szCs w:val="18"/>
                                </w:rPr>
                                <w:t>}).show();</w:t>
                              </w:r>
                            </w:p>
                            <w:p w:rsidR="0023747D" w:rsidRPr="007E334C" w:rsidRDefault="00122649" w:rsidP="00375F9C">
                              <w:pPr>
                                <w:spacing w:line="240" w:lineRule="exact"/>
                                <w:rPr>
                                  <w:sz w:val="18"/>
                                  <w:szCs w:val="18"/>
                                </w:rPr>
                              </w:pPr>
                              <w:r>
                                <w:rPr>
                                  <w:sz w:val="18"/>
                                  <w:szCs w:val="18"/>
                                </w:rPr>
                                <w:t>xui</w:t>
                              </w:r>
                              <w:r w:rsidR="0023747D" w:rsidRPr="007E334C">
                                <w:rPr>
                                  <w:sz w:val="18"/>
                                  <w:szCs w:val="18"/>
                                </w:rPr>
                                <w:t>.create(</w:t>
                              </w:r>
                              <w:r w:rsidR="0023747D" w:rsidRPr="007E334C">
                                <w:rPr>
                                  <w:color w:val="FF00FF"/>
                                  <w:sz w:val="18"/>
                                  <w:szCs w:val="18"/>
                                </w:rPr>
                                <w:t>"TreeBar"</w:t>
                              </w:r>
                              <w:r w:rsidR="0023747D" w:rsidRPr="007E334C">
                                <w:rPr>
                                  <w:sz w:val="18"/>
                                  <w:szCs w:val="18"/>
                                </w:rPr>
                                <w:t>,{</w:t>
                              </w:r>
                            </w:p>
                            <w:p w:rsidR="0023747D" w:rsidRPr="007E334C" w:rsidRDefault="0023747D" w:rsidP="00375F9C">
                              <w:pPr>
                                <w:spacing w:line="240" w:lineRule="exact"/>
                                <w:rPr>
                                  <w:sz w:val="18"/>
                                  <w:szCs w:val="18"/>
                                </w:rPr>
                              </w:pPr>
                              <w:r w:rsidRPr="007E334C">
                                <w:rPr>
                                  <w:sz w:val="18"/>
                                  <w:szCs w:val="18"/>
                                </w:rPr>
                                <w:t>iniFold:</w:t>
                              </w:r>
                              <w:r w:rsidRPr="007E334C">
                                <w:rPr>
                                  <w:color w:val="0000FF"/>
                                  <w:sz w:val="18"/>
                                  <w:szCs w:val="18"/>
                                </w:rPr>
                                <w:t>false</w:t>
                              </w:r>
                              <w:r w:rsidRPr="007E334C">
                                <w:rPr>
                                  <w:sz w:val="18"/>
                                  <w:szCs w:val="18"/>
                                </w:rPr>
                                <w:t>,</w:t>
                              </w:r>
                            </w:p>
                            <w:p w:rsidR="0023747D" w:rsidRPr="007E334C" w:rsidRDefault="0023747D" w:rsidP="00375F9C">
                              <w:pPr>
                                <w:spacing w:line="240" w:lineRule="exact"/>
                                <w:rPr>
                                  <w:sz w:val="18"/>
                                  <w:szCs w:val="18"/>
                                </w:rPr>
                              </w:pPr>
                              <w:r w:rsidRPr="007E334C">
                                <w:rPr>
                                  <w:sz w:val="18"/>
                                  <w:szCs w:val="18"/>
                                </w:rPr>
                                <w:t>items:[{</w:t>
                              </w:r>
                            </w:p>
                            <w:p w:rsidR="0023747D" w:rsidRPr="007E334C" w:rsidRDefault="0023747D" w:rsidP="00375F9C">
                              <w:pPr>
                                <w:spacing w:line="240" w:lineRule="exact"/>
                                <w:rPr>
                                  <w:sz w:val="18"/>
                                  <w:szCs w:val="18"/>
                                </w:rPr>
                              </w:pPr>
                              <w:r w:rsidRPr="007E334C">
                                <w:rPr>
                                  <w:sz w:val="18"/>
                                  <w:szCs w:val="18"/>
                                </w:rPr>
                                <w:t xml:space="preserve">    id : </w:t>
                              </w:r>
                              <w:r w:rsidRPr="007E334C">
                                <w:rPr>
                                  <w:color w:val="FF00FF"/>
                                  <w:sz w:val="18"/>
                                  <w:szCs w:val="18"/>
                                </w:rPr>
                                <w:t>"itema"</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image : </w:t>
                              </w:r>
                              <w:r w:rsidRPr="007E334C">
                                <w:rPr>
                                  <w:color w:val="FF00FF"/>
                                  <w:sz w:val="18"/>
                                  <w:szCs w:val="18"/>
                                </w:rPr>
                                <w:t>"img/a.gif"</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sub : [</w:t>
                              </w:r>
                              <w:r w:rsidRPr="007E334C">
                                <w:rPr>
                                  <w:color w:val="FF00FF"/>
                                  <w:sz w:val="18"/>
                                  <w:szCs w:val="18"/>
                                </w:rPr>
                                <w:t>"suba"</w:t>
                              </w:r>
                              <w:r>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id : </w:t>
                              </w:r>
                              <w:r w:rsidRPr="007E334C">
                                <w:rPr>
                                  <w:color w:val="FF00FF"/>
                                  <w:sz w:val="18"/>
                                  <w:szCs w:val="18"/>
                                </w:rPr>
                                <w:t>"itemd"</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group:</w:t>
                              </w:r>
                              <w:r w:rsidRPr="007E334C">
                                <w:rPr>
                                  <w:color w:val="0000FF"/>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sub : [</w:t>
                              </w:r>
                              <w:r w:rsidRPr="007E334C">
                                <w:rPr>
                                  <w:color w:val="FF00FF"/>
                                  <w:sz w:val="18"/>
                                  <w:szCs w:val="18"/>
                                </w:rPr>
                                <w:t>"sub1"</w:t>
                              </w:r>
                              <w:r w:rsidRPr="007E334C">
                                <w:rPr>
                                  <w:sz w:val="18"/>
                                  <w:szCs w:val="18"/>
                                </w:rPr>
                                <w:t>,</w:t>
                              </w:r>
                              <w:r w:rsidRPr="007E334C">
                                <w:rPr>
                                  <w:color w:val="FF00FF"/>
                                  <w:sz w:val="18"/>
                                  <w:szCs w:val="18"/>
                                </w:rPr>
                                <w:t>"sub2"</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id:</w:t>
                              </w:r>
                              <w:r w:rsidRPr="007E334C">
                                <w:rPr>
                                  <w:color w:val="FF00FF"/>
                                  <w:sz w:val="18"/>
                                  <w:szCs w:val="18"/>
                                </w:rPr>
                                <w:t>"sub3"</w:t>
                              </w:r>
                              <w:r w:rsidRPr="007E334C">
                                <w:rPr>
                                  <w:sz w:val="18"/>
                                  <w:szCs w:val="18"/>
                                </w:rPr>
                                <w:t>,sub:[</w:t>
                              </w:r>
                              <w:r w:rsidRPr="007E334C">
                                <w:rPr>
                                  <w:color w:val="FF00FF"/>
                                  <w:sz w:val="18"/>
                                  <w:szCs w:val="18"/>
                                </w:rPr>
                                <w:t>"a"</w:t>
                              </w:r>
                              <w:r w:rsidRPr="007E334C">
                                <w:rPr>
                                  <w:sz w:val="18"/>
                                  <w:szCs w:val="18"/>
                                </w:rPr>
                                <w:t>,</w:t>
                              </w:r>
                              <w:r w:rsidRPr="007E334C">
                                <w:rPr>
                                  <w:color w:val="FF00FF"/>
                                  <w:sz w:val="18"/>
                                  <w:szCs w:val="18"/>
                                </w:rPr>
                                <w:t>"b"</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
                            <w:p w:rsidR="0023747D" w:rsidRPr="007E334C" w:rsidRDefault="0023747D" w:rsidP="00375F9C">
                              <w:r w:rsidRPr="007E334C">
                                <w:rPr>
                                  <w:sz w:val="18"/>
                                  <w:szCs w:val="18"/>
                                </w:rPr>
                                <w:t>}]}).show(block);</w:t>
                              </w:r>
                            </w:p>
                          </w:txbxContent>
                        </wps:txbx>
                        <wps:bodyPr rot="0" vert="horz" wrap="square" lIns="54000" tIns="46800" rIns="54000" bIns="45720" anchor="t" anchorCtr="0" upright="1">
                          <a:spAutoFit/>
                        </wps:bodyPr>
                      </wps:wsp>
                      <wps:wsp>
                        <wps:cNvPr id="638" name="AutoShape 644"/>
                        <wps:cNvSpPr>
                          <a:spLocks noChangeArrowheads="1"/>
                        </wps:cNvSpPr>
                        <wps:spPr bwMode="auto">
                          <a:xfrm flipH="1">
                            <a:off x="1371600" y="396240"/>
                            <a:ext cx="1943100" cy="219710"/>
                          </a:xfrm>
                          <a:prstGeom prst="wedgeRoundRectCallout">
                            <a:avLst>
                              <a:gd name="adj1" fmla="val 84019"/>
                              <a:gd name="adj2" fmla="val -1647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D74F9" w:rsidRDefault="0023747D" w:rsidP="00375F9C">
                              <w:pPr>
                                <w:rPr>
                                  <w:szCs w:val="18"/>
                                </w:rPr>
                              </w:pPr>
                              <w:r>
                                <w:rPr>
                                  <w:rFonts w:hint="eastAsia"/>
                                </w:rPr>
                                <w:t>Sets iniFold property to false</w:t>
                              </w:r>
                            </w:p>
                          </w:txbxContent>
                        </wps:txbx>
                        <wps:bodyPr rot="0" vert="horz" wrap="square" lIns="0" tIns="0" rIns="0" bIns="0" anchor="t" anchorCtr="0" upright="1">
                          <a:noAutofit/>
                        </wps:bodyPr>
                      </wps:wsp>
                    </wpc:wpc>
                  </a:graphicData>
                </a:graphic>
              </wp:inline>
            </w:drawing>
          </mc:Choice>
          <mc:Fallback>
            <w:pict>
              <v:group id="画布 641" o:spid="_x0000_s1455" editas="canvas" style="width:414pt;height:202.8pt;mso-position-horizontal-relative:char;mso-position-vertical-relative:line" coordsize="52578,25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">
                <v:shape id="_x0000_s1456" type="#_x0000_t75" style="position:absolute;width:52578;height:25755;visibility:visible;mso-wrap-style:square">
                  <v:fill o:detectmouseclick="t"/>
                  <v:path o:connecttype="none"/>
                </v:shape>
                <v:shape id="Text Box 643" o:spid="_x0000_s1457" type="#_x0000_t202" style="position:absolute;top:488;width:52578;height:24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p4t8QA&#10;AADcAAAADwAAAGRycy9kb3ducmV2LnhtbESPQWsCMRSE70L/Q3gFb5qtwmq3RhFF1kvB2vb+2Lxu&#10;FjcvSxLX9d+bQqHHYWa+YVabwbaiJx8axwpephkI4srphmsFX5+HyRJEiMgaW8ek4E4BNuun0QoL&#10;7W78Qf051iJBOBSowMTYFVKGypDFMHUdcfJ+nLcYk/S11B5vCW5bOcuyXFpsOC0Y7GhnqLqcr1ZB&#10;ddkP+7L5Nr6/2uVJv5b397xUavw8bN9ARBrif/ivfdQK8vkC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aeLfEAAAA3AAAAA8AAAAAAAAAAAAAAAAAmAIAAGRycy9k&#10;b3ducmV2LnhtbFBLBQYAAAAABAAEAPUAAACJAwAAAAA=&#10;" strokeweight="1pt">
                  <v:textbox style="mso-fit-shape-to-text:t" inset="1.5mm,1.3mm,1.5mm">
                    <w:txbxContent>
                      <w:p w:rsidR="0023747D" w:rsidRPr="007E334C" w:rsidRDefault="0023747D" w:rsidP="00375F9C">
                        <w:pPr>
                          <w:spacing w:line="240" w:lineRule="exact"/>
                          <w:rPr>
                            <w:sz w:val="18"/>
                            <w:szCs w:val="18"/>
                          </w:rPr>
                        </w:pPr>
                        <w:proofErr w:type="gramStart"/>
                        <w:r w:rsidRPr="007E334C">
                          <w:rPr>
                            <w:color w:val="0000FF"/>
                            <w:sz w:val="18"/>
                            <w:szCs w:val="18"/>
                          </w:rPr>
                          <w:t>var</w:t>
                        </w:r>
                        <w:proofErr w:type="gramEnd"/>
                        <w:r w:rsidRPr="007E334C">
                          <w:rPr>
                            <w:sz w:val="18"/>
                            <w:szCs w:val="18"/>
                          </w:rPr>
                          <w:t xml:space="preserve"> block=</w:t>
                        </w:r>
                        <w:r w:rsidRPr="007E334C">
                          <w:rPr>
                            <w:color w:val="0000FF"/>
                            <w:sz w:val="18"/>
                            <w:szCs w:val="18"/>
                          </w:rPr>
                          <w:t>new</w:t>
                        </w:r>
                        <w:r w:rsidRPr="007E334C">
                          <w:rPr>
                            <w:sz w:val="18"/>
                            <w:szCs w:val="18"/>
                          </w:rPr>
                          <w:t xml:space="preserve"> </w:t>
                        </w:r>
                        <w:r w:rsidR="00122649">
                          <w:rPr>
                            <w:sz w:val="18"/>
                            <w:szCs w:val="18"/>
                          </w:rPr>
                          <w:t>xui</w:t>
                        </w:r>
                        <w:r w:rsidRPr="007E334C">
                          <w:rPr>
                            <w:sz w:val="18"/>
                            <w:szCs w:val="18"/>
                          </w:rPr>
                          <w:t>.UI.Block({width:</w:t>
                        </w:r>
                        <w:r w:rsidRPr="007E334C">
                          <w:rPr>
                            <w:color w:val="800000"/>
                            <w:sz w:val="18"/>
                            <w:szCs w:val="18"/>
                          </w:rPr>
                          <w:t>200</w:t>
                        </w:r>
                        <w:r w:rsidRPr="007E334C">
                          <w:rPr>
                            <w:sz w:val="18"/>
                            <w:szCs w:val="18"/>
                          </w:rPr>
                          <w:t>,height:</w:t>
                        </w:r>
                        <w:r w:rsidRPr="007E334C">
                          <w:rPr>
                            <w:color w:val="800000"/>
                            <w:sz w:val="18"/>
                            <w:szCs w:val="18"/>
                          </w:rPr>
                          <w:t>200</w:t>
                        </w:r>
                        <w:r w:rsidRPr="007E334C">
                          <w:rPr>
                            <w:sz w:val="18"/>
                            <w:szCs w:val="18"/>
                          </w:rPr>
                          <w:t>}).show();</w:t>
                        </w:r>
                      </w:p>
                      <w:p w:rsidR="0023747D" w:rsidRPr="007E334C" w:rsidRDefault="00122649" w:rsidP="00375F9C">
                        <w:pPr>
                          <w:spacing w:line="240" w:lineRule="exact"/>
                          <w:rPr>
                            <w:sz w:val="18"/>
                            <w:szCs w:val="18"/>
                          </w:rPr>
                        </w:pPr>
                        <w:proofErr w:type="gramStart"/>
                        <w:r>
                          <w:rPr>
                            <w:sz w:val="18"/>
                            <w:szCs w:val="18"/>
                          </w:rPr>
                          <w:t>xui</w:t>
                        </w:r>
                        <w:r w:rsidR="0023747D" w:rsidRPr="007E334C">
                          <w:rPr>
                            <w:sz w:val="18"/>
                            <w:szCs w:val="18"/>
                          </w:rPr>
                          <w:t>.create(</w:t>
                        </w:r>
                        <w:proofErr w:type="gramEnd"/>
                        <w:r w:rsidR="0023747D" w:rsidRPr="007E334C">
                          <w:rPr>
                            <w:color w:val="FF00FF"/>
                            <w:sz w:val="18"/>
                            <w:szCs w:val="18"/>
                          </w:rPr>
                          <w:t>"TreeBar"</w:t>
                        </w:r>
                        <w:r w:rsidR="0023747D"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iniFold:</w:t>
                        </w:r>
                        <w:proofErr w:type="gramEnd"/>
                        <w:r w:rsidRPr="007E334C">
                          <w:rPr>
                            <w:color w:val="0000FF"/>
                            <w:sz w:val="18"/>
                            <w:szCs w:val="18"/>
                          </w:rPr>
                          <w:t>false</w:t>
                        </w: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items:</w:t>
                        </w:r>
                        <w:proofErr w:type="gramEnd"/>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 :</w:t>
                        </w:r>
                        <w:proofErr w:type="gramEnd"/>
                        <w:r w:rsidRPr="007E334C">
                          <w:rPr>
                            <w:sz w:val="18"/>
                            <w:szCs w:val="18"/>
                          </w:rPr>
                          <w:t xml:space="preserve"> </w:t>
                        </w:r>
                        <w:r w:rsidRPr="007E334C">
                          <w:rPr>
                            <w:color w:val="FF00FF"/>
                            <w:sz w:val="18"/>
                            <w:szCs w:val="18"/>
                          </w:rPr>
                          <w:t>"itema"</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image :</w:t>
                        </w:r>
                        <w:proofErr w:type="gramEnd"/>
                        <w:r w:rsidRPr="007E334C">
                          <w:rPr>
                            <w:sz w:val="18"/>
                            <w:szCs w:val="18"/>
                          </w:rPr>
                          <w:t xml:space="preserve"> </w:t>
                        </w:r>
                        <w:r w:rsidRPr="007E334C">
                          <w:rPr>
                            <w:color w:val="FF00FF"/>
                            <w:sz w:val="18"/>
                            <w:szCs w:val="18"/>
                          </w:rPr>
                          <w:t>"img/a.gif"</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"suba"</w:t>
                        </w:r>
                        <w:r>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id :</w:t>
                        </w:r>
                        <w:proofErr w:type="gramEnd"/>
                        <w:r w:rsidRPr="007E334C">
                          <w:rPr>
                            <w:sz w:val="18"/>
                            <w:szCs w:val="18"/>
                          </w:rPr>
                          <w:t xml:space="preserve"> </w:t>
                        </w:r>
                        <w:r w:rsidRPr="007E334C">
                          <w:rPr>
                            <w:color w:val="FF00FF"/>
                            <w:sz w:val="18"/>
                            <w:szCs w:val="18"/>
                          </w:rPr>
                          <w:t>"itemd"</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group:</w:t>
                        </w:r>
                        <w:proofErr w:type="gramEnd"/>
                        <w:r w:rsidRPr="007E334C">
                          <w:rPr>
                            <w:color w:val="0000FF"/>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"sub1"</w:t>
                        </w:r>
                        <w:r w:rsidRPr="007E334C">
                          <w:rPr>
                            <w:sz w:val="18"/>
                            <w:szCs w:val="18"/>
                          </w:rPr>
                          <w:t>,</w:t>
                        </w:r>
                        <w:r w:rsidRPr="007E334C">
                          <w:rPr>
                            <w:color w:val="FF00FF"/>
                            <w:sz w:val="18"/>
                            <w:szCs w:val="18"/>
                          </w:rPr>
                          <w:t>"sub2"</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w:t>
                        </w:r>
                        <w:proofErr w:type="gramEnd"/>
                        <w:r w:rsidRPr="007E334C">
                          <w:rPr>
                            <w:sz w:val="18"/>
                            <w:szCs w:val="18"/>
                          </w:rPr>
                          <w:t>:</w:t>
                        </w:r>
                        <w:r w:rsidRPr="007E334C">
                          <w:rPr>
                            <w:color w:val="FF00FF"/>
                            <w:sz w:val="18"/>
                            <w:szCs w:val="18"/>
                          </w:rPr>
                          <w:t>"sub3"</w:t>
                        </w:r>
                        <w:r w:rsidRPr="007E334C">
                          <w:rPr>
                            <w:sz w:val="18"/>
                            <w:szCs w:val="18"/>
                          </w:rPr>
                          <w:t>,sub:[</w:t>
                        </w:r>
                        <w:r w:rsidRPr="007E334C">
                          <w:rPr>
                            <w:color w:val="FF00FF"/>
                            <w:sz w:val="18"/>
                            <w:szCs w:val="18"/>
                          </w:rPr>
                          <w:t>"a"</w:t>
                        </w:r>
                        <w:r w:rsidRPr="007E334C">
                          <w:rPr>
                            <w:sz w:val="18"/>
                            <w:szCs w:val="18"/>
                          </w:rPr>
                          <w:t>,</w:t>
                        </w:r>
                        <w:r w:rsidRPr="007E334C">
                          <w:rPr>
                            <w:color w:val="FF00FF"/>
                            <w:sz w:val="18"/>
                            <w:szCs w:val="18"/>
                          </w:rPr>
                          <w:t>"b"</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
                      <w:p w:rsidR="0023747D" w:rsidRPr="007E334C" w:rsidRDefault="0023747D" w:rsidP="00375F9C">
                        <w:r w:rsidRPr="007E334C">
                          <w:rPr>
                            <w:sz w:val="18"/>
                            <w:szCs w:val="18"/>
                          </w:rPr>
                          <w:t>}]}).</w:t>
                        </w:r>
                        <w:proofErr w:type="gramStart"/>
                        <w:r w:rsidRPr="007E334C">
                          <w:rPr>
                            <w:sz w:val="18"/>
                            <w:szCs w:val="18"/>
                          </w:rPr>
                          <w:t>show(</w:t>
                        </w:r>
                        <w:proofErr w:type="gramEnd"/>
                        <w:r w:rsidRPr="007E334C">
                          <w:rPr>
                            <w:sz w:val="18"/>
                            <w:szCs w:val="18"/>
                          </w:rPr>
                          <w:t>block);</w:t>
                        </w:r>
                      </w:p>
                    </w:txbxContent>
                  </v:textbox>
                </v:shape>
                <v:shape id="AutoShape 644" o:spid="_x0000_s1458" type="#_x0000_t62" style="position:absolute;left:13716;top:3962;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MqsEA&#10;AADcAAAADwAAAGRycy9kb3ducmV2LnhtbERPz2vCMBS+D/wfwhN2m+ksuFKNMsTB9GaV7fponk2x&#10;ealNVqt/vTkIO358vxerwTaip87XjhW8TxIQxKXTNVcKjoevtwyED8gaG8ek4EYeVsvRywJz7a68&#10;p74IlYgh7HNUYEJocyl9aciin7iWOHIn11kMEXaV1B1eY7ht5DRJZtJizbHBYEtrQ+W5+LMKdmHT&#10;p5ci/TXnW7btM5reLx8/Sr2Oh885iEBD+Bc/3d9awSyNa+OZeAT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PjKrBAAAA3AAAAA8AAAAAAAAAAAAAAAAAmAIAAGRycy9kb3du&#10;cmV2LnhtbFBLBQYAAAAABAAEAPUAAACGAwAAAAA=&#10;" adj="28948,7241" fillcolor="#ff9">
                  <v:textbox inset="0,0,0,0">
                    <w:txbxContent>
                      <w:p w:rsidR="0023747D" w:rsidRPr="003D74F9" w:rsidRDefault="0023747D" w:rsidP="00375F9C">
                        <w:pPr>
                          <w:rPr>
                            <w:szCs w:val="18"/>
                          </w:rPr>
                        </w:pPr>
                        <w:r>
                          <w:rPr>
                            <w:rFonts w:hint="eastAsia"/>
                          </w:rPr>
                          <w:t>Sets iniFold property to false</w:t>
                        </w:r>
                      </w:p>
                    </w:txbxContent>
                  </v:textbox>
                </v:shape>
                <w10:anchorlock/>
              </v:group>
            </w:pict>
          </mc:Fallback>
        </mc:AlternateContent>
      </w:r>
    </w:p>
    <w:p w:rsidR="00375F9C" w:rsidRPr="003D74F9" w:rsidRDefault="00375F9C" w:rsidP="00375F9C">
      <w:pPr>
        <w:rPr>
          <w:b/>
        </w:rPr>
      </w:pPr>
      <w:r w:rsidRPr="003D74F9">
        <w:rPr>
          <w:rFonts w:hint="eastAsia"/>
          <w:b/>
        </w:rPr>
        <w:t>Output:</w:t>
      </w:r>
    </w:p>
    <w:p w:rsidR="00375F9C" w:rsidRPr="007E334C" w:rsidRDefault="00122649" w:rsidP="00375F9C">
      <w:r>
        <w:rPr>
          <w:noProof/>
        </w:rPr>
        <w:drawing>
          <wp:inline distT="0" distB="0" distL="0" distR="0" wp14:anchorId="53D5CF7B" wp14:editId="4C8574DB">
            <wp:extent cx="1971429" cy="1952381"/>
            <wp:effectExtent l="0" t="0" r="0" b="0"/>
            <wp:docPr id="1210" name="图片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1971429" cy="1952381"/>
                    </a:xfrm>
                    <a:prstGeom prst="rect">
                      <a:avLst/>
                    </a:prstGeom>
                  </pic:spPr>
                </pic:pic>
              </a:graphicData>
            </a:graphic>
          </wp:inline>
        </w:drawing>
      </w:r>
    </w:p>
    <w:p w:rsidR="00375F9C" w:rsidRDefault="00375F9C" w:rsidP="00E45D25">
      <w:pPr>
        <w:pStyle w:val="3"/>
        <w:numPr>
          <w:ilvl w:val="2"/>
          <w:numId w:val="17"/>
        </w:numPr>
      </w:pPr>
      <w:bookmarkStart w:id="110" w:name="_Toc356466244"/>
      <w:r w:rsidRPr="003D74F9">
        <w:t>Mutex Expand</w:t>
      </w:r>
      <w:bookmarkEnd w:id="110"/>
    </w:p>
    <w:p w:rsidR="00375F9C" w:rsidRPr="007E334C" w:rsidRDefault="005C781A" w:rsidP="00375F9C">
      <w:r>
        <w:rPr>
          <w:noProof/>
        </w:rPr>
        <mc:AlternateContent>
          <mc:Choice Requires="wpc">
            <w:drawing>
              <wp:inline distT="0" distB="0" distL="0" distR="0" wp14:anchorId="36E0C0DD" wp14:editId="6753A6D0">
                <wp:extent cx="5257800" cy="2575560"/>
                <wp:effectExtent l="9525" t="0" r="9525" b="0"/>
                <wp:docPr id="636" name="画布 6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34" name="Text Box 649"/>
                        <wps:cNvSpPr txBox="1">
                          <a:spLocks noChangeArrowheads="1"/>
                        </wps:cNvSpPr>
                        <wps:spPr bwMode="auto">
                          <a:xfrm>
                            <a:off x="0" y="48895"/>
                            <a:ext cx="5257800" cy="2437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334C" w:rsidRDefault="0023747D" w:rsidP="00375F9C">
                              <w:pPr>
                                <w:spacing w:line="240" w:lineRule="exact"/>
                                <w:rPr>
                                  <w:sz w:val="18"/>
                                  <w:szCs w:val="18"/>
                                </w:rPr>
                              </w:pPr>
                              <w:r w:rsidRPr="007E334C">
                                <w:rPr>
                                  <w:color w:val="0000FF"/>
                                  <w:sz w:val="18"/>
                                  <w:szCs w:val="18"/>
                                </w:rPr>
                                <w:t>var</w:t>
                              </w:r>
                              <w:r w:rsidRPr="007E334C">
                                <w:rPr>
                                  <w:sz w:val="18"/>
                                  <w:szCs w:val="18"/>
                                </w:rPr>
                                <w:t xml:space="preserve"> block=</w:t>
                              </w:r>
                              <w:r w:rsidRPr="007E334C">
                                <w:rPr>
                                  <w:color w:val="0000FF"/>
                                  <w:sz w:val="18"/>
                                  <w:szCs w:val="18"/>
                                </w:rPr>
                                <w:t>new</w:t>
                              </w:r>
                              <w:r w:rsidRPr="007E334C">
                                <w:rPr>
                                  <w:sz w:val="18"/>
                                  <w:szCs w:val="18"/>
                                </w:rPr>
                                <w:t xml:space="preserve"> </w:t>
                              </w:r>
                              <w:r w:rsidR="00122649">
                                <w:rPr>
                                  <w:sz w:val="18"/>
                                  <w:szCs w:val="18"/>
                                </w:rPr>
                                <w:t>xui</w:t>
                              </w:r>
                              <w:r w:rsidRPr="007E334C">
                                <w:rPr>
                                  <w:sz w:val="18"/>
                                  <w:szCs w:val="18"/>
                                </w:rPr>
                                <w:t>.UI.Block({width:</w:t>
                              </w:r>
                              <w:r w:rsidRPr="007E334C">
                                <w:rPr>
                                  <w:color w:val="800000"/>
                                  <w:sz w:val="18"/>
                                  <w:szCs w:val="18"/>
                                </w:rPr>
                                <w:t>200</w:t>
                              </w:r>
                              <w:r w:rsidRPr="007E334C">
                                <w:rPr>
                                  <w:sz w:val="18"/>
                                  <w:szCs w:val="18"/>
                                </w:rPr>
                                <w:t>,height:</w:t>
                              </w:r>
                              <w:r w:rsidRPr="007E334C">
                                <w:rPr>
                                  <w:color w:val="800000"/>
                                  <w:sz w:val="18"/>
                                  <w:szCs w:val="18"/>
                                </w:rPr>
                                <w:t>200</w:t>
                              </w:r>
                              <w:r w:rsidRPr="007E334C">
                                <w:rPr>
                                  <w:sz w:val="18"/>
                                  <w:szCs w:val="18"/>
                                </w:rPr>
                                <w:t>}).show();</w:t>
                              </w:r>
                            </w:p>
                            <w:p w:rsidR="0023747D" w:rsidRPr="007E334C" w:rsidRDefault="00122649" w:rsidP="00375F9C">
                              <w:pPr>
                                <w:spacing w:line="240" w:lineRule="exact"/>
                                <w:rPr>
                                  <w:sz w:val="18"/>
                                  <w:szCs w:val="18"/>
                                </w:rPr>
                              </w:pPr>
                              <w:r>
                                <w:rPr>
                                  <w:sz w:val="18"/>
                                  <w:szCs w:val="18"/>
                                </w:rPr>
                                <w:t>xui</w:t>
                              </w:r>
                              <w:r w:rsidR="0023747D" w:rsidRPr="007E334C">
                                <w:rPr>
                                  <w:sz w:val="18"/>
                                  <w:szCs w:val="18"/>
                                </w:rPr>
                                <w:t>.create(</w:t>
                              </w:r>
                              <w:r w:rsidR="0023747D" w:rsidRPr="007E334C">
                                <w:rPr>
                                  <w:color w:val="FF00FF"/>
                                  <w:sz w:val="18"/>
                                  <w:szCs w:val="18"/>
                                </w:rPr>
                                <w:t>"TreeBar"</w:t>
                              </w:r>
                              <w:r w:rsidR="0023747D" w:rsidRPr="007E334C">
                                <w:rPr>
                                  <w:sz w:val="18"/>
                                  <w:szCs w:val="18"/>
                                </w:rPr>
                                <w:t>,{</w:t>
                              </w:r>
                            </w:p>
                            <w:p w:rsidR="0023747D" w:rsidRPr="007E334C" w:rsidRDefault="0023747D" w:rsidP="00375F9C">
                              <w:pPr>
                                <w:spacing w:line="240" w:lineRule="exact"/>
                                <w:rPr>
                                  <w:sz w:val="18"/>
                                  <w:szCs w:val="18"/>
                                </w:rPr>
                              </w:pPr>
                              <w:r>
                                <w:rPr>
                                  <w:rFonts w:hint="eastAsia"/>
                                  <w:sz w:val="18"/>
                                  <w:szCs w:val="18"/>
                                </w:rPr>
                                <w:t>singleOpen</w:t>
                              </w:r>
                              <w:r w:rsidRPr="007E334C">
                                <w:rPr>
                                  <w:sz w:val="18"/>
                                  <w:szCs w:val="18"/>
                                </w:rPr>
                                <w:t>:</w:t>
                              </w:r>
                              <w:r>
                                <w:rPr>
                                  <w:rFonts w:hint="eastAsia"/>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items:[{</w:t>
                              </w:r>
                            </w:p>
                            <w:p w:rsidR="0023747D" w:rsidRPr="007E334C" w:rsidRDefault="0023747D" w:rsidP="00375F9C">
                              <w:pPr>
                                <w:spacing w:line="240" w:lineRule="exact"/>
                                <w:rPr>
                                  <w:sz w:val="18"/>
                                  <w:szCs w:val="18"/>
                                </w:rPr>
                              </w:pPr>
                              <w:r w:rsidRPr="007E334C">
                                <w:rPr>
                                  <w:sz w:val="18"/>
                                  <w:szCs w:val="18"/>
                                </w:rPr>
                                <w:t xml:space="preserve">    id : </w:t>
                              </w:r>
                              <w:r w:rsidRPr="007E334C">
                                <w:rPr>
                                  <w:color w:val="FF00FF"/>
                                  <w:sz w:val="18"/>
                                  <w:szCs w:val="18"/>
                                </w:rPr>
                                <w:t>"itema"</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image : </w:t>
                              </w:r>
                              <w:r w:rsidRPr="007E334C">
                                <w:rPr>
                                  <w:color w:val="FF00FF"/>
                                  <w:sz w:val="18"/>
                                  <w:szCs w:val="18"/>
                                </w:rPr>
                                <w:t>"img/a.gif"</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sub : [</w:t>
                              </w:r>
                              <w:r w:rsidRPr="007E334C">
                                <w:rPr>
                                  <w:color w:val="FF00FF"/>
                                  <w:sz w:val="18"/>
                                  <w:szCs w:val="18"/>
                                </w:rPr>
                                <w:t>"suba"</w:t>
                              </w:r>
                              <w:r>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id : </w:t>
                              </w:r>
                              <w:r w:rsidRPr="007E334C">
                                <w:rPr>
                                  <w:color w:val="FF00FF"/>
                                  <w:sz w:val="18"/>
                                  <w:szCs w:val="18"/>
                                </w:rPr>
                                <w:t>"itemd"</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group:</w:t>
                              </w:r>
                              <w:r w:rsidRPr="007E334C">
                                <w:rPr>
                                  <w:color w:val="0000FF"/>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sub : [</w:t>
                              </w:r>
                              <w:r w:rsidRPr="007E334C">
                                <w:rPr>
                                  <w:color w:val="FF00FF"/>
                                  <w:sz w:val="18"/>
                                  <w:szCs w:val="18"/>
                                </w:rPr>
                                <w:t>"sub1"</w:t>
                              </w:r>
                              <w:r w:rsidRPr="007E334C">
                                <w:rPr>
                                  <w:sz w:val="18"/>
                                  <w:szCs w:val="18"/>
                                </w:rPr>
                                <w:t>,</w:t>
                              </w:r>
                              <w:r w:rsidRPr="007E334C">
                                <w:rPr>
                                  <w:color w:val="FF00FF"/>
                                  <w:sz w:val="18"/>
                                  <w:szCs w:val="18"/>
                                </w:rPr>
                                <w:t>"sub2"</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id:</w:t>
                              </w:r>
                              <w:r w:rsidRPr="007E334C">
                                <w:rPr>
                                  <w:color w:val="FF00FF"/>
                                  <w:sz w:val="18"/>
                                  <w:szCs w:val="18"/>
                                </w:rPr>
                                <w:t>"sub3"</w:t>
                              </w:r>
                              <w:r w:rsidRPr="007E334C">
                                <w:rPr>
                                  <w:sz w:val="18"/>
                                  <w:szCs w:val="18"/>
                                </w:rPr>
                                <w:t>,sub:[</w:t>
                              </w:r>
                              <w:r w:rsidRPr="007E334C">
                                <w:rPr>
                                  <w:color w:val="FF00FF"/>
                                  <w:sz w:val="18"/>
                                  <w:szCs w:val="18"/>
                                </w:rPr>
                                <w:t>"a"</w:t>
                              </w:r>
                              <w:r w:rsidRPr="007E334C">
                                <w:rPr>
                                  <w:sz w:val="18"/>
                                  <w:szCs w:val="18"/>
                                </w:rPr>
                                <w:t>,</w:t>
                              </w:r>
                              <w:r w:rsidRPr="007E334C">
                                <w:rPr>
                                  <w:color w:val="FF00FF"/>
                                  <w:sz w:val="18"/>
                                  <w:szCs w:val="18"/>
                                </w:rPr>
                                <w:t>"b"</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
                            <w:p w:rsidR="0023747D" w:rsidRPr="007E334C" w:rsidRDefault="0023747D" w:rsidP="00375F9C">
                              <w:r w:rsidRPr="007E334C">
                                <w:rPr>
                                  <w:sz w:val="18"/>
                                  <w:szCs w:val="18"/>
                                </w:rPr>
                                <w:t>}]}).show(block);</w:t>
                              </w:r>
                            </w:p>
                          </w:txbxContent>
                        </wps:txbx>
                        <wps:bodyPr rot="0" vert="horz" wrap="square" lIns="54000" tIns="46800" rIns="54000" bIns="45720" anchor="t" anchorCtr="0" upright="1">
                          <a:spAutoFit/>
                        </wps:bodyPr>
                      </wps:wsp>
                      <wps:wsp>
                        <wps:cNvPr id="635" name="AutoShape 650"/>
                        <wps:cNvSpPr>
                          <a:spLocks noChangeArrowheads="1"/>
                        </wps:cNvSpPr>
                        <wps:spPr bwMode="auto">
                          <a:xfrm flipH="1">
                            <a:off x="1371600" y="396240"/>
                            <a:ext cx="1143000" cy="219710"/>
                          </a:xfrm>
                          <a:prstGeom prst="wedgeRoundRectCallout">
                            <a:avLst>
                              <a:gd name="adj1" fmla="val 107833"/>
                              <a:gd name="adj2" fmla="val -1589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D74F9" w:rsidRDefault="0023747D" w:rsidP="00375F9C">
                              <w:pPr>
                                <w:rPr>
                                  <w:szCs w:val="18"/>
                                </w:rPr>
                              </w:pPr>
                              <w:r w:rsidRPr="003D74F9">
                                <w:rPr>
                                  <w:szCs w:val="18"/>
                                </w:rPr>
                                <w:t>Mutex Expand</w:t>
                              </w:r>
                            </w:p>
                          </w:txbxContent>
                        </wps:txbx>
                        <wps:bodyPr rot="0" vert="horz" wrap="square" lIns="0" tIns="0" rIns="0" bIns="0" anchor="t" anchorCtr="0" upright="1">
                          <a:noAutofit/>
                        </wps:bodyPr>
                      </wps:wsp>
                    </wpc:wpc>
                  </a:graphicData>
                </a:graphic>
              </wp:inline>
            </w:drawing>
          </mc:Choice>
          <mc:Fallback>
            <w:pict>
              <v:group id="画布 647" o:spid="_x0000_s1459" editas="canvas" style="width:414pt;height:202.8pt;mso-position-horizontal-relative:char;mso-position-vertical-relative:line" coordsize="52578,25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">
                <v:shape id="_x0000_s1460" type="#_x0000_t75" style="position:absolute;width:52578;height:25755;visibility:visible;mso-wrap-style:square">
                  <v:fill o:detectmouseclick="t"/>
                  <v:path o:connecttype="none"/>
                </v:shape>
                <v:shape id="Text Box 649" o:spid="_x0000_s1461" type="#_x0000_t202" style="position:absolute;top:488;width:52578;height:24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jmwMQA&#10;AADcAAAADwAAAGRycy9kb3ducmV2LnhtbESPQWvCQBSE74X+h+UVvNVNtYQ0dRVRJF4KVdv7I/ua&#10;DWbfht01xn/vFgo9DjPzDbNYjbYTA/nQOlbwMs1AENdOt9wo+DrtngsQISJr7ByTghsFWC0fHxZY&#10;anflAw3H2IgE4VCiAhNjX0oZakMWw9T1xMn7cd5iTNI3Unu8Jrjt5CzLcmmx5bRgsKeNofp8vFgF&#10;9Xk7bqv22/jhYotP/VbdPvJKqcnTuH4HEWmM/+G/9l4ryOev8HsmHQ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I5sDEAAAA3AAAAA8AAAAAAAAAAAAAAAAAmAIAAGRycy9k&#10;b3ducmV2LnhtbFBLBQYAAAAABAAEAPUAAACJAwAAAAA=&#10;" strokeweight="1pt">
                  <v:textbox style="mso-fit-shape-to-text:t" inset="1.5mm,1.3mm,1.5mm">
                    <w:txbxContent>
                      <w:p w:rsidR="0023747D" w:rsidRPr="007E334C" w:rsidRDefault="0023747D" w:rsidP="00375F9C">
                        <w:pPr>
                          <w:spacing w:line="240" w:lineRule="exact"/>
                          <w:rPr>
                            <w:sz w:val="18"/>
                            <w:szCs w:val="18"/>
                          </w:rPr>
                        </w:pPr>
                        <w:proofErr w:type="gramStart"/>
                        <w:r w:rsidRPr="007E334C">
                          <w:rPr>
                            <w:color w:val="0000FF"/>
                            <w:sz w:val="18"/>
                            <w:szCs w:val="18"/>
                          </w:rPr>
                          <w:t>var</w:t>
                        </w:r>
                        <w:proofErr w:type="gramEnd"/>
                        <w:r w:rsidRPr="007E334C">
                          <w:rPr>
                            <w:sz w:val="18"/>
                            <w:szCs w:val="18"/>
                          </w:rPr>
                          <w:t xml:space="preserve"> block=</w:t>
                        </w:r>
                        <w:r w:rsidRPr="007E334C">
                          <w:rPr>
                            <w:color w:val="0000FF"/>
                            <w:sz w:val="18"/>
                            <w:szCs w:val="18"/>
                          </w:rPr>
                          <w:t>new</w:t>
                        </w:r>
                        <w:r w:rsidRPr="007E334C">
                          <w:rPr>
                            <w:sz w:val="18"/>
                            <w:szCs w:val="18"/>
                          </w:rPr>
                          <w:t xml:space="preserve"> </w:t>
                        </w:r>
                        <w:r w:rsidR="00122649">
                          <w:rPr>
                            <w:sz w:val="18"/>
                            <w:szCs w:val="18"/>
                          </w:rPr>
                          <w:t>xui</w:t>
                        </w:r>
                        <w:r w:rsidRPr="007E334C">
                          <w:rPr>
                            <w:sz w:val="18"/>
                            <w:szCs w:val="18"/>
                          </w:rPr>
                          <w:t>.UI.Block({width:</w:t>
                        </w:r>
                        <w:r w:rsidRPr="007E334C">
                          <w:rPr>
                            <w:color w:val="800000"/>
                            <w:sz w:val="18"/>
                            <w:szCs w:val="18"/>
                          </w:rPr>
                          <w:t>200</w:t>
                        </w:r>
                        <w:r w:rsidRPr="007E334C">
                          <w:rPr>
                            <w:sz w:val="18"/>
                            <w:szCs w:val="18"/>
                          </w:rPr>
                          <w:t>,height:</w:t>
                        </w:r>
                        <w:r w:rsidRPr="007E334C">
                          <w:rPr>
                            <w:color w:val="800000"/>
                            <w:sz w:val="18"/>
                            <w:szCs w:val="18"/>
                          </w:rPr>
                          <w:t>200</w:t>
                        </w:r>
                        <w:r w:rsidRPr="007E334C">
                          <w:rPr>
                            <w:sz w:val="18"/>
                            <w:szCs w:val="18"/>
                          </w:rPr>
                          <w:t>}).show();</w:t>
                        </w:r>
                      </w:p>
                      <w:p w:rsidR="0023747D" w:rsidRPr="007E334C" w:rsidRDefault="00122649" w:rsidP="00375F9C">
                        <w:pPr>
                          <w:spacing w:line="240" w:lineRule="exact"/>
                          <w:rPr>
                            <w:sz w:val="18"/>
                            <w:szCs w:val="18"/>
                          </w:rPr>
                        </w:pPr>
                        <w:proofErr w:type="gramStart"/>
                        <w:r>
                          <w:rPr>
                            <w:sz w:val="18"/>
                            <w:szCs w:val="18"/>
                          </w:rPr>
                          <w:t>xui</w:t>
                        </w:r>
                        <w:r w:rsidR="0023747D" w:rsidRPr="007E334C">
                          <w:rPr>
                            <w:sz w:val="18"/>
                            <w:szCs w:val="18"/>
                          </w:rPr>
                          <w:t>.create(</w:t>
                        </w:r>
                        <w:proofErr w:type="gramEnd"/>
                        <w:r w:rsidR="0023747D" w:rsidRPr="007E334C">
                          <w:rPr>
                            <w:color w:val="FF00FF"/>
                            <w:sz w:val="18"/>
                            <w:szCs w:val="18"/>
                          </w:rPr>
                          <w:t>"TreeBar"</w:t>
                        </w:r>
                        <w:r w:rsidR="0023747D" w:rsidRPr="007E334C">
                          <w:rPr>
                            <w:sz w:val="18"/>
                            <w:szCs w:val="18"/>
                          </w:rPr>
                          <w:t>,{</w:t>
                        </w:r>
                      </w:p>
                      <w:p w:rsidR="0023747D" w:rsidRPr="007E334C" w:rsidRDefault="0023747D" w:rsidP="00375F9C">
                        <w:pPr>
                          <w:spacing w:line="240" w:lineRule="exact"/>
                          <w:rPr>
                            <w:sz w:val="18"/>
                            <w:szCs w:val="18"/>
                          </w:rPr>
                        </w:pPr>
                        <w:proofErr w:type="gramStart"/>
                        <w:r>
                          <w:rPr>
                            <w:rFonts w:hint="eastAsia"/>
                            <w:sz w:val="18"/>
                            <w:szCs w:val="18"/>
                          </w:rPr>
                          <w:t>singleOpen</w:t>
                        </w:r>
                        <w:r w:rsidRPr="007E334C">
                          <w:rPr>
                            <w:sz w:val="18"/>
                            <w:szCs w:val="18"/>
                          </w:rPr>
                          <w:t>:</w:t>
                        </w:r>
                        <w:proofErr w:type="gramEnd"/>
                        <w:r>
                          <w:rPr>
                            <w:rFonts w:hint="eastAsia"/>
                            <w:sz w:val="18"/>
                            <w:szCs w:val="18"/>
                          </w:rPr>
                          <w:t>true</w:t>
                        </w: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items:</w:t>
                        </w:r>
                        <w:proofErr w:type="gramEnd"/>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 :</w:t>
                        </w:r>
                        <w:proofErr w:type="gramEnd"/>
                        <w:r w:rsidRPr="007E334C">
                          <w:rPr>
                            <w:sz w:val="18"/>
                            <w:szCs w:val="18"/>
                          </w:rPr>
                          <w:t xml:space="preserve"> </w:t>
                        </w:r>
                        <w:r w:rsidRPr="007E334C">
                          <w:rPr>
                            <w:color w:val="FF00FF"/>
                            <w:sz w:val="18"/>
                            <w:szCs w:val="18"/>
                          </w:rPr>
                          <w:t>"itema"</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image :</w:t>
                        </w:r>
                        <w:proofErr w:type="gramEnd"/>
                        <w:r w:rsidRPr="007E334C">
                          <w:rPr>
                            <w:sz w:val="18"/>
                            <w:szCs w:val="18"/>
                          </w:rPr>
                          <w:t xml:space="preserve"> </w:t>
                        </w:r>
                        <w:r w:rsidRPr="007E334C">
                          <w:rPr>
                            <w:color w:val="FF00FF"/>
                            <w:sz w:val="18"/>
                            <w:szCs w:val="18"/>
                          </w:rPr>
                          <w:t>"img/a.gif"</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"suba"</w:t>
                        </w:r>
                        <w:r>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id :</w:t>
                        </w:r>
                        <w:proofErr w:type="gramEnd"/>
                        <w:r w:rsidRPr="007E334C">
                          <w:rPr>
                            <w:sz w:val="18"/>
                            <w:szCs w:val="18"/>
                          </w:rPr>
                          <w:t xml:space="preserve"> </w:t>
                        </w:r>
                        <w:r w:rsidRPr="007E334C">
                          <w:rPr>
                            <w:color w:val="FF00FF"/>
                            <w:sz w:val="18"/>
                            <w:szCs w:val="18"/>
                          </w:rPr>
                          <w:t>"itemd"</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group:</w:t>
                        </w:r>
                        <w:proofErr w:type="gramEnd"/>
                        <w:r w:rsidRPr="007E334C">
                          <w:rPr>
                            <w:color w:val="0000FF"/>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"sub1"</w:t>
                        </w:r>
                        <w:r w:rsidRPr="007E334C">
                          <w:rPr>
                            <w:sz w:val="18"/>
                            <w:szCs w:val="18"/>
                          </w:rPr>
                          <w:t>,</w:t>
                        </w:r>
                        <w:r w:rsidRPr="007E334C">
                          <w:rPr>
                            <w:color w:val="FF00FF"/>
                            <w:sz w:val="18"/>
                            <w:szCs w:val="18"/>
                          </w:rPr>
                          <w:t>"sub2"</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w:t>
                        </w:r>
                        <w:proofErr w:type="gramEnd"/>
                        <w:r w:rsidRPr="007E334C">
                          <w:rPr>
                            <w:sz w:val="18"/>
                            <w:szCs w:val="18"/>
                          </w:rPr>
                          <w:t>:</w:t>
                        </w:r>
                        <w:r w:rsidRPr="007E334C">
                          <w:rPr>
                            <w:color w:val="FF00FF"/>
                            <w:sz w:val="18"/>
                            <w:szCs w:val="18"/>
                          </w:rPr>
                          <w:t>"sub3"</w:t>
                        </w:r>
                        <w:r w:rsidRPr="007E334C">
                          <w:rPr>
                            <w:sz w:val="18"/>
                            <w:szCs w:val="18"/>
                          </w:rPr>
                          <w:t>,sub:[</w:t>
                        </w:r>
                        <w:r w:rsidRPr="007E334C">
                          <w:rPr>
                            <w:color w:val="FF00FF"/>
                            <w:sz w:val="18"/>
                            <w:szCs w:val="18"/>
                          </w:rPr>
                          <w:t>"a"</w:t>
                        </w:r>
                        <w:r w:rsidRPr="007E334C">
                          <w:rPr>
                            <w:sz w:val="18"/>
                            <w:szCs w:val="18"/>
                          </w:rPr>
                          <w:t>,</w:t>
                        </w:r>
                        <w:r w:rsidRPr="007E334C">
                          <w:rPr>
                            <w:color w:val="FF00FF"/>
                            <w:sz w:val="18"/>
                            <w:szCs w:val="18"/>
                          </w:rPr>
                          <w:t>"b"</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
                      <w:p w:rsidR="0023747D" w:rsidRPr="007E334C" w:rsidRDefault="0023747D" w:rsidP="00375F9C">
                        <w:r w:rsidRPr="007E334C">
                          <w:rPr>
                            <w:sz w:val="18"/>
                            <w:szCs w:val="18"/>
                          </w:rPr>
                          <w:t>}]}).</w:t>
                        </w:r>
                        <w:proofErr w:type="gramStart"/>
                        <w:r w:rsidRPr="007E334C">
                          <w:rPr>
                            <w:sz w:val="18"/>
                            <w:szCs w:val="18"/>
                          </w:rPr>
                          <w:t>show(</w:t>
                        </w:r>
                        <w:proofErr w:type="gramEnd"/>
                        <w:r w:rsidRPr="007E334C">
                          <w:rPr>
                            <w:sz w:val="18"/>
                            <w:szCs w:val="18"/>
                          </w:rPr>
                          <w:t>block);</w:t>
                        </w:r>
                      </w:p>
                    </w:txbxContent>
                  </v:textbox>
                </v:shape>
                <v:shape id="AutoShape 650" o:spid="_x0000_s1462" type="#_x0000_t62" style="position:absolute;left:13716;top:3962;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ggtMUA&#10;AADcAAAADwAAAGRycy9kb3ducmV2LnhtbESPT4vCMBTE7wt+h/AEL8uaquhKNYr4B3oQxe5evD2a&#10;Z1tsXkoTtX57IyzscZiZ3zDzZWsqcafGlZYVDPoRCOLM6pJzBb8/u68pCOeRNVaWScGTHCwXnY85&#10;xto++ET31OciQNjFqKDwvo6ldFlBBl3f1sTBu9jGoA+yyaVu8BHgppLDKJpIgyWHhQJrWheUXdOb&#10;UbB35qgTuzGb8fbs0l3y+a3XB6V63XY1A+Gp9f/hv3aiFUxGY3ifCUdAL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KCC0xQAAANwAAAAPAAAAAAAAAAAAAAAAAJgCAABkcnMv&#10;ZG93bnJldi54bWxQSwUGAAAAAAQABAD1AAAAigMAAAAA&#10;" adj="34092,7366" fillcolor="#ff9">
                  <v:textbox inset="0,0,0,0">
                    <w:txbxContent>
                      <w:p w:rsidR="0023747D" w:rsidRPr="003D74F9" w:rsidRDefault="0023747D" w:rsidP="00375F9C">
                        <w:pPr>
                          <w:rPr>
                            <w:szCs w:val="18"/>
                          </w:rPr>
                        </w:pPr>
                        <w:r w:rsidRPr="003D74F9">
                          <w:rPr>
                            <w:szCs w:val="18"/>
                          </w:rPr>
                          <w:t>Mutex Expand</w:t>
                        </w:r>
                      </w:p>
                    </w:txbxContent>
                  </v:textbox>
                </v:shape>
                <w10:anchorlock/>
              </v:group>
            </w:pict>
          </mc:Fallback>
        </mc:AlternateContent>
      </w:r>
    </w:p>
    <w:p w:rsidR="00375F9C" w:rsidRDefault="00375F9C" w:rsidP="00E45D25">
      <w:pPr>
        <w:pStyle w:val="3"/>
        <w:numPr>
          <w:ilvl w:val="2"/>
          <w:numId w:val="17"/>
        </w:numPr>
      </w:pPr>
      <w:bookmarkStart w:id="111" w:name="_Toc356466245"/>
      <w:r w:rsidRPr="0033004B">
        <w:lastRenderedPageBreak/>
        <w:t>Dynamic Destruction</w:t>
      </w:r>
      <w:bookmarkEnd w:id="111"/>
    </w:p>
    <w:p w:rsidR="00375F9C" w:rsidRPr="007E334C" w:rsidRDefault="005C781A" w:rsidP="00375F9C">
      <w:r>
        <w:rPr>
          <w:noProof/>
        </w:rPr>
        <mc:AlternateContent>
          <mc:Choice Requires="wpc">
            <w:drawing>
              <wp:inline distT="0" distB="0" distL="0" distR="0" wp14:anchorId="0F33732D" wp14:editId="43D63141">
                <wp:extent cx="5257800" cy="2486025"/>
                <wp:effectExtent l="9525" t="0" r="9525" b="9525"/>
                <wp:docPr id="633" name="画布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30" name="Text Box 653"/>
                        <wps:cNvSpPr txBox="1">
                          <a:spLocks noChangeArrowheads="1"/>
                        </wps:cNvSpPr>
                        <wps:spPr bwMode="auto">
                          <a:xfrm>
                            <a:off x="0" y="48895"/>
                            <a:ext cx="5257800" cy="2437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334C" w:rsidRDefault="0023747D" w:rsidP="00375F9C">
                              <w:pPr>
                                <w:spacing w:line="240" w:lineRule="exact"/>
                                <w:rPr>
                                  <w:sz w:val="18"/>
                                  <w:szCs w:val="18"/>
                                </w:rPr>
                              </w:pPr>
                              <w:r w:rsidRPr="007E334C">
                                <w:rPr>
                                  <w:color w:val="0000FF"/>
                                  <w:sz w:val="18"/>
                                  <w:szCs w:val="18"/>
                                </w:rPr>
                                <w:t>var</w:t>
                              </w:r>
                              <w:r w:rsidRPr="007E334C">
                                <w:rPr>
                                  <w:sz w:val="18"/>
                                  <w:szCs w:val="18"/>
                                </w:rPr>
                                <w:t xml:space="preserve"> block=</w:t>
                              </w:r>
                              <w:r w:rsidRPr="007E334C">
                                <w:rPr>
                                  <w:color w:val="0000FF"/>
                                  <w:sz w:val="18"/>
                                  <w:szCs w:val="18"/>
                                </w:rPr>
                                <w:t>new</w:t>
                              </w:r>
                              <w:r w:rsidRPr="007E334C">
                                <w:rPr>
                                  <w:sz w:val="18"/>
                                  <w:szCs w:val="18"/>
                                </w:rPr>
                                <w:t xml:space="preserve"> </w:t>
                              </w:r>
                              <w:r w:rsidR="00122649">
                                <w:rPr>
                                  <w:sz w:val="18"/>
                                  <w:szCs w:val="18"/>
                                </w:rPr>
                                <w:t>xui</w:t>
                              </w:r>
                              <w:r w:rsidRPr="007E334C">
                                <w:rPr>
                                  <w:sz w:val="18"/>
                                  <w:szCs w:val="18"/>
                                </w:rPr>
                                <w:t>.UI.Block({width:</w:t>
                              </w:r>
                              <w:r w:rsidRPr="007E334C">
                                <w:rPr>
                                  <w:color w:val="800000"/>
                                  <w:sz w:val="18"/>
                                  <w:szCs w:val="18"/>
                                </w:rPr>
                                <w:t>200</w:t>
                              </w:r>
                              <w:r w:rsidRPr="007E334C">
                                <w:rPr>
                                  <w:sz w:val="18"/>
                                  <w:szCs w:val="18"/>
                                </w:rPr>
                                <w:t>,height:</w:t>
                              </w:r>
                              <w:r w:rsidRPr="007E334C">
                                <w:rPr>
                                  <w:color w:val="800000"/>
                                  <w:sz w:val="18"/>
                                  <w:szCs w:val="18"/>
                                </w:rPr>
                                <w:t>200</w:t>
                              </w:r>
                              <w:r w:rsidRPr="007E334C">
                                <w:rPr>
                                  <w:sz w:val="18"/>
                                  <w:szCs w:val="18"/>
                                </w:rPr>
                                <w:t>}).show();</w:t>
                              </w:r>
                            </w:p>
                            <w:p w:rsidR="0023747D" w:rsidRPr="007E334C" w:rsidRDefault="00122649" w:rsidP="00375F9C">
                              <w:pPr>
                                <w:spacing w:line="240" w:lineRule="exact"/>
                                <w:rPr>
                                  <w:sz w:val="18"/>
                                  <w:szCs w:val="18"/>
                                </w:rPr>
                              </w:pPr>
                              <w:r>
                                <w:rPr>
                                  <w:sz w:val="18"/>
                                  <w:szCs w:val="18"/>
                                </w:rPr>
                                <w:t>xui</w:t>
                              </w:r>
                              <w:r w:rsidR="0023747D" w:rsidRPr="007E334C">
                                <w:rPr>
                                  <w:sz w:val="18"/>
                                  <w:szCs w:val="18"/>
                                </w:rPr>
                                <w:t>.create(</w:t>
                              </w:r>
                              <w:r w:rsidR="0023747D" w:rsidRPr="007E334C">
                                <w:rPr>
                                  <w:color w:val="FF00FF"/>
                                  <w:sz w:val="18"/>
                                  <w:szCs w:val="18"/>
                                </w:rPr>
                                <w:t>"TreeBar"</w:t>
                              </w:r>
                              <w:r w:rsidR="0023747D" w:rsidRPr="007E334C">
                                <w:rPr>
                                  <w:sz w:val="18"/>
                                  <w:szCs w:val="18"/>
                                </w:rPr>
                                <w:t>,{</w:t>
                              </w:r>
                            </w:p>
                            <w:p w:rsidR="0023747D" w:rsidRPr="007E334C" w:rsidRDefault="0023747D" w:rsidP="00375F9C">
                              <w:pPr>
                                <w:spacing w:line="240" w:lineRule="exact"/>
                                <w:rPr>
                                  <w:sz w:val="18"/>
                                  <w:szCs w:val="18"/>
                                </w:rPr>
                              </w:pPr>
                              <w:r>
                                <w:rPr>
                                  <w:rFonts w:hint="eastAsia"/>
                                  <w:sz w:val="18"/>
                                  <w:szCs w:val="18"/>
                                </w:rPr>
                                <w:t>dynDestory</w:t>
                              </w:r>
                              <w:r w:rsidRPr="007E334C">
                                <w:rPr>
                                  <w:sz w:val="18"/>
                                  <w:szCs w:val="18"/>
                                </w:rPr>
                                <w:t>:</w:t>
                              </w:r>
                              <w:r>
                                <w:rPr>
                                  <w:rFonts w:hint="eastAsia"/>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items:[{</w:t>
                              </w:r>
                            </w:p>
                            <w:p w:rsidR="0023747D" w:rsidRPr="007E334C" w:rsidRDefault="0023747D" w:rsidP="00375F9C">
                              <w:pPr>
                                <w:spacing w:line="240" w:lineRule="exact"/>
                                <w:rPr>
                                  <w:sz w:val="18"/>
                                  <w:szCs w:val="18"/>
                                </w:rPr>
                              </w:pPr>
                              <w:r w:rsidRPr="007E334C">
                                <w:rPr>
                                  <w:sz w:val="18"/>
                                  <w:szCs w:val="18"/>
                                </w:rPr>
                                <w:t xml:space="preserve">    id : </w:t>
                              </w:r>
                              <w:r w:rsidRPr="007E334C">
                                <w:rPr>
                                  <w:color w:val="FF00FF"/>
                                  <w:sz w:val="18"/>
                                  <w:szCs w:val="18"/>
                                </w:rPr>
                                <w:t>"itema"</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image : </w:t>
                              </w:r>
                              <w:r w:rsidRPr="007E334C">
                                <w:rPr>
                                  <w:color w:val="FF00FF"/>
                                  <w:sz w:val="18"/>
                                  <w:szCs w:val="18"/>
                                </w:rPr>
                                <w:t>"img/a.gif"</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sub : [</w:t>
                              </w:r>
                              <w:r w:rsidRPr="007E334C">
                                <w:rPr>
                                  <w:color w:val="FF00FF"/>
                                  <w:sz w:val="18"/>
                                  <w:szCs w:val="18"/>
                                </w:rPr>
                                <w:t>"suba"</w:t>
                              </w:r>
                              <w:r>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id : </w:t>
                              </w:r>
                              <w:r w:rsidRPr="007E334C">
                                <w:rPr>
                                  <w:color w:val="FF00FF"/>
                                  <w:sz w:val="18"/>
                                  <w:szCs w:val="18"/>
                                </w:rPr>
                                <w:t>"itemd"</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group:</w:t>
                              </w:r>
                              <w:r w:rsidRPr="007E334C">
                                <w:rPr>
                                  <w:color w:val="0000FF"/>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sub : [</w:t>
                              </w:r>
                              <w:r w:rsidRPr="007E334C">
                                <w:rPr>
                                  <w:color w:val="FF00FF"/>
                                  <w:sz w:val="18"/>
                                  <w:szCs w:val="18"/>
                                </w:rPr>
                                <w:t>"sub1"</w:t>
                              </w:r>
                              <w:r w:rsidRPr="007E334C">
                                <w:rPr>
                                  <w:sz w:val="18"/>
                                  <w:szCs w:val="18"/>
                                </w:rPr>
                                <w:t>,</w:t>
                              </w:r>
                              <w:r w:rsidRPr="007E334C">
                                <w:rPr>
                                  <w:color w:val="FF00FF"/>
                                  <w:sz w:val="18"/>
                                  <w:szCs w:val="18"/>
                                </w:rPr>
                                <w:t>"sub2"</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id:</w:t>
                              </w:r>
                              <w:r w:rsidRPr="007E334C">
                                <w:rPr>
                                  <w:color w:val="FF00FF"/>
                                  <w:sz w:val="18"/>
                                  <w:szCs w:val="18"/>
                                </w:rPr>
                                <w:t>"sub3"</w:t>
                              </w:r>
                              <w:r w:rsidRPr="007E334C">
                                <w:rPr>
                                  <w:sz w:val="18"/>
                                  <w:szCs w:val="18"/>
                                </w:rPr>
                                <w:t>,sub:[</w:t>
                              </w:r>
                              <w:r w:rsidRPr="007E334C">
                                <w:rPr>
                                  <w:color w:val="FF00FF"/>
                                  <w:sz w:val="18"/>
                                  <w:szCs w:val="18"/>
                                </w:rPr>
                                <w:t>"a"</w:t>
                              </w:r>
                              <w:r w:rsidRPr="007E334C">
                                <w:rPr>
                                  <w:sz w:val="18"/>
                                  <w:szCs w:val="18"/>
                                </w:rPr>
                                <w:t>,</w:t>
                              </w:r>
                              <w:r w:rsidRPr="007E334C">
                                <w:rPr>
                                  <w:color w:val="FF00FF"/>
                                  <w:sz w:val="18"/>
                                  <w:szCs w:val="18"/>
                                </w:rPr>
                                <w:t>"b"</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
                            <w:p w:rsidR="0023747D" w:rsidRPr="007E334C" w:rsidRDefault="0023747D" w:rsidP="00375F9C">
                              <w:r w:rsidRPr="007E334C">
                                <w:rPr>
                                  <w:sz w:val="18"/>
                                  <w:szCs w:val="18"/>
                                </w:rPr>
                                <w:t>}]}).show(block);</w:t>
                              </w:r>
                            </w:p>
                          </w:txbxContent>
                        </wps:txbx>
                        <wps:bodyPr rot="0" vert="horz" wrap="square" lIns="54000" tIns="46800" rIns="54000" bIns="45720" anchor="t" anchorCtr="0" upright="1">
                          <a:spAutoFit/>
                        </wps:bodyPr>
                      </wps:wsp>
                      <wps:wsp>
                        <wps:cNvPr id="632" name="AutoShape 654"/>
                        <wps:cNvSpPr>
                          <a:spLocks noChangeArrowheads="1"/>
                        </wps:cNvSpPr>
                        <wps:spPr bwMode="auto">
                          <a:xfrm flipH="1">
                            <a:off x="1371600" y="396240"/>
                            <a:ext cx="1485900" cy="219710"/>
                          </a:xfrm>
                          <a:prstGeom prst="wedgeRoundRectCallout">
                            <a:avLst>
                              <a:gd name="adj1" fmla="val 94486"/>
                              <a:gd name="adj2" fmla="val -1618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3004B" w:rsidRDefault="0023747D" w:rsidP="00375F9C">
                              <w:pPr>
                                <w:rPr>
                                  <w:szCs w:val="18"/>
                                </w:rPr>
                              </w:pPr>
                              <w:r w:rsidRPr="0033004B">
                                <w:rPr>
                                  <w:szCs w:val="18"/>
                                </w:rPr>
                                <w:t xml:space="preserve">Dynamic </w:t>
                              </w:r>
                              <w:r>
                                <w:rPr>
                                  <w:rFonts w:hint="eastAsia"/>
                                  <w:szCs w:val="18"/>
                                </w:rPr>
                                <w:t>D</w:t>
                              </w:r>
                              <w:r w:rsidRPr="0033004B">
                                <w:rPr>
                                  <w:szCs w:val="18"/>
                                </w:rPr>
                                <w:t>estruction</w:t>
                              </w:r>
                            </w:p>
                          </w:txbxContent>
                        </wps:txbx>
                        <wps:bodyPr rot="0" vert="horz" wrap="square" lIns="0" tIns="0" rIns="0" bIns="0" anchor="t" anchorCtr="0" upright="1">
                          <a:noAutofit/>
                        </wps:bodyPr>
                      </wps:wsp>
                    </wpc:wpc>
                  </a:graphicData>
                </a:graphic>
              </wp:inline>
            </w:drawing>
          </mc:Choice>
          <mc:Fallback>
            <w:pict>
              <v:group id="画布 651" o:spid="_x0000_s1463" editas="canvas" style="width:414pt;height:195.75pt;mso-position-horizontal-relative:char;mso-position-vertical-relative:line" coordsize="52578,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">
                <v:shape id="_x0000_s1464" type="#_x0000_t75" style="position:absolute;width:52578;height:24860;visibility:visible;mso-wrap-style:square">
                  <v:fill o:detectmouseclick="t"/>
                  <v:path o:connecttype="none"/>
                </v:shape>
                <v:shape id="Text Box 653" o:spid="_x0000_s1465" type="#_x0000_t202" style="position:absolute;top:488;width:52578;height:24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gw8AA&#10;AADcAAAADwAAAGRycy9kb3ducmV2LnhtbERPz2vCMBS+D/wfwhO8zVQHxVWjiDLqRdic3h/Nsyk2&#10;LyWJtf735jDY8eP7vdoMthU9+dA4VjCbZiCIK6cbrhWcf7/eFyBCRNbYOiYFTwqwWY/eVlho9+Af&#10;6k+xFimEQ4EKTIxdIWWoDFkMU9cRJ+7qvMWYoK+l9vhI4baV8yzLpcWGU4PBjnaGqtvpbhVUt/2w&#10;L5uL8f3dLr71Z/k85qVSk/GwXYKINMR/8Z/7oBXkH2l+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DPgw8AAAADcAAAADwAAAAAAAAAAAAAAAACYAgAAZHJzL2Rvd25y&#10;ZXYueG1sUEsFBgAAAAAEAAQA9QAAAIUDAAAAAA==&#10;" strokeweight="1pt">
                  <v:textbox style="mso-fit-shape-to-text:t" inset="1.5mm,1.3mm,1.5mm">
                    <w:txbxContent>
                      <w:p w:rsidR="0023747D" w:rsidRPr="007E334C" w:rsidRDefault="0023747D" w:rsidP="00375F9C">
                        <w:pPr>
                          <w:spacing w:line="240" w:lineRule="exact"/>
                          <w:rPr>
                            <w:sz w:val="18"/>
                            <w:szCs w:val="18"/>
                          </w:rPr>
                        </w:pPr>
                        <w:proofErr w:type="gramStart"/>
                        <w:r w:rsidRPr="007E334C">
                          <w:rPr>
                            <w:color w:val="0000FF"/>
                            <w:sz w:val="18"/>
                            <w:szCs w:val="18"/>
                          </w:rPr>
                          <w:t>var</w:t>
                        </w:r>
                        <w:proofErr w:type="gramEnd"/>
                        <w:r w:rsidRPr="007E334C">
                          <w:rPr>
                            <w:sz w:val="18"/>
                            <w:szCs w:val="18"/>
                          </w:rPr>
                          <w:t xml:space="preserve"> block=</w:t>
                        </w:r>
                        <w:r w:rsidRPr="007E334C">
                          <w:rPr>
                            <w:color w:val="0000FF"/>
                            <w:sz w:val="18"/>
                            <w:szCs w:val="18"/>
                          </w:rPr>
                          <w:t>new</w:t>
                        </w:r>
                        <w:r w:rsidRPr="007E334C">
                          <w:rPr>
                            <w:sz w:val="18"/>
                            <w:szCs w:val="18"/>
                          </w:rPr>
                          <w:t xml:space="preserve"> </w:t>
                        </w:r>
                        <w:r w:rsidR="00122649">
                          <w:rPr>
                            <w:sz w:val="18"/>
                            <w:szCs w:val="18"/>
                          </w:rPr>
                          <w:t>xui</w:t>
                        </w:r>
                        <w:r w:rsidRPr="007E334C">
                          <w:rPr>
                            <w:sz w:val="18"/>
                            <w:szCs w:val="18"/>
                          </w:rPr>
                          <w:t>.UI.Block({width:</w:t>
                        </w:r>
                        <w:r w:rsidRPr="007E334C">
                          <w:rPr>
                            <w:color w:val="800000"/>
                            <w:sz w:val="18"/>
                            <w:szCs w:val="18"/>
                          </w:rPr>
                          <w:t>200</w:t>
                        </w:r>
                        <w:r w:rsidRPr="007E334C">
                          <w:rPr>
                            <w:sz w:val="18"/>
                            <w:szCs w:val="18"/>
                          </w:rPr>
                          <w:t>,height:</w:t>
                        </w:r>
                        <w:r w:rsidRPr="007E334C">
                          <w:rPr>
                            <w:color w:val="800000"/>
                            <w:sz w:val="18"/>
                            <w:szCs w:val="18"/>
                          </w:rPr>
                          <w:t>200</w:t>
                        </w:r>
                        <w:r w:rsidRPr="007E334C">
                          <w:rPr>
                            <w:sz w:val="18"/>
                            <w:szCs w:val="18"/>
                          </w:rPr>
                          <w:t>}).show();</w:t>
                        </w:r>
                      </w:p>
                      <w:p w:rsidR="0023747D" w:rsidRPr="007E334C" w:rsidRDefault="00122649" w:rsidP="00375F9C">
                        <w:pPr>
                          <w:spacing w:line="240" w:lineRule="exact"/>
                          <w:rPr>
                            <w:sz w:val="18"/>
                            <w:szCs w:val="18"/>
                          </w:rPr>
                        </w:pPr>
                        <w:proofErr w:type="gramStart"/>
                        <w:r>
                          <w:rPr>
                            <w:sz w:val="18"/>
                            <w:szCs w:val="18"/>
                          </w:rPr>
                          <w:t>xui</w:t>
                        </w:r>
                        <w:r w:rsidR="0023747D" w:rsidRPr="007E334C">
                          <w:rPr>
                            <w:sz w:val="18"/>
                            <w:szCs w:val="18"/>
                          </w:rPr>
                          <w:t>.create(</w:t>
                        </w:r>
                        <w:proofErr w:type="gramEnd"/>
                        <w:r w:rsidR="0023747D" w:rsidRPr="007E334C">
                          <w:rPr>
                            <w:color w:val="FF00FF"/>
                            <w:sz w:val="18"/>
                            <w:szCs w:val="18"/>
                          </w:rPr>
                          <w:t>"TreeBar"</w:t>
                        </w:r>
                        <w:r w:rsidR="0023747D" w:rsidRPr="007E334C">
                          <w:rPr>
                            <w:sz w:val="18"/>
                            <w:szCs w:val="18"/>
                          </w:rPr>
                          <w:t>,{</w:t>
                        </w:r>
                      </w:p>
                      <w:p w:rsidR="0023747D" w:rsidRPr="007E334C" w:rsidRDefault="0023747D" w:rsidP="00375F9C">
                        <w:pPr>
                          <w:spacing w:line="240" w:lineRule="exact"/>
                          <w:rPr>
                            <w:sz w:val="18"/>
                            <w:szCs w:val="18"/>
                          </w:rPr>
                        </w:pPr>
                        <w:proofErr w:type="gramStart"/>
                        <w:r>
                          <w:rPr>
                            <w:rFonts w:hint="eastAsia"/>
                            <w:sz w:val="18"/>
                            <w:szCs w:val="18"/>
                          </w:rPr>
                          <w:t>dynDestory</w:t>
                        </w:r>
                        <w:r w:rsidRPr="007E334C">
                          <w:rPr>
                            <w:sz w:val="18"/>
                            <w:szCs w:val="18"/>
                          </w:rPr>
                          <w:t>:</w:t>
                        </w:r>
                        <w:proofErr w:type="gramEnd"/>
                        <w:r>
                          <w:rPr>
                            <w:rFonts w:hint="eastAsia"/>
                            <w:sz w:val="18"/>
                            <w:szCs w:val="18"/>
                          </w:rPr>
                          <w:t>true</w:t>
                        </w: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items:</w:t>
                        </w:r>
                        <w:proofErr w:type="gramEnd"/>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 :</w:t>
                        </w:r>
                        <w:proofErr w:type="gramEnd"/>
                        <w:r w:rsidRPr="007E334C">
                          <w:rPr>
                            <w:sz w:val="18"/>
                            <w:szCs w:val="18"/>
                          </w:rPr>
                          <w:t xml:space="preserve"> </w:t>
                        </w:r>
                        <w:r w:rsidRPr="007E334C">
                          <w:rPr>
                            <w:color w:val="FF00FF"/>
                            <w:sz w:val="18"/>
                            <w:szCs w:val="18"/>
                          </w:rPr>
                          <w:t>"itema"</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image :</w:t>
                        </w:r>
                        <w:proofErr w:type="gramEnd"/>
                        <w:r w:rsidRPr="007E334C">
                          <w:rPr>
                            <w:sz w:val="18"/>
                            <w:szCs w:val="18"/>
                          </w:rPr>
                          <w:t xml:space="preserve"> </w:t>
                        </w:r>
                        <w:r w:rsidRPr="007E334C">
                          <w:rPr>
                            <w:color w:val="FF00FF"/>
                            <w:sz w:val="18"/>
                            <w:szCs w:val="18"/>
                          </w:rPr>
                          <w:t>"img/a.gif"</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"suba"</w:t>
                        </w:r>
                        <w:r>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id :</w:t>
                        </w:r>
                        <w:proofErr w:type="gramEnd"/>
                        <w:r w:rsidRPr="007E334C">
                          <w:rPr>
                            <w:sz w:val="18"/>
                            <w:szCs w:val="18"/>
                          </w:rPr>
                          <w:t xml:space="preserve"> </w:t>
                        </w:r>
                        <w:r w:rsidRPr="007E334C">
                          <w:rPr>
                            <w:color w:val="FF00FF"/>
                            <w:sz w:val="18"/>
                            <w:szCs w:val="18"/>
                          </w:rPr>
                          <w:t>"itemd"</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group:</w:t>
                        </w:r>
                        <w:proofErr w:type="gramEnd"/>
                        <w:r w:rsidRPr="007E334C">
                          <w:rPr>
                            <w:color w:val="0000FF"/>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"sub1"</w:t>
                        </w:r>
                        <w:r w:rsidRPr="007E334C">
                          <w:rPr>
                            <w:sz w:val="18"/>
                            <w:szCs w:val="18"/>
                          </w:rPr>
                          <w:t>,</w:t>
                        </w:r>
                        <w:r w:rsidRPr="007E334C">
                          <w:rPr>
                            <w:color w:val="FF00FF"/>
                            <w:sz w:val="18"/>
                            <w:szCs w:val="18"/>
                          </w:rPr>
                          <w:t>"sub2"</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w:t>
                        </w:r>
                        <w:proofErr w:type="gramEnd"/>
                        <w:r w:rsidRPr="007E334C">
                          <w:rPr>
                            <w:sz w:val="18"/>
                            <w:szCs w:val="18"/>
                          </w:rPr>
                          <w:t>:</w:t>
                        </w:r>
                        <w:r w:rsidRPr="007E334C">
                          <w:rPr>
                            <w:color w:val="FF00FF"/>
                            <w:sz w:val="18"/>
                            <w:szCs w:val="18"/>
                          </w:rPr>
                          <w:t>"sub3"</w:t>
                        </w:r>
                        <w:r w:rsidRPr="007E334C">
                          <w:rPr>
                            <w:sz w:val="18"/>
                            <w:szCs w:val="18"/>
                          </w:rPr>
                          <w:t>,sub:[</w:t>
                        </w:r>
                        <w:r w:rsidRPr="007E334C">
                          <w:rPr>
                            <w:color w:val="FF00FF"/>
                            <w:sz w:val="18"/>
                            <w:szCs w:val="18"/>
                          </w:rPr>
                          <w:t>"a"</w:t>
                        </w:r>
                        <w:r w:rsidRPr="007E334C">
                          <w:rPr>
                            <w:sz w:val="18"/>
                            <w:szCs w:val="18"/>
                          </w:rPr>
                          <w:t>,</w:t>
                        </w:r>
                        <w:r w:rsidRPr="007E334C">
                          <w:rPr>
                            <w:color w:val="FF00FF"/>
                            <w:sz w:val="18"/>
                            <w:szCs w:val="18"/>
                          </w:rPr>
                          <w:t>"b"</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
                      <w:p w:rsidR="0023747D" w:rsidRPr="007E334C" w:rsidRDefault="0023747D" w:rsidP="00375F9C">
                        <w:r w:rsidRPr="007E334C">
                          <w:rPr>
                            <w:sz w:val="18"/>
                            <w:szCs w:val="18"/>
                          </w:rPr>
                          <w:t>}]}).</w:t>
                        </w:r>
                        <w:proofErr w:type="gramStart"/>
                        <w:r w:rsidRPr="007E334C">
                          <w:rPr>
                            <w:sz w:val="18"/>
                            <w:szCs w:val="18"/>
                          </w:rPr>
                          <w:t>show(</w:t>
                        </w:r>
                        <w:proofErr w:type="gramEnd"/>
                        <w:r w:rsidRPr="007E334C">
                          <w:rPr>
                            <w:sz w:val="18"/>
                            <w:szCs w:val="18"/>
                          </w:rPr>
                          <w:t>block);</w:t>
                        </w:r>
                      </w:p>
                    </w:txbxContent>
                  </v:textbox>
                </v:shape>
                <v:shape id="AutoShape 654" o:spid="_x0000_s1466" type="#_x0000_t62" style="position:absolute;left:13716;top:3962;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3mIcQA&#10;AADcAAAADwAAAGRycy9kb3ducmV2LnhtbESPQYvCMBSE7wv+h/AEb5pasUo1igiKsLLsqhdvj+bZ&#10;FpuX2kTt/nuzIOxxmJlvmPmyNZV4UONKywqGgwgEcWZ1ybmC03HTn4JwHlljZZkU/JKD5aLzMcdU&#10;2yf/0OPgcxEg7FJUUHhfp1K6rCCDbmBr4uBdbGPQB9nkUjf4DHBTyTiKEmmw5LBQYE3rgrLr4W4U&#10;xMlkG5tJPhx/3Wo9uu3P5vtzrFSv265mIDy1/j/8bu+0gmQUw9+Zc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d5iHEAAAA3AAAAA8AAAAAAAAAAAAAAAAAmAIAAGRycy9k&#10;b3ducmV2LnhtbFBLBQYAAAAABAAEAPUAAACJAwAAAAA=&#10;" adj="31209,7304" fillcolor="#ff9">
                  <v:textbox inset="0,0,0,0">
                    <w:txbxContent>
                      <w:p w:rsidR="0023747D" w:rsidRPr="0033004B" w:rsidRDefault="0023747D" w:rsidP="00375F9C">
                        <w:pPr>
                          <w:rPr>
                            <w:szCs w:val="18"/>
                          </w:rPr>
                        </w:pPr>
                        <w:r w:rsidRPr="0033004B">
                          <w:rPr>
                            <w:szCs w:val="18"/>
                          </w:rPr>
                          <w:t xml:space="preserve">Dynamic </w:t>
                        </w:r>
                        <w:r>
                          <w:rPr>
                            <w:rFonts w:hint="eastAsia"/>
                            <w:szCs w:val="18"/>
                          </w:rPr>
                          <w:t>D</w:t>
                        </w:r>
                        <w:r w:rsidRPr="0033004B">
                          <w:rPr>
                            <w:szCs w:val="18"/>
                          </w:rPr>
                          <w:t>estruction</w:t>
                        </w:r>
                      </w:p>
                    </w:txbxContent>
                  </v:textbox>
                </v:shape>
                <w10:anchorlock/>
              </v:group>
            </w:pict>
          </mc:Fallback>
        </mc:AlternateContent>
      </w:r>
    </w:p>
    <w:p w:rsidR="00375F9C" w:rsidRDefault="00375F9C" w:rsidP="00E45D25">
      <w:pPr>
        <w:pStyle w:val="3"/>
        <w:numPr>
          <w:ilvl w:val="2"/>
          <w:numId w:val="17"/>
        </w:numPr>
      </w:pPr>
      <w:bookmarkStart w:id="112" w:name="_Toc356466246"/>
      <w:r>
        <w:rPr>
          <w:rFonts w:hint="eastAsia"/>
        </w:rPr>
        <w:t>D</w:t>
      </w:r>
      <w:r>
        <w:t>ynamically load</w:t>
      </w:r>
      <w:r>
        <w:rPr>
          <w:rFonts w:hint="eastAsia"/>
        </w:rPr>
        <w:t>ing</w:t>
      </w:r>
      <w:bookmarkEnd w:id="112"/>
    </w:p>
    <w:p w:rsidR="00375F9C" w:rsidRPr="0033004B" w:rsidRDefault="00375F9C" w:rsidP="00375F9C">
      <w:pPr>
        <w:rPr>
          <w:b/>
        </w:rPr>
      </w:pPr>
      <w:r w:rsidRPr="0033004B">
        <w:rPr>
          <w:rFonts w:hint="eastAsia"/>
          <w:b/>
        </w:rPr>
        <w:t>Input:</w:t>
      </w:r>
    </w:p>
    <w:p w:rsidR="00375F9C" w:rsidRPr="007E334C" w:rsidRDefault="005C781A" w:rsidP="00375F9C">
      <w:r>
        <w:rPr>
          <w:noProof/>
        </w:rPr>
        <mc:AlternateContent>
          <mc:Choice Requires="wpc">
            <w:drawing>
              <wp:inline distT="0" distB="0" distL="0" distR="0" wp14:anchorId="0B2C7564" wp14:editId="43A02A96">
                <wp:extent cx="5257800" cy="3354705"/>
                <wp:effectExtent l="9525" t="0" r="9525" b="7620"/>
                <wp:docPr id="629" name="画布 6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22" name="Text Box 657"/>
                        <wps:cNvSpPr txBox="1">
                          <a:spLocks noChangeArrowheads="1"/>
                        </wps:cNvSpPr>
                        <wps:spPr bwMode="auto">
                          <a:xfrm>
                            <a:off x="0" y="48895"/>
                            <a:ext cx="5257800" cy="3305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5412F" w:rsidRDefault="0023747D" w:rsidP="00375F9C">
                              <w:pPr>
                                <w:spacing w:line="240" w:lineRule="exact"/>
                                <w:rPr>
                                  <w:sz w:val="18"/>
                                  <w:szCs w:val="18"/>
                                </w:rPr>
                              </w:pPr>
                              <w:r w:rsidRPr="0075412F">
                                <w:rPr>
                                  <w:color w:val="0000FF"/>
                                  <w:sz w:val="18"/>
                                  <w:szCs w:val="18"/>
                                </w:rPr>
                                <w:t>var</w:t>
                              </w:r>
                              <w:r w:rsidRPr="0075412F">
                                <w:rPr>
                                  <w:sz w:val="18"/>
                                  <w:szCs w:val="18"/>
                                </w:rPr>
                                <w:t xml:space="preserve"> block=</w:t>
                              </w:r>
                              <w:r w:rsidRPr="0075412F">
                                <w:rPr>
                                  <w:color w:val="0000FF"/>
                                  <w:sz w:val="18"/>
                                  <w:szCs w:val="18"/>
                                </w:rPr>
                                <w:t>new</w:t>
                              </w:r>
                              <w:r w:rsidRPr="0075412F">
                                <w:rPr>
                                  <w:sz w:val="18"/>
                                  <w:szCs w:val="18"/>
                                </w:rPr>
                                <w:t xml:space="preserve"> </w:t>
                              </w:r>
                              <w:r w:rsidR="00122649">
                                <w:rPr>
                                  <w:sz w:val="18"/>
                                  <w:szCs w:val="18"/>
                                </w:rPr>
                                <w:t>xui</w:t>
                              </w:r>
                              <w:r w:rsidRPr="0075412F">
                                <w:rPr>
                                  <w:sz w:val="18"/>
                                  <w:szCs w:val="18"/>
                                </w:rPr>
                                <w:t>.UI.Block({width:</w:t>
                              </w:r>
                              <w:r w:rsidRPr="0075412F">
                                <w:rPr>
                                  <w:color w:val="800000"/>
                                  <w:sz w:val="18"/>
                                  <w:szCs w:val="18"/>
                                </w:rPr>
                                <w:t>200</w:t>
                              </w:r>
                              <w:r w:rsidRPr="0075412F">
                                <w:rPr>
                                  <w:sz w:val="18"/>
                                  <w:szCs w:val="18"/>
                                </w:rPr>
                                <w:t>,height:</w:t>
                              </w:r>
                              <w:r w:rsidRPr="0075412F">
                                <w:rPr>
                                  <w:color w:val="800000"/>
                                  <w:sz w:val="18"/>
                                  <w:szCs w:val="18"/>
                                </w:rPr>
                                <w:t>200</w:t>
                              </w:r>
                              <w:r w:rsidRPr="0075412F">
                                <w:rPr>
                                  <w:sz w:val="18"/>
                                  <w:szCs w:val="18"/>
                                </w:rPr>
                                <w:t>}).show();</w:t>
                              </w:r>
                            </w:p>
                            <w:p w:rsidR="0023747D" w:rsidRPr="0075412F" w:rsidRDefault="00122649" w:rsidP="00375F9C">
                              <w:pPr>
                                <w:spacing w:line="240" w:lineRule="exact"/>
                                <w:rPr>
                                  <w:sz w:val="18"/>
                                  <w:szCs w:val="18"/>
                                </w:rPr>
                              </w:pPr>
                              <w:r>
                                <w:rPr>
                                  <w:sz w:val="18"/>
                                  <w:szCs w:val="18"/>
                                </w:rPr>
                                <w:t>xui</w:t>
                              </w:r>
                              <w:r w:rsidR="0023747D" w:rsidRPr="0075412F">
                                <w:rPr>
                                  <w:sz w:val="18"/>
                                  <w:szCs w:val="18"/>
                                </w:rPr>
                                <w:t>.create(</w:t>
                              </w:r>
                              <w:r w:rsidR="0023747D" w:rsidRPr="0075412F">
                                <w:rPr>
                                  <w:color w:val="FF00FF"/>
                                  <w:sz w:val="18"/>
                                  <w:szCs w:val="18"/>
                                </w:rPr>
                                <w:t>"TreeBar"</w:t>
                              </w:r>
                              <w:r w:rsidR="0023747D" w:rsidRPr="0075412F">
                                <w:rPr>
                                  <w:sz w:val="18"/>
                                  <w:szCs w:val="18"/>
                                </w:rPr>
                                <w:t>,{</w:t>
                              </w:r>
                            </w:p>
                            <w:p w:rsidR="0023747D" w:rsidRPr="0075412F" w:rsidRDefault="0023747D" w:rsidP="00375F9C">
                              <w:pPr>
                                <w:spacing w:line="240" w:lineRule="exact"/>
                                <w:rPr>
                                  <w:sz w:val="18"/>
                                  <w:szCs w:val="18"/>
                                </w:rPr>
                              </w:pPr>
                              <w:r w:rsidRPr="0075412F">
                                <w:rPr>
                                  <w:sz w:val="18"/>
                                  <w:szCs w:val="18"/>
                                </w:rPr>
                                <w:t>singleOpen:</w:t>
                              </w:r>
                              <w:r w:rsidRPr="0075412F">
                                <w:rPr>
                                  <w:color w:val="0000FF"/>
                                  <w:sz w:val="18"/>
                                  <w:szCs w:val="18"/>
                                </w:rPr>
                                <w:t>true</w:t>
                              </w:r>
                              <w:r w:rsidRPr="0075412F">
                                <w:rPr>
                                  <w:sz w:val="18"/>
                                  <w:szCs w:val="18"/>
                                </w:rPr>
                                <w:t>,</w:t>
                              </w:r>
                            </w:p>
                            <w:p w:rsidR="0023747D" w:rsidRPr="0075412F" w:rsidRDefault="0023747D" w:rsidP="00375F9C">
                              <w:pPr>
                                <w:spacing w:line="240" w:lineRule="exact"/>
                                <w:rPr>
                                  <w:sz w:val="18"/>
                                  <w:szCs w:val="18"/>
                                </w:rPr>
                              </w:pPr>
                              <w:r w:rsidRPr="0075412F">
                                <w:rPr>
                                  <w:sz w:val="18"/>
                                  <w:szCs w:val="18"/>
                                </w:rPr>
                                <w:t>dynDestory:</w:t>
                              </w:r>
                              <w:r w:rsidRPr="0075412F">
                                <w:rPr>
                                  <w:color w:val="0000FF"/>
                                  <w:sz w:val="18"/>
                                  <w:szCs w:val="18"/>
                                </w:rPr>
                                <w:t>true</w:t>
                              </w:r>
                              <w:r w:rsidRPr="0075412F">
                                <w:rPr>
                                  <w:sz w:val="18"/>
                                  <w:szCs w:val="18"/>
                                </w:rPr>
                                <w:t>,</w:t>
                              </w:r>
                            </w:p>
                            <w:p w:rsidR="0023747D" w:rsidRPr="0075412F" w:rsidRDefault="0023747D" w:rsidP="00375F9C">
                              <w:pPr>
                                <w:spacing w:line="240" w:lineRule="exact"/>
                                <w:rPr>
                                  <w:sz w:val="18"/>
                                  <w:szCs w:val="18"/>
                                </w:rPr>
                              </w:pPr>
                              <w:r w:rsidRPr="0075412F">
                                <w:rPr>
                                  <w:sz w:val="18"/>
                                  <w:szCs w:val="18"/>
                                </w:rPr>
                                <w:t>items:[{</w:t>
                              </w:r>
                            </w:p>
                            <w:p w:rsidR="0023747D" w:rsidRPr="0075412F" w:rsidRDefault="0023747D" w:rsidP="00375F9C">
                              <w:pPr>
                                <w:spacing w:line="240" w:lineRule="exact"/>
                                <w:rPr>
                                  <w:sz w:val="18"/>
                                  <w:szCs w:val="18"/>
                                </w:rPr>
                              </w:pPr>
                              <w:r w:rsidRPr="0075412F">
                                <w:rPr>
                                  <w:sz w:val="18"/>
                                  <w:szCs w:val="18"/>
                                </w:rPr>
                                <w:t xml:space="preserve">    id : </w:t>
                              </w:r>
                              <w:r w:rsidRPr="0075412F">
                                <w:rPr>
                                  <w:color w:val="FF00FF"/>
                                  <w:sz w:val="18"/>
                                  <w:szCs w:val="18"/>
                                </w:rPr>
                                <w:t>"itema"</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sub : </w:t>
                              </w:r>
                              <w:r w:rsidRPr="0075412F">
                                <w:rPr>
                                  <w:color w:val="0000FF"/>
                                  <w:sz w:val="18"/>
                                  <w:szCs w:val="18"/>
                                </w:rPr>
                                <w:t>true</w:t>
                              </w:r>
                            </w:p>
                            <w:p w:rsidR="0023747D" w:rsidRPr="0075412F" w:rsidRDefault="0023747D" w:rsidP="00375F9C">
                              <w:pPr>
                                <w:spacing w:line="240" w:lineRule="exact"/>
                                <w:rPr>
                                  <w:sz w:val="18"/>
                                  <w:szCs w:val="18"/>
                                </w:rPr>
                              </w:pPr>
                              <w:r w:rsidRPr="0075412F">
                                <w:rPr>
                                  <w:sz w:val="18"/>
                                  <w:szCs w:val="18"/>
                                </w:rPr>
                                <w:t>},</w:t>
                              </w:r>
                            </w:p>
                            <w:p w:rsidR="0023747D" w:rsidRPr="0075412F" w:rsidRDefault="0023747D" w:rsidP="00375F9C">
                              <w:pPr>
                                <w:spacing w:line="240" w:lineRule="exact"/>
                                <w:rPr>
                                  <w:sz w:val="18"/>
                                  <w:szCs w:val="18"/>
                                </w:rPr>
                              </w:pP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id : </w:t>
                              </w:r>
                              <w:r w:rsidRPr="0075412F">
                                <w:rPr>
                                  <w:color w:val="FF00FF"/>
                                  <w:sz w:val="18"/>
                                  <w:szCs w:val="18"/>
                                </w:rPr>
                                <w:t>"itemb"</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sub : </w:t>
                              </w:r>
                              <w:r w:rsidRPr="0075412F">
                                <w:rPr>
                                  <w:color w:val="0000FF"/>
                                  <w:sz w:val="18"/>
                                  <w:szCs w:val="18"/>
                                </w:rPr>
                                <w:t>true</w:t>
                              </w:r>
                            </w:p>
                            <w:p w:rsidR="0023747D" w:rsidRPr="0075412F" w:rsidRDefault="0023747D" w:rsidP="00375F9C">
                              <w:pPr>
                                <w:spacing w:line="240" w:lineRule="exact"/>
                                <w:rPr>
                                  <w:sz w:val="18"/>
                                  <w:szCs w:val="18"/>
                                </w:rPr>
                              </w:pPr>
                              <w:r w:rsidRPr="0075412F">
                                <w:rPr>
                                  <w:sz w:val="18"/>
                                  <w:szCs w:val="18"/>
                                </w:rPr>
                                <w:t>}]})</w:t>
                              </w:r>
                            </w:p>
                            <w:p w:rsidR="0023747D" w:rsidRPr="0075412F" w:rsidRDefault="0023747D" w:rsidP="00375F9C">
                              <w:pPr>
                                <w:spacing w:line="240" w:lineRule="exact"/>
                                <w:rPr>
                                  <w:sz w:val="18"/>
                                  <w:szCs w:val="18"/>
                                </w:rPr>
                              </w:pPr>
                              <w:r w:rsidRPr="0075412F">
                                <w:rPr>
                                  <w:sz w:val="18"/>
                                  <w:szCs w:val="18"/>
                                </w:rPr>
                                <w:t>. onGetContent(</w:t>
                              </w:r>
                              <w:r w:rsidRPr="0075412F">
                                <w:rPr>
                                  <w:color w:val="0000FF"/>
                                  <w:sz w:val="18"/>
                                  <w:szCs w:val="18"/>
                                </w:rPr>
                                <w:t>function</w:t>
                              </w:r>
                              <w:r w:rsidRPr="0075412F">
                                <w:rPr>
                                  <w:sz w:val="18"/>
                                  <w:szCs w:val="18"/>
                                </w:rPr>
                                <w:t>(profile,item,callback){</w:t>
                              </w:r>
                            </w:p>
                            <w:p w:rsidR="0023747D" w:rsidRPr="0075412F" w:rsidRDefault="0023747D" w:rsidP="00375F9C">
                              <w:pPr>
                                <w:spacing w:line="240" w:lineRule="exact"/>
                                <w:rPr>
                                  <w:sz w:val="18"/>
                                  <w:szCs w:val="18"/>
                                </w:rPr>
                              </w:pPr>
                              <w:r w:rsidRPr="0075412F">
                                <w:rPr>
                                  <w:sz w:val="18"/>
                                  <w:szCs w:val="18"/>
                                </w:rPr>
                                <w:t xml:space="preserve">    </w:t>
                              </w:r>
                              <w:r w:rsidRPr="0075412F">
                                <w:rPr>
                                  <w:color w:val="0000FF"/>
                                  <w:sz w:val="18"/>
                                  <w:szCs w:val="18"/>
                                </w:rPr>
                                <w:t>if</w:t>
                              </w:r>
                              <w:r w:rsidRPr="0075412F">
                                <w:rPr>
                                  <w:sz w:val="18"/>
                                  <w:szCs w:val="18"/>
                                </w:rPr>
                                <w:t>(item.id==</w:t>
                              </w:r>
                              <w:r w:rsidRPr="0075412F">
                                <w:rPr>
                                  <w:color w:val="FF00FF"/>
                                  <w:sz w:val="18"/>
                                  <w:szCs w:val="18"/>
                                </w:rPr>
                                <w:t>"itema"</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r w:rsidRPr="0075412F">
                                <w:rPr>
                                  <w:color w:val="0000FF"/>
                                  <w:sz w:val="18"/>
                                  <w:szCs w:val="18"/>
                                </w:rPr>
                                <w:t>var</w:t>
                              </w:r>
                              <w:r w:rsidRPr="0075412F">
                                <w:rPr>
                                  <w:sz w:val="18"/>
                                  <w:szCs w:val="18"/>
                                </w:rPr>
                                <w:t xml:space="preserve"> rnd=_();</w:t>
                              </w:r>
                            </w:p>
                            <w:p w:rsidR="0023747D" w:rsidRPr="0075412F" w:rsidRDefault="0023747D" w:rsidP="00375F9C">
                              <w:pPr>
                                <w:spacing w:line="240" w:lineRule="exact"/>
                                <w:ind w:firstLineChars="200" w:firstLine="360"/>
                                <w:rPr>
                                  <w:sz w:val="18"/>
                                  <w:szCs w:val="18"/>
                                </w:rPr>
                              </w:pPr>
                              <w:r>
                                <w:rPr>
                                  <w:rFonts w:hint="eastAsia"/>
                                  <w:sz w:val="18"/>
                                  <w:szCs w:val="18"/>
                                </w:rPr>
                                <w:t xml:space="preserve">    </w:t>
                              </w:r>
                              <w:r w:rsidRPr="0075412F">
                                <w:rPr>
                                  <w:sz w:val="18"/>
                                  <w:szCs w:val="18"/>
                                </w:rPr>
                                <w:t>callback([rnd+</w:t>
                              </w:r>
                              <w:r w:rsidRPr="0075412F">
                                <w:rPr>
                                  <w:color w:val="FF00FF"/>
                                  <w:sz w:val="18"/>
                                  <w:szCs w:val="18"/>
                                </w:rPr>
                                <w:t>"-a"</w:t>
                              </w:r>
                              <w:r w:rsidRPr="0075412F">
                                <w:rPr>
                                  <w:sz w:val="18"/>
                                  <w:szCs w:val="18"/>
                                </w:rPr>
                                <w:t>,rnd+</w:t>
                              </w:r>
                              <w:r w:rsidRPr="0075412F">
                                <w:rPr>
                                  <w:color w:val="FF00FF"/>
                                  <w:sz w:val="18"/>
                                  <w:szCs w:val="18"/>
                                </w:rPr>
                                <w:t>"-b"</w:t>
                              </w:r>
                              <w:r w:rsidRPr="0075412F">
                                <w:rPr>
                                  <w:sz w:val="18"/>
                                  <w:szCs w:val="18"/>
                                </w:rPr>
                                <w:t>,rnd+</w:t>
                              </w:r>
                              <w:r w:rsidRPr="0075412F">
                                <w:rPr>
                                  <w:color w:val="FF00FF"/>
                                  <w:sz w:val="18"/>
                                  <w:szCs w:val="18"/>
                                </w:rPr>
                                <w:t>"-c"</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
                            <w:p w:rsidR="0023747D" w:rsidRPr="0075412F" w:rsidRDefault="0023747D" w:rsidP="00375F9C">
                              <w:pPr>
                                <w:spacing w:line="240" w:lineRule="exact"/>
                                <w:rPr>
                                  <w:sz w:val="18"/>
                                  <w:szCs w:val="18"/>
                                </w:rPr>
                              </w:pPr>
                              <w:r w:rsidRPr="0075412F">
                                <w:rPr>
                                  <w:sz w:val="18"/>
                                  <w:szCs w:val="18"/>
                                </w:rPr>
                                <w:t xml:space="preserve">    </w:t>
                              </w:r>
                              <w:r w:rsidRPr="0075412F">
                                <w:rPr>
                                  <w:color w:val="0000FF"/>
                                  <w:sz w:val="18"/>
                                  <w:szCs w:val="18"/>
                                </w:rPr>
                                <w:t>if</w:t>
                              </w:r>
                              <w:r w:rsidRPr="0075412F">
                                <w:rPr>
                                  <w:sz w:val="18"/>
                                  <w:szCs w:val="18"/>
                                </w:rPr>
                                <w:t>(item.id==</w:t>
                              </w:r>
                              <w:r w:rsidRPr="0075412F">
                                <w:rPr>
                                  <w:color w:val="FF00FF"/>
                                  <w:sz w:val="18"/>
                                  <w:szCs w:val="18"/>
                                </w:rPr>
                                <w:t>"itemb"</w:t>
                              </w:r>
                              <w:r w:rsidRPr="0075412F">
                                <w:rPr>
                                  <w:sz w:val="18"/>
                                  <w:szCs w:val="18"/>
                                </w:rPr>
                                <w:t>)</w:t>
                              </w:r>
                            </w:p>
                            <w:p w:rsidR="0023747D" w:rsidRPr="0075412F" w:rsidRDefault="0023747D" w:rsidP="00375F9C">
                              <w:pPr>
                                <w:spacing w:line="240" w:lineRule="exact"/>
                                <w:rPr>
                                  <w:sz w:val="18"/>
                                  <w:szCs w:val="18"/>
                                </w:rPr>
                              </w:pPr>
                              <w:r w:rsidRPr="0075412F">
                                <w:rPr>
                                  <w:sz w:val="18"/>
                                  <w:szCs w:val="18"/>
                                </w:rPr>
                                <w:tab/>
                              </w:r>
                              <w:r w:rsidRPr="0075412F">
                                <w:rPr>
                                  <w:color w:val="0000FF"/>
                                  <w:sz w:val="18"/>
                                  <w:szCs w:val="18"/>
                                </w:rPr>
                                <w:t>return</w:t>
                              </w:r>
                              <w:r w:rsidRPr="0075412F">
                                <w:rPr>
                                  <w:sz w:val="18"/>
                                  <w:szCs w:val="18"/>
                                </w:rPr>
                                <w:t xml:space="preserve"> [</w:t>
                              </w:r>
                              <w:r w:rsidRPr="0075412F">
                                <w:rPr>
                                  <w:color w:val="FF00FF"/>
                                  <w:sz w:val="18"/>
                                  <w:szCs w:val="18"/>
                                </w:rPr>
                                <w:t>"itembsub1"</w:t>
                              </w:r>
                              <w:r w:rsidRPr="0075412F">
                                <w:rPr>
                                  <w:sz w:val="18"/>
                                  <w:szCs w:val="18"/>
                                </w:rPr>
                                <w:t>,</w:t>
                              </w:r>
                              <w:r w:rsidRPr="0075412F">
                                <w:rPr>
                                  <w:color w:val="FF00FF"/>
                                  <w:sz w:val="18"/>
                                  <w:szCs w:val="18"/>
                                </w:rPr>
                                <w:t>"itembsub2"</w:t>
                              </w:r>
                              <w:r w:rsidRPr="0075412F">
                                <w:rPr>
                                  <w:sz w:val="18"/>
                                  <w:szCs w:val="18"/>
                                </w:rPr>
                                <w:t>,</w:t>
                              </w:r>
                              <w:r w:rsidRPr="0075412F">
                                <w:rPr>
                                  <w:color w:val="FF00FF"/>
                                  <w:sz w:val="18"/>
                                  <w:szCs w:val="18"/>
                                </w:rPr>
                                <w:t>"itembsub3"</w:t>
                              </w:r>
                              <w:r w:rsidRPr="0075412F">
                                <w:rPr>
                                  <w:sz w:val="18"/>
                                  <w:szCs w:val="18"/>
                                </w:rPr>
                                <w:t>];</w:t>
                              </w:r>
                            </w:p>
                            <w:p w:rsidR="0023747D" w:rsidRPr="0075412F" w:rsidRDefault="0023747D" w:rsidP="00375F9C">
                              <w:pPr>
                                <w:spacing w:line="240" w:lineRule="exact"/>
                                <w:rPr>
                                  <w:sz w:val="18"/>
                                  <w:szCs w:val="18"/>
                                </w:rPr>
                              </w:pPr>
                              <w:r w:rsidRPr="0075412F">
                                <w:rPr>
                                  <w:sz w:val="18"/>
                                  <w:szCs w:val="18"/>
                                </w:rPr>
                                <w:t>})</w:t>
                              </w:r>
                            </w:p>
                            <w:p w:rsidR="0023747D" w:rsidRPr="004F7C1D" w:rsidRDefault="0023747D" w:rsidP="00375F9C">
                              <w:pPr>
                                <w:spacing w:line="240" w:lineRule="exact"/>
                                <w:rPr>
                                  <w:sz w:val="18"/>
                                  <w:szCs w:val="18"/>
                                </w:rPr>
                              </w:pPr>
                              <w:r w:rsidRPr="0075412F">
                                <w:rPr>
                                  <w:sz w:val="18"/>
                                  <w:szCs w:val="18"/>
                                </w:rPr>
                                <w:t>.show(block);</w:t>
                              </w:r>
                            </w:p>
                          </w:txbxContent>
                        </wps:txbx>
                        <wps:bodyPr rot="0" vert="horz" wrap="square" lIns="54000" tIns="46800" rIns="54000" bIns="45720" anchor="t" anchorCtr="0" upright="1">
                          <a:spAutoFit/>
                        </wps:bodyPr>
                      </wps:wsp>
                      <wps:wsp>
                        <wps:cNvPr id="623" name="AutoShape 658"/>
                        <wps:cNvSpPr>
                          <a:spLocks noChangeArrowheads="1"/>
                        </wps:cNvSpPr>
                        <wps:spPr bwMode="auto">
                          <a:xfrm flipH="1">
                            <a:off x="1371600" y="297180"/>
                            <a:ext cx="1028700" cy="219710"/>
                          </a:xfrm>
                          <a:prstGeom prst="wedgeRoundRectCallout">
                            <a:avLst>
                              <a:gd name="adj1" fmla="val 92958"/>
                              <a:gd name="adj2" fmla="val 491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D74F9" w:rsidRDefault="0023747D" w:rsidP="00375F9C">
                              <w:pPr>
                                <w:rPr>
                                  <w:szCs w:val="18"/>
                                </w:rPr>
                              </w:pPr>
                              <w:r w:rsidRPr="003D74F9">
                                <w:rPr>
                                  <w:szCs w:val="18"/>
                                </w:rPr>
                                <w:t>Mutex Expand</w:t>
                              </w:r>
                            </w:p>
                            <w:p w:rsidR="0023747D" w:rsidRPr="0033004B" w:rsidRDefault="0023747D" w:rsidP="00375F9C">
                              <w:pPr>
                                <w:rPr>
                                  <w:szCs w:val="18"/>
                                </w:rPr>
                              </w:pPr>
                            </w:p>
                          </w:txbxContent>
                        </wps:txbx>
                        <wps:bodyPr rot="0" vert="horz" wrap="square" lIns="0" tIns="0" rIns="0" bIns="0" anchor="t" anchorCtr="0" upright="1">
                          <a:noAutofit/>
                        </wps:bodyPr>
                      </wps:wsp>
                      <wps:wsp>
                        <wps:cNvPr id="624" name="AutoShape 659"/>
                        <wps:cNvSpPr>
                          <a:spLocks noChangeArrowheads="1"/>
                        </wps:cNvSpPr>
                        <wps:spPr bwMode="auto">
                          <a:xfrm flipH="1">
                            <a:off x="1143000" y="990600"/>
                            <a:ext cx="2171700" cy="219710"/>
                          </a:xfrm>
                          <a:prstGeom prst="wedgeRoundRectCallout">
                            <a:avLst>
                              <a:gd name="adj1" fmla="val 65523"/>
                              <a:gd name="adj2" fmla="val -375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Wants to load </w:t>
                              </w:r>
                              <w:r>
                                <w:rPr>
                                  <w:szCs w:val="18"/>
                                </w:rPr>
                                <w:t>children</w:t>
                              </w:r>
                              <w:r>
                                <w:rPr>
                                  <w:rFonts w:hint="eastAsia"/>
                                  <w:szCs w:val="18"/>
                                </w:rPr>
                                <w:t xml:space="preserve"> dynamically</w:t>
                              </w:r>
                            </w:p>
                          </w:txbxContent>
                        </wps:txbx>
                        <wps:bodyPr rot="0" vert="horz" wrap="square" lIns="0" tIns="0" rIns="0" bIns="0" anchor="t" anchorCtr="0" upright="1">
                          <a:noAutofit/>
                        </wps:bodyPr>
                      </wps:wsp>
                      <wps:wsp>
                        <wps:cNvPr id="625" name="AutoShape 660"/>
                        <wps:cNvSpPr>
                          <a:spLocks noChangeArrowheads="1"/>
                        </wps:cNvSpPr>
                        <wps:spPr bwMode="auto">
                          <a:xfrm flipH="1">
                            <a:off x="2628900" y="2377440"/>
                            <a:ext cx="2514600" cy="219710"/>
                          </a:xfrm>
                          <a:prstGeom prst="wedgeRoundRectCallout">
                            <a:avLst>
                              <a:gd name="adj1" fmla="val 59620"/>
                              <a:gd name="adj2" fmla="val 462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sidRPr="0033004B">
                                <w:rPr>
                                  <w:szCs w:val="18"/>
                                </w:rPr>
                                <w:t>Asynchronous or synchronous</w:t>
                              </w:r>
                              <w:r>
                                <w:rPr>
                                  <w:rFonts w:hint="eastAsia"/>
                                  <w:szCs w:val="18"/>
                                </w:rPr>
                                <w:t xml:space="preserve"> callback</w:t>
                              </w:r>
                            </w:p>
                          </w:txbxContent>
                        </wps:txbx>
                        <wps:bodyPr rot="0" vert="horz" wrap="square" lIns="0" tIns="0" rIns="0" bIns="0" anchor="t" anchorCtr="0" upright="1">
                          <a:noAutofit/>
                        </wps:bodyPr>
                      </wps:wsp>
                      <wps:wsp>
                        <wps:cNvPr id="626" name="AutoShape 661"/>
                        <wps:cNvSpPr>
                          <a:spLocks noChangeArrowheads="1"/>
                        </wps:cNvSpPr>
                        <wps:spPr bwMode="auto">
                          <a:xfrm flipH="1">
                            <a:off x="2857500" y="2872740"/>
                            <a:ext cx="2286000" cy="219710"/>
                          </a:xfrm>
                          <a:prstGeom prst="wedgeRoundRectCallout">
                            <a:avLst>
                              <a:gd name="adj1" fmla="val 63500"/>
                              <a:gd name="adj2" fmla="val -3150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3004B" w:rsidRDefault="0023747D" w:rsidP="00375F9C">
                              <w:pPr>
                                <w:rPr>
                                  <w:szCs w:val="18"/>
                                </w:rPr>
                              </w:pPr>
                              <w:r w:rsidRPr="0033004B">
                                <w:rPr>
                                  <w:szCs w:val="18"/>
                                </w:rPr>
                                <w:t>Can</w:t>
                              </w:r>
                              <w:r>
                                <w:rPr>
                                  <w:rFonts w:hint="eastAsia"/>
                                  <w:szCs w:val="18"/>
                                </w:rPr>
                                <w:t xml:space="preserve"> also</w:t>
                              </w:r>
                              <w:r w:rsidRPr="0033004B">
                                <w:rPr>
                                  <w:szCs w:val="18"/>
                                </w:rPr>
                                <w:t xml:space="preserve"> be returned directly</w:t>
                              </w:r>
                            </w:p>
                          </w:txbxContent>
                        </wps:txbx>
                        <wps:bodyPr rot="0" vert="horz" wrap="square" lIns="0" tIns="0" rIns="0" bIns="0" anchor="t" anchorCtr="0" upright="1">
                          <a:noAutofit/>
                        </wps:bodyPr>
                      </wps:wsp>
                      <wps:wsp>
                        <wps:cNvPr id="627" name="AutoShape 662"/>
                        <wps:cNvSpPr>
                          <a:spLocks noChangeArrowheads="1"/>
                        </wps:cNvSpPr>
                        <wps:spPr bwMode="auto">
                          <a:xfrm flipH="1">
                            <a:off x="1371600" y="594360"/>
                            <a:ext cx="1257300" cy="219710"/>
                          </a:xfrm>
                          <a:prstGeom prst="wedgeRoundRectCallout">
                            <a:avLst>
                              <a:gd name="adj1" fmla="val 85907"/>
                              <a:gd name="adj2" fmla="val -176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3004B" w:rsidRDefault="0023747D" w:rsidP="00375F9C">
                              <w:pPr>
                                <w:rPr>
                                  <w:szCs w:val="18"/>
                                </w:rPr>
                              </w:pPr>
                              <w:r w:rsidRPr="0033004B">
                                <w:rPr>
                                  <w:szCs w:val="18"/>
                                </w:rPr>
                                <w:t xml:space="preserve">Dynamic </w:t>
                              </w:r>
                              <w:r>
                                <w:rPr>
                                  <w:rFonts w:hint="eastAsia"/>
                                  <w:szCs w:val="18"/>
                                </w:rPr>
                                <w:t>D</w:t>
                              </w:r>
                              <w:r w:rsidRPr="0033004B">
                                <w:rPr>
                                  <w:szCs w:val="18"/>
                                </w:rPr>
                                <w:t>estruction</w:t>
                              </w:r>
                            </w:p>
                            <w:p w:rsidR="0023747D" w:rsidRPr="0033004B" w:rsidRDefault="0023747D" w:rsidP="00375F9C">
                              <w:pPr>
                                <w:rPr>
                                  <w:szCs w:val="18"/>
                                </w:rPr>
                              </w:pPr>
                            </w:p>
                          </w:txbxContent>
                        </wps:txbx>
                        <wps:bodyPr rot="0" vert="horz" wrap="square" lIns="0" tIns="0" rIns="0" bIns="0" anchor="t" anchorCtr="0" upright="1">
                          <a:noAutofit/>
                        </wps:bodyPr>
                      </wps:wsp>
                      <wps:wsp>
                        <wps:cNvPr id="628" name="AutoShape 663"/>
                        <wps:cNvSpPr>
                          <a:spLocks noChangeArrowheads="1"/>
                        </wps:cNvSpPr>
                        <wps:spPr bwMode="auto">
                          <a:xfrm flipH="1">
                            <a:off x="1714500" y="2080260"/>
                            <a:ext cx="2514600" cy="219710"/>
                          </a:xfrm>
                          <a:prstGeom prst="wedgeRoundRectCallout">
                            <a:avLst>
                              <a:gd name="adj1" fmla="val 71361"/>
                              <a:gd name="adj2" fmla="val 56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3004B" w:rsidRDefault="0023747D" w:rsidP="00375F9C">
                              <w:pPr>
                                <w:rPr>
                                  <w:szCs w:val="18"/>
                                </w:rPr>
                              </w:pPr>
                              <w:r w:rsidRPr="0033004B">
                                <w:rPr>
                                  <w:szCs w:val="18"/>
                                </w:rPr>
                                <w:t>Takes time stamp as a random</w:t>
                              </w:r>
                              <w:r>
                                <w:rPr>
                                  <w:rFonts w:hint="eastAsia"/>
                                  <w:szCs w:val="18"/>
                                </w:rPr>
                                <w:t xml:space="preserve"> string</w:t>
                              </w:r>
                            </w:p>
                          </w:txbxContent>
                        </wps:txbx>
                        <wps:bodyPr rot="0" vert="horz" wrap="square" lIns="0" tIns="0" rIns="0" bIns="0" anchor="t" anchorCtr="0" upright="1">
                          <a:noAutofit/>
                        </wps:bodyPr>
                      </wps:wsp>
                    </wpc:wpc>
                  </a:graphicData>
                </a:graphic>
              </wp:inline>
            </w:drawing>
          </mc:Choice>
          <mc:Fallback>
            <w:pict>
              <v:group id="画布 655" o:spid="_x0000_s1467" editas="canvas" style="width:414pt;height:264.15pt;mso-position-horizontal-relative:char;mso-position-vertical-relative:line" coordsize="52578,33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">
                <v:shape id="_x0000_s1468" type="#_x0000_t75" style="position:absolute;width:52578;height:33547;visibility:visible;mso-wrap-style:square">
                  <v:fill o:detectmouseclick="t"/>
                  <v:path o:connecttype="none"/>
                </v:shape>
                <v:shape id="Text Box 657" o:spid="_x0000_s1469" type="#_x0000_t202" style="position:absolute;top:488;width:52578;height:33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RN8sMA&#10;AADcAAAADwAAAGRycy9kb3ducmV2LnhtbESPzWrDMBCE74W+g9hCbo1cH0ziRAkhoTiXQvN3X6yN&#10;ZWKtjKQ4zttXhUKPw8x8wyzXo+3EQD60jhV8TDMQxLXTLTcKzqfP9xmIEJE1do5JwZMCrFevL0ss&#10;tXvwgYZjbESCcChRgYmxL6UMtSGLYep64uRdnbcYk/SN1B4fCW47mWdZIS22nBYM9rQ1VN+Od6ug&#10;vu3GXdVejB/udvat59Xzq6iUmryNmwWISGP8D/+191pBkef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RN8sMAAADcAAAADwAAAAAAAAAAAAAAAACYAgAAZHJzL2Rv&#10;d25yZXYueG1sUEsFBgAAAAAEAAQA9QAAAIgDAAAAAA==&#10;" strokeweight="1pt">
                  <v:textbox style="mso-fit-shape-to-text:t" inset="1.5mm,1.3mm,1.5mm">
                    <w:txbxContent>
                      <w:p w:rsidR="0023747D" w:rsidRPr="0075412F" w:rsidRDefault="0023747D" w:rsidP="00375F9C">
                        <w:pPr>
                          <w:spacing w:line="240" w:lineRule="exact"/>
                          <w:rPr>
                            <w:sz w:val="18"/>
                            <w:szCs w:val="18"/>
                          </w:rPr>
                        </w:pPr>
                        <w:proofErr w:type="gramStart"/>
                        <w:r w:rsidRPr="0075412F">
                          <w:rPr>
                            <w:color w:val="0000FF"/>
                            <w:sz w:val="18"/>
                            <w:szCs w:val="18"/>
                          </w:rPr>
                          <w:t>var</w:t>
                        </w:r>
                        <w:proofErr w:type="gramEnd"/>
                        <w:r w:rsidRPr="0075412F">
                          <w:rPr>
                            <w:sz w:val="18"/>
                            <w:szCs w:val="18"/>
                          </w:rPr>
                          <w:t xml:space="preserve"> block=</w:t>
                        </w:r>
                        <w:r w:rsidRPr="0075412F">
                          <w:rPr>
                            <w:color w:val="0000FF"/>
                            <w:sz w:val="18"/>
                            <w:szCs w:val="18"/>
                          </w:rPr>
                          <w:t>new</w:t>
                        </w:r>
                        <w:r w:rsidRPr="0075412F">
                          <w:rPr>
                            <w:sz w:val="18"/>
                            <w:szCs w:val="18"/>
                          </w:rPr>
                          <w:t xml:space="preserve"> </w:t>
                        </w:r>
                        <w:r w:rsidR="00122649">
                          <w:rPr>
                            <w:sz w:val="18"/>
                            <w:szCs w:val="18"/>
                          </w:rPr>
                          <w:t>xui</w:t>
                        </w:r>
                        <w:r w:rsidRPr="0075412F">
                          <w:rPr>
                            <w:sz w:val="18"/>
                            <w:szCs w:val="18"/>
                          </w:rPr>
                          <w:t>.UI.Block({width:</w:t>
                        </w:r>
                        <w:r w:rsidRPr="0075412F">
                          <w:rPr>
                            <w:color w:val="800000"/>
                            <w:sz w:val="18"/>
                            <w:szCs w:val="18"/>
                          </w:rPr>
                          <w:t>200</w:t>
                        </w:r>
                        <w:r w:rsidRPr="0075412F">
                          <w:rPr>
                            <w:sz w:val="18"/>
                            <w:szCs w:val="18"/>
                          </w:rPr>
                          <w:t>,height:</w:t>
                        </w:r>
                        <w:r w:rsidRPr="0075412F">
                          <w:rPr>
                            <w:color w:val="800000"/>
                            <w:sz w:val="18"/>
                            <w:szCs w:val="18"/>
                          </w:rPr>
                          <w:t>200</w:t>
                        </w:r>
                        <w:r w:rsidRPr="0075412F">
                          <w:rPr>
                            <w:sz w:val="18"/>
                            <w:szCs w:val="18"/>
                          </w:rPr>
                          <w:t>}).show();</w:t>
                        </w:r>
                      </w:p>
                      <w:p w:rsidR="0023747D" w:rsidRPr="0075412F" w:rsidRDefault="00122649" w:rsidP="00375F9C">
                        <w:pPr>
                          <w:spacing w:line="240" w:lineRule="exact"/>
                          <w:rPr>
                            <w:sz w:val="18"/>
                            <w:szCs w:val="18"/>
                          </w:rPr>
                        </w:pPr>
                        <w:proofErr w:type="gramStart"/>
                        <w:r>
                          <w:rPr>
                            <w:sz w:val="18"/>
                            <w:szCs w:val="18"/>
                          </w:rPr>
                          <w:t>xui</w:t>
                        </w:r>
                        <w:r w:rsidR="0023747D" w:rsidRPr="0075412F">
                          <w:rPr>
                            <w:sz w:val="18"/>
                            <w:szCs w:val="18"/>
                          </w:rPr>
                          <w:t>.create(</w:t>
                        </w:r>
                        <w:proofErr w:type="gramEnd"/>
                        <w:r w:rsidR="0023747D" w:rsidRPr="0075412F">
                          <w:rPr>
                            <w:color w:val="FF00FF"/>
                            <w:sz w:val="18"/>
                            <w:szCs w:val="18"/>
                          </w:rPr>
                          <w:t>"TreeBar"</w:t>
                        </w:r>
                        <w:r w:rsidR="0023747D" w:rsidRPr="0075412F">
                          <w:rPr>
                            <w:sz w:val="18"/>
                            <w:szCs w:val="18"/>
                          </w:rPr>
                          <w:t>,{</w:t>
                        </w:r>
                      </w:p>
                      <w:p w:rsidR="0023747D" w:rsidRPr="0075412F" w:rsidRDefault="0023747D" w:rsidP="00375F9C">
                        <w:pPr>
                          <w:spacing w:line="240" w:lineRule="exact"/>
                          <w:rPr>
                            <w:sz w:val="18"/>
                            <w:szCs w:val="18"/>
                          </w:rPr>
                        </w:pPr>
                        <w:proofErr w:type="gramStart"/>
                        <w:r w:rsidRPr="0075412F">
                          <w:rPr>
                            <w:sz w:val="18"/>
                            <w:szCs w:val="18"/>
                          </w:rPr>
                          <w:t>singleOpen:</w:t>
                        </w:r>
                        <w:proofErr w:type="gramEnd"/>
                        <w:r w:rsidRPr="0075412F">
                          <w:rPr>
                            <w:color w:val="0000FF"/>
                            <w:sz w:val="18"/>
                            <w:szCs w:val="18"/>
                          </w:rPr>
                          <w:t>true</w:t>
                        </w:r>
                        <w:r w:rsidRPr="0075412F">
                          <w:rPr>
                            <w:sz w:val="18"/>
                            <w:szCs w:val="18"/>
                          </w:rPr>
                          <w:t>,</w:t>
                        </w:r>
                      </w:p>
                      <w:p w:rsidR="0023747D" w:rsidRPr="0075412F" w:rsidRDefault="0023747D" w:rsidP="00375F9C">
                        <w:pPr>
                          <w:spacing w:line="240" w:lineRule="exact"/>
                          <w:rPr>
                            <w:sz w:val="18"/>
                            <w:szCs w:val="18"/>
                          </w:rPr>
                        </w:pPr>
                        <w:proofErr w:type="gramStart"/>
                        <w:r w:rsidRPr="0075412F">
                          <w:rPr>
                            <w:sz w:val="18"/>
                            <w:szCs w:val="18"/>
                          </w:rPr>
                          <w:t>dynDestory:</w:t>
                        </w:r>
                        <w:proofErr w:type="gramEnd"/>
                        <w:r w:rsidRPr="0075412F">
                          <w:rPr>
                            <w:color w:val="0000FF"/>
                            <w:sz w:val="18"/>
                            <w:szCs w:val="18"/>
                          </w:rPr>
                          <w:t>true</w:t>
                        </w:r>
                        <w:r w:rsidRPr="0075412F">
                          <w:rPr>
                            <w:sz w:val="18"/>
                            <w:szCs w:val="18"/>
                          </w:rPr>
                          <w:t>,</w:t>
                        </w:r>
                      </w:p>
                      <w:p w:rsidR="0023747D" w:rsidRPr="0075412F" w:rsidRDefault="0023747D" w:rsidP="00375F9C">
                        <w:pPr>
                          <w:spacing w:line="240" w:lineRule="exact"/>
                          <w:rPr>
                            <w:sz w:val="18"/>
                            <w:szCs w:val="18"/>
                          </w:rPr>
                        </w:pPr>
                        <w:proofErr w:type="gramStart"/>
                        <w:r w:rsidRPr="0075412F">
                          <w:rPr>
                            <w:sz w:val="18"/>
                            <w:szCs w:val="18"/>
                          </w:rPr>
                          <w:t>items:</w:t>
                        </w:r>
                        <w:proofErr w:type="gramEnd"/>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sz w:val="18"/>
                            <w:szCs w:val="18"/>
                          </w:rPr>
                          <w:t>id :</w:t>
                        </w:r>
                        <w:proofErr w:type="gramEnd"/>
                        <w:r w:rsidRPr="0075412F">
                          <w:rPr>
                            <w:sz w:val="18"/>
                            <w:szCs w:val="18"/>
                          </w:rPr>
                          <w:t xml:space="preserve"> </w:t>
                        </w:r>
                        <w:r w:rsidRPr="0075412F">
                          <w:rPr>
                            <w:color w:val="FF00FF"/>
                            <w:sz w:val="18"/>
                            <w:szCs w:val="18"/>
                          </w:rPr>
                          <w:t>"itema"</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sz w:val="18"/>
                            <w:szCs w:val="18"/>
                          </w:rPr>
                          <w:t>sub :</w:t>
                        </w:r>
                        <w:proofErr w:type="gramEnd"/>
                        <w:r w:rsidRPr="0075412F">
                          <w:rPr>
                            <w:sz w:val="18"/>
                            <w:szCs w:val="18"/>
                          </w:rPr>
                          <w:t xml:space="preserve"> </w:t>
                        </w:r>
                        <w:r w:rsidRPr="0075412F">
                          <w:rPr>
                            <w:color w:val="0000FF"/>
                            <w:sz w:val="18"/>
                            <w:szCs w:val="18"/>
                          </w:rPr>
                          <w:t>true</w:t>
                        </w:r>
                      </w:p>
                      <w:p w:rsidR="0023747D" w:rsidRPr="0075412F" w:rsidRDefault="0023747D" w:rsidP="00375F9C">
                        <w:pPr>
                          <w:spacing w:line="240" w:lineRule="exact"/>
                          <w:rPr>
                            <w:sz w:val="18"/>
                            <w:szCs w:val="18"/>
                          </w:rPr>
                        </w:pPr>
                        <w:r w:rsidRPr="0075412F">
                          <w:rPr>
                            <w:sz w:val="18"/>
                            <w:szCs w:val="18"/>
                          </w:rPr>
                          <w:t>},</w:t>
                        </w:r>
                      </w:p>
                      <w:p w:rsidR="0023747D" w:rsidRPr="0075412F" w:rsidRDefault="0023747D" w:rsidP="00375F9C">
                        <w:pPr>
                          <w:spacing w:line="240" w:lineRule="exact"/>
                          <w:rPr>
                            <w:sz w:val="18"/>
                            <w:szCs w:val="18"/>
                          </w:rPr>
                        </w:pPr>
                        <w:r w:rsidRPr="0075412F">
                          <w:rPr>
                            <w:sz w:val="18"/>
                            <w:szCs w:val="18"/>
                          </w:rPr>
                          <w:t>{</w:t>
                        </w:r>
                      </w:p>
                      <w:p w:rsidR="0023747D" w:rsidRPr="0075412F" w:rsidRDefault="0023747D" w:rsidP="00375F9C">
                        <w:pPr>
                          <w:spacing w:line="240" w:lineRule="exact"/>
                          <w:rPr>
                            <w:sz w:val="18"/>
                            <w:szCs w:val="18"/>
                          </w:rPr>
                        </w:pPr>
                        <w:proofErr w:type="gramStart"/>
                        <w:r w:rsidRPr="0075412F">
                          <w:rPr>
                            <w:sz w:val="18"/>
                            <w:szCs w:val="18"/>
                          </w:rPr>
                          <w:t>id :</w:t>
                        </w:r>
                        <w:proofErr w:type="gramEnd"/>
                        <w:r w:rsidRPr="0075412F">
                          <w:rPr>
                            <w:sz w:val="18"/>
                            <w:szCs w:val="18"/>
                          </w:rPr>
                          <w:t xml:space="preserve"> </w:t>
                        </w:r>
                        <w:r w:rsidRPr="0075412F">
                          <w:rPr>
                            <w:color w:val="FF00FF"/>
                            <w:sz w:val="18"/>
                            <w:szCs w:val="18"/>
                          </w:rPr>
                          <w:t>"itemb"</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sz w:val="18"/>
                            <w:szCs w:val="18"/>
                          </w:rPr>
                          <w:t>sub :</w:t>
                        </w:r>
                        <w:proofErr w:type="gramEnd"/>
                        <w:r w:rsidRPr="0075412F">
                          <w:rPr>
                            <w:sz w:val="18"/>
                            <w:szCs w:val="18"/>
                          </w:rPr>
                          <w:t xml:space="preserve"> </w:t>
                        </w:r>
                        <w:r w:rsidRPr="0075412F">
                          <w:rPr>
                            <w:color w:val="0000FF"/>
                            <w:sz w:val="18"/>
                            <w:szCs w:val="18"/>
                          </w:rPr>
                          <w:t>true</w:t>
                        </w:r>
                      </w:p>
                      <w:p w:rsidR="0023747D" w:rsidRPr="0075412F" w:rsidRDefault="0023747D" w:rsidP="00375F9C">
                        <w:pPr>
                          <w:spacing w:line="240" w:lineRule="exact"/>
                          <w:rPr>
                            <w:sz w:val="18"/>
                            <w:szCs w:val="18"/>
                          </w:rPr>
                        </w:pP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sz w:val="18"/>
                            <w:szCs w:val="18"/>
                          </w:rPr>
                          <w:t>onGetContent(</w:t>
                        </w:r>
                        <w:proofErr w:type="gramEnd"/>
                        <w:r w:rsidRPr="0075412F">
                          <w:rPr>
                            <w:color w:val="0000FF"/>
                            <w:sz w:val="18"/>
                            <w:szCs w:val="18"/>
                          </w:rPr>
                          <w:t>function</w:t>
                        </w:r>
                        <w:r w:rsidRPr="0075412F">
                          <w:rPr>
                            <w:sz w:val="18"/>
                            <w:szCs w:val="18"/>
                          </w:rPr>
                          <w:t>(profile,item,callback){</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color w:val="0000FF"/>
                            <w:sz w:val="18"/>
                            <w:szCs w:val="18"/>
                          </w:rPr>
                          <w:t>if</w:t>
                        </w:r>
                        <w:r w:rsidRPr="0075412F">
                          <w:rPr>
                            <w:sz w:val="18"/>
                            <w:szCs w:val="18"/>
                          </w:rPr>
                          <w:t>(</w:t>
                        </w:r>
                        <w:proofErr w:type="gramEnd"/>
                        <w:r w:rsidRPr="0075412F">
                          <w:rPr>
                            <w:sz w:val="18"/>
                            <w:szCs w:val="18"/>
                          </w:rPr>
                          <w:t>item.id==</w:t>
                        </w:r>
                        <w:r w:rsidRPr="0075412F">
                          <w:rPr>
                            <w:color w:val="FF00FF"/>
                            <w:sz w:val="18"/>
                            <w:szCs w:val="18"/>
                          </w:rPr>
                          <w:t>"itema"</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color w:val="0000FF"/>
                            <w:sz w:val="18"/>
                            <w:szCs w:val="18"/>
                          </w:rPr>
                          <w:t>var</w:t>
                        </w:r>
                        <w:proofErr w:type="gramEnd"/>
                        <w:r w:rsidRPr="0075412F">
                          <w:rPr>
                            <w:sz w:val="18"/>
                            <w:szCs w:val="18"/>
                          </w:rPr>
                          <w:t xml:space="preserve"> rnd=_();</w:t>
                        </w:r>
                      </w:p>
                      <w:p w:rsidR="0023747D" w:rsidRPr="0075412F" w:rsidRDefault="0023747D" w:rsidP="00375F9C">
                        <w:pPr>
                          <w:spacing w:line="240" w:lineRule="exact"/>
                          <w:ind w:firstLineChars="200" w:firstLine="360"/>
                          <w:rPr>
                            <w:sz w:val="18"/>
                            <w:szCs w:val="18"/>
                          </w:rPr>
                        </w:pPr>
                        <w:r>
                          <w:rPr>
                            <w:rFonts w:hint="eastAsia"/>
                            <w:sz w:val="18"/>
                            <w:szCs w:val="18"/>
                          </w:rPr>
                          <w:t xml:space="preserve">    </w:t>
                        </w:r>
                        <w:proofErr w:type="gramStart"/>
                        <w:r w:rsidRPr="0075412F">
                          <w:rPr>
                            <w:sz w:val="18"/>
                            <w:szCs w:val="18"/>
                          </w:rPr>
                          <w:t>callback(</w:t>
                        </w:r>
                        <w:proofErr w:type="gramEnd"/>
                        <w:r w:rsidRPr="0075412F">
                          <w:rPr>
                            <w:sz w:val="18"/>
                            <w:szCs w:val="18"/>
                          </w:rPr>
                          <w:t>[rnd+</w:t>
                        </w:r>
                        <w:r w:rsidRPr="0075412F">
                          <w:rPr>
                            <w:color w:val="FF00FF"/>
                            <w:sz w:val="18"/>
                            <w:szCs w:val="18"/>
                          </w:rPr>
                          <w:t>"-a"</w:t>
                        </w:r>
                        <w:r w:rsidRPr="0075412F">
                          <w:rPr>
                            <w:sz w:val="18"/>
                            <w:szCs w:val="18"/>
                          </w:rPr>
                          <w:t>,rnd+</w:t>
                        </w:r>
                        <w:r w:rsidRPr="0075412F">
                          <w:rPr>
                            <w:color w:val="FF00FF"/>
                            <w:sz w:val="18"/>
                            <w:szCs w:val="18"/>
                          </w:rPr>
                          <w:t>"-b"</w:t>
                        </w:r>
                        <w:r w:rsidRPr="0075412F">
                          <w:rPr>
                            <w:sz w:val="18"/>
                            <w:szCs w:val="18"/>
                          </w:rPr>
                          <w:t>,rnd+</w:t>
                        </w:r>
                        <w:r w:rsidRPr="0075412F">
                          <w:rPr>
                            <w:color w:val="FF00FF"/>
                            <w:sz w:val="18"/>
                            <w:szCs w:val="18"/>
                          </w:rPr>
                          <w:t>"-c"</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color w:val="0000FF"/>
                            <w:sz w:val="18"/>
                            <w:szCs w:val="18"/>
                          </w:rPr>
                          <w:t>if</w:t>
                        </w:r>
                        <w:r w:rsidRPr="0075412F">
                          <w:rPr>
                            <w:sz w:val="18"/>
                            <w:szCs w:val="18"/>
                          </w:rPr>
                          <w:t>(</w:t>
                        </w:r>
                        <w:proofErr w:type="gramEnd"/>
                        <w:r w:rsidRPr="0075412F">
                          <w:rPr>
                            <w:sz w:val="18"/>
                            <w:szCs w:val="18"/>
                          </w:rPr>
                          <w:t>item.id==</w:t>
                        </w:r>
                        <w:r w:rsidRPr="0075412F">
                          <w:rPr>
                            <w:color w:val="FF00FF"/>
                            <w:sz w:val="18"/>
                            <w:szCs w:val="18"/>
                          </w:rPr>
                          <w:t>"itemb"</w:t>
                        </w:r>
                        <w:r w:rsidRPr="0075412F">
                          <w:rPr>
                            <w:sz w:val="18"/>
                            <w:szCs w:val="18"/>
                          </w:rPr>
                          <w:t>)</w:t>
                        </w:r>
                      </w:p>
                      <w:p w:rsidR="0023747D" w:rsidRPr="0075412F" w:rsidRDefault="0023747D" w:rsidP="00375F9C">
                        <w:pPr>
                          <w:spacing w:line="240" w:lineRule="exact"/>
                          <w:rPr>
                            <w:sz w:val="18"/>
                            <w:szCs w:val="18"/>
                          </w:rPr>
                        </w:pPr>
                        <w:r w:rsidRPr="0075412F">
                          <w:rPr>
                            <w:sz w:val="18"/>
                            <w:szCs w:val="18"/>
                          </w:rPr>
                          <w:tab/>
                        </w:r>
                        <w:proofErr w:type="gramStart"/>
                        <w:r w:rsidRPr="0075412F">
                          <w:rPr>
                            <w:color w:val="0000FF"/>
                            <w:sz w:val="18"/>
                            <w:szCs w:val="18"/>
                          </w:rPr>
                          <w:t>return</w:t>
                        </w:r>
                        <w:proofErr w:type="gramEnd"/>
                        <w:r w:rsidRPr="0075412F">
                          <w:rPr>
                            <w:sz w:val="18"/>
                            <w:szCs w:val="18"/>
                          </w:rPr>
                          <w:t xml:space="preserve"> [</w:t>
                        </w:r>
                        <w:r w:rsidRPr="0075412F">
                          <w:rPr>
                            <w:color w:val="FF00FF"/>
                            <w:sz w:val="18"/>
                            <w:szCs w:val="18"/>
                          </w:rPr>
                          <w:t>"itembsub1"</w:t>
                        </w:r>
                        <w:r w:rsidRPr="0075412F">
                          <w:rPr>
                            <w:sz w:val="18"/>
                            <w:szCs w:val="18"/>
                          </w:rPr>
                          <w:t>,</w:t>
                        </w:r>
                        <w:r w:rsidRPr="0075412F">
                          <w:rPr>
                            <w:color w:val="FF00FF"/>
                            <w:sz w:val="18"/>
                            <w:szCs w:val="18"/>
                          </w:rPr>
                          <w:t>"itembsub2"</w:t>
                        </w:r>
                        <w:r w:rsidRPr="0075412F">
                          <w:rPr>
                            <w:sz w:val="18"/>
                            <w:szCs w:val="18"/>
                          </w:rPr>
                          <w:t>,</w:t>
                        </w:r>
                        <w:r w:rsidRPr="0075412F">
                          <w:rPr>
                            <w:color w:val="FF00FF"/>
                            <w:sz w:val="18"/>
                            <w:szCs w:val="18"/>
                          </w:rPr>
                          <w:t>"itembsub3"</w:t>
                        </w:r>
                        <w:r w:rsidRPr="0075412F">
                          <w:rPr>
                            <w:sz w:val="18"/>
                            <w:szCs w:val="18"/>
                          </w:rPr>
                          <w:t>];</w:t>
                        </w:r>
                      </w:p>
                      <w:p w:rsidR="0023747D" w:rsidRPr="0075412F" w:rsidRDefault="0023747D" w:rsidP="00375F9C">
                        <w:pPr>
                          <w:spacing w:line="240" w:lineRule="exact"/>
                          <w:rPr>
                            <w:sz w:val="18"/>
                            <w:szCs w:val="18"/>
                          </w:rPr>
                        </w:pPr>
                        <w:r w:rsidRPr="0075412F">
                          <w:rPr>
                            <w:sz w:val="18"/>
                            <w:szCs w:val="18"/>
                          </w:rPr>
                          <w:t>})</w:t>
                        </w:r>
                      </w:p>
                      <w:p w:rsidR="0023747D" w:rsidRPr="004F7C1D" w:rsidRDefault="0023747D" w:rsidP="00375F9C">
                        <w:pPr>
                          <w:spacing w:line="240" w:lineRule="exact"/>
                          <w:rPr>
                            <w:sz w:val="18"/>
                            <w:szCs w:val="18"/>
                          </w:rPr>
                        </w:pPr>
                        <w:r w:rsidRPr="0075412F">
                          <w:rPr>
                            <w:sz w:val="18"/>
                            <w:szCs w:val="18"/>
                          </w:rPr>
                          <w:t>.</w:t>
                        </w:r>
                        <w:proofErr w:type="gramStart"/>
                        <w:r w:rsidRPr="0075412F">
                          <w:rPr>
                            <w:sz w:val="18"/>
                            <w:szCs w:val="18"/>
                          </w:rPr>
                          <w:t>show(</w:t>
                        </w:r>
                        <w:proofErr w:type="gramEnd"/>
                        <w:r w:rsidRPr="0075412F">
                          <w:rPr>
                            <w:sz w:val="18"/>
                            <w:szCs w:val="18"/>
                          </w:rPr>
                          <w:t>block);</w:t>
                        </w:r>
                      </w:p>
                    </w:txbxContent>
                  </v:textbox>
                </v:shape>
                <v:shape id="AutoShape 658" o:spid="_x0000_s1470" type="#_x0000_t62" style="position:absolute;left:13716;top:2971;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lQfcQA&#10;AADcAAAADwAAAGRycy9kb3ducmV2LnhtbESPQWvCQBSE7wX/w/IEb3UThVRSN0EUQQ+FVqXnR/Z1&#10;k5p9G7Krif++Wyj0OMzMN8y6HG0r7tT7xrGCdJ6AIK6cbtgouJz3zysQPiBrbB2Tggd5KIvJ0xpz&#10;7Qb+oPspGBEh7HNUUIfQ5VL6qiaLfu464uh9ud5iiLI3Uvc4RLht5SJJMmmx4bhQY0fbmqrr6WYV&#10;fL4vvytzHRqZtrt9lpq3lyMGpWbTcfMKItAY/sN/7YNWkC2W8HsmHg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5UH3EAAAA3AAAAA8AAAAAAAAAAAAAAAAAmAIAAGRycy9k&#10;b3ducmV2LnhtbFBLBQYAAAAABAAEAPUAAACJAwAAAAA=&#10;" adj="30879,21412" fillcolor="#ff9">
                  <v:textbox inset="0,0,0,0">
                    <w:txbxContent>
                      <w:p w:rsidR="0023747D" w:rsidRPr="003D74F9" w:rsidRDefault="0023747D" w:rsidP="00375F9C">
                        <w:pPr>
                          <w:rPr>
                            <w:szCs w:val="18"/>
                          </w:rPr>
                        </w:pPr>
                        <w:r w:rsidRPr="003D74F9">
                          <w:rPr>
                            <w:szCs w:val="18"/>
                          </w:rPr>
                          <w:t>Mutex Expand</w:t>
                        </w:r>
                      </w:p>
                      <w:p w:rsidR="0023747D" w:rsidRPr="0033004B" w:rsidRDefault="0023747D" w:rsidP="00375F9C">
                        <w:pPr>
                          <w:rPr>
                            <w:szCs w:val="18"/>
                          </w:rPr>
                        </w:pPr>
                      </w:p>
                    </w:txbxContent>
                  </v:textbox>
                </v:shape>
                <v:shape id="AutoShape 659" o:spid="_x0000_s1471" type="#_x0000_t62" style="position:absolute;left:11430;top:9906;width:2171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sPb8YA&#10;AADcAAAADwAAAGRycy9kb3ducmV2LnhtbESPT2vCQBTE70K/w/IEL6IbtQSNrtIKgpQe6h+ix0f2&#10;mYRm34bsGuO37xYKPQ4z8xtmtelMJVpqXGlZwWQcgSDOrC45V3A+7UZzEM4ja6wsk4InOdisX3or&#10;TLR98IHao89FgLBLUEHhfZ1I6bKCDLqxrYmDd7ONQR9kk0vd4CPATSWnURRLgyWHhQJr2haUfR/v&#10;RkGqh9f3r3RWTz7pEmeHRZvuPlqlBv3ubQnCU+f/w3/tvVYQT1/h90w4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sPb8YAAADcAAAADwAAAAAAAAAAAAAAAACYAgAAZHJz&#10;L2Rvd25yZXYueG1sUEsFBgAAAAAEAAQA9QAAAIsDAAAAAA==&#10;" adj="24953,9988" fillcolor="#ff9">
                  <v:textbox inset="0,0,0,0">
                    <w:txbxContent>
                      <w:p w:rsidR="0023747D" w:rsidRPr="000E23E9" w:rsidRDefault="0023747D" w:rsidP="00375F9C">
                        <w:pPr>
                          <w:rPr>
                            <w:szCs w:val="18"/>
                          </w:rPr>
                        </w:pPr>
                        <w:r>
                          <w:rPr>
                            <w:rFonts w:hint="eastAsia"/>
                            <w:szCs w:val="18"/>
                          </w:rPr>
                          <w:t xml:space="preserve">Wants to load </w:t>
                        </w:r>
                        <w:r>
                          <w:rPr>
                            <w:szCs w:val="18"/>
                          </w:rPr>
                          <w:t>children</w:t>
                        </w:r>
                        <w:r>
                          <w:rPr>
                            <w:rFonts w:hint="eastAsia"/>
                            <w:szCs w:val="18"/>
                          </w:rPr>
                          <w:t xml:space="preserve"> dynamically</w:t>
                        </w:r>
                      </w:p>
                    </w:txbxContent>
                  </v:textbox>
                </v:shape>
                <v:shape id="AutoShape 660" o:spid="_x0000_s1472" type="#_x0000_t62" style="position:absolute;left:26289;top:23774;width:2514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S+cQA&#10;AADcAAAADwAAAGRycy9kb3ducmV2LnhtbESPS2vCQBSF94L/YbhCd81EoWmJjiEIfdBdtS7cXTM3&#10;D525EzKjpv++Uyi4PJzHx1kVozXiSoPvHCuYJykI4srpjhsF37vXxxcQPiBrNI5JwQ95KNbTyQpz&#10;7W78RddtaEQcYZ+jgjaEPpfSVy1Z9InriaNXu8FiiHJopB7wFsetkYs0zaTFjiOhxZ42LVXn7cVG&#10;7oEuHZv95/vp7bkvs2Nd1aZW6mE2lksQgcZwD/+3P7SCbPEEf2fi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4UvnEAAAA3AAAAA8AAAAAAAAAAAAAAAAAmAIAAGRycy9k&#10;b3ducmV2LnhtbFBLBQYAAAAABAAEAPUAAACJAwAAAAA=&#10;" adj="23678,11798" fillcolor="#ff9">
                  <v:textbox inset="0,0,0,0">
                    <w:txbxContent>
                      <w:p w:rsidR="0023747D" w:rsidRPr="000E23E9" w:rsidRDefault="0023747D" w:rsidP="00375F9C">
                        <w:pPr>
                          <w:rPr>
                            <w:szCs w:val="18"/>
                          </w:rPr>
                        </w:pPr>
                        <w:r w:rsidRPr="0033004B">
                          <w:rPr>
                            <w:szCs w:val="18"/>
                          </w:rPr>
                          <w:t>Asynchronous or synchronous</w:t>
                        </w:r>
                        <w:r>
                          <w:rPr>
                            <w:rFonts w:hint="eastAsia"/>
                            <w:szCs w:val="18"/>
                          </w:rPr>
                          <w:t xml:space="preserve"> callback</w:t>
                        </w:r>
                      </w:p>
                    </w:txbxContent>
                  </v:textbox>
                </v:shape>
                <v:shape id="AutoShape 661" o:spid="_x0000_s1473" type="#_x0000_t62" style="position:absolute;left:28575;top:28727;width:2286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10xsUA&#10;AADcAAAADwAAAGRycy9kb3ducmV2LnhtbESPQWvCQBSE7wX/w/IKvdVNExokuooIhWKhxVjq9Zl9&#10;JiHZtyG7Jum/7xYEj8PMfMOsNpNpxUC9qy0reJlHIIgLq2suFXwf354XIJxH1thaJgW/5GCznj2s&#10;MNN25AMNuS9FgLDLUEHlfZdJ6YqKDLq57YiDd7G9QR9kX0rd4xjgppVxFKXSYM1hocKOdhUVTX41&#10;Cl6NPH80STN8uh/ey2Pyxaf2otTT47RdgvA0+Xv41n7XCtI4hf8z4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3XTGxQAAANwAAAAPAAAAAAAAAAAAAAAAAJgCAABkcnMv&#10;ZG93bnJldi54bWxQSwUGAAAAAAQABAD1AAAAigMAAAAA&#10;" adj="24516,3995" fillcolor="#ff9">
                  <v:textbox inset="0,0,0,0">
                    <w:txbxContent>
                      <w:p w:rsidR="0023747D" w:rsidRPr="0033004B" w:rsidRDefault="0023747D" w:rsidP="00375F9C">
                        <w:pPr>
                          <w:rPr>
                            <w:szCs w:val="18"/>
                          </w:rPr>
                        </w:pPr>
                        <w:r w:rsidRPr="0033004B">
                          <w:rPr>
                            <w:szCs w:val="18"/>
                          </w:rPr>
                          <w:t>Can</w:t>
                        </w:r>
                        <w:r>
                          <w:rPr>
                            <w:rFonts w:hint="eastAsia"/>
                            <w:szCs w:val="18"/>
                          </w:rPr>
                          <w:t xml:space="preserve"> also</w:t>
                        </w:r>
                        <w:r w:rsidRPr="0033004B">
                          <w:rPr>
                            <w:szCs w:val="18"/>
                          </w:rPr>
                          <w:t xml:space="preserve"> be returned directly</w:t>
                        </w:r>
                      </w:p>
                    </w:txbxContent>
                  </v:textbox>
                </v:shape>
                <v:shape id="AutoShape 662" o:spid="_x0000_s1474" type="#_x0000_t62" style="position:absolute;left:13716;top:5943;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O7fMMA&#10;AADcAAAADwAAAGRycy9kb3ducmV2LnhtbESPQWuDQBSE74H+h+UVeotrU4hiXaUUCukxJpfcXtxX&#10;NXHfWndrbH59txDIcZiZb5i8nE0vJhpdZ1nBcxSDIK6t7rhRsN99LFMQziNr7C2Tgl9yUBYPixwz&#10;bS+8panyjQgQdhkqaL0fMild3ZJBF9mBOHhfdjTogxwbqUe8BLjp5SqO19Jgx2GhxYHeW6rP1Y9R&#10;MH2SxYOk60YfG8TvpPanl1Spp8f57RWEp9nfw7f2RitYrxL4PxOOg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O7fMMAAADcAAAADwAAAAAAAAAAAAAAAACYAgAAZHJzL2Rv&#10;d25yZXYueG1sUEsFBgAAAAAEAAQA9QAAAIgDAAAAAA==&#10;" adj="29356,6991" fillcolor="#ff9">
                  <v:textbox inset="0,0,0,0">
                    <w:txbxContent>
                      <w:p w:rsidR="0023747D" w:rsidRPr="0033004B" w:rsidRDefault="0023747D" w:rsidP="00375F9C">
                        <w:pPr>
                          <w:rPr>
                            <w:szCs w:val="18"/>
                          </w:rPr>
                        </w:pPr>
                        <w:r w:rsidRPr="0033004B">
                          <w:rPr>
                            <w:szCs w:val="18"/>
                          </w:rPr>
                          <w:t xml:space="preserve">Dynamic </w:t>
                        </w:r>
                        <w:r>
                          <w:rPr>
                            <w:rFonts w:hint="eastAsia"/>
                            <w:szCs w:val="18"/>
                          </w:rPr>
                          <w:t>D</w:t>
                        </w:r>
                        <w:r w:rsidRPr="0033004B">
                          <w:rPr>
                            <w:szCs w:val="18"/>
                          </w:rPr>
                          <w:t>estruction</w:t>
                        </w:r>
                      </w:p>
                      <w:p w:rsidR="0023747D" w:rsidRPr="0033004B" w:rsidRDefault="0023747D" w:rsidP="00375F9C">
                        <w:pPr>
                          <w:rPr>
                            <w:szCs w:val="18"/>
                          </w:rPr>
                        </w:pPr>
                      </w:p>
                    </w:txbxContent>
                  </v:textbox>
                </v:shape>
                <v:shape id="AutoShape 663" o:spid="_x0000_s1475" type="#_x0000_t62" style="position:absolute;left:17145;top:20802;width:2514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iz8QA&#10;AADcAAAADwAAAGRycy9kb3ducmV2LnhtbERPTWsCMRC9C/6HMEJvmu1SRFajWKnFHopVS1tvw2bc&#10;LN1Mlk2q8d+bg9Dj433PFtE24kydrx0reBxlIIhLp2uuFHwe1sMJCB+QNTaOScGVPCzm/d4MC+0u&#10;vKPzPlQihbAvUIEJoS2k9KUhi37kWuLEnVxnMSTYVVJ3eEnhtpF5lo2lxZpTg8GWVobK3/2fVfAd&#10;r8v349dq97befsT8+XXzZF5+lHoYxOUURKAY/sV390YrGOdpbTqTjo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fos/EAAAA3AAAAA8AAAAAAAAAAAAAAAAAmAIAAGRycy9k&#10;b3ducmV2LnhtbFBLBQYAAAAABAAEAPUAAACJAwAAAAA=&#10;" adj="26214,22973" fillcolor="#ff9">
                  <v:textbox inset="0,0,0,0">
                    <w:txbxContent>
                      <w:p w:rsidR="0023747D" w:rsidRPr="0033004B" w:rsidRDefault="0023747D" w:rsidP="00375F9C">
                        <w:pPr>
                          <w:rPr>
                            <w:szCs w:val="18"/>
                          </w:rPr>
                        </w:pPr>
                        <w:r w:rsidRPr="0033004B">
                          <w:rPr>
                            <w:szCs w:val="18"/>
                          </w:rPr>
                          <w:t>Takes time stamp as a random</w:t>
                        </w:r>
                        <w:r>
                          <w:rPr>
                            <w:rFonts w:hint="eastAsia"/>
                            <w:szCs w:val="18"/>
                          </w:rPr>
                          <w:t xml:space="preserve"> string</w:t>
                        </w:r>
                      </w:p>
                    </w:txbxContent>
                  </v:textbox>
                </v:shape>
                <w10:anchorlock/>
              </v:group>
            </w:pict>
          </mc:Fallback>
        </mc:AlternateContent>
      </w:r>
    </w:p>
    <w:p w:rsidR="00375F9C" w:rsidRDefault="00375F9C" w:rsidP="00375F9C">
      <w:r>
        <w:rPr>
          <w:rFonts w:hint="eastAsia"/>
        </w:rPr>
        <w:t>Output:</w:t>
      </w:r>
      <w:r w:rsidRPr="00EE0D7C">
        <w:rPr>
          <w:rFonts w:hint="eastAsia"/>
        </w:rPr>
        <w:t xml:space="preserve"> </w:t>
      </w:r>
    </w:p>
    <w:p w:rsidR="00375F9C" w:rsidRPr="000E638D" w:rsidRDefault="0024376F" w:rsidP="00375F9C">
      <w:r>
        <w:rPr>
          <w:noProof/>
        </w:rPr>
        <w:lastRenderedPageBreak/>
        <w:drawing>
          <wp:inline distT="0" distB="0" distL="0" distR="0" wp14:anchorId="728E8B3D" wp14:editId="61809FB0">
            <wp:extent cx="1952381" cy="1980953"/>
            <wp:effectExtent l="0" t="0" r="0" b="635"/>
            <wp:docPr id="1211" name="图片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952381" cy="1980953"/>
                    </a:xfrm>
                    <a:prstGeom prst="rect">
                      <a:avLst/>
                    </a:prstGeom>
                  </pic:spPr>
                </pic:pic>
              </a:graphicData>
            </a:graphic>
          </wp:inline>
        </w:drawing>
      </w:r>
      <w:r w:rsidR="005C781A">
        <w:rPr>
          <w:rFonts w:hint="eastAsia"/>
          <w:noProof/>
        </w:rPr>
        <mc:AlternateContent>
          <mc:Choice Requires="wps">
            <w:drawing>
              <wp:anchor distT="0" distB="0" distL="114300" distR="114300" simplePos="0" relativeHeight="251590144" behindDoc="0" locked="0" layoutInCell="1" allowOverlap="1" wp14:anchorId="1E7B1EF2" wp14:editId="745EF4FD">
                <wp:simplePos x="0" y="0"/>
                <wp:positionH relativeFrom="column">
                  <wp:posOffset>1371600</wp:posOffset>
                </wp:positionH>
                <wp:positionV relativeFrom="line">
                  <wp:posOffset>1089660</wp:posOffset>
                </wp:positionV>
                <wp:extent cx="2057400" cy="198120"/>
                <wp:effectExtent l="9525" t="480060" r="9525" b="7620"/>
                <wp:wrapNone/>
                <wp:docPr id="621" name="AutoShape 4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057400" cy="198120"/>
                        </a:xfrm>
                        <a:prstGeom prst="wedgeRoundRectCallout">
                          <a:avLst>
                            <a:gd name="adj1" fmla="val 44630"/>
                            <a:gd name="adj2" fmla="val -2823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3004B" w:rsidRDefault="0023747D" w:rsidP="00375F9C">
                            <w:pPr>
                              <w:rPr>
                                <w:szCs w:val="18"/>
                              </w:rPr>
                            </w:pPr>
                            <w:r w:rsidRPr="0033004B">
                              <w:rPr>
                                <w:szCs w:val="18"/>
                              </w:rPr>
                              <w:t>dynamic created and destroyed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6" o:spid="_x0000_s1476" type="#_x0000_t62" style="position:absolute;left:0;text-align:left;margin-left:108pt;margin-top:85.8pt;width:162pt;height:15.6pt;flip:x;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" adj="20440,-50193" fillcolor="#ff9">
                <v:textbox inset="0,0,0,0">
                  <w:txbxContent>
                    <w:p w:rsidR="0023747D" w:rsidRPr="0033004B" w:rsidRDefault="0023747D" w:rsidP="00375F9C">
                      <w:pPr>
                        <w:rPr>
                          <w:szCs w:val="18"/>
                        </w:rPr>
                      </w:pPr>
                      <w:proofErr w:type="gramStart"/>
                      <w:r w:rsidRPr="0033004B">
                        <w:rPr>
                          <w:szCs w:val="18"/>
                        </w:rPr>
                        <w:t>dynamic</w:t>
                      </w:r>
                      <w:proofErr w:type="gramEnd"/>
                      <w:r w:rsidRPr="0033004B">
                        <w:rPr>
                          <w:szCs w:val="18"/>
                        </w:rPr>
                        <w:t xml:space="preserve"> created and destroyed</w:t>
                      </w:r>
                    </w:p>
                  </w:txbxContent>
                </v:textbox>
                <w10:wrap anchory="line"/>
              </v:shape>
            </w:pict>
          </mc:Fallback>
        </mc:AlternateContent>
      </w:r>
    </w:p>
    <w:p w:rsidR="00375F9C" w:rsidRPr="00CB7FCF" w:rsidRDefault="00375F9C" w:rsidP="00E45D25">
      <w:pPr>
        <w:pStyle w:val="2"/>
        <w:numPr>
          <w:ilvl w:val="1"/>
          <w:numId w:val="17"/>
        </w:numPr>
      </w:pPr>
      <w:bookmarkStart w:id="113" w:name="_Toc235676283"/>
      <w:bookmarkStart w:id="114" w:name="_Toc356466247"/>
      <w:r>
        <w:rPr>
          <w:rFonts w:hint="eastAsia"/>
        </w:rPr>
        <w:t>TreeGrid</w:t>
      </w:r>
      <w:bookmarkEnd w:id="113"/>
      <w:bookmarkEnd w:id="114"/>
      <w:r w:rsidRPr="00CB7FCF">
        <w:rPr>
          <w:rFonts w:hint="eastAsia"/>
        </w:rPr>
        <w:t xml:space="preserve"> </w:t>
      </w:r>
    </w:p>
    <w:p w:rsidR="00375F9C" w:rsidRDefault="00375F9C" w:rsidP="00E45D25">
      <w:pPr>
        <w:pStyle w:val="3"/>
        <w:numPr>
          <w:ilvl w:val="2"/>
          <w:numId w:val="17"/>
        </w:numPr>
      </w:pPr>
      <w:bookmarkStart w:id="115" w:name="_Toc356466248"/>
      <w:r>
        <w:rPr>
          <w:rFonts w:hint="eastAsia"/>
        </w:rPr>
        <w:t>Header and Rows</w:t>
      </w:r>
      <w:bookmarkEnd w:id="115"/>
      <w:r>
        <w:rPr>
          <w:rFonts w:hint="eastAsia"/>
        </w:rPr>
        <w:t xml:space="preserve"> </w:t>
      </w:r>
    </w:p>
    <w:p w:rsidR="00375F9C" w:rsidRPr="0029178F" w:rsidRDefault="00375F9C" w:rsidP="00375F9C">
      <w:pPr>
        <w:ind w:firstLine="420"/>
      </w:pPr>
      <w:r>
        <w:rPr>
          <w:rFonts w:hint="eastAsia"/>
        </w:rPr>
        <w:t>The header property and rows property in TreeGrid are Array of key/value pairs, like,</w:t>
      </w:r>
    </w:p>
    <w:p w:rsidR="00375F9C" w:rsidRDefault="005C781A" w:rsidP="00375F9C">
      <w:r>
        <w:rPr>
          <w:noProof/>
        </w:rPr>
        <mc:AlternateContent>
          <mc:Choice Requires="wpc">
            <w:drawing>
              <wp:inline distT="0" distB="0" distL="0" distR="0" wp14:anchorId="79E98E42" wp14:editId="10038007">
                <wp:extent cx="5257800" cy="1266825"/>
                <wp:effectExtent l="9525" t="9525" r="9525" b="9525"/>
                <wp:docPr id="620" name="画布 6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16" name="Text Box 671"/>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901B2" w:rsidRDefault="0023747D" w:rsidP="00375F9C">
                              <w:pPr>
                                <w:spacing w:line="240" w:lineRule="exact"/>
                                <w:rPr>
                                  <w:sz w:val="18"/>
                                  <w:szCs w:val="18"/>
                                </w:rPr>
                              </w:pPr>
                              <w:r w:rsidRPr="00B901B2">
                                <w:rPr>
                                  <w:sz w:val="18"/>
                                  <w:szCs w:val="18"/>
                                </w:rPr>
                                <w:t>[</w:t>
                              </w:r>
                            </w:p>
                            <w:p w:rsidR="0023747D" w:rsidRPr="00B901B2" w:rsidRDefault="0023747D" w:rsidP="00375F9C">
                              <w:pPr>
                                <w:spacing w:line="240" w:lineRule="exact"/>
                                <w:rPr>
                                  <w:sz w:val="18"/>
                                  <w:szCs w:val="18"/>
                                </w:rPr>
                              </w:pPr>
                              <w:r w:rsidRPr="00B901B2">
                                <w:rPr>
                                  <w:sz w:val="18"/>
                                  <w:szCs w:val="18"/>
                                </w:rPr>
                                <w:tab/>
                                <w:t xml:space="preserve">{id : </w:t>
                              </w:r>
                              <w:r w:rsidRPr="00B901B2">
                                <w:rPr>
                                  <w:color w:val="FF00FF"/>
                                  <w:sz w:val="18"/>
                                  <w:szCs w:val="18"/>
                                </w:rPr>
                                <w:t>"xxx1"</w:t>
                              </w:r>
                              <w:r w:rsidRPr="00B901B2">
                                <w:rPr>
                                  <w:sz w:val="18"/>
                                  <w:szCs w:val="18"/>
                                </w:rPr>
                                <w:t xml:space="preserve">, caption : </w:t>
                              </w:r>
                              <w:r w:rsidRPr="00B901B2">
                                <w:rPr>
                                  <w:color w:val="FF00FF"/>
                                  <w:sz w:val="18"/>
                                  <w:szCs w:val="18"/>
                                </w:rPr>
                                <w:t>"xxx1"</w:t>
                              </w:r>
                              <w:r w:rsidRPr="00B901B2">
                                <w:rPr>
                                  <w:sz w:val="18"/>
                                  <w:szCs w:val="18"/>
                                </w:rPr>
                                <w:t xml:space="preserve"> …,</w:t>
                              </w:r>
                            </w:p>
                            <w:p w:rsidR="0023747D" w:rsidRPr="00B901B2" w:rsidRDefault="0023747D" w:rsidP="00375F9C">
                              <w:pPr>
                                <w:spacing w:line="240" w:lineRule="exact"/>
                                <w:rPr>
                                  <w:sz w:val="18"/>
                                  <w:szCs w:val="18"/>
                                </w:rPr>
                              </w:pPr>
                              <w:r w:rsidRPr="00B901B2">
                                <w:rPr>
                                  <w:sz w:val="18"/>
                                  <w:szCs w:val="18"/>
                                </w:rPr>
                                <w:t xml:space="preserve">    </w:t>
                              </w:r>
                              <w:r>
                                <w:rPr>
                                  <w:rFonts w:hint="eastAsia"/>
                                  <w:sz w:val="18"/>
                                  <w:szCs w:val="18"/>
                                </w:rPr>
                                <w:t xml:space="preserve"> </w:t>
                              </w:r>
                              <w:r w:rsidRPr="00B901B2">
                                <w:rPr>
                                  <w:sz w:val="18"/>
                                  <w:szCs w:val="18"/>
                                </w:rPr>
                                <w:t>sub: []</w:t>
                              </w:r>
                            </w:p>
                            <w:p w:rsidR="0023747D" w:rsidRPr="00B901B2" w:rsidRDefault="0023747D" w:rsidP="00375F9C">
                              <w:pPr>
                                <w:spacing w:line="240" w:lineRule="exact"/>
                                <w:rPr>
                                  <w:sz w:val="18"/>
                                  <w:szCs w:val="18"/>
                                </w:rPr>
                              </w:pPr>
                              <w:r w:rsidRPr="00B901B2">
                                <w:rPr>
                                  <w:sz w:val="18"/>
                                  <w:szCs w:val="18"/>
                                </w:rPr>
                                <w:t xml:space="preserve">    },</w:t>
                              </w:r>
                            </w:p>
                            <w:p w:rsidR="0023747D" w:rsidRPr="00B901B2" w:rsidRDefault="0023747D" w:rsidP="00375F9C">
                              <w:pPr>
                                <w:spacing w:line="240" w:lineRule="exact"/>
                                <w:rPr>
                                  <w:sz w:val="18"/>
                                  <w:szCs w:val="18"/>
                                </w:rPr>
                              </w:pPr>
                              <w:r w:rsidRPr="00B901B2">
                                <w:rPr>
                                  <w:sz w:val="18"/>
                                  <w:szCs w:val="18"/>
                                </w:rPr>
                                <w:t xml:space="preserve">    {id : </w:t>
                              </w:r>
                              <w:r w:rsidRPr="00B901B2">
                                <w:rPr>
                                  <w:color w:val="FF00FF"/>
                                  <w:sz w:val="18"/>
                                  <w:szCs w:val="18"/>
                                </w:rPr>
                                <w:t>"xxx2"</w:t>
                              </w:r>
                              <w:r w:rsidRPr="00B901B2">
                                <w:rPr>
                                  <w:sz w:val="18"/>
                                  <w:szCs w:val="18"/>
                                </w:rPr>
                                <w:t xml:space="preserve">, caption : </w:t>
                              </w:r>
                              <w:r w:rsidRPr="00B901B2">
                                <w:rPr>
                                  <w:color w:val="FF00FF"/>
                                  <w:sz w:val="18"/>
                                  <w:szCs w:val="18"/>
                                </w:rPr>
                                <w:t>"xxx2"</w:t>
                              </w:r>
                              <w:r w:rsidRPr="00B901B2">
                                <w:rPr>
                                  <w:sz w:val="18"/>
                                  <w:szCs w:val="18"/>
                                </w:rPr>
                                <w:t xml:space="preserve"> …},</w:t>
                              </w:r>
                            </w:p>
                            <w:p w:rsidR="0023747D" w:rsidRPr="00B901B2" w:rsidRDefault="0023747D" w:rsidP="00375F9C">
                              <w:pPr>
                                <w:spacing w:line="240" w:lineRule="exact"/>
                                <w:rPr>
                                  <w:sz w:val="18"/>
                                  <w:szCs w:val="18"/>
                                </w:rPr>
                              </w:pPr>
                              <w:r w:rsidRPr="00B901B2">
                                <w:rPr>
                                  <w:sz w:val="18"/>
                                  <w:szCs w:val="18"/>
                                </w:rPr>
                                <w:t xml:space="preserve">    …</w:t>
                              </w:r>
                            </w:p>
                            <w:p w:rsidR="0023747D" w:rsidRPr="00B901B2" w:rsidRDefault="0023747D" w:rsidP="00375F9C">
                              <w:pPr>
                                <w:rPr>
                                  <w:szCs w:val="18"/>
                                </w:rPr>
                              </w:pPr>
                              <w:r w:rsidRPr="00B901B2">
                                <w:rPr>
                                  <w:sz w:val="18"/>
                                  <w:szCs w:val="18"/>
                                </w:rPr>
                                <w:t>]</w:t>
                              </w:r>
                            </w:p>
                          </w:txbxContent>
                        </wps:txbx>
                        <wps:bodyPr rot="0" vert="horz" wrap="square" lIns="54000" tIns="46800" rIns="54000" bIns="45720" anchor="t" anchorCtr="0" upright="1">
                          <a:spAutoFit/>
                        </wps:bodyPr>
                      </wps:wsp>
                      <wps:wsp>
                        <wps:cNvPr id="617" name="AutoShape 672"/>
                        <wps:cNvSpPr>
                          <a:spLocks noChangeArrowheads="1"/>
                        </wps:cNvSpPr>
                        <wps:spPr bwMode="auto">
                          <a:xfrm flipH="1">
                            <a:off x="342900" y="0"/>
                            <a:ext cx="1485900" cy="198120"/>
                          </a:xfrm>
                          <a:prstGeom prst="wedgeRoundRectCallout">
                            <a:avLst>
                              <a:gd name="adj1" fmla="val 66921"/>
                              <a:gd name="adj2" fmla="val 4166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E6D7D" w:rsidRDefault="0023747D" w:rsidP="00375F9C">
                              <w:pPr>
                                <w:rPr>
                                  <w:szCs w:val="18"/>
                                </w:rPr>
                              </w:pPr>
                              <w:r w:rsidRPr="001E6D7D">
                                <w:rPr>
                                  <w:szCs w:val="18"/>
                                </w:rPr>
                                <w:t>[key/value pairs]</w:t>
                              </w:r>
                            </w:p>
                          </w:txbxContent>
                        </wps:txbx>
                        <wps:bodyPr rot="0" vert="horz" wrap="square" lIns="0" tIns="0" rIns="0" bIns="0" anchor="t" anchorCtr="0" upright="1">
                          <a:noAutofit/>
                        </wps:bodyPr>
                      </wps:wsp>
                      <wps:wsp>
                        <wps:cNvPr id="618" name="AutoShape 676"/>
                        <wps:cNvSpPr>
                          <a:spLocks noChangeArrowheads="1"/>
                        </wps:cNvSpPr>
                        <wps:spPr bwMode="auto">
                          <a:xfrm flipH="1">
                            <a:off x="2171700" y="297180"/>
                            <a:ext cx="2171700" cy="297180"/>
                          </a:xfrm>
                          <a:prstGeom prst="wedgeRoundRectCallout">
                            <a:avLst>
                              <a:gd name="adj1" fmla="val 118593"/>
                              <a:gd name="adj2" fmla="val 1623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E6D7D" w:rsidRDefault="0023747D" w:rsidP="00375F9C">
                              <w:pPr>
                                <w:rPr>
                                  <w:szCs w:val="18"/>
                                </w:rPr>
                              </w:pPr>
                              <w:r>
                                <w:rPr>
                                  <w:rFonts w:hint="eastAsia"/>
                                  <w:szCs w:val="18"/>
                                </w:rPr>
                                <w:t xml:space="preserve">The sub </w:t>
                              </w:r>
                              <w:r w:rsidRPr="001E6D7D">
                                <w:rPr>
                                  <w:szCs w:val="18"/>
                                </w:rPr>
                                <w:t>[key/value pairs]</w:t>
                              </w:r>
                            </w:p>
                          </w:txbxContent>
                        </wps:txbx>
                        <wps:bodyPr rot="0" vert="horz" wrap="square" lIns="0" tIns="0" rIns="0" bIns="0" anchor="t" anchorCtr="0" upright="1">
                          <a:noAutofit/>
                        </wps:bodyPr>
                      </wps:wsp>
                      <wps:wsp>
                        <wps:cNvPr id="619" name="AutoShape 678"/>
                        <wps:cNvSpPr>
                          <a:spLocks noChangeArrowheads="1"/>
                        </wps:cNvSpPr>
                        <wps:spPr bwMode="auto">
                          <a:xfrm flipH="1">
                            <a:off x="457200" y="990600"/>
                            <a:ext cx="2857500" cy="219710"/>
                          </a:xfrm>
                          <a:prstGeom prst="wedgeRoundRectCallout">
                            <a:avLst>
                              <a:gd name="adj1" fmla="val 48130"/>
                              <a:gd name="adj2" fmla="val -11965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E6D7D" w:rsidRDefault="0023747D" w:rsidP="00375F9C">
                              <w:pPr>
                                <w:rPr>
                                  <w:szCs w:val="18"/>
                                </w:rPr>
                              </w:pPr>
                              <w:r w:rsidRPr="001E6D7D">
                                <w:rPr>
                                  <w:szCs w:val="18"/>
                                </w:rPr>
                                <w:t xml:space="preserve">If no id </w:t>
                              </w:r>
                              <w:r>
                                <w:rPr>
                                  <w:rFonts w:hint="eastAsia"/>
                                  <w:szCs w:val="18"/>
                                </w:rPr>
                                <w:t>specified</w:t>
                              </w:r>
                              <w:r w:rsidRPr="001E6D7D">
                                <w:rPr>
                                  <w:szCs w:val="18"/>
                                </w:rPr>
                                <w:t>, will create one</w:t>
                              </w:r>
                              <w:r>
                                <w:rPr>
                                  <w:rFonts w:hint="eastAsia"/>
                                  <w:szCs w:val="18"/>
                                </w:rPr>
                                <w:t xml:space="preserve"> </w:t>
                              </w:r>
                              <w:r w:rsidRPr="001E6D7D">
                                <w:rPr>
                                  <w:szCs w:val="18"/>
                                </w:rPr>
                                <w:t>automatically</w:t>
                              </w:r>
                            </w:p>
                          </w:txbxContent>
                        </wps:txbx>
                        <wps:bodyPr rot="0" vert="horz" wrap="square" lIns="0" tIns="0" rIns="0" bIns="0" anchor="t" anchorCtr="0" upright="1">
                          <a:noAutofit/>
                        </wps:bodyPr>
                      </wps:wsp>
                    </wpc:wpc>
                  </a:graphicData>
                </a:graphic>
              </wp:inline>
            </w:drawing>
          </mc:Choice>
          <mc:Fallback>
            <w:pict>
              <v:group id="画布 669" o:spid="_x0000_s1477" editas="canvas" style="width:414pt;height:99.75pt;mso-position-horizontal-relative:char;mso-position-vertical-relative:line" coordsize="52578,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">
                <v:shape id="_x0000_s1478" type="#_x0000_t75" style="position:absolute;width:52578;height:12668;visibility:visible;mso-wrap-style:square">
                  <v:fill o:detectmouseclick="t"/>
                  <v:path o:connecttype="none"/>
                </v:shape>
                <v:shape id="Text Box 671" o:spid="_x0000_s1479"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OBTMQA&#10;AADcAAAADwAAAGRycy9kb3ducmV2LnhtbESPzWrDMBCE74W+g9hCb42cHEzqRDEhIbiXQpuf+2Jt&#10;LGNrZSTFcd6+KhR6HGbmG2ZdTrYXI/nQOlYwn2UgiGunW24UnE+HtyWIEJE19o5JwYMClJvnpzUW&#10;2t35m8ZjbESCcChQgYlxKKQMtSGLYeYG4uRdnbcYk/SN1B7vCW57uciyXFpsOS0YHGhnqO6ON6ug&#10;7vbTvmovxo83u/zS79XjM6+Uen2ZtisQkab4H/5rf2gF+TyH3zPpCM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jgUzEAAAA3AAAAA8AAAAAAAAAAAAAAAAAmAIAAGRycy9k&#10;b3ducmV2LnhtbFBLBQYAAAAABAAEAPUAAACJAwAAAAA=&#10;" strokeweight="1pt">
                  <v:textbox style="mso-fit-shape-to-text:t" inset="1.5mm,1.3mm,1.5mm">
                    <w:txbxContent>
                      <w:p w:rsidR="0023747D" w:rsidRPr="00B901B2" w:rsidRDefault="0023747D" w:rsidP="00375F9C">
                        <w:pPr>
                          <w:spacing w:line="240" w:lineRule="exact"/>
                          <w:rPr>
                            <w:sz w:val="18"/>
                            <w:szCs w:val="18"/>
                          </w:rPr>
                        </w:pPr>
                        <w:r w:rsidRPr="00B901B2">
                          <w:rPr>
                            <w:sz w:val="18"/>
                            <w:szCs w:val="18"/>
                          </w:rPr>
                          <w:t>[</w:t>
                        </w:r>
                      </w:p>
                      <w:p w:rsidR="0023747D" w:rsidRPr="00B901B2" w:rsidRDefault="0023747D" w:rsidP="00375F9C">
                        <w:pPr>
                          <w:spacing w:line="240" w:lineRule="exact"/>
                          <w:rPr>
                            <w:sz w:val="18"/>
                            <w:szCs w:val="18"/>
                          </w:rPr>
                        </w:pPr>
                        <w:r w:rsidRPr="00B901B2">
                          <w:rPr>
                            <w:sz w:val="18"/>
                            <w:szCs w:val="18"/>
                          </w:rPr>
                          <w:tab/>
                          <w:t>{</w:t>
                        </w:r>
                        <w:proofErr w:type="gramStart"/>
                        <w:r w:rsidRPr="00B901B2">
                          <w:rPr>
                            <w:sz w:val="18"/>
                            <w:szCs w:val="18"/>
                          </w:rPr>
                          <w:t>id :</w:t>
                        </w:r>
                        <w:proofErr w:type="gramEnd"/>
                        <w:r w:rsidRPr="00B901B2">
                          <w:rPr>
                            <w:sz w:val="18"/>
                            <w:szCs w:val="18"/>
                          </w:rPr>
                          <w:t xml:space="preserve"> </w:t>
                        </w:r>
                        <w:r w:rsidRPr="00B901B2">
                          <w:rPr>
                            <w:color w:val="FF00FF"/>
                            <w:sz w:val="18"/>
                            <w:szCs w:val="18"/>
                          </w:rPr>
                          <w:t>"xxx1"</w:t>
                        </w:r>
                        <w:r w:rsidRPr="00B901B2">
                          <w:rPr>
                            <w:sz w:val="18"/>
                            <w:szCs w:val="18"/>
                          </w:rPr>
                          <w:t xml:space="preserve">, caption : </w:t>
                        </w:r>
                        <w:r w:rsidRPr="00B901B2">
                          <w:rPr>
                            <w:color w:val="FF00FF"/>
                            <w:sz w:val="18"/>
                            <w:szCs w:val="18"/>
                          </w:rPr>
                          <w:t>"xxx1"</w:t>
                        </w:r>
                        <w:r w:rsidRPr="00B901B2">
                          <w:rPr>
                            <w:sz w:val="18"/>
                            <w:szCs w:val="18"/>
                          </w:rPr>
                          <w:t xml:space="preserve"> …,</w:t>
                        </w:r>
                      </w:p>
                      <w:p w:rsidR="0023747D" w:rsidRPr="00B901B2" w:rsidRDefault="0023747D" w:rsidP="00375F9C">
                        <w:pPr>
                          <w:spacing w:line="240" w:lineRule="exact"/>
                          <w:rPr>
                            <w:sz w:val="18"/>
                            <w:szCs w:val="18"/>
                          </w:rPr>
                        </w:pPr>
                        <w:r w:rsidRPr="00B901B2">
                          <w:rPr>
                            <w:sz w:val="18"/>
                            <w:szCs w:val="18"/>
                          </w:rPr>
                          <w:t xml:space="preserve">    </w:t>
                        </w:r>
                        <w:r>
                          <w:rPr>
                            <w:rFonts w:hint="eastAsia"/>
                            <w:sz w:val="18"/>
                            <w:szCs w:val="18"/>
                          </w:rPr>
                          <w:t xml:space="preserve"> </w:t>
                        </w:r>
                        <w:proofErr w:type="gramStart"/>
                        <w:r w:rsidRPr="00B901B2">
                          <w:rPr>
                            <w:sz w:val="18"/>
                            <w:szCs w:val="18"/>
                          </w:rPr>
                          <w:t>sub</w:t>
                        </w:r>
                        <w:proofErr w:type="gramEnd"/>
                        <w:r w:rsidRPr="00B901B2">
                          <w:rPr>
                            <w:sz w:val="18"/>
                            <w:szCs w:val="18"/>
                          </w:rPr>
                          <w:t>: []</w:t>
                        </w:r>
                      </w:p>
                      <w:p w:rsidR="0023747D" w:rsidRPr="00B901B2" w:rsidRDefault="0023747D" w:rsidP="00375F9C">
                        <w:pPr>
                          <w:spacing w:line="240" w:lineRule="exact"/>
                          <w:rPr>
                            <w:sz w:val="18"/>
                            <w:szCs w:val="18"/>
                          </w:rPr>
                        </w:pPr>
                        <w:r w:rsidRPr="00B901B2">
                          <w:rPr>
                            <w:sz w:val="18"/>
                            <w:szCs w:val="18"/>
                          </w:rPr>
                          <w:t xml:space="preserve">    },</w:t>
                        </w:r>
                      </w:p>
                      <w:p w:rsidR="0023747D" w:rsidRPr="00B901B2" w:rsidRDefault="0023747D" w:rsidP="00375F9C">
                        <w:pPr>
                          <w:spacing w:line="240" w:lineRule="exact"/>
                          <w:rPr>
                            <w:sz w:val="18"/>
                            <w:szCs w:val="18"/>
                          </w:rPr>
                        </w:pPr>
                        <w:r w:rsidRPr="00B901B2">
                          <w:rPr>
                            <w:sz w:val="18"/>
                            <w:szCs w:val="18"/>
                          </w:rPr>
                          <w:t xml:space="preserve">    {</w:t>
                        </w:r>
                        <w:proofErr w:type="gramStart"/>
                        <w:r w:rsidRPr="00B901B2">
                          <w:rPr>
                            <w:sz w:val="18"/>
                            <w:szCs w:val="18"/>
                          </w:rPr>
                          <w:t>id :</w:t>
                        </w:r>
                        <w:proofErr w:type="gramEnd"/>
                        <w:r w:rsidRPr="00B901B2">
                          <w:rPr>
                            <w:sz w:val="18"/>
                            <w:szCs w:val="18"/>
                          </w:rPr>
                          <w:t xml:space="preserve"> </w:t>
                        </w:r>
                        <w:r w:rsidRPr="00B901B2">
                          <w:rPr>
                            <w:color w:val="FF00FF"/>
                            <w:sz w:val="18"/>
                            <w:szCs w:val="18"/>
                          </w:rPr>
                          <w:t>"xxx2"</w:t>
                        </w:r>
                        <w:r w:rsidRPr="00B901B2">
                          <w:rPr>
                            <w:sz w:val="18"/>
                            <w:szCs w:val="18"/>
                          </w:rPr>
                          <w:t xml:space="preserve">, caption : </w:t>
                        </w:r>
                        <w:r w:rsidRPr="00B901B2">
                          <w:rPr>
                            <w:color w:val="FF00FF"/>
                            <w:sz w:val="18"/>
                            <w:szCs w:val="18"/>
                          </w:rPr>
                          <w:t>"xxx2"</w:t>
                        </w:r>
                        <w:r w:rsidRPr="00B901B2">
                          <w:rPr>
                            <w:sz w:val="18"/>
                            <w:szCs w:val="18"/>
                          </w:rPr>
                          <w:t xml:space="preserve"> …},</w:t>
                        </w:r>
                      </w:p>
                      <w:p w:rsidR="0023747D" w:rsidRPr="00B901B2" w:rsidRDefault="0023747D" w:rsidP="00375F9C">
                        <w:pPr>
                          <w:spacing w:line="240" w:lineRule="exact"/>
                          <w:rPr>
                            <w:sz w:val="18"/>
                            <w:szCs w:val="18"/>
                          </w:rPr>
                        </w:pPr>
                        <w:r w:rsidRPr="00B901B2">
                          <w:rPr>
                            <w:sz w:val="18"/>
                            <w:szCs w:val="18"/>
                          </w:rPr>
                          <w:t xml:space="preserve">    …</w:t>
                        </w:r>
                      </w:p>
                      <w:p w:rsidR="0023747D" w:rsidRPr="00B901B2" w:rsidRDefault="0023747D" w:rsidP="00375F9C">
                        <w:pPr>
                          <w:rPr>
                            <w:szCs w:val="18"/>
                          </w:rPr>
                        </w:pPr>
                        <w:r w:rsidRPr="00B901B2">
                          <w:rPr>
                            <w:sz w:val="18"/>
                            <w:szCs w:val="18"/>
                          </w:rPr>
                          <w:t>]</w:t>
                        </w:r>
                      </w:p>
                    </w:txbxContent>
                  </v:textbox>
                </v:shape>
                <v:shape id="AutoShape 672" o:spid="_x0000_s1480" type="#_x0000_t62" style="position:absolute;left:3429;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4qgsYA&#10;AADcAAAADwAAAGRycy9kb3ducmV2LnhtbESPQUvDQBSE7wX/w/KE3tpNLLQSuy1FLDUntYp4fGSf&#10;2dC8tyG7trG/3hUKPQ4z8w2zXA/cqiP1ofFiIJ9moEgqbxupDXy8byf3oEJEsdh6IQO/FGC9uhkt&#10;sbD+JG903MdaJYiEAg24GLtC61A5YgxT35Ek79v3jDHJvta2x1OCc6vvsmyuGRtJCw47enRUHfY/&#10;bOB1NivPL1+LpzbnXf255dKduTRmfDtsHkBFGuI1fGk/WwPzfAH/Z9IR0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4qgsYAAADcAAAADwAAAAAAAAAAAAAAAACYAgAAZHJz&#10;L2Rvd25yZXYueG1sUEsFBgAAAAAEAAQA9QAAAIsDAAAAAA==&#10;" adj="25255,19799" fillcolor="#ff9">
                  <v:textbox inset="0,0,0,0">
                    <w:txbxContent>
                      <w:p w:rsidR="0023747D" w:rsidRPr="001E6D7D" w:rsidRDefault="0023747D" w:rsidP="00375F9C">
                        <w:pPr>
                          <w:rPr>
                            <w:szCs w:val="18"/>
                          </w:rPr>
                        </w:pPr>
                        <w:r w:rsidRPr="001E6D7D">
                          <w:rPr>
                            <w:szCs w:val="18"/>
                          </w:rPr>
                          <w:t>[</w:t>
                        </w:r>
                        <w:proofErr w:type="gramStart"/>
                        <w:r w:rsidRPr="001E6D7D">
                          <w:rPr>
                            <w:szCs w:val="18"/>
                          </w:rPr>
                          <w:t>key/value</w:t>
                        </w:r>
                        <w:proofErr w:type="gramEnd"/>
                        <w:r w:rsidRPr="001E6D7D">
                          <w:rPr>
                            <w:szCs w:val="18"/>
                          </w:rPr>
                          <w:t xml:space="preserve"> pairs]</w:t>
                        </w:r>
                      </w:p>
                    </w:txbxContent>
                  </v:textbox>
                </v:shape>
                <v:shape id="AutoShape 676" o:spid="_x0000_s1481" type="#_x0000_t62" style="position:absolute;left:21717;top:2971;width:21717;height:297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LXZrwA&#10;AADcAAAADwAAAGRycy9kb3ducmV2LnhtbERPuwrCMBTdBf8hXMHNpjqIVKOIoOjma3G7NNem2tzU&#10;Jmr9ezMIjofzni1aW4kXNb50rGCYpCCIc6dLLhScT+vBBIQPyBorx6TgQx4W825nhpl2bz7Q6xgK&#10;EUPYZ6jAhFBnUvrckEWfuJo4clfXWAwRNoXUDb5juK3kKE3H0mLJscFgTStD+f34tArc5lbv7+fn&#10;jS9+/8nXBo3ePZTq99rlFESgNvzFP/dWKxgP49p4Jh4BOf8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B8tdmvAAAANwAAAAPAAAAAAAAAAAAAAAAAJgCAABkcnMvZG93bnJldi54&#10;bWxQSwUGAAAAAAQABAD1AAAAgQMAAAAA&#10;" adj="36416,14307" fillcolor="#ff9">
                  <v:textbox inset="0,0,0,0">
                    <w:txbxContent>
                      <w:p w:rsidR="0023747D" w:rsidRPr="001E6D7D" w:rsidRDefault="0023747D" w:rsidP="00375F9C">
                        <w:pPr>
                          <w:rPr>
                            <w:szCs w:val="18"/>
                          </w:rPr>
                        </w:pPr>
                        <w:r>
                          <w:rPr>
                            <w:rFonts w:hint="eastAsia"/>
                            <w:szCs w:val="18"/>
                          </w:rPr>
                          <w:t xml:space="preserve">The sub </w:t>
                        </w:r>
                        <w:r w:rsidRPr="001E6D7D">
                          <w:rPr>
                            <w:szCs w:val="18"/>
                          </w:rPr>
                          <w:t>[key/value pairs]</w:t>
                        </w:r>
                      </w:p>
                    </w:txbxContent>
                  </v:textbox>
                </v:shape>
                <v:shape id="AutoShape 678" o:spid="_x0000_s1482" type="#_x0000_t62" style="position:absolute;left:4572;top:9906;width:28575;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1wEMQA&#10;AADcAAAADwAAAGRycy9kb3ducmV2LnhtbESPQWvCQBSE70L/w/IK3sxGD6Kpq9iCqAUP2tLzS/Y1&#10;Cc2+jburSf+9Kwgeh5n5hlmsetOIKzlfW1YwTlIQxIXVNZcKvr82oxkIH5A1NpZJwT95WC1fBgvM&#10;tO34SNdTKEWEsM9QQRVCm0npi4oM+sS2xNH7tc5giNKVUjvsItw0cpKmU2mw5rhQYUsfFRV/p4tR&#10;sO3z83ry+b4/HH/yzrqNo5ydUsPXfv0GIlAfnuFHe6cVTMdzuJ+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tcBDEAAAA3AAAAA8AAAAAAAAAAAAAAAAAmAIAAGRycy9k&#10;b3ducmV2LnhtbFBLBQYAAAAABAAEAPUAAACJAwAAAAA=&#10;" adj="21196,-15046" fillcolor="#ff9">
                  <v:textbox inset="0,0,0,0">
                    <w:txbxContent>
                      <w:p w:rsidR="0023747D" w:rsidRPr="001E6D7D" w:rsidRDefault="0023747D" w:rsidP="00375F9C">
                        <w:pPr>
                          <w:rPr>
                            <w:szCs w:val="18"/>
                          </w:rPr>
                        </w:pPr>
                        <w:r w:rsidRPr="001E6D7D">
                          <w:rPr>
                            <w:szCs w:val="18"/>
                          </w:rPr>
                          <w:t xml:space="preserve">If no id </w:t>
                        </w:r>
                        <w:r>
                          <w:rPr>
                            <w:rFonts w:hint="eastAsia"/>
                            <w:szCs w:val="18"/>
                          </w:rPr>
                          <w:t>specified</w:t>
                        </w:r>
                        <w:r w:rsidRPr="001E6D7D">
                          <w:rPr>
                            <w:szCs w:val="18"/>
                          </w:rPr>
                          <w:t>, will create one</w:t>
                        </w:r>
                        <w:r>
                          <w:rPr>
                            <w:rFonts w:hint="eastAsia"/>
                            <w:szCs w:val="18"/>
                          </w:rPr>
                          <w:t xml:space="preserve"> </w:t>
                        </w:r>
                        <w:r w:rsidRPr="001E6D7D">
                          <w:rPr>
                            <w:szCs w:val="18"/>
                          </w:rPr>
                          <w:t>automatically</w:t>
                        </w:r>
                      </w:p>
                    </w:txbxContent>
                  </v:textbox>
                </v:shape>
                <w10:anchorlock/>
              </v:group>
            </w:pict>
          </mc:Fallback>
        </mc:AlternateContent>
      </w:r>
    </w:p>
    <w:p w:rsidR="00375F9C" w:rsidRDefault="00375F9C" w:rsidP="00375F9C">
      <w:r w:rsidRPr="001E6D7D">
        <w:t>It can be written as a simplified format,</w:t>
      </w:r>
    </w:p>
    <w:p w:rsidR="00375F9C" w:rsidRDefault="005C781A" w:rsidP="00375F9C">
      <w:r>
        <w:rPr>
          <w:noProof/>
        </w:rPr>
        <mc:AlternateContent>
          <mc:Choice Requires="wpc">
            <w:drawing>
              <wp:inline distT="0" distB="0" distL="0" distR="0" wp14:anchorId="71533E5E" wp14:editId="218C9456">
                <wp:extent cx="5257800" cy="1386840"/>
                <wp:effectExtent l="9525" t="0" r="9525" b="13335"/>
                <wp:docPr id="680" name="画布 6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13" name="Text Box 682"/>
                        <wps:cNvSpPr txBox="1">
                          <a:spLocks noChangeArrowheads="1"/>
                        </wps:cNvSpPr>
                        <wps:spPr bwMode="auto">
                          <a:xfrm>
                            <a:off x="0" y="48895"/>
                            <a:ext cx="5257800" cy="1324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43579" w:rsidRDefault="0023747D" w:rsidP="00375F9C">
                              <w:pPr>
                                <w:spacing w:line="240" w:lineRule="exact"/>
                                <w:rPr>
                                  <w:sz w:val="18"/>
                                  <w:szCs w:val="18"/>
                                </w:rPr>
                              </w:pP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r w:rsidRPr="00143579">
                                <w:rPr>
                                  <w:color w:val="FF00FF"/>
                                  <w:sz w:val="18"/>
                                  <w:szCs w:val="18"/>
                                </w:rPr>
                                <w:t>"xx1"</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r w:rsidRPr="00143579">
                                <w:rPr>
                                  <w:color w:val="FF00FF"/>
                                  <w:sz w:val="18"/>
                                  <w:szCs w:val="18"/>
                                </w:rPr>
                                <w:t>"xx2"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 xml:space="preserve">        id : </w:t>
                              </w:r>
                              <w:r w:rsidRPr="00143579">
                                <w:rPr>
                                  <w:color w:val="FF00FF"/>
                                  <w:sz w:val="18"/>
                                  <w:szCs w:val="18"/>
                                </w:rPr>
                                <w:t>"xxx3"</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sub: [</w:t>
                              </w:r>
                              <w:r w:rsidRPr="00143579">
                                <w:rPr>
                                  <w:color w:val="FF00FF"/>
                                  <w:sz w:val="18"/>
                                  <w:szCs w:val="18"/>
                                </w:rPr>
                                <w:t>"sub1"</w:t>
                              </w:r>
                              <w:r w:rsidRPr="00143579">
                                <w:rPr>
                                  <w:sz w:val="18"/>
                                  <w:szCs w:val="18"/>
                                </w:rPr>
                                <w:t>,</w:t>
                              </w:r>
                              <w:r w:rsidRPr="00143579">
                                <w:rPr>
                                  <w:color w:val="FF00FF"/>
                                  <w:sz w:val="18"/>
                                  <w:szCs w:val="18"/>
                                </w:rPr>
                                <w:t>"sub2"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w:t>
                              </w:r>
                            </w:p>
                          </w:txbxContent>
                        </wps:txbx>
                        <wps:bodyPr rot="0" vert="horz" wrap="square" lIns="54000" tIns="46800" rIns="54000" bIns="45720" anchor="t" anchorCtr="0" upright="1">
                          <a:spAutoFit/>
                        </wps:bodyPr>
                      </wps:wsp>
                      <wps:wsp>
                        <wps:cNvPr id="614" name="AutoShape 684"/>
                        <wps:cNvSpPr>
                          <a:spLocks noChangeArrowheads="1"/>
                        </wps:cNvSpPr>
                        <wps:spPr bwMode="auto">
                          <a:xfrm flipH="1">
                            <a:off x="1371600" y="297180"/>
                            <a:ext cx="1143000" cy="198120"/>
                          </a:xfrm>
                          <a:prstGeom prst="wedgeRoundRectCallout">
                            <a:avLst>
                              <a:gd name="adj1" fmla="val 112000"/>
                              <a:gd name="adj2" fmla="val -929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O</w:t>
                              </w:r>
                              <w:r>
                                <w:rPr>
                                  <w:rFonts w:hint="eastAsia"/>
                                  <w:szCs w:val="18"/>
                                </w:rPr>
                                <w:t>nly id string</w:t>
                              </w:r>
                            </w:p>
                          </w:txbxContent>
                        </wps:txbx>
                        <wps:bodyPr rot="0" vert="horz" wrap="square" lIns="0" tIns="0" rIns="0" bIns="0" anchor="t" anchorCtr="0" upright="1">
                          <a:noAutofit/>
                        </wps:bodyPr>
                      </wps:wsp>
                      <wps:wsp>
                        <wps:cNvPr id="615" name="AutoShape 687"/>
                        <wps:cNvSpPr>
                          <a:spLocks noChangeArrowheads="1"/>
                        </wps:cNvSpPr>
                        <wps:spPr bwMode="auto">
                          <a:xfrm flipH="1">
                            <a:off x="914400" y="1188720"/>
                            <a:ext cx="1143000" cy="198120"/>
                          </a:xfrm>
                          <a:prstGeom prst="wedgeRoundRectCallout">
                            <a:avLst>
                              <a:gd name="adj1" fmla="val 52000"/>
                              <a:gd name="adj2" fmla="val -13782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O</w:t>
                              </w:r>
                              <w:r>
                                <w:rPr>
                                  <w:rFonts w:hint="eastAsia"/>
                                  <w:szCs w:val="18"/>
                                </w:rPr>
                                <w:t>nly id string</w:t>
                              </w:r>
                            </w:p>
                            <w:p w:rsidR="0023747D" w:rsidRPr="001E6D7D"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680" o:spid="_x0000_s1483" editas="canvas" style="width:414pt;height:109.2pt;mso-position-horizontal-relative:char;mso-position-vertical-relative:line" coordsize="52578,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">
                <v:shape id="_x0000_s1484" type="#_x0000_t75" style="position:absolute;width:52578;height:13868;visibility:visible;mso-wrap-style:square">
                  <v:fill o:detectmouseclick="t"/>
                  <v:path o:connecttype="none"/>
                </v:shape>
                <v:shape id="Text Box 682" o:spid="_x0000_s1485" type="#_x0000_t202" style="position:absolute;top:488;width:52578;height:13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i1MMA&#10;AADcAAAADwAAAGRycy9kb3ducmV2LnhtbESPQWsCMRSE7wX/Q3gFbzWrwmK3RimKrJeCtXp/bF43&#10;i5uXJYnr+u9NQehxmJlvmOV6sK3oyYfGsYLpJANBXDndcK3g9LN7W4AIEVlj65gU3CnAejV6WWKh&#10;3Y2/qT/GWiQIhwIVmBi7QspQGbIYJq4jTt6v8xZjkr6W2uMtwW0rZ1mWS4sNpwWDHW0MVZfj1Sqo&#10;LtthWzZn4/urXRz0e3n/ykulxq/D5weISEP8Dz/be60gn87h70w6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i1MMAAADcAAAADwAAAAAAAAAAAAAAAACYAgAAZHJzL2Rv&#10;d25yZXYueG1sUEsFBgAAAAAEAAQA9QAAAIgDAAAAAA==&#10;" strokeweight="1pt">
                  <v:textbox style="mso-fit-shape-to-text:t" inset="1.5mm,1.3mm,1.5mm">
                    <w:txbxContent>
                      <w:p w:rsidR="0023747D" w:rsidRPr="00143579" w:rsidRDefault="0023747D" w:rsidP="00375F9C">
                        <w:pPr>
                          <w:spacing w:line="240" w:lineRule="exact"/>
                          <w:rPr>
                            <w:sz w:val="18"/>
                            <w:szCs w:val="18"/>
                          </w:rPr>
                        </w:pP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r w:rsidRPr="00143579">
                          <w:rPr>
                            <w:color w:val="FF00FF"/>
                            <w:sz w:val="18"/>
                            <w:szCs w:val="18"/>
                          </w:rPr>
                          <w:t>"xx1"</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r w:rsidRPr="00143579">
                          <w:rPr>
                            <w:color w:val="FF00FF"/>
                            <w:sz w:val="18"/>
                            <w:szCs w:val="18"/>
                          </w:rPr>
                          <w:t>"xx2"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 :</w:t>
                        </w:r>
                        <w:proofErr w:type="gramEnd"/>
                        <w:r w:rsidRPr="00143579">
                          <w:rPr>
                            <w:sz w:val="18"/>
                            <w:szCs w:val="18"/>
                          </w:rPr>
                          <w:t xml:space="preserve"> </w:t>
                        </w:r>
                        <w:r w:rsidRPr="00143579">
                          <w:rPr>
                            <w:color w:val="FF00FF"/>
                            <w:sz w:val="18"/>
                            <w:szCs w:val="18"/>
                          </w:rPr>
                          <w:t>"xxx3"</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sub</w:t>
                        </w:r>
                        <w:proofErr w:type="gramEnd"/>
                        <w:r w:rsidRPr="00143579">
                          <w:rPr>
                            <w:sz w:val="18"/>
                            <w:szCs w:val="18"/>
                          </w:rPr>
                          <w:t>: [</w:t>
                        </w:r>
                        <w:r w:rsidRPr="00143579">
                          <w:rPr>
                            <w:color w:val="FF00FF"/>
                            <w:sz w:val="18"/>
                            <w:szCs w:val="18"/>
                          </w:rPr>
                          <w:t>"sub1"</w:t>
                        </w:r>
                        <w:r w:rsidRPr="00143579">
                          <w:rPr>
                            <w:sz w:val="18"/>
                            <w:szCs w:val="18"/>
                          </w:rPr>
                          <w:t>,</w:t>
                        </w:r>
                        <w:r w:rsidRPr="00143579">
                          <w:rPr>
                            <w:color w:val="FF00FF"/>
                            <w:sz w:val="18"/>
                            <w:szCs w:val="18"/>
                          </w:rPr>
                          <w:t>"sub2"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w:t>
                        </w:r>
                      </w:p>
                    </w:txbxContent>
                  </v:textbox>
                </v:shape>
                <v:shape id="AutoShape 684" o:spid="_x0000_s1486" type="#_x0000_t62" style="position:absolute;left:13716;top:2971;width:11430;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S7ZcYA&#10;AADcAAAADwAAAGRycy9kb3ducmV2LnhtbESPQWvCQBSE70L/w/IKvenGUMRGN0FaWoTiwTQHj8/s&#10;M0mbfZtmt5r6611B8DjMzDfMMhtMK47Uu8aygukkAkFcWt1wpaD4eh/PQTiPrLG1TAr+yUGWPoyW&#10;mGh74i0dc1+JAGGXoILa+y6R0pU1GXQT2xEH72B7gz7IvpK6x1OAm1bGUTSTBhsOCzV29FpT+ZP/&#10;GQXm/PK7z4vN55o+7Pdq7uO3XREr9fQ4rBYgPA3+Hr6111rBbPoM1zPhCMj0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S7ZcYAAADcAAAADwAAAAAAAAAAAAAAAACYAgAAZHJz&#10;L2Rvd25yZXYueG1sUEsFBgAAAAAEAAQA9QAAAIsDAAAAAA==&#10;" adj="34992,8792" fillcolor="#ff9">
                  <v:textbox inset="0,0,0,0">
                    <w:txbxContent>
                      <w:p w:rsidR="0023747D" w:rsidRPr="000E23E9" w:rsidRDefault="0023747D" w:rsidP="00375F9C">
                        <w:pPr>
                          <w:rPr>
                            <w:szCs w:val="18"/>
                          </w:rPr>
                        </w:pPr>
                        <w:r>
                          <w:rPr>
                            <w:szCs w:val="18"/>
                          </w:rPr>
                          <w:t>O</w:t>
                        </w:r>
                        <w:r>
                          <w:rPr>
                            <w:rFonts w:hint="eastAsia"/>
                            <w:szCs w:val="18"/>
                          </w:rPr>
                          <w:t>nly id string</w:t>
                        </w:r>
                      </w:p>
                    </w:txbxContent>
                  </v:textbox>
                </v:shape>
                <v:shape id="AutoShape 687" o:spid="_x0000_s1487" type="#_x0000_t62" style="position:absolute;left:9144;top:11887;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C18QA&#10;AADcAAAADwAAAGRycy9kb3ducmV2LnhtbESPQWsCMRSE7wX/Q3iCt5pdoVK2RilCi8fW9tDj6+Zt&#10;dnHzsuZFXf31TaHQ4zAz3zCrzeh7daYoXWAD5bwARVwH27Ez8Pnxcv8IShKyxT4wGbiSwGY9uVth&#10;ZcOF3+m8T05lCEuFBtqUhkprqVvyKPMwEGevCdFjyjI6bSNeMtz3elEUS+2x47zQ4kDblurD/uQN&#10;iDSvbtEcv287d32Lh1Lk9CXGzKbj8xOoRGP6D/+1d9bAsnyA3zP5CO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zwtfEAAAA3AAAAA8AAAAAAAAAAAAAAAAAmAIAAGRycy9k&#10;b3ducmV2LnhtbFBLBQYAAAAABAAEAPUAAACJAwAAAAA=&#10;" adj="22032,-18970" fillcolor="#ff9">
                  <v:textbox inset="0,0,0,0">
                    <w:txbxContent>
                      <w:p w:rsidR="0023747D" w:rsidRPr="000E23E9" w:rsidRDefault="0023747D" w:rsidP="00375F9C">
                        <w:pPr>
                          <w:rPr>
                            <w:szCs w:val="18"/>
                          </w:rPr>
                        </w:pPr>
                        <w:r>
                          <w:rPr>
                            <w:szCs w:val="18"/>
                          </w:rPr>
                          <w:t>O</w:t>
                        </w:r>
                        <w:r>
                          <w:rPr>
                            <w:rFonts w:hint="eastAsia"/>
                            <w:szCs w:val="18"/>
                          </w:rPr>
                          <w:t>nly id string</w:t>
                        </w:r>
                      </w:p>
                      <w:p w:rsidR="0023747D" w:rsidRPr="001E6D7D" w:rsidRDefault="0023747D" w:rsidP="00375F9C">
                        <w:pPr>
                          <w:rPr>
                            <w:szCs w:val="18"/>
                          </w:rPr>
                        </w:pPr>
                      </w:p>
                    </w:txbxContent>
                  </v:textbox>
                </v:shape>
                <w10:anchorlock/>
              </v:group>
            </w:pict>
          </mc:Fallback>
        </mc:AlternateContent>
      </w:r>
    </w:p>
    <w:p w:rsidR="00375F9C" w:rsidRDefault="00375F9C" w:rsidP="00375F9C">
      <w:r>
        <w:rPr>
          <w:rFonts w:hint="eastAsia"/>
        </w:rPr>
        <w:t>When call setHeader/setRows, the simplified format can be convert to,</w:t>
      </w:r>
    </w:p>
    <w:p w:rsidR="00375F9C" w:rsidRDefault="005C781A" w:rsidP="00375F9C">
      <w:r>
        <w:rPr>
          <w:noProof/>
        </w:rPr>
        <w:lastRenderedPageBreak/>
        <mc:AlternateContent>
          <mc:Choice Requires="wpc">
            <w:drawing>
              <wp:inline distT="0" distB="0" distL="0" distR="0" wp14:anchorId="29236835" wp14:editId="4E617F3D">
                <wp:extent cx="5257800" cy="1876425"/>
                <wp:effectExtent l="9525" t="0" r="9525" b="9525"/>
                <wp:docPr id="688" name="画布 68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12" name="Text Box 690"/>
                        <wps:cNvSpPr txBox="1">
                          <a:spLocks noChangeArrowheads="1"/>
                        </wps:cNvSpPr>
                        <wps:spPr bwMode="auto">
                          <a:xfrm>
                            <a:off x="0" y="48895"/>
                            <a:ext cx="5257800" cy="1827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43579" w:rsidRDefault="0023747D" w:rsidP="00375F9C">
                              <w:pPr>
                                <w:spacing w:line="240" w:lineRule="exact"/>
                                <w:rPr>
                                  <w:sz w:val="18"/>
                                  <w:szCs w:val="18"/>
                                </w:rPr>
                              </w:pP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{id:</w:t>
                              </w:r>
                              <w:r w:rsidRPr="00143579">
                                <w:rPr>
                                  <w:color w:val="FF00FF"/>
                                  <w:sz w:val="18"/>
                                  <w:szCs w:val="18"/>
                                </w:rPr>
                                <w:t>"xx1"</w:t>
                              </w:r>
                              <w:r w:rsidRPr="00143579">
                                <w:rPr>
                                  <w:sz w:val="18"/>
                                  <w:szCs w:val="18"/>
                                </w:rPr>
                                <w:t>,caption:</w:t>
                              </w:r>
                              <w:r w:rsidRPr="00143579">
                                <w:rPr>
                                  <w:color w:val="FF00FF"/>
                                  <w:sz w:val="18"/>
                                  <w:szCs w:val="18"/>
                                </w:rPr>
                                <w:t>"xx1"</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{id:</w:t>
                              </w:r>
                              <w:r w:rsidRPr="00143579">
                                <w:rPr>
                                  <w:color w:val="FF00FF"/>
                                  <w:sz w:val="18"/>
                                  <w:szCs w:val="18"/>
                                </w:rPr>
                                <w:t>"xx2"</w:t>
                              </w:r>
                              <w:r w:rsidRPr="00143579">
                                <w:rPr>
                                  <w:sz w:val="18"/>
                                  <w:szCs w:val="18"/>
                                </w:rPr>
                                <w:t>,caption:</w:t>
                              </w:r>
                              <w:r w:rsidRPr="00143579">
                                <w:rPr>
                                  <w:color w:val="FF00FF"/>
                                  <w:sz w:val="18"/>
                                  <w:szCs w:val="18"/>
                                </w:rPr>
                                <w:t>"xx2"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 xml:space="preserve">        id : </w:t>
                              </w:r>
                              <w:r w:rsidRPr="00143579">
                                <w:rPr>
                                  <w:color w:val="FF00FF"/>
                                  <w:sz w:val="18"/>
                                  <w:szCs w:val="18"/>
                                </w:rPr>
                                <w:t>"xxx3"</w:t>
                              </w:r>
                              <w:r w:rsidRPr="00143579">
                                <w:rPr>
                                  <w:sz w:val="18"/>
                                  <w:szCs w:val="18"/>
                                </w:rPr>
                                <w:t xml:space="preserve">, caption : </w:t>
                              </w:r>
                              <w:r w:rsidRPr="00143579">
                                <w:rPr>
                                  <w:color w:val="FF00FF"/>
                                  <w:sz w:val="18"/>
                                  <w:szCs w:val="18"/>
                                </w:rPr>
                                <w:t>"xxx3"</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sub: [</w:t>
                              </w:r>
                            </w:p>
                            <w:p w:rsidR="0023747D" w:rsidRPr="00143579" w:rsidRDefault="0023747D" w:rsidP="00375F9C">
                              <w:pPr>
                                <w:spacing w:line="240" w:lineRule="exact"/>
                                <w:rPr>
                                  <w:sz w:val="18"/>
                                  <w:szCs w:val="18"/>
                                </w:rPr>
                              </w:pPr>
                              <w:r w:rsidRPr="00143579">
                                <w:rPr>
                                  <w:sz w:val="18"/>
                                  <w:szCs w:val="18"/>
                                </w:rPr>
                                <w:t xml:space="preserve">            {id:</w:t>
                              </w:r>
                              <w:r w:rsidRPr="00143579">
                                <w:rPr>
                                  <w:color w:val="FF00FF"/>
                                  <w:sz w:val="18"/>
                                  <w:szCs w:val="18"/>
                                </w:rPr>
                                <w:t>"sub1"</w:t>
                              </w:r>
                              <w:r w:rsidRPr="00143579">
                                <w:rPr>
                                  <w:sz w:val="18"/>
                                  <w:szCs w:val="18"/>
                                </w:rPr>
                                <w:t>,caption:</w:t>
                              </w:r>
                              <w:r w:rsidRPr="00143579">
                                <w:rPr>
                                  <w:color w:val="FF00FF"/>
                                  <w:sz w:val="18"/>
                                  <w:szCs w:val="18"/>
                                </w:rPr>
                                <w:t>"sub1"</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{id:</w:t>
                              </w:r>
                              <w:r w:rsidRPr="00143579">
                                <w:rPr>
                                  <w:color w:val="FF00FF"/>
                                  <w:sz w:val="18"/>
                                  <w:szCs w:val="18"/>
                                </w:rPr>
                                <w:t>"sub2"</w:t>
                              </w:r>
                              <w:r w:rsidRPr="00143579">
                                <w:rPr>
                                  <w:sz w:val="18"/>
                                  <w:szCs w:val="18"/>
                                </w:rPr>
                                <w:t>,caption:</w:t>
                              </w:r>
                              <w:r w:rsidRPr="00143579">
                                <w:rPr>
                                  <w:color w:val="FF00FF"/>
                                  <w:sz w:val="18"/>
                                  <w:szCs w:val="18"/>
                                </w:rPr>
                                <w:t>"sub2"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rPr>
                                  <w:szCs w:val="18"/>
                                </w:rPr>
                              </w:pPr>
                              <w:r w:rsidRPr="00143579">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688" o:spid="_x0000_s1488" editas="canvas" style="width:414pt;height:147.75pt;mso-position-horizontal-relative:char;mso-position-vertical-relative:line" coordsize="52578,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">
                <v:shape id="_x0000_s1489" type="#_x0000_t75" style="position:absolute;width:52578;height:18764;visibility:visible;mso-wrap-style:square">
                  <v:fill o:detectmouseclick="t"/>
                  <v:path o:connecttype="none"/>
                </v:shape>
                <v:shape id="Text Box 690" o:spid="_x0000_s1490" type="#_x0000_t202" style="position:absolute;top:488;width:52578;height:1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iHT8QA&#10;AADcAAAADwAAAGRycy9kb3ducmV2LnhtbESPQWvCQBSE7wX/w/KE3upGD8FG1yCKpJdCa+v9kX1m&#10;Q7Jvw+4a47/vFgo9DjPzDbMtJ9uLkXxoHStYLjIQxLXTLTcKvr9OL2sQISJr7B2TggcFKHezpy0W&#10;2t35k8ZzbESCcChQgYlxKKQMtSGLYeEG4uRdnbcYk/SN1B7vCW57ucqyXFpsOS0YHOhgqO7ON6ug&#10;7o7TsWovxo83u/7Qr9XjPa+Uep5P+w2ISFP8D/+137SCfLmC3zPpCM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Yh0/EAAAA3AAAAA8AAAAAAAAAAAAAAAAAmAIAAGRycy9k&#10;b3ducmV2LnhtbFBLBQYAAAAABAAEAPUAAACJAwAAAAA=&#10;" strokeweight="1pt">
                  <v:textbox style="mso-fit-shape-to-text:t" inset="1.5mm,1.3mm,1.5mm">
                    <w:txbxContent>
                      <w:p w:rsidR="0023747D" w:rsidRPr="00143579" w:rsidRDefault="0023747D" w:rsidP="00375F9C">
                        <w:pPr>
                          <w:spacing w:line="240" w:lineRule="exact"/>
                          <w:rPr>
                            <w:sz w:val="18"/>
                            <w:szCs w:val="18"/>
                          </w:rPr>
                        </w:pP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w:t>
                        </w:r>
                        <w:proofErr w:type="gramEnd"/>
                        <w:r w:rsidRPr="00143579">
                          <w:rPr>
                            <w:sz w:val="18"/>
                            <w:szCs w:val="18"/>
                          </w:rPr>
                          <w:t>:</w:t>
                        </w:r>
                        <w:r w:rsidRPr="00143579">
                          <w:rPr>
                            <w:color w:val="FF00FF"/>
                            <w:sz w:val="18"/>
                            <w:szCs w:val="18"/>
                          </w:rPr>
                          <w:t>"xx1"</w:t>
                        </w:r>
                        <w:r w:rsidRPr="00143579">
                          <w:rPr>
                            <w:sz w:val="18"/>
                            <w:szCs w:val="18"/>
                          </w:rPr>
                          <w:t>,caption:</w:t>
                        </w:r>
                        <w:r w:rsidRPr="00143579">
                          <w:rPr>
                            <w:color w:val="FF00FF"/>
                            <w:sz w:val="18"/>
                            <w:szCs w:val="18"/>
                          </w:rPr>
                          <w:t>"xx1"</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w:t>
                        </w:r>
                        <w:proofErr w:type="gramEnd"/>
                        <w:r w:rsidRPr="00143579">
                          <w:rPr>
                            <w:sz w:val="18"/>
                            <w:szCs w:val="18"/>
                          </w:rPr>
                          <w:t>:</w:t>
                        </w:r>
                        <w:r w:rsidRPr="00143579">
                          <w:rPr>
                            <w:color w:val="FF00FF"/>
                            <w:sz w:val="18"/>
                            <w:szCs w:val="18"/>
                          </w:rPr>
                          <w:t>"xx2"</w:t>
                        </w:r>
                        <w:r w:rsidRPr="00143579">
                          <w:rPr>
                            <w:sz w:val="18"/>
                            <w:szCs w:val="18"/>
                          </w:rPr>
                          <w:t>,caption:</w:t>
                        </w:r>
                        <w:r w:rsidRPr="00143579">
                          <w:rPr>
                            <w:color w:val="FF00FF"/>
                            <w:sz w:val="18"/>
                            <w:szCs w:val="18"/>
                          </w:rPr>
                          <w:t>"xx2"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 :</w:t>
                        </w:r>
                        <w:proofErr w:type="gramEnd"/>
                        <w:r w:rsidRPr="00143579">
                          <w:rPr>
                            <w:sz w:val="18"/>
                            <w:szCs w:val="18"/>
                          </w:rPr>
                          <w:t xml:space="preserve"> </w:t>
                        </w:r>
                        <w:r w:rsidRPr="00143579">
                          <w:rPr>
                            <w:color w:val="FF00FF"/>
                            <w:sz w:val="18"/>
                            <w:szCs w:val="18"/>
                          </w:rPr>
                          <w:t>"xxx3"</w:t>
                        </w:r>
                        <w:r w:rsidRPr="00143579">
                          <w:rPr>
                            <w:sz w:val="18"/>
                            <w:szCs w:val="18"/>
                          </w:rPr>
                          <w:t xml:space="preserve">, caption : </w:t>
                        </w:r>
                        <w:r w:rsidRPr="00143579">
                          <w:rPr>
                            <w:color w:val="FF00FF"/>
                            <w:sz w:val="18"/>
                            <w:szCs w:val="18"/>
                          </w:rPr>
                          <w:t>"xxx3"</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sub</w:t>
                        </w:r>
                        <w:proofErr w:type="gramEnd"/>
                        <w:r w:rsidRPr="00143579">
                          <w:rPr>
                            <w:sz w:val="18"/>
                            <w:szCs w:val="18"/>
                          </w:rPr>
                          <w:t>: [</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w:t>
                        </w:r>
                        <w:proofErr w:type="gramEnd"/>
                        <w:r w:rsidRPr="00143579">
                          <w:rPr>
                            <w:sz w:val="18"/>
                            <w:szCs w:val="18"/>
                          </w:rPr>
                          <w:t>:</w:t>
                        </w:r>
                        <w:r w:rsidRPr="00143579">
                          <w:rPr>
                            <w:color w:val="FF00FF"/>
                            <w:sz w:val="18"/>
                            <w:szCs w:val="18"/>
                          </w:rPr>
                          <w:t>"sub1"</w:t>
                        </w:r>
                        <w:r w:rsidRPr="00143579">
                          <w:rPr>
                            <w:sz w:val="18"/>
                            <w:szCs w:val="18"/>
                          </w:rPr>
                          <w:t>,caption:</w:t>
                        </w:r>
                        <w:r w:rsidRPr="00143579">
                          <w:rPr>
                            <w:color w:val="FF00FF"/>
                            <w:sz w:val="18"/>
                            <w:szCs w:val="18"/>
                          </w:rPr>
                          <w:t>"sub1"</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w:t>
                        </w:r>
                        <w:proofErr w:type="gramEnd"/>
                        <w:r w:rsidRPr="00143579">
                          <w:rPr>
                            <w:sz w:val="18"/>
                            <w:szCs w:val="18"/>
                          </w:rPr>
                          <w:t>:</w:t>
                        </w:r>
                        <w:r w:rsidRPr="00143579">
                          <w:rPr>
                            <w:color w:val="FF00FF"/>
                            <w:sz w:val="18"/>
                            <w:szCs w:val="18"/>
                          </w:rPr>
                          <w:t>"sub2"</w:t>
                        </w:r>
                        <w:r w:rsidRPr="00143579">
                          <w:rPr>
                            <w:sz w:val="18"/>
                            <w:szCs w:val="18"/>
                          </w:rPr>
                          <w:t>,caption:</w:t>
                        </w:r>
                        <w:r w:rsidRPr="00143579">
                          <w:rPr>
                            <w:color w:val="FF00FF"/>
                            <w:sz w:val="18"/>
                            <w:szCs w:val="18"/>
                          </w:rPr>
                          <w:t>"sub2"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rPr>
                            <w:szCs w:val="18"/>
                          </w:rPr>
                        </w:pPr>
                        <w:r w:rsidRPr="00143579">
                          <w:rPr>
                            <w:sz w:val="18"/>
                            <w:szCs w:val="18"/>
                          </w:rPr>
                          <w:t>]</w:t>
                        </w:r>
                      </w:p>
                    </w:txbxContent>
                  </v:textbox>
                </v:shape>
                <w10:anchorlock/>
              </v:group>
            </w:pict>
          </mc:Fallback>
        </mc:AlternateContent>
      </w:r>
    </w:p>
    <w:p w:rsidR="00375F9C" w:rsidRDefault="00375F9C" w:rsidP="00E45D25">
      <w:pPr>
        <w:pStyle w:val="4"/>
        <w:numPr>
          <w:ilvl w:val="3"/>
          <w:numId w:val="17"/>
        </w:numPr>
      </w:pPr>
      <w:bookmarkStart w:id="116" w:name="_Toc356466249"/>
      <w:r>
        <w:rPr>
          <w:rFonts w:hint="eastAsia"/>
        </w:rPr>
        <w:t xml:space="preserve">Sets </w:t>
      </w:r>
      <w:r w:rsidRPr="001E6D7D">
        <w:t>standard format</w:t>
      </w:r>
      <w:bookmarkEnd w:id="116"/>
    </w:p>
    <w:p w:rsidR="00375F9C" w:rsidRDefault="005C781A" w:rsidP="00375F9C">
      <w:r>
        <w:rPr>
          <w:noProof/>
        </w:rPr>
        <mc:AlternateContent>
          <mc:Choice Requires="wpc">
            <w:drawing>
              <wp:inline distT="0" distB="0" distL="0" distR="0" wp14:anchorId="0D5B13AA" wp14:editId="7A0E25B0">
                <wp:extent cx="5257800" cy="2897505"/>
                <wp:effectExtent l="9525" t="0" r="9525" b="7620"/>
                <wp:docPr id="693" name="画布 6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08" name="Text Box 695"/>
                        <wps:cNvSpPr txBox="1">
                          <a:spLocks noChangeArrowheads="1"/>
                        </wps:cNvSpPr>
                        <wps:spPr bwMode="auto">
                          <a:xfrm>
                            <a:off x="0" y="48895"/>
                            <a:ext cx="5257800" cy="2848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E2078" w:rsidRDefault="0023747D" w:rsidP="00375F9C">
                              <w:pPr>
                                <w:spacing w:line="240" w:lineRule="exact"/>
                                <w:rPr>
                                  <w:sz w:val="18"/>
                                  <w:szCs w:val="18"/>
                                </w:rPr>
                              </w:pPr>
                              <w:r w:rsidRPr="00CE2078">
                                <w:rPr>
                                  <w:color w:val="0000FF"/>
                                  <w:sz w:val="18"/>
                                  <w:szCs w:val="18"/>
                                </w:rPr>
                                <w:t>var</w:t>
                              </w:r>
                              <w:r w:rsidRPr="00CE2078">
                                <w:rPr>
                                  <w:sz w:val="18"/>
                                  <w:szCs w:val="18"/>
                                </w:rPr>
                                <w:t xml:space="preserve"> block=</w:t>
                              </w:r>
                              <w:r w:rsidRPr="00CE2078">
                                <w:rPr>
                                  <w:color w:val="0000FF"/>
                                  <w:sz w:val="18"/>
                                  <w:szCs w:val="18"/>
                                </w:rPr>
                                <w:t>new</w:t>
                              </w:r>
                              <w:r w:rsidRPr="00CE2078">
                                <w:rPr>
                                  <w:sz w:val="18"/>
                                  <w:szCs w:val="18"/>
                                </w:rPr>
                                <w:t xml:space="preserve"> </w:t>
                              </w:r>
                              <w:r w:rsidR="0024376F">
                                <w:rPr>
                                  <w:sz w:val="18"/>
                                  <w:szCs w:val="18"/>
                                </w:rPr>
                                <w:t>xui</w:t>
                              </w:r>
                              <w:r w:rsidRPr="00CE2078">
                                <w:rPr>
                                  <w:sz w:val="18"/>
                                  <w:szCs w:val="18"/>
                                </w:rPr>
                                <w:t>.UI.Block({width:</w:t>
                              </w:r>
                              <w:r w:rsidRPr="00CE2078">
                                <w:rPr>
                                  <w:color w:val="800000"/>
                                  <w:sz w:val="18"/>
                                  <w:szCs w:val="18"/>
                                </w:rPr>
                                <w:t>200</w:t>
                              </w:r>
                              <w:r w:rsidRPr="00CE2078">
                                <w:rPr>
                                  <w:sz w:val="18"/>
                                  <w:szCs w:val="18"/>
                                </w:rPr>
                                <w:t>,height:</w:t>
                              </w:r>
                              <w:r w:rsidRPr="00CE2078">
                                <w:rPr>
                                  <w:color w:val="800000"/>
                                  <w:sz w:val="18"/>
                                  <w:szCs w:val="18"/>
                                </w:rPr>
                                <w:t>200</w:t>
                              </w:r>
                              <w:r w:rsidRPr="00CE2078">
                                <w:rPr>
                                  <w:sz w:val="18"/>
                                  <w:szCs w:val="18"/>
                                </w:rPr>
                                <w:t>}).show();</w:t>
                              </w:r>
                            </w:p>
                            <w:p w:rsidR="0023747D" w:rsidRPr="00CE2078" w:rsidRDefault="0023747D" w:rsidP="00375F9C">
                              <w:pPr>
                                <w:spacing w:line="240" w:lineRule="exact"/>
                                <w:rPr>
                                  <w:sz w:val="18"/>
                                  <w:szCs w:val="18"/>
                                </w:rPr>
                              </w:pPr>
                              <w:r w:rsidRPr="00CE2078">
                                <w:rPr>
                                  <w:color w:val="0000FF"/>
                                  <w:sz w:val="18"/>
                                  <w:szCs w:val="18"/>
                                </w:rPr>
                                <w:t>var</w:t>
                              </w:r>
                              <w:r w:rsidRPr="00CE2078">
                                <w:rPr>
                                  <w:sz w:val="18"/>
                                  <w:szCs w:val="18"/>
                                </w:rPr>
                                <w:t xml:space="preserve"> tg=</w:t>
                              </w:r>
                              <w:r w:rsidRPr="00CE2078">
                                <w:rPr>
                                  <w:color w:val="0000FF"/>
                                  <w:sz w:val="18"/>
                                  <w:szCs w:val="18"/>
                                </w:rPr>
                                <w:t>new</w:t>
                              </w:r>
                              <w:r w:rsidRPr="00CE2078">
                                <w:rPr>
                                  <w:sz w:val="18"/>
                                  <w:szCs w:val="18"/>
                                </w:rPr>
                                <w:t xml:space="preserve"> </w:t>
                              </w:r>
                              <w:r w:rsidR="0024376F">
                                <w:rPr>
                                  <w:sz w:val="18"/>
                                  <w:szCs w:val="18"/>
                                </w:rPr>
                                <w:t>xui</w:t>
                              </w:r>
                              <w:r w:rsidRPr="00CE2078">
                                <w:rPr>
                                  <w:sz w:val="18"/>
                                  <w:szCs w:val="18"/>
                                </w:rPr>
                                <w:t>.UI.TreeGrid;</w:t>
                              </w:r>
                            </w:p>
                            <w:p w:rsidR="0023747D" w:rsidRPr="00CE2078" w:rsidRDefault="0023747D" w:rsidP="00375F9C">
                              <w:pPr>
                                <w:spacing w:line="240" w:lineRule="exact"/>
                                <w:rPr>
                                  <w:sz w:val="18"/>
                                  <w:szCs w:val="18"/>
                                </w:rPr>
                              </w:pPr>
                              <w:r w:rsidRPr="00CE2078">
                                <w:rPr>
                                  <w:sz w:val="18"/>
                                  <w:szCs w:val="18"/>
                                </w:rPr>
                                <w:t>tg.setRowHandler(</w:t>
                              </w:r>
                              <w:r w:rsidRPr="00CE2078">
                                <w:rPr>
                                  <w:color w:val="0000FF"/>
                                  <w:sz w:val="18"/>
                                  <w:szCs w:val="18"/>
                                </w:rPr>
                                <w:t>false</w:t>
                              </w:r>
                              <w:r w:rsidRPr="00CE2078">
                                <w:rPr>
                                  <w:sz w:val="18"/>
                                  <w:szCs w:val="18"/>
                                </w:rPr>
                                <w:t>)</w:t>
                              </w:r>
                            </w:p>
                            <w:p w:rsidR="0023747D" w:rsidRPr="00CE2078" w:rsidRDefault="0023747D" w:rsidP="00375F9C">
                              <w:pPr>
                                <w:spacing w:line="240" w:lineRule="exact"/>
                                <w:rPr>
                                  <w:sz w:val="18"/>
                                  <w:szCs w:val="18"/>
                                </w:rPr>
                              </w:pPr>
                              <w:r w:rsidRPr="00CE2078">
                                <w:rPr>
                                  <w:sz w:val="18"/>
                                  <w:szCs w:val="18"/>
                                </w:rPr>
                                <w:t>.setHeader([</w:t>
                              </w:r>
                            </w:p>
                            <w:p w:rsidR="0023747D" w:rsidRPr="00CE2078" w:rsidRDefault="0023747D" w:rsidP="00375F9C">
                              <w:pPr>
                                <w:spacing w:line="240" w:lineRule="exact"/>
                                <w:rPr>
                                  <w:sz w:val="18"/>
                                  <w:szCs w:val="18"/>
                                </w:rPr>
                              </w:pPr>
                              <w:r w:rsidRPr="00CE2078">
                                <w:rPr>
                                  <w:rFonts w:hint="eastAsia"/>
                                  <w:sz w:val="18"/>
                                  <w:szCs w:val="18"/>
                                </w:rPr>
                                <w:t xml:space="preserve">    {id:</w:t>
                              </w:r>
                              <w:r w:rsidRPr="00CE2078">
                                <w:rPr>
                                  <w:rFonts w:hint="eastAsia"/>
                                  <w:color w:val="FF00FF"/>
                                  <w:sz w:val="18"/>
                                  <w:szCs w:val="18"/>
                                </w:rPr>
                                <w:t>"col1"</w:t>
                              </w:r>
                              <w:r w:rsidRPr="00CE2078">
                                <w:rPr>
                                  <w:rFonts w:hint="eastAsia"/>
                                  <w:sz w:val="18"/>
                                  <w:szCs w:val="18"/>
                                </w:rPr>
                                <w:t>, caption:</w:t>
                              </w:r>
                              <w:r w:rsidRPr="00CE2078">
                                <w:rPr>
                                  <w:rFonts w:hint="eastAsia"/>
                                  <w:color w:val="FF00FF"/>
                                  <w:sz w:val="18"/>
                                  <w:szCs w:val="18"/>
                                </w:rPr>
                                <w:t>"</w:t>
                              </w:r>
                              <w:r>
                                <w:rPr>
                                  <w:rFonts w:hint="eastAsia"/>
                                  <w:color w:val="FF00FF"/>
                                  <w:sz w:val="18"/>
                                  <w:szCs w:val="18"/>
                                </w:rPr>
                                <w:t>Name</w:t>
                              </w:r>
                              <w:r w:rsidRPr="00CE2078">
                                <w:rPr>
                                  <w:rFonts w:hint="eastAsia"/>
                                  <w:color w:val="FF00FF"/>
                                  <w:sz w:val="18"/>
                                  <w:szCs w:val="18"/>
                                </w:rPr>
                                <w:t>"</w:t>
                              </w:r>
                              <w:r w:rsidRPr="00CE2078">
                                <w:rPr>
                                  <w:rFonts w:hint="eastAsia"/>
                                  <w:sz w:val="18"/>
                                  <w:szCs w:val="18"/>
                                </w:rPr>
                                <w:t>},</w:t>
                              </w:r>
                            </w:p>
                            <w:p w:rsidR="0023747D" w:rsidRPr="00CE2078" w:rsidRDefault="0023747D" w:rsidP="00375F9C">
                              <w:pPr>
                                <w:spacing w:line="240" w:lineRule="exact"/>
                                <w:rPr>
                                  <w:sz w:val="18"/>
                                  <w:szCs w:val="18"/>
                                </w:rPr>
                              </w:pPr>
                              <w:r w:rsidRPr="00CE2078">
                                <w:rPr>
                                  <w:rFonts w:hint="eastAsia"/>
                                  <w:sz w:val="18"/>
                                  <w:szCs w:val="18"/>
                                </w:rPr>
                                <w:t xml:space="preserve">    {id:</w:t>
                              </w:r>
                              <w:r w:rsidRPr="00CE2078">
                                <w:rPr>
                                  <w:rFonts w:hint="eastAsia"/>
                                  <w:color w:val="FF00FF"/>
                                  <w:sz w:val="18"/>
                                  <w:szCs w:val="18"/>
                                </w:rPr>
                                <w:t>"col2"</w:t>
                              </w:r>
                              <w:r w:rsidRPr="00CE2078">
                                <w:rPr>
                                  <w:rFonts w:hint="eastAsia"/>
                                  <w:sz w:val="18"/>
                                  <w:szCs w:val="18"/>
                                </w:rPr>
                                <w:t>, caption:</w:t>
                              </w:r>
                              <w:r w:rsidRPr="00CE2078">
                                <w:rPr>
                                  <w:rFonts w:hint="eastAsia"/>
                                  <w:color w:val="FF00FF"/>
                                  <w:sz w:val="18"/>
                                  <w:szCs w:val="18"/>
                                </w:rPr>
                                <w:t>"</w:t>
                              </w:r>
                              <w:r>
                                <w:rPr>
                                  <w:rFonts w:hint="eastAsia"/>
                                  <w:color w:val="FF00FF"/>
                                  <w:sz w:val="18"/>
                                  <w:szCs w:val="18"/>
                                </w:rPr>
                                <w:t>Age</w:t>
                              </w:r>
                              <w:r w:rsidRPr="00CE2078">
                                <w:rPr>
                                  <w:rFonts w:hint="eastAsia"/>
                                  <w:color w:val="FF00FF"/>
                                  <w:sz w:val="18"/>
                                  <w:szCs w:val="18"/>
                                </w:rPr>
                                <w:t>"</w:t>
                              </w:r>
                              <w:r>
                                <w:rPr>
                                  <w:rFonts w:hint="eastAsia"/>
                                  <w:sz w:val="18"/>
                                  <w:szCs w:val="18"/>
                                </w:rPr>
                                <w:t>, width</w:t>
                              </w:r>
                              <w:r w:rsidRPr="00CE2078">
                                <w:rPr>
                                  <w:rFonts w:hint="eastAsia"/>
                                  <w:sz w:val="18"/>
                                  <w:szCs w:val="18"/>
                                </w:rPr>
                                <w:t>:</w:t>
                              </w:r>
                              <w:r>
                                <w:rPr>
                                  <w:rFonts w:hint="eastAsia"/>
                                  <w:sz w:val="18"/>
                                  <w:szCs w:val="18"/>
                                </w:rPr>
                                <w:t>40</w:t>
                              </w:r>
                              <w:r w:rsidRPr="00CE2078">
                                <w:rPr>
                                  <w:rFonts w:hint="eastAsia"/>
                                  <w:sz w:val="18"/>
                                  <w:szCs w:val="18"/>
                                </w:rPr>
                                <w:t>}</w:t>
                              </w:r>
                            </w:p>
                            <w:p w:rsidR="0023747D" w:rsidRPr="00CE2078" w:rsidRDefault="0023747D" w:rsidP="00375F9C">
                              <w:pPr>
                                <w:spacing w:line="240" w:lineRule="exact"/>
                                <w:rPr>
                                  <w:sz w:val="18"/>
                                  <w:szCs w:val="18"/>
                                </w:rPr>
                              </w:pPr>
                              <w:r w:rsidRPr="00CE2078">
                                <w:rPr>
                                  <w:sz w:val="18"/>
                                  <w:szCs w:val="18"/>
                                </w:rPr>
                                <w:t>]).setRows([</w:t>
                              </w:r>
                            </w:p>
                            <w:p w:rsidR="0023747D" w:rsidRPr="00CE2078" w:rsidRDefault="0023747D" w:rsidP="00375F9C">
                              <w:pPr>
                                <w:spacing w:line="240" w:lineRule="exact"/>
                                <w:rPr>
                                  <w:sz w:val="18"/>
                                  <w:szCs w:val="18"/>
                                </w:rPr>
                              </w:pPr>
                              <w:r w:rsidRPr="00CE2078">
                                <w:rPr>
                                  <w:sz w:val="18"/>
                                  <w:szCs w:val="18"/>
                                </w:rPr>
                                <w:t xml:space="preserve">    {id:</w:t>
                              </w:r>
                              <w:r w:rsidRPr="00CE2078">
                                <w:rPr>
                                  <w:color w:val="FF00FF"/>
                                  <w:sz w:val="18"/>
                                  <w:szCs w:val="18"/>
                                </w:rPr>
                                <w:t>"row1"</w:t>
                              </w:r>
                              <w:r w:rsidRPr="00CE2078">
                                <w:rPr>
                                  <w:sz w:val="18"/>
                                  <w:szCs w:val="18"/>
                                </w:rPr>
                                <w:t>,cells:[{</w:t>
                              </w:r>
                            </w:p>
                            <w:p w:rsidR="0023747D" w:rsidRPr="00CE2078" w:rsidRDefault="0023747D" w:rsidP="00375F9C">
                              <w:pPr>
                                <w:spacing w:line="240" w:lineRule="exact"/>
                                <w:rPr>
                                  <w:sz w:val="18"/>
                                  <w:szCs w:val="18"/>
                                </w:rPr>
                              </w:pPr>
                              <w:r w:rsidRPr="00CE2078">
                                <w:rPr>
                                  <w:rFonts w:hint="eastAsia"/>
                                  <w:sz w:val="18"/>
                                  <w:szCs w:val="18"/>
                                </w:rPr>
                                <w:t xml:space="preserve">        value:</w:t>
                              </w:r>
                              <w:r w:rsidRPr="00CE2078">
                                <w:rPr>
                                  <w:rFonts w:hint="eastAsia"/>
                                  <w:color w:val="FF00FF"/>
                                  <w:sz w:val="18"/>
                                  <w:szCs w:val="18"/>
                                </w:rPr>
                                <w:t>'</w:t>
                              </w:r>
                              <w:r>
                                <w:rPr>
                                  <w:rFonts w:hint="eastAsia"/>
                                  <w:color w:val="FF00FF"/>
                                  <w:sz w:val="18"/>
                                  <w:szCs w:val="18"/>
                                </w:rPr>
                                <w:t>Jack</w:t>
                              </w:r>
                              <w:r w:rsidRPr="00CE2078">
                                <w:rPr>
                                  <w:rFonts w:hint="eastAsia"/>
                                  <w:color w:val="FF00FF"/>
                                  <w:sz w:val="18"/>
                                  <w:szCs w:val="18"/>
                                </w:rPr>
                                <w:t>'</w:t>
                              </w:r>
                              <w:r w:rsidRPr="00CE2078">
                                <w:rPr>
                                  <w:rFonts w:hint="eastAsia"/>
                                  <w:sz w:val="18"/>
                                  <w:szCs w:val="18"/>
                                </w:rPr>
                                <w:t>,caption:</w:t>
                              </w:r>
                              <w:r w:rsidRPr="00CE2078">
                                <w:rPr>
                                  <w:rFonts w:hint="eastAsia"/>
                                  <w:color w:val="FF00FF"/>
                                  <w:sz w:val="18"/>
                                  <w:szCs w:val="18"/>
                                </w:rPr>
                                <w:t>'</w:t>
                              </w:r>
                              <w:r>
                                <w:rPr>
                                  <w:rFonts w:hint="eastAsia"/>
                                  <w:color w:val="FF00FF"/>
                                  <w:sz w:val="18"/>
                                  <w:szCs w:val="18"/>
                                </w:rPr>
                                <w:t>Jack</w:t>
                              </w:r>
                              <w:r w:rsidRPr="00CE2078">
                                <w:rPr>
                                  <w:rFonts w:hint="eastAsia"/>
                                  <w:color w:val="FF00FF"/>
                                  <w:sz w:val="18"/>
                                  <w:szCs w:val="18"/>
                                </w:rPr>
                                <w:t>'</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rPr>
                                  <w:sz w:val="18"/>
                                  <w:szCs w:val="18"/>
                                </w:rPr>
                              </w:pPr>
                              <w:r w:rsidRPr="00CE2078">
                                <w:rPr>
                                  <w:sz w:val="18"/>
                                  <w:szCs w:val="18"/>
                                </w:rPr>
                                <w:t xml:space="preserve">        value:</w:t>
                              </w:r>
                              <w:r w:rsidRPr="00CE2078">
                                <w:rPr>
                                  <w:color w:val="800000"/>
                                  <w:sz w:val="18"/>
                                  <w:szCs w:val="18"/>
                                </w:rPr>
                                <w:t>23</w:t>
                              </w:r>
                              <w:r w:rsidRPr="00CE2078">
                                <w:rPr>
                                  <w:sz w:val="18"/>
                                  <w:szCs w:val="18"/>
                                </w:rPr>
                                <w:t>,caption:</w:t>
                              </w:r>
                              <w:r w:rsidRPr="00CE2078">
                                <w:rPr>
                                  <w:color w:val="FF00FF"/>
                                  <w:sz w:val="18"/>
                                  <w:szCs w:val="18"/>
                                </w:rPr>
                                <w:t>'23'</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rPr>
                                  <w:sz w:val="18"/>
                                  <w:szCs w:val="18"/>
                                </w:rPr>
                              </w:pPr>
                              <w:r w:rsidRPr="00CE2078">
                                <w:rPr>
                                  <w:sz w:val="18"/>
                                  <w:szCs w:val="18"/>
                                </w:rPr>
                                <w:t xml:space="preserve">    {id:</w:t>
                              </w:r>
                              <w:r w:rsidRPr="00CE2078">
                                <w:rPr>
                                  <w:color w:val="FF00FF"/>
                                  <w:sz w:val="18"/>
                                  <w:szCs w:val="18"/>
                                </w:rPr>
                                <w:t>"row2"</w:t>
                              </w:r>
                              <w:r w:rsidRPr="00CE2078">
                                <w:rPr>
                                  <w:sz w:val="18"/>
                                  <w:szCs w:val="18"/>
                                </w:rPr>
                                <w:t>,cells:[{</w:t>
                              </w:r>
                            </w:p>
                            <w:p w:rsidR="0023747D" w:rsidRPr="00CE2078" w:rsidRDefault="0023747D" w:rsidP="00375F9C">
                              <w:pPr>
                                <w:spacing w:line="240" w:lineRule="exact"/>
                                <w:rPr>
                                  <w:sz w:val="18"/>
                                  <w:szCs w:val="18"/>
                                </w:rPr>
                              </w:pPr>
                              <w:r w:rsidRPr="00CE2078">
                                <w:rPr>
                                  <w:rFonts w:hint="eastAsia"/>
                                  <w:sz w:val="18"/>
                                  <w:szCs w:val="18"/>
                                </w:rPr>
                                <w:t xml:space="preserve">        value:</w:t>
                              </w:r>
                              <w:r w:rsidRPr="00CE2078">
                                <w:rPr>
                                  <w:rFonts w:hint="eastAsia"/>
                                  <w:color w:val="FF00FF"/>
                                  <w:sz w:val="18"/>
                                  <w:szCs w:val="18"/>
                                </w:rPr>
                                <w:t>'</w:t>
                              </w:r>
                              <w:r>
                                <w:rPr>
                                  <w:rFonts w:hint="eastAsia"/>
                                  <w:color w:val="FF00FF"/>
                                  <w:sz w:val="18"/>
                                  <w:szCs w:val="18"/>
                                </w:rPr>
                                <w:t>John</w:t>
                              </w:r>
                              <w:r w:rsidRPr="00CE2078">
                                <w:rPr>
                                  <w:rFonts w:hint="eastAsia"/>
                                  <w:color w:val="FF00FF"/>
                                  <w:sz w:val="18"/>
                                  <w:szCs w:val="18"/>
                                </w:rPr>
                                <w:t>'</w:t>
                              </w:r>
                              <w:r w:rsidRPr="00CE2078">
                                <w:rPr>
                                  <w:rFonts w:hint="eastAsia"/>
                                  <w:sz w:val="18"/>
                                  <w:szCs w:val="18"/>
                                </w:rPr>
                                <w:t>,caption:</w:t>
                              </w:r>
                              <w:r w:rsidRPr="00CE2078">
                                <w:rPr>
                                  <w:rFonts w:hint="eastAsia"/>
                                  <w:color w:val="FF00FF"/>
                                  <w:sz w:val="18"/>
                                  <w:szCs w:val="18"/>
                                </w:rPr>
                                <w:t>'</w:t>
                              </w:r>
                              <w:r>
                                <w:rPr>
                                  <w:rFonts w:hint="eastAsia"/>
                                  <w:color w:val="FF00FF"/>
                                  <w:sz w:val="18"/>
                                  <w:szCs w:val="18"/>
                                </w:rPr>
                                <w:t>John</w:t>
                              </w:r>
                              <w:r w:rsidRPr="00CE2078">
                                <w:rPr>
                                  <w:rFonts w:hint="eastAsia"/>
                                  <w:color w:val="FF00FF"/>
                                  <w:sz w:val="18"/>
                                  <w:szCs w:val="18"/>
                                </w:rPr>
                                <w:t>'</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rPr>
                                  <w:sz w:val="18"/>
                                  <w:szCs w:val="18"/>
                                </w:rPr>
                              </w:pPr>
                              <w:r w:rsidRPr="00CE2078">
                                <w:rPr>
                                  <w:sz w:val="18"/>
                                  <w:szCs w:val="18"/>
                                </w:rPr>
                                <w:t xml:space="preserve">        value:</w:t>
                              </w:r>
                              <w:r w:rsidRPr="00CE2078">
                                <w:rPr>
                                  <w:color w:val="800000"/>
                                  <w:sz w:val="18"/>
                                  <w:szCs w:val="18"/>
                                </w:rPr>
                                <w:t>32</w:t>
                              </w:r>
                              <w:r w:rsidRPr="00CE2078">
                                <w:rPr>
                                  <w:sz w:val="18"/>
                                  <w:szCs w:val="18"/>
                                </w:rPr>
                                <w:t>,caption:</w:t>
                              </w:r>
                              <w:r w:rsidRPr="00CE2078">
                                <w:rPr>
                                  <w:color w:val="FF00FF"/>
                                  <w:sz w:val="18"/>
                                  <w:szCs w:val="18"/>
                                </w:rPr>
                                <w:t>'32'</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pPr>
                              <w:r w:rsidRPr="00CE2078">
                                <w:rPr>
                                  <w:sz w:val="18"/>
                                  <w:szCs w:val="18"/>
                                </w:rPr>
                                <w:t>]).show(block);</w:t>
                              </w:r>
                            </w:p>
                          </w:txbxContent>
                        </wps:txbx>
                        <wps:bodyPr rot="0" vert="horz" wrap="square" lIns="54000" tIns="46800" rIns="54000" bIns="45720" anchor="t" anchorCtr="0" upright="1">
                          <a:spAutoFit/>
                        </wps:bodyPr>
                      </wps:wsp>
                      <wps:wsp>
                        <wps:cNvPr id="609" name="AutoShape 697"/>
                        <wps:cNvSpPr>
                          <a:spLocks noChangeArrowheads="1"/>
                        </wps:cNvSpPr>
                        <wps:spPr bwMode="auto">
                          <a:xfrm flipH="1">
                            <a:off x="1371600" y="1089660"/>
                            <a:ext cx="914400" cy="198120"/>
                          </a:xfrm>
                          <a:prstGeom prst="wedgeRoundRectCallout">
                            <a:avLst>
                              <a:gd name="adj1" fmla="val 71250"/>
                              <a:gd name="adj2" fmla="val 2916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ells data</w:t>
                              </w:r>
                            </w:p>
                          </w:txbxContent>
                        </wps:txbx>
                        <wps:bodyPr rot="0" vert="horz" wrap="square" lIns="0" tIns="0" rIns="0" bIns="0" anchor="t" anchorCtr="0" upright="1">
                          <a:noAutofit/>
                        </wps:bodyPr>
                      </wps:wsp>
                      <wps:wsp>
                        <wps:cNvPr id="610" name="AutoShape 698"/>
                        <wps:cNvSpPr>
                          <a:spLocks noChangeArrowheads="1"/>
                        </wps:cNvSpPr>
                        <wps:spPr bwMode="auto">
                          <a:xfrm flipH="1">
                            <a:off x="2057400" y="594360"/>
                            <a:ext cx="1143000" cy="198120"/>
                          </a:xfrm>
                          <a:prstGeom prst="wedgeRoundRectCallout">
                            <a:avLst>
                              <a:gd name="adj1" fmla="val 71167"/>
                              <a:gd name="adj2" fmla="val 9743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olumn</w:t>
                              </w:r>
                              <w:r>
                                <w:rPr>
                                  <w:szCs w:val="18"/>
                                </w:rPr>
                                <w:t>’</w:t>
                              </w:r>
                              <w:r>
                                <w:rPr>
                                  <w:rFonts w:hint="eastAsia"/>
                                  <w:szCs w:val="18"/>
                                </w:rPr>
                                <w:t>s width</w:t>
                              </w:r>
                            </w:p>
                          </w:txbxContent>
                        </wps:txbx>
                        <wps:bodyPr rot="0" vert="horz" wrap="square" lIns="0" tIns="0" rIns="0" bIns="0" anchor="t" anchorCtr="0" upright="1">
                          <a:noAutofit/>
                        </wps:bodyPr>
                      </wps:wsp>
                      <wps:wsp>
                        <wps:cNvPr id="611" name="AutoShape 705"/>
                        <wps:cNvSpPr>
                          <a:spLocks noChangeArrowheads="1"/>
                        </wps:cNvSpPr>
                        <wps:spPr bwMode="auto">
                          <a:xfrm flipH="1">
                            <a:off x="1600200" y="297180"/>
                            <a:ext cx="914400" cy="198120"/>
                          </a:xfrm>
                          <a:prstGeom prst="wedgeRoundRectCallout">
                            <a:avLst>
                              <a:gd name="adj1" fmla="val 97292"/>
                              <a:gd name="adj2" fmla="val 554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No row handler</w:t>
                              </w:r>
                            </w:p>
                          </w:txbxContent>
                        </wps:txbx>
                        <wps:bodyPr rot="0" vert="horz" wrap="square" lIns="0" tIns="0" rIns="0" bIns="0" anchor="t" anchorCtr="0" upright="1">
                          <a:noAutofit/>
                        </wps:bodyPr>
                      </wps:wsp>
                    </wpc:wpc>
                  </a:graphicData>
                </a:graphic>
              </wp:inline>
            </w:drawing>
          </mc:Choice>
          <mc:Fallback>
            <w:pict>
              <v:group id="画布 693" o:spid="_x0000_s1491" editas="canvas" style="width:414pt;height:228.15pt;mso-position-horizontal-relative:char;mso-position-vertical-relative:line" coordsize="52578,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">
                <v:shape id="_x0000_s1492" type="#_x0000_t75" style="position:absolute;width:52578;height:28975;visibility:visible;mso-wrap-style:square">
                  <v:fill o:detectmouseclick="t"/>
                  <v:path o:connecttype="none"/>
                </v:shape>
                <v:shape id="Text Box 695" o:spid="_x0000_s1493" type="#_x0000_t202" style="position:absolute;top:488;width:52578;height:2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kmeMAA&#10;AADcAAAADwAAAGRycy9kb3ducmV2LnhtbERPy4rCMBTdD/gP4QruxtRZFKcaRRTpbIQZH/tLc22K&#10;zU1JYq1/bxbCLA/nvVwPthU9+dA4VjCbZiCIK6cbrhWcT/vPOYgQkTW2jknBkwKsV6OPJRbaPfiP&#10;+mOsRQrhUKACE2NXSBkqQxbD1HXEibs6bzEm6GupPT5SuG3lV5bl0mLDqcFgR1tD1e14twqq227Y&#10;lc3F+P5u57/6u3we8lKpyXjYLEBEGuK/+O3+0QryLK1NZ9IR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CkmeMAAAADcAAAADwAAAAAAAAAAAAAAAACYAgAAZHJzL2Rvd25y&#10;ZXYueG1sUEsFBgAAAAAEAAQA9QAAAIUDAAAAAA==&#10;" strokeweight="1pt">
                  <v:textbox style="mso-fit-shape-to-text:t" inset="1.5mm,1.3mm,1.5mm">
                    <w:txbxContent>
                      <w:p w:rsidR="0023747D" w:rsidRPr="00CE2078" w:rsidRDefault="0023747D" w:rsidP="00375F9C">
                        <w:pPr>
                          <w:spacing w:line="240" w:lineRule="exact"/>
                          <w:rPr>
                            <w:sz w:val="18"/>
                            <w:szCs w:val="18"/>
                          </w:rPr>
                        </w:pPr>
                        <w:proofErr w:type="gramStart"/>
                        <w:r w:rsidRPr="00CE2078">
                          <w:rPr>
                            <w:color w:val="0000FF"/>
                            <w:sz w:val="18"/>
                            <w:szCs w:val="18"/>
                          </w:rPr>
                          <w:t>var</w:t>
                        </w:r>
                        <w:proofErr w:type="gramEnd"/>
                        <w:r w:rsidRPr="00CE2078">
                          <w:rPr>
                            <w:sz w:val="18"/>
                            <w:szCs w:val="18"/>
                          </w:rPr>
                          <w:t xml:space="preserve"> block=</w:t>
                        </w:r>
                        <w:r w:rsidRPr="00CE2078">
                          <w:rPr>
                            <w:color w:val="0000FF"/>
                            <w:sz w:val="18"/>
                            <w:szCs w:val="18"/>
                          </w:rPr>
                          <w:t>new</w:t>
                        </w:r>
                        <w:r w:rsidRPr="00CE2078">
                          <w:rPr>
                            <w:sz w:val="18"/>
                            <w:szCs w:val="18"/>
                          </w:rPr>
                          <w:t xml:space="preserve"> </w:t>
                        </w:r>
                        <w:r w:rsidR="0024376F">
                          <w:rPr>
                            <w:sz w:val="18"/>
                            <w:szCs w:val="18"/>
                          </w:rPr>
                          <w:t>xui</w:t>
                        </w:r>
                        <w:r w:rsidRPr="00CE2078">
                          <w:rPr>
                            <w:sz w:val="18"/>
                            <w:szCs w:val="18"/>
                          </w:rPr>
                          <w:t>.UI.Block({width:</w:t>
                        </w:r>
                        <w:r w:rsidRPr="00CE2078">
                          <w:rPr>
                            <w:color w:val="800000"/>
                            <w:sz w:val="18"/>
                            <w:szCs w:val="18"/>
                          </w:rPr>
                          <w:t>200</w:t>
                        </w:r>
                        <w:r w:rsidRPr="00CE2078">
                          <w:rPr>
                            <w:sz w:val="18"/>
                            <w:szCs w:val="18"/>
                          </w:rPr>
                          <w:t>,height:</w:t>
                        </w:r>
                        <w:r w:rsidRPr="00CE2078">
                          <w:rPr>
                            <w:color w:val="800000"/>
                            <w:sz w:val="18"/>
                            <w:szCs w:val="18"/>
                          </w:rPr>
                          <w:t>200</w:t>
                        </w:r>
                        <w:r w:rsidRPr="00CE2078">
                          <w:rPr>
                            <w:sz w:val="18"/>
                            <w:szCs w:val="18"/>
                          </w:rPr>
                          <w:t>}).show();</w:t>
                        </w:r>
                      </w:p>
                      <w:p w:rsidR="0023747D" w:rsidRPr="00CE2078" w:rsidRDefault="0023747D" w:rsidP="00375F9C">
                        <w:pPr>
                          <w:spacing w:line="240" w:lineRule="exact"/>
                          <w:rPr>
                            <w:sz w:val="18"/>
                            <w:szCs w:val="18"/>
                          </w:rPr>
                        </w:pPr>
                        <w:proofErr w:type="gramStart"/>
                        <w:r w:rsidRPr="00CE2078">
                          <w:rPr>
                            <w:color w:val="0000FF"/>
                            <w:sz w:val="18"/>
                            <w:szCs w:val="18"/>
                          </w:rPr>
                          <w:t>var</w:t>
                        </w:r>
                        <w:proofErr w:type="gramEnd"/>
                        <w:r w:rsidRPr="00CE2078">
                          <w:rPr>
                            <w:sz w:val="18"/>
                            <w:szCs w:val="18"/>
                          </w:rPr>
                          <w:t xml:space="preserve"> tg=</w:t>
                        </w:r>
                        <w:r w:rsidRPr="00CE2078">
                          <w:rPr>
                            <w:color w:val="0000FF"/>
                            <w:sz w:val="18"/>
                            <w:szCs w:val="18"/>
                          </w:rPr>
                          <w:t>new</w:t>
                        </w:r>
                        <w:r w:rsidRPr="00CE2078">
                          <w:rPr>
                            <w:sz w:val="18"/>
                            <w:szCs w:val="18"/>
                          </w:rPr>
                          <w:t xml:space="preserve"> </w:t>
                        </w:r>
                        <w:r w:rsidR="0024376F">
                          <w:rPr>
                            <w:sz w:val="18"/>
                            <w:szCs w:val="18"/>
                          </w:rPr>
                          <w:t>xui</w:t>
                        </w:r>
                        <w:r w:rsidRPr="00CE2078">
                          <w:rPr>
                            <w:sz w:val="18"/>
                            <w:szCs w:val="18"/>
                          </w:rPr>
                          <w:t>.UI.TreeGrid;</w:t>
                        </w:r>
                      </w:p>
                      <w:p w:rsidR="0023747D" w:rsidRPr="00CE2078" w:rsidRDefault="0023747D" w:rsidP="00375F9C">
                        <w:pPr>
                          <w:spacing w:line="240" w:lineRule="exact"/>
                          <w:rPr>
                            <w:sz w:val="18"/>
                            <w:szCs w:val="18"/>
                          </w:rPr>
                        </w:pPr>
                        <w:proofErr w:type="gramStart"/>
                        <w:r w:rsidRPr="00CE2078">
                          <w:rPr>
                            <w:sz w:val="18"/>
                            <w:szCs w:val="18"/>
                          </w:rPr>
                          <w:t>tg.setRowHandler(</w:t>
                        </w:r>
                        <w:proofErr w:type="gramEnd"/>
                        <w:r w:rsidRPr="00CE2078">
                          <w:rPr>
                            <w:color w:val="0000FF"/>
                            <w:sz w:val="18"/>
                            <w:szCs w:val="18"/>
                          </w:rPr>
                          <w:t>false</w:t>
                        </w:r>
                        <w:r w:rsidRPr="00CE2078">
                          <w:rPr>
                            <w:sz w:val="18"/>
                            <w:szCs w:val="18"/>
                          </w:rPr>
                          <w:t>)</w:t>
                        </w:r>
                      </w:p>
                      <w:p w:rsidR="0023747D" w:rsidRPr="00CE2078" w:rsidRDefault="0023747D" w:rsidP="00375F9C">
                        <w:pPr>
                          <w:spacing w:line="240" w:lineRule="exact"/>
                          <w:rPr>
                            <w:sz w:val="18"/>
                            <w:szCs w:val="18"/>
                          </w:rPr>
                        </w:pPr>
                        <w:r w:rsidRPr="00CE2078">
                          <w:rPr>
                            <w:sz w:val="18"/>
                            <w:szCs w:val="18"/>
                          </w:rPr>
                          <w:t>.</w:t>
                        </w:r>
                        <w:proofErr w:type="gramStart"/>
                        <w:r w:rsidRPr="00CE2078">
                          <w:rPr>
                            <w:sz w:val="18"/>
                            <w:szCs w:val="18"/>
                          </w:rPr>
                          <w:t>setHeader([</w:t>
                        </w:r>
                        <w:proofErr w:type="gramEnd"/>
                      </w:p>
                      <w:p w:rsidR="0023747D" w:rsidRPr="00CE2078" w:rsidRDefault="0023747D" w:rsidP="00375F9C">
                        <w:pPr>
                          <w:spacing w:line="240" w:lineRule="exact"/>
                          <w:rPr>
                            <w:sz w:val="18"/>
                            <w:szCs w:val="18"/>
                          </w:rPr>
                        </w:pPr>
                        <w:r w:rsidRPr="00CE2078">
                          <w:rPr>
                            <w:rFonts w:hint="eastAsia"/>
                            <w:sz w:val="18"/>
                            <w:szCs w:val="18"/>
                          </w:rPr>
                          <w:t xml:space="preserve">    {</w:t>
                        </w:r>
                        <w:proofErr w:type="gramStart"/>
                        <w:r w:rsidRPr="00CE2078">
                          <w:rPr>
                            <w:rFonts w:hint="eastAsia"/>
                            <w:sz w:val="18"/>
                            <w:szCs w:val="18"/>
                          </w:rPr>
                          <w:t>id</w:t>
                        </w:r>
                        <w:proofErr w:type="gramEnd"/>
                        <w:r w:rsidRPr="00CE2078">
                          <w:rPr>
                            <w:rFonts w:hint="eastAsia"/>
                            <w:sz w:val="18"/>
                            <w:szCs w:val="18"/>
                          </w:rPr>
                          <w:t>:</w:t>
                        </w:r>
                        <w:r w:rsidRPr="00CE2078">
                          <w:rPr>
                            <w:rFonts w:hint="eastAsia"/>
                            <w:color w:val="FF00FF"/>
                            <w:sz w:val="18"/>
                            <w:szCs w:val="18"/>
                          </w:rPr>
                          <w:t>"col1"</w:t>
                        </w:r>
                        <w:r w:rsidRPr="00CE2078">
                          <w:rPr>
                            <w:rFonts w:hint="eastAsia"/>
                            <w:sz w:val="18"/>
                            <w:szCs w:val="18"/>
                          </w:rPr>
                          <w:t>, caption:</w:t>
                        </w:r>
                        <w:r w:rsidRPr="00CE2078">
                          <w:rPr>
                            <w:rFonts w:hint="eastAsia"/>
                            <w:color w:val="FF00FF"/>
                            <w:sz w:val="18"/>
                            <w:szCs w:val="18"/>
                          </w:rPr>
                          <w:t>"</w:t>
                        </w:r>
                        <w:r>
                          <w:rPr>
                            <w:rFonts w:hint="eastAsia"/>
                            <w:color w:val="FF00FF"/>
                            <w:sz w:val="18"/>
                            <w:szCs w:val="18"/>
                          </w:rPr>
                          <w:t>Name</w:t>
                        </w:r>
                        <w:r w:rsidRPr="00CE2078">
                          <w:rPr>
                            <w:rFonts w:hint="eastAsia"/>
                            <w:color w:val="FF00FF"/>
                            <w:sz w:val="18"/>
                            <w:szCs w:val="18"/>
                          </w:rPr>
                          <w:t>"</w:t>
                        </w:r>
                        <w:r w:rsidRPr="00CE2078">
                          <w:rPr>
                            <w:rFonts w:hint="eastAsia"/>
                            <w:sz w:val="18"/>
                            <w:szCs w:val="18"/>
                          </w:rPr>
                          <w:t>},</w:t>
                        </w:r>
                      </w:p>
                      <w:p w:rsidR="0023747D" w:rsidRPr="00CE2078" w:rsidRDefault="0023747D" w:rsidP="00375F9C">
                        <w:pPr>
                          <w:spacing w:line="240" w:lineRule="exact"/>
                          <w:rPr>
                            <w:sz w:val="18"/>
                            <w:szCs w:val="18"/>
                          </w:rPr>
                        </w:pPr>
                        <w:r w:rsidRPr="00CE2078">
                          <w:rPr>
                            <w:rFonts w:hint="eastAsia"/>
                            <w:sz w:val="18"/>
                            <w:szCs w:val="18"/>
                          </w:rPr>
                          <w:t xml:space="preserve">    {</w:t>
                        </w:r>
                        <w:proofErr w:type="gramStart"/>
                        <w:r w:rsidRPr="00CE2078">
                          <w:rPr>
                            <w:rFonts w:hint="eastAsia"/>
                            <w:sz w:val="18"/>
                            <w:szCs w:val="18"/>
                          </w:rPr>
                          <w:t>id</w:t>
                        </w:r>
                        <w:proofErr w:type="gramEnd"/>
                        <w:r w:rsidRPr="00CE2078">
                          <w:rPr>
                            <w:rFonts w:hint="eastAsia"/>
                            <w:sz w:val="18"/>
                            <w:szCs w:val="18"/>
                          </w:rPr>
                          <w:t>:</w:t>
                        </w:r>
                        <w:r w:rsidRPr="00CE2078">
                          <w:rPr>
                            <w:rFonts w:hint="eastAsia"/>
                            <w:color w:val="FF00FF"/>
                            <w:sz w:val="18"/>
                            <w:szCs w:val="18"/>
                          </w:rPr>
                          <w:t>"col2"</w:t>
                        </w:r>
                        <w:r w:rsidRPr="00CE2078">
                          <w:rPr>
                            <w:rFonts w:hint="eastAsia"/>
                            <w:sz w:val="18"/>
                            <w:szCs w:val="18"/>
                          </w:rPr>
                          <w:t>, caption:</w:t>
                        </w:r>
                        <w:r w:rsidRPr="00CE2078">
                          <w:rPr>
                            <w:rFonts w:hint="eastAsia"/>
                            <w:color w:val="FF00FF"/>
                            <w:sz w:val="18"/>
                            <w:szCs w:val="18"/>
                          </w:rPr>
                          <w:t>"</w:t>
                        </w:r>
                        <w:r>
                          <w:rPr>
                            <w:rFonts w:hint="eastAsia"/>
                            <w:color w:val="FF00FF"/>
                            <w:sz w:val="18"/>
                            <w:szCs w:val="18"/>
                          </w:rPr>
                          <w:t>Age</w:t>
                        </w:r>
                        <w:r w:rsidRPr="00CE2078">
                          <w:rPr>
                            <w:rFonts w:hint="eastAsia"/>
                            <w:color w:val="FF00FF"/>
                            <w:sz w:val="18"/>
                            <w:szCs w:val="18"/>
                          </w:rPr>
                          <w:t>"</w:t>
                        </w:r>
                        <w:r>
                          <w:rPr>
                            <w:rFonts w:hint="eastAsia"/>
                            <w:sz w:val="18"/>
                            <w:szCs w:val="18"/>
                          </w:rPr>
                          <w:t>, width</w:t>
                        </w:r>
                        <w:r w:rsidRPr="00CE2078">
                          <w:rPr>
                            <w:rFonts w:hint="eastAsia"/>
                            <w:sz w:val="18"/>
                            <w:szCs w:val="18"/>
                          </w:rPr>
                          <w:t>:</w:t>
                        </w:r>
                        <w:r>
                          <w:rPr>
                            <w:rFonts w:hint="eastAsia"/>
                            <w:sz w:val="18"/>
                            <w:szCs w:val="18"/>
                          </w:rPr>
                          <w:t>40</w:t>
                        </w:r>
                        <w:r w:rsidRPr="00CE2078">
                          <w:rPr>
                            <w:rFonts w:hint="eastAsia"/>
                            <w:sz w:val="18"/>
                            <w:szCs w:val="18"/>
                          </w:rPr>
                          <w:t>}</w:t>
                        </w:r>
                      </w:p>
                      <w:p w:rsidR="0023747D" w:rsidRPr="00CE2078" w:rsidRDefault="0023747D" w:rsidP="00375F9C">
                        <w:pPr>
                          <w:spacing w:line="240" w:lineRule="exact"/>
                          <w:rPr>
                            <w:sz w:val="18"/>
                            <w:szCs w:val="18"/>
                          </w:rPr>
                        </w:pPr>
                        <w:r w:rsidRPr="00CE2078">
                          <w:rPr>
                            <w:sz w:val="18"/>
                            <w:szCs w:val="18"/>
                          </w:rPr>
                          <w:t>]).</w:t>
                        </w:r>
                        <w:proofErr w:type="gramStart"/>
                        <w:r w:rsidRPr="00CE2078">
                          <w:rPr>
                            <w:sz w:val="18"/>
                            <w:szCs w:val="18"/>
                          </w:rPr>
                          <w:t>setRows([</w:t>
                        </w:r>
                        <w:proofErr w:type="gramEnd"/>
                      </w:p>
                      <w:p w:rsidR="0023747D" w:rsidRPr="00CE2078" w:rsidRDefault="0023747D" w:rsidP="00375F9C">
                        <w:pPr>
                          <w:spacing w:line="240" w:lineRule="exact"/>
                          <w:rPr>
                            <w:sz w:val="18"/>
                            <w:szCs w:val="18"/>
                          </w:rPr>
                        </w:pPr>
                        <w:r w:rsidRPr="00CE2078">
                          <w:rPr>
                            <w:sz w:val="18"/>
                            <w:szCs w:val="18"/>
                          </w:rPr>
                          <w:t xml:space="preserve">    {</w:t>
                        </w:r>
                        <w:proofErr w:type="gramStart"/>
                        <w:r w:rsidRPr="00CE2078">
                          <w:rPr>
                            <w:sz w:val="18"/>
                            <w:szCs w:val="18"/>
                          </w:rPr>
                          <w:t>id</w:t>
                        </w:r>
                        <w:proofErr w:type="gramEnd"/>
                        <w:r w:rsidRPr="00CE2078">
                          <w:rPr>
                            <w:sz w:val="18"/>
                            <w:szCs w:val="18"/>
                          </w:rPr>
                          <w:t>:</w:t>
                        </w:r>
                        <w:r w:rsidRPr="00CE2078">
                          <w:rPr>
                            <w:color w:val="FF00FF"/>
                            <w:sz w:val="18"/>
                            <w:szCs w:val="18"/>
                          </w:rPr>
                          <w:t>"row1"</w:t>
                        </w:r>
                        <w:r w:rsidRPr="00CE2078">
                          <w:rPr>
                            <w:sz w:val="18"/>
                            <w:szCs w:val="18"/>
                          </w:rPr>
                          <w:t>,cells:[{</w:t>
                        </w:r>
                      </w:p>
                      <w:p w:rsidR="0023747D" w:rsidRPr="00CE2078" w:rsidRDefault="0023747D" w:rsidP="00375F9C">
                        <w:pPr>
                          <w:spacing w:line="240" w:lineRule="exact"/>
                          <w:rPr>
                            <w:sz w:val="18"/>
                            <w:szCs w:val="18"/>
                          </w:rPr>
                        </w:pPr>
                        <w:r w:rsidRPr="00CE2078">
                          <w:rPr>
                            <w:rFonts w:hint="eastAsia"/>
                            <w:sz w:val="18"/>
                            <w:szCs w:val="18"/>
                          </w:rPr>
                          <w:t xml:space="preserve">        </w:t>
                        </w:r>
                        <w:proofErr w:type="gramStart"/>
                        <w:r w:rsidRPr="00CE2078">
                          <w:rPr>
                            <w:rFonts w:hint="eastAsia"/>
                            <w:sz w:val="18"/>
                            <w:szCs w:val="18"/>
                          </w:rPr>
                          <w:t>value</w:t>
                        </w:r>
                        <w:proofErr w:type="gramEnd"/>
                        <w:r w:rsidRPr="00CE2078">
                          <w:rPr>
                            <w:rFonts w:hint="eastAsia"/>
                            <w:sz w:val="18"/>
                            <w:szCs w:val="18"/>
                          </w:rPr>
                          <w:t>:</w:t>
                        </w:r>
                        <w:r w:rsidRPr="00CE2078">
                          <w:rPr>
                            <w:rFonts w:hint="eastAsia"/>
                            <w:color w:val="FF00FF"/>
                            <w:sz w:val="18"/>
                            <w:szCs w:val="18"/>
                          </w:rPr>
                          <w:t>'</w:t>
                        </w:r>
                        <w:r>
                          <w:rPr>
                            <w:rFonts w:hint="eastAsia"/>
                            <w:color w:val="FF00FF"/>
                            <w:sz w:val="18"/>
                            <w:szCs w:val="18"/>
                          </w:rPr>
                          <w:t>Jack</w:t>
                        </w:r>
                        <w:r w:rsidRPr="00CE2078">
                          <w:rPr>
                            <w:rFonts w:hint="eastAsia"/>
                            <w:color w:val="FF00FF"/>
                            <w:sz w:val="18"/>
                            <w:szCs w:val="18"/>
                          </w:rPr>
                          <w:t>'</w:t>
                        </w:r>
                        <w:r w:rsidRPr="00CE2078">
                          <w:rPr>
                            <w:rFonts w:hint="eastAsia"/>
                            <w:sz w:val="18"/>
                            <w:szCs w:val="18"/>
                          </w:rPr>
                          <w:t>,caption:</w:t>
                        </w:r>
                        <w:r w:rsidRPr="00CE2078">
                          <w:rPr>
                            <w:rFonts w:hint="eastAsia"/>
                            <w:color w:val="FF00FF"/>
                            <w:sz w:val="18"/>
                            <w:szCs w:val="18"/>
                          </w:rPr>
                          <w:t>'</w:t>
                        </w:r>
                        <w:r>
                          <w:rPr>
                            <w:rFonts w:hint="eastAsia"/>
                            <w:color w:val="FF00FF"/>
                            <w:sz w:val="18"/>
                            <w:szCs w:val="18"/>
                          </w:rPr>
                          <w:t>Jack</w:t>
                        </w:r>
                        <w:r w:rsidRPr="00CE2078">
                          <w:rPr>
                            <w:rFonts w:hint="eastAsia"/>
                            <w:color w:val="FF00FF"/>
                            <w:sz w:val="18"/>
                            <w:szCs w:val="18"/>
                          </w:rPr>
                          <w:t>'</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rPr>
                            <w:sz w:val="18"/>
                            <w:szCs w:val="18"/>
                          </w:rPr>
                        </w:pPr>
                        <w:r w:rsidRPr="00CE2078">
                          <w:rPr>
                            <w:sz w:val="18"/>
                            <w:szCs w:val="18"/>
                          </w:rPr>
                          <w:t xml:space="preserve">        </w:t>
                        </w:r>
                        <w:proofErr w:type="gramStart"/>
                        <w:r w:rsidRPr="00CE2078">
                          <w:rPr>
                            <w:sz w:val="18"/>
                            <w:szCs w:val="18"/>
                          </w:rPr>
                          <w:t>value:</w:t>
                        </w:r>
                        <w:proofErr w:type="gramEnd"/>
                        <w:r w:rsidRPr="00CE2078">
                          <w:rPr>
                            <w:color w:val="800000"/>
                            <w:sz w:val="18"/>
                            <w:szCs w:val="18"/>
                          </w:rPr>
                          <w:t>23</w:t>
                        </w:r>
                        <w:r w:rsidRPr="00CE2078">
                          <w:rPr>
                            <w:sz w:val="18"/>
                            <w:szCs w:val="18"/>
                          </w:rPr>
                          <w:t>,caption:</w:t>
                        </w:r>
                        <w:r w:rsidRPr="00CE2078">
                          <w:rPr>
                            <w:color w:val="FF00FF"/>
                            <w:sz w:val="18"/>
                            <w:szCs w:val="18"/>
                          </w:rPr>
                          <w:t>'23'</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rPr>
                            <w:sz w:val="18"/>
                            <w:szCs w:val="18"/>
                          </w:rPr>
                        </w:pPr>
                        <w:r w:rsidRPr="00CE2078">
                          <w:rPr>
                            <w:sz w:val="18"/>
                            <w:szCs w:val="18"/>
                          </w:rPr>
                          <w:t xml:space="preserve">    {</w:t>
                        </w:r>
                        <w:proofErr w:type="gramStart"/>
                        <w:r w:rsidRPr="00CE2078">
                          <w:rPr>
                            <w:sz w:val="18"/>
                            <w:szCs w:val="18"/>
                          </w:rPr>
                          <w:t>id</w:t>
                        </w:r>
                        <w:proofErr w:type="gramEnd"/>
                        <w:r w:rsidRPr="00CE2078">
                          <w:rPr>
                            <w:sz w:val="18"/>
                            <w:szCs w:val="18"/>
                          </w:rPr>
                          <w:t>:</w:t>
                        </w:r>
                        <w:r w:rsidRPr="00CE2078">
                          <w:rPr>
                            <w:color w:val="FF00FF"/>
                            <w:sz w:val="18"/>
                            <w:szCs w:val="18"/>
                          </w:rPr>
                          <w:t>"row2"</w:t>
                        </w:r>
                        <w:r w:rsidRPr="00CE2078">
                          <w:rPr>
                            <w:sz w:val="18"/>
                            <w:szCs w:val="18"/>
                          </w:rPr>
                          <w:t>,cells:[{</w:t>
                        </w:r>
                      </w:p>
                      <w:p w:rsidR="0023747D" w:rsidRPr="00CE2078" w:rsidRDefault="0023747D" w:rsidP="00375F9C">
                        <w:pPr>
                          <w:spacing w:line="240" w:lineRule="exact"/>
                          <w:rPr>
                            <w:sz w:val="18"/>
                            <w:szCs w:val="18"/>
                          </w:rPr>
                        </w:pPr>
                        <w:r w:rsidRPr="00CE2078">
                          <w:rPr>
                            <w:rFonts w:hint="eastAsia"/>
                            <w:sz w:val="18"/>
                            <w:szCs w:val="18"/>
                          </w:rPr>
                          <w:t xml:space="preserve">        </w:t>
                        </w:r>
                        <w:proofErr w:type="gramStart"/>
                        <w:r w:rsidRPr="00CE2078">
                          <w:rPr>
                            <w:rFonts w:hint="eastAsia"/>
                            <w:sz w:val="18"/>
                            <w:szCs w:val="18"/>
                          </w:rPr>
                          <w:t>value</w:t>
                        </w:r>
                        <w:proofErr w:type="gramEnd"/>
                        <w:r w:rsidRPr="00CE2078">
                          <w:rPr>
                            <w:rFonts w:hint="eastAsia"/>
                            <w:sz w:val="18"/>
                            <w:szCs w:val="18"/>
                          </w:rPr>
                          <w:t>:</w:t>
                        </w:r>
                        <w:r w:rsidRPr="00CE2078">
                          <w:rPr>
                            <w:rFonts w:hint="eastAsia"/>
                            <w:color w:val="FF00FF"/>
                            <w:sz w:val="18"/>
                            <w:szCs w:val="18"/>
                          </w:rPr>
                          <w:t>'</w:t>
                        </w:r>
                        <w:r>
                          <w:rPr>
                            <w:rFonts w:hint="eastAsia"/>
                            <w:color w:val="FF00FF"/>
                            <w:sz w:val="18"/>
                            <w:szCs w:val="18"/>
                          </w:rPr>
                          <w:t>John</w:t>
                        </w:r>
                        <w:r w:rsidRPr="00CE2078">
                          <w:rPr>
                            <w:rFonts w:hint="eastAsia"/>
                            <w:color w:val="FF00FF"/>
                            <w:sz w:val="18"/>
                            <w:szCs w:val="18"/>
                          </w:rPr>
                          <w:t>'</w:t>
                        </w:r>
                        <w:r w:rsidRPr="00CE2078">
                          <w:rPr>
                            <w:rFonts w:hint="eastAsia"/>
                            <w:sz w:val="18"/>
                            <w:szCs w:val="18"/>
                          </w:rPr>
                          <w:t>,caption:</w:t>
                        </w:r>
                        <w:r w:rsidRPr="00CE2078">
                          <w:rPr>
                            <w:rFonts w:hint="eastAsia"/>
                            <w:color w:val="FF00FF"/>
                            <w:sz w:val="18"/>
                            <w:szCs w:val="18"/>
                          </w:rPr>
                          <w:t>'</w:t>
                        </w:r>
                        <w:r>
                          <w:rPr>
                            <w:rFonts w:hint="eastAsia"/>
                            <w:color w:val="FF00FF"/>
                            <w:sz w:val="18"/>
                            <w:szCs w:val="18"/>
                          </w:rPr>
                          <w:t>John</w:t>
                        </w:r>
                        <w:r w:rsidRPr="00CE2078">
                          <w:rPr>
                            <w:rFonts w:hint="eastAsia"/>
                            <w:color w:val="FF00FF"/>
                            <w:sz w:val="18"/>
                            <w:szCs w:val="18"/>
                          </w:rPr>
                          <w:t>'</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rPr>
                            <w:sz w:val="18"/>
                            <w:szCs w:val="18"/>
                          </w:rPr>
                        </w:pPr>
                        <w:r w:rsidRPr="00CE2078">
                          <w:rPr>
                            <w:sz w:val="18"/>
                            <w:szCs w:val="18"/>
                          </w:rPr>
                          <w:t xml:space="preserve">        </w:t>
                        </w:r>
                        <w:proofErr w:type="gramStart"/>
                        <w:r w:rsidRPr="00CE2078">
                          <w:rPr>
                            <w:sz w:val="18"/>
                            <w:szCs w:val="18"/>
                          </w:rPr>
                          <w:t>value:</w:t>
                        </w:r>
                        <w:proofErr w:type="gramEnd"/>
                        <w:r w:rsidRPr="00CE2078">
                          <w:rPr>
                            <w:color w:val="800000"/>
                            <w:sz w:val="18"/>
                            <w:szCs w:val="18"/>
                          </w:rPr>
                          <w:t>32</w:t>
                        </w:r>
                        <w:r w:rsidRPr="00CE2078">
                          <w:rPr>
                            <w:sz w:val="18"/>
                            <w:szCs w:val="18"/>
                          </w:rPr>
                          <w:t>,caption:</w:t>
                        </w:r>
                        <w:r w:rsidRPr="00CE2078">
                          <w:rPr>
                            <w:color w:val="FF00FF"/>
                            <w:sz w:val="18"/>
                            <w:szCs w:val="18"/>
                          </w:rPr>
                          <w:t>'32'</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pPr>
                        <w:r w:rsidRPr="00CE2078">
                          <w:rPr>
                            <w:sz w:val="18"/>
                            <w:szCs w:val="18"/>
                          </w:rPr>
                          <w:t>]).</w:t>
                        </w:r>
                        <w:proofErr w:type="gramStart"/>
                        <w:r w:rsidRPr="00CE2078">
                          <w:rPr>
                            <w:sz w:val="18"/>
                            <w:szCs w:val="18"/>
                          </w:rPr>
                          <w:t>show(</w:t>
                        </w:r>
                        <w:proofErr w:type="gramEnd"/>
                        <w:r w:rsidRPr="00CE2078">
                          <w:rPr>
                            <w:sz w:val="18"/>
                            <w:szCs w:val="18"/>
                          </w:rPr>
                          <w:t>block);</w:t>
                        </w:r>
                      </w:p>
                    </w:txbxContent>
                  </v:textbox>
                </v:shape>
                <v:shape id="AutoShape 697" o:spid="_x0000_s1494" type="#_x0000_t62" style="position:absolute;left:13716;top:10896;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y41cUA&#10;AADcAAAADwAAAGRycy9kb3ducmV2LnhtbESPzWrDMBCE74G8g9hAbonUBkLjRjataXACPTQ/9LxY&#10;W9vUWhlLdZy3jwqFHoeZ+YbZZqNtxUC9bxxreFgqEMSlMw1XGi7n3eIJhA/IBlvHpOFGHrJ0Otli&#10;YtyVjzScQiUihH2CGuoQukRKX9Zk0S9dRxy9L9dbDFH2lTQ9XiPctvJRqbW02HBcqLGjvKby+/Rj&#10;NXzsVDHYY5XL8+GtUO9F87l6zbWez8aXZxCBxvAf/mvvjYa12sDvmXgEZH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rLjVxQAAANwAAAAPAAAAAAAAAAAAAAAAAJgCAABkcnMv&#10;ZG93bnJldi54bWxQSwUGAAAAAAQABAD1AAAAigMAAAAA&#10;" adj="26190,17100" fillcolor="#ff9">
                  <v:textbox inset="0,0,0,0">
                    <w:txbxContent>
                      <w:p w:rsidR="0023747D" w:rsidRPr="000E23E9" w:rsidRDefault="0023747D" w:rsidP="00375F9C">
                        <w:pPr>
                          <w:rPr>
                            <w:szCs w:val="18"/>
                          </w:rPr>
                        </w:pPr>
                        <w:r>
                          <w:rPr>
                            <w:szCs w:val="18"/>
                          </w:rPr>
                          <w:t>C</w:t>
                        </w:r>
                        <w:r>
                          <w:rPr>
                            <w:rFonts w:hint="eastAsia"/>
                            <w:szCs w:val="18"/>
                          </w:rPr>
                          <w:t>ells data</w:t>
                        </w:r>
                      </w:p>
                    </w:txbxContent>
                  </v:textbox>
                </v:shape>
                <v:shape id="AutoShape 698" o:spid="_x0000_s1495" type="#_x0000_t62" style="position:absolute;left:20574;top:5943;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Vvj8EA&#10;AADcAAAADwAAAGRycy9kb3ducmV2LnhtbERPTWsCMRC9F/wPYQq91aweRLdGKVVpUQTrlp6HzXSz&#10;uJmEJNX135uD4PHxvufL3nbiTCG2jhWMhgUI4trplhsFP9XmdQoiJmSNnWNScKUIy8XgaY6ldhf+&#10;pvMxNSKHcCxRgUnJl1LG2pDFOHSeOHN/LlhMGYZG6oCXHG47OS6KibTYcm4w6OnDUH06/lsFcbb/&#10;XTnzeerGu11Av6789lAp9fLcv7+BSNSnh/ju/tIKJqM8P5/JR0A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Fb4/BAAAA3AAAAA8AAAAAAAAAAAAAAAAAmAIAAGRycy9kb3du&#10;cmV2LnhtbFBLBQYAAAAABAAEAPUAAACGAwAAAAA=&#10;" adj="26172,31846" fillcolor="#ff9">
                  <v:textbox inset="0,0,0,0">
                    <w:txbxContent>
                      <w:p w:rsidR="0023747D" w:rsidRPr="000E23E9" w:rsidRDefault="0023747D" w:rsidP="00375F9C">
                        <w:pPr>
                          <w:rPr>
                            <w:szCs w:val="18"/>
                          </w:rPr>
                        </w:pPr>
                        <w:r>
                          <w:rPr>
                            <w:szCs w:val="18"/>
                          </w:rPr>
                          <w:t>C</w:t>
                        </w:r>
                        <w:r>
                          <w:rPr>
                            <w:rFonts w:hint="eastAsia"/>
                            <w:szCs w:val="18"/>
                          </w:rPr>
                          <w:t>olumn</w:t>
                        </w:r>
                        <w:r>
                          <w:rPr>
                            <w:szCs w:val="18"/>
                          </w:rPr>
                          <w:t>’</w:t>
                        </w:r>
                        <w:r>
                          <w:rPr>
                            <w:rFonts w:hint="eastAsia"/>
                            <w:szCs w:val="18"/>
                          </w:rPr>
                          <w:t>s width</w:t>
                        </w:r>
                      </w:p>
                    </w:txbxContent>
                  </v:textbox>
                </v:shape>
                <v:shape id="AutoShape 705" o:spid="_x0000_s1496" type="#_x0000_t62" style="position:absolute;left:16002;top:2971;width:9144;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J0QsUA&#10;AADcAAAADwAAAGRycy9kb3ducmV2LnhtbESPQWvCQBSE70L/w/IKvekmHoJEVxFBqKU9mLZgbo/s&#10;MxuafRuyaxL/vVso9DjMzDfMZjfZVgzU+8axgnSRgCCunG64VvD1eZyvQPiArLF1TAru5GG3fZpt&#10;MNdu5DMNRahFhLDPUYEJocul9JUhi37hOuLoXV1vMUTZ11L3OEa4beUySTJpseG4YLCjg6Hqp7hZ&#10;BW+lXn4M2fkyHt5L/K5McTqWd6Venqf9GkSgKfyH/9qvWkGWpvB7Jh4Bu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snRCxQAAANwAAAAPAAAAAAAAAAAAAAAAAJgCAABkcnMv&#10;ZG93bnJldi54bWxQSwUGAAAAAAQABAD1AAAAigMAAAAA&#10;" adj="31815,22776" fillcolor="#ff9">
                  <v:textbox inset="0,0,0,0">
                    <w:txbxContent>
                      <w:p w:rsidR="0023747D" w:rsidRPr="000E23E9" w:rsidRDefault="0023747D" w:rsidP="00375F9C">
                        <w:pPr>
                          <w:rPr>
                            <w:szCs w:val="18"/>
                          </w:rPr>
                        </w:pPr>
                        <w:r>
                          <w:rPr>
                            <w:rFonts w:hint="eastAsia"/>
                            <w:szCs w:val="18"/>
                          </w:rPr>
                          <w:t>No row handler</w:t>
                        </w:r>
                      </w:p>
                    </w:txbxContent>
                  </v:textbox>
                </v:shape>
                <w10:anchorlock/>
              </v:group>
            </w:pict>
          </mc:Fallback>
        </mc:AlternateContent>
      </w:r>
    </w:p>
    <w:p w:rsidR="00375F9C" w:rsidRDefault="0024376F" w:rsidP="00375F9C">
      <w:r>
        <w:rPr>
          <w:noProof/>
        </w:rPr>
        <w:drawing>
          <wp:inline distT="0" distB="0" distL="0" distR="0" wp14:anchorId="0BC8D557" wp14:editId="32AD1C95">
            <wp:extent cx="1904762" cy="1895238"/>
            <wp:effectExtent l="0" t="0" r="635" b="0"/>
            <wp:docPr id="1212" name="图片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1904762" cy="1895238"/>
                    </a:xfrm>
                    <a:prstGeom prst="rect">
                      <a:avLst/>
                    </a:prstGeom>
                  </pic:spPr>
                </pic:pic>
              </a:graphicData>
            </a:graphic>
          </wp:inline>
        </w:drawing>
      </w:r>
    </w:p>
    <w:p w:rsidR="00375F9C" w:rsidRDefault="00375F9C" w:rsidP="00E45D25">
      <w:pPr>
        <w:pStyle w:val="4"/>
        <w:numPr>
          <w:ilvl w:val="3"/>
          <w:numId w:val="17"/>
        </w:numPr>
      </w:pPr>
      <w:bookmarkStart w:id="117" w:name="_Toc356466250"/>
      <w:r>
        <w:rPr>
          <w:rFonts w:hint="eastAsia"/>
        </w:rPr>
        <w:lastRenderedPageBreak/>
        <w:t>Sets simplified</w:t>
      </w:r>
      <w:r w:rsidRPr="001E6D7D">
        <w:t xml:space="preserve"> format</w:t>
      </w:r>
      <w:bookmarkEnd w:id="117"/>
    </w:p>
    <w:p w:rsidR="00375F9C" w:rsidRDefault="005C781A" w:rsidP="00375F9C">
      <w:r>
        <w:rPr>
          <w:noProof/>
        </w:rPr>
        <mc:AlternateContent>
          <mc:Choice Requires="wpc">
            <w:drawing>
              <wp:inline distT="0" distB="0" distL="0" distR="0" wp14:anchorId="362E5FE3" wp14:editId="2C21668D">
                <wp:extent cx="5257800" cy="1188720"/>
                <wp:effectExtent l="9525" t="0" r="9525" b="1905"/>
                <wp:docPr id="699" name="画布 6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69" name="Text Box 701"/>
                        <wps:cNvSpPr txBox="1">
                          <a:spLocks noChangeArrowheads="1"/>
                        </wps:cNvSpPr>
                        <wps:spPr bwMode="auto">
                          <a:xfrm>
                            <a:off x="0" y="48895"/>
                            <a:ext cx="5257800" cy="1065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rPr>
                                  <w:szCs w:val="18"/>
                                </w:rPr>
                              </w:pPr>
                              <w:r w:rsidRPr="00184C92">
                                <w:rPr>
                                  <w:sz w:val="18"/>
                                  <w:szCs w:val="18"/>
                                </w:rPr>
                                <w:t>.show(block);</w:t>
                              </w:r>
                            </w:p>
                          </w:txbxContent>
                        </wps:txbx>
                        <wps:bodyPr rot="0" vert="horz" wrap="square" lIns="54000" tIns="46800" rIns="54000" bIns="45720" anchor="t" anchorCtr="0" upright="1">
                          <a:spAutoFit/>
                        </wps:bodyPr>
                      </wps:wsp>
                      <wps:wsp>
                        <wps:cNvPr id="670" name="AutoShape 706"/>
                        <wps:cNvSpPr>
                          <a:spLocks noChangeArrowheads="1"/>
                        </wps:cNvSpPr>
                        <wps:spPr bwMode="auto">
                          <a:xfrm flipH="1">
                            <a:off x="2286000" y="693420"/>
                            <a:ext cx="1600200" cy="198120"/>
                          </a:xfrm>
                          <a:prstGeom prst="wedgeRoundRectCallout">
                            <a:avLst>
                              <a:gd name="adj1" fmla="val 85356"/>
                              <a:gd name="adj2" fmla="val 1890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Only value </w:t>
                              </w:r>
                              <w:r>
                                <w:rPr>
                                  <w:szCs w:val="18"/>
                                </w:rPr>
                                <w:t>input</w:t>
                              </w:r>
                            </w:p>
                          </w:txbxContent>
                        </wps:txbx>
                        <wps:bodyPr rot="0" vert="horz" wrap="square" lIns="0" tIns="0" rIns="0" bIns="0" anchor="t" anchorCtr="0" upright="1">
                          <a:noAutofit/>
                        </wps:bodyPr>
                      </wps:wsp>
                      <wps:wsp>
                        <wps:cNvPr id="671" name="AutoShape 629"/>
                        <wps:cNvSpPr>
                          <a:spLocks noChangeArrowheads="1"/>
                        </wps:cNvSpPr>
                        <wps:spPr bwMode="auto">
                          <a:xfrm flipH="1">
                            <a:off x="1943100" y="297180"/>
                            <a:ext cx="1600200" cy="198120"/>
                          </a:xfrm>
                          <a:prstGeom prst="wedgeRoundRectCallout">
                            <a:avLst>
                              <a:gd name="adj1" fmla="val 77023"/>
                              <a:gd name="adj2" fmla="val 118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Only id </w:t>
                              </w:r>
                              <w:r>
                                <w:rPr>
                                  <w:szCs w:val="18"/>
                                </w:rPr>
                                <w:t>input</w:t>
                              </w:r>
                            </w:p>
                          </w:txbxContent>
                        </wps:txbx>
                        <wps:bodyPr rot="0" vert="horz" wrap="square" lIns="0" tIns="0" rIns="0" bIns="0" anchor="t" anchorCtr="0" upright="1">
                          <a:noAutofit/>
                        </wps:bodyPr>
                      </wps:wsp>
                    </wpc:wpc>
                  </a:graphicData>
                </a:graphic>
              </wp:inline>
            </w:drawing>
          </mc:Choice>
          <mc:Fallback>
            <w:pict>
              <v:group id="画布 699" o:spid="_x0000_s1497" editas="canvas" style="width:414pt;height:93.6pt;mso-position-horizontal-relative:char;mso-position-vertical-relative:line" coordsize="52578,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">
                <v:shape id="_x0000_s1498" type="#_x0000_t75" style="position:absolute;width:52578;height:11887;visibility:visible;mso-wrap-style:square">
                  <v:fill o:detectmouseclick="t"/>
                  <v:path o:connecttype="none"/>
                </v:shape>
                <v:shape id="Text Box 701" o:spid="_x0000_s1499" type="#_x0000_t202" style="position:absolute;top:488;width:52578;height:10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mQ8MA&#10;AADcAAAADwAAAGRycy9kb3ducmV2LnhtbESPT4vCMBTE7wt+h/AEb2vqHop2jbKsSPcirP/uj+Zt&#10;U2xeShJr/fZGWPA4zMxvmOV6sK3oyYfGsYLZNANBXDndcK3gdNy+z0GEiKyxdUwK7hRgvRq9LbHQ&#10;7sZ76g+xFgnCoUAFJsaukDJUhiyGqeuIk/fnvMWYpK+l9nhLcNvKjyzLpcWG04LBjr4NVZfD1Sqo&#10;LpthUzZn4/urnf/qRXnf5aVSk/Hw9Qki0hBf4f/2j1aQ5wt4nklH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pmQ8MAAADcAAAADwAAAAAAAAAAAAAAAACYAgAAZHJzL2Rv&#10;d25yZXYueG1sUEsFBgAAAAAEAAQA9QAAAIgDAAAAAA==&#10;" strokeweight="1pt">
                  <v:textbox style="mso-fit-shape-to-text:t" inset="1.5mm,1.3mm,1.5mm">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rPr>
                            <w:szCs w:val="18"/>
                          </w:rPr>
                        </w:pPr>
                        <w:r w:rsidRPr="00184C92">
                          <w:rPr>
                            <w:sz w:val="18"/>
                            <w:szCs w:val="18"/>
                          </w:rPr>
                          <w:t>.</w:t>
                        </w:r>
                        <w:proofErr w:type="gramStart"/>
                        <w:r w:rsidRPr="00184C92">
                          <w:rPr>
                            <w:sz w:val="18"/>
                            <w:szCs w:val="18"/>
                          </w:rPr>
                          <w:t>show(</w:t>
                        </w:r>
                        <w:proofErr w:type="gramEnd"/>
                        <w:r w:rsidRPr="00184C92">
                          <w:rPr>
                            <w:sz w:val="18"/>
                            <w:szCs w:val="18"/>
                          </w:rPr>
                          <w:t>block);</w:t>
                        </w:r>
                      </w:p>
                    </w:txbxContent>
                  </v:textbox>
                </v:shape>
                <v:shape id="AutoShape 706" o:spid="_x0000_s1500" type="#_x0000_t62" style="position:absolute;left:22860;top:6934;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i6MIA&#10;AADcAAAADwAAAGRycy9kb3ducmV2LnhtbERPyWrDMBC9F/IPYgK9NXJzSIwTJZiCQyiYtGlDr4M1&#10;sUytkbFUL39fHQo9Pt6+P062FQP1vnGs4HmVgCCunG64VvD5UTylIHxA1tg6JgUzeTgeFg97zLQb&#10;+Z2Ga6hFDGGfoQITQpdJ6StDFv3KdcSRu7veYoiwr6XucYzhtpXrJNlIiw3HBoMdvRiqvq8/VkF6&#10;Ly8yL7i4vZWzPL/mp6/SWKUel1O+AxFoCv/iP/dZK9hs4/x4Jh4Be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I+LowgAAANwAAAAPAAAAAAAAAAAAAAAAAJgCAABkcnMvZG93&#10;bnJldi54bWxQSwUGAAAAAAQABAD1AAAAhwMAAAAA&#10;" adj="29237,14884" fillcolor="#ff9">
                  <v:textbox inset="0,0,0,0">
                    <w:txbxContent>
                      <w:p w:rsidR="0023747D" w:rsidRPr="000E23E9" w:rsidRDefault="0023747D" w:rsidP="00375F9C">
                        <w:pPr>
                          <w:rPr>
                            <w:szCs w:val="18"/>
                          </w:rPr>
                        </w:pPr>
                        <w:r>
                          <w:rPr>
                            <w:rFonts w:hint="eastAsia"/>
                            <w:szCs w:val="18"/>
                          </w:rPr>
                          <w:t xml:space="preserve">Only value </w:t>
                        </w:r>
                        <w:r>
                          <w:rPr>
                            <w:szCs w:val="18"/>
                          </w:rPr>
                          <w:t>input</w:t>
                        </w:r>
                      </w:p>
                    </w:txbxContent>
                  </v:textbox>
                </v:shape>
                <v:shape id="AutoShape 629" o:spid="_x0000_s1501" type="#_x0000_t62" style="position:absolute;left:19431;top:2971;width:16002;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wynsUA&#10;AADcAAAADwAAAGRycy9kb3ducmV2LnhtbESPQWvCQBSE74X+h+UVvNWNilpSVxFFUBoRY6HXR/Y1&#10;G5p9G7Krif/eLRR6HGbmG2ax6m0tbtT6yrGC0TABQVw4XXGp4POye30D4QOyxtoxKbiTh9Xy+WmB&#10;qXYdn+mWh1JECPsUFZgQmlRKXxiy6IeuIY7et2sthijbUuoWuwi3tRwnyUxarDguGGxoY6j4ya9W&#10;QbfJ9tlF37cmzz5O4+lh4o+7L6UGL/36HUSgPvyH/9p7rWA2H8HvmXgE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DDKexQAAANwAAAAPAAAAAAAAAAAAAAAAAJgCAABkcnMv&#10;ZG93bnJldi54bWxQSwUGAAAAAAQABAD1AAAAigMAAAAA&#10;" adj="27437,36346" fillcolor="#ff9">
                  <v:textbox inset="0,0,0,0">
                    <w:txbxContent>
                      <w:p w:rsidR="0023747D" w:rsidRPr="000E23E9" w:rsidRDefault="0023747D" w:rsidP="00375F9C">
                        <w:pPr>
                          <w:rPr>
                            <w:szCs w:val="18"/>
                          </w:rPr>
                        </w:pPr>
                        <w:r>
                          <w:rPr>
                            <w:rFonts w:hint="eastAsia"/>
                            <w:szCs w:val="18"/>
                          </w:rPr>
                          <w:t xml:space="preserve">Only id </w:t>
                        </w:r>
                        <w:r>
                          <w:rPr>
                            <w:szCs w:val="18"/>
                          </w:rPr>
                          <w:t>input</w:t>
                        </w:r>
                      </w:p>
                    </w:txbxContent>
                  </v:textbox>
                </v:shape>
                <w10:anchorlock/>
              </v:group>
            </w:pict>
          </mc:Fallback>
        </mc:AlternateContent>
      </w:r>
    </w:p>
    <w:p w:rsidR="00375F9C" w:rsidRDefault="00375F9C" w:rsidP="00E45D25">
      <w:pPr>
        <w:pStyle w:val="3"/>
        <w:numPr>
          <w:ilvl w:val="2"/>
          <w:numId w:val="17"/>
        </w:numPr>
      </w:pPr>
      <w:bookmarkStart w:id="118" w:name="_Toc356466251"/>
      <w:r>
        <w:rPr>
          <w:rFonts w:hint="eastAsia"/>
        </w:rPr>
        <w:t>getHeader</w:t>
      </w:r>
      <w:bookmarkEnd w:id="118"/>
    </w:p>
    <w:p w:rsidR="00375F9C" w:rsidRDefault="00375F9C" w:rsidP="00375F9C">
      <w:r>
        <w:rPr>
          <w:rFonts w:hint="eastAsia"/>
        </w:rPr>
        <w:t>Calls getHeader function to return the header data. There are three format,</w:t>
      </w:r>
    </w:p>
    <w:p w:rsidR="00375F9C" w:rsidRDefault="00375F9C" w:rsidP="00E45D25">
      <w:pPr>
        <w:numPr>
          <w:ilvl w:val="0"/>
          <w:numId w:val="6"/>
        </w:numPr>
      </w:pPr>
      <w:r>
        <w:rPr>
          <w:rFonts w:hint="eastAsia"/>
        </w:rPr>
        <w:t>getHeader(): returns memory data;</w:t>
      </w:r>
    </w:p>
    <w:p w:rsidR="00375F9C" w:rsidRDefault="00375F9C" w:rsidP="00E45D25">
      <w:pPr>
        <w:numPr>
          <w:ilvl w:val="0"/>
          <w:numId w:val="6"/>
        </w:numPr>
      </w:pPr>
      <w:r w:rsidRPr="00267760">
        <w:rPr>
          <w:rFonts w:hint="eastAsia"/>
        </w:rPr>
        <w:t>getHeader(</w:t>
      </w:r>
      <w:r w:rsidRPr="00267760">
        <w:rPr>
          <w:color w:val="FF00FF"/>
        </w:rPr>
        <w:t>"</w:t>
      </w:r>
      <w:r w:rsidRPr="00267760">
        <w:rPr>
          <w:rFonts w:hint="eastAsia"/>
          <w:color w:val="FF00FF"/>
        </w:rPr>
        <w:t>data</w:t>
      </w:r>
      <w:r w:rsidRPr="00267760">
        <w:rPr>
          <w:color w:val="FF00FF"/>
        </w:rPr>
        <w:t>"</w:t>
      </w:r>
      <w:r w:rsidRPr="00267760">
        <w:rPr>
          <w:rFonts w:hint="eastAsia"/>
        </w:rPr>
        <w:t>)</w:t>
      </w:r>
      <w:r>
        <w:rPr>
          <w:rFonts w:hint="eastAsia"/>
        </w:rPr>
        <w:t>: returns the standard format data;</w:t>
      </w:r>
    </w:p>
    <w:p w:rsidR="00375F9C" w:rsidRDefault="00375F9C" w:rsidP="00E45D25">
      <w:pPr>
        <w:numPr>
          <w:ilvl w:val="0"/>
          <w:numId w:val="6"/>
        </w:numPr>
      </w:pPr>
      <w:r w:rsidRPr="00267760">
        <w:rPr>
          <w:rFonts w:hint="eastAsia"/>
        </w:rPr>
        <w:t>getHeader(</w:t>
      </w:r>
      <w:r w:rsidRPr="00267760">
        <w:rPr>
          <w:color w:val="FF00FF"/>
        </w:rPr>
        <w:t>"</w:t>
      </w:r>
      <w:r w:rsidRPr="00267760">
        <w:rPr>
          <w:rFonts w:hint="eastAsia"/>
          <w:color w:val="FF00FF"/>
        </w:rPr>
        <w:t>min</w:t>
      </w:r>
      <w:r w:rsidRPr="00267760">
        <w:rPr>
          <w:color w:val="FF00FF"/>
        </w:rPr>
        <w:t>"</w:t>
      </w:r>
      <w:r w:rsidRPr="00267760">
        <w:rPr>
          <w:rFonts w:hint="eastAsia"/>
        </w:rPr>
        <w:t>)</w:t>
      </w:r>
      <w:r>
        <w:rPr>
          <w:rFonts w:hint="eastAsia"/>
        </w:rPr>
        <w:t>: returns the simplified format data;</w:t>
      </w:r>
    </w:p>
    <w:p w:rsidR="00375F9C" w:rsidRDefault="005C781A" w:rsidP="00375F9C">
      <w:r>
        <w:rPr>
          <w:noProof/>
        </w:rPr>
        <mc:AlternateContent>
          <mc:Choice Requires="wpc">
            <w:drawing>
              <wp:inline distT="0" distB="0" distL="0" distR="0" wp14:anchorId="1867F5F5" wp14:editId="67537D76">
                <wp:extent cx="5257800" cy="1708785"/>
                <wp:effectExtent l="9525" t="0" r="9525" b="15240"/>
                <wp:docPr id="707" name="画布 7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67" name="Text Box 709"/>
                        <wps:cNvSpPr txBox="1">
                          <a:spLocks noChangeArrowheads="1"/>
                        </wps:cNvSpPr>
                        <wps:spPr bwMode="auto">
                          <a:xfrm>
                            <a:off x="0" y="48895"/>
                            <a:ext cx="5257800" cy="165989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Default="0023747D" w:rsidP="00375F9C">
                              <w:pPr>
                                <w:rPr>
                                  <w:sz w:val="18"/>
                                  <w:szCs w:val="18"/>
                                </w:rPr>
                              </w:pPr>
                              <w:r w:rsidRPr="00184C92">
                                <w:rPr>
                                  <w:sz w:val="18"/>
                                  <w:szCs w:val="18"/>
                                </w:rPr>
                                <w:t>.show(block);</w:t>
                              </w:r>
                            </w:p>
                            <w:p w:rsidR="0023747D" w:rsidRDefault="0024376F" w:rsidP="00375F9C">
                              <w:pPr>
                                <w:rPr>
                                  <w:sz w:val="18"/>
                                  <w:szCs w:val="18"/>
                                </w:rPr>
                              </w:pPr>
                              <w:r>
                                <w:rPr>
                                  <w:rFonts w:hint="eastAsia"/>
                                  <w:sz w:val="18"/>
                                  <w:szCs w:val="18"/>
                                </w:rPr>
                                <w:t>xui</w:t>
                              </w:r>
                              <w:r w:rsidR="0023747D">
                                <w:rPr>
                                  <w:rFonts w:hint="eastAsia"/>
                                  <w:sz w:val="18"/>
                                  <w:szCs w:val="18"/>
                                </w:rPr>
                                <w:t>.log(</w:t>
                              </w:r>
                              <w:r w:rsidR="0023747D">
                                <w:rPr>
                                  <w:sz w:val="18"/>
                                  <w:szCs w:val="18"/>
                                </w:rPr>
                                <w:t>tg.getHeader()</w:t>
                              </w:r>
                              <w:r w:rsidR="0023747D">
                                <w:rPr>
                                  <w:rFonts w:hint="eastAsia"/>
                                  <w:sz w:val="18"/>
                                  <w:szCs w:val="18"/>
                                </w:rPr>
                                <w:t>);</w:t>
                              </w:r>
                            </w:p>
                            <w:p w:rsidR="0023747D" w:rsidRPr="00184C92" w:rsidRDefault="0024376F" w:rsidP="00375F9C">
                              <w:pPr>
                                <w:rPr>
                                  <w:szCs w:val="18"/>
                                </w:rPr>
                              </w:pPr>
                              <w:r>
                                <w:rPr>
                                  <w:rFonts w:hint="eastAsia"/>
                                  <w:sz w:val="18"/>
                                  <w:szCs w:val="18"/>
                                </w:rPr>
                                <w:t>xui</w:t>
                              </w:r>
                              <w:r w:rsidR="0023747D">
                                <w:rPr>
                                  <w:rFonts w:hint="eastAsia"/>
                                  <w:sz w:val="18"/>
                                  <w:szCs w:val="18"/>
                                </w:rPr>
                                <w:t>.log(</w:t>
                              </w:r>
                              <w:r w:rsidR="0023747D">
                                <w:rPr>
                                  <w:sz w:val="18"/>
                                  <w:szCs w:val="18"/>
                                </w:rPr>
                                <w:t>tg.getHeader(</w:t>
                              </w:r>
                              <w:r w:rsidR="0023747D" w:rsidRPr="00184C92">
                                <w:rPr>
                                  <w:rFonts w:hint="eastAsia"/>
                                  <w:color w:val="FF00FF"/>
                                  <w:sz w:val="18"/>
                                  <w:szCs w:val="18"/>
                                </w:rPr>
                                <w:t>"</w:t>
                              </w:r>
                              <w:r w:rsidR="0023747D">
                                <w:rPr>
                                  <w:rFonts w:hint="eastAsia"/>
                                  <w:color w:val="FF00FF"/>
                                  <w:sz w:val="18"/>
                                  <w:szCs w:val="18"/>
                                </w:rPr>
                                <w:t>data</w:t>
                              </w:r>
                              <w:r w:rsidR="0023747D" w:rsidRPr="00184C92">
                                <w:rPr>
                                  <w:rFonts w:hint="eastAsia"/>
                                  <w:color w:val="FF00FF"/>
                                  <w:sz w:val="18"/>
                                  <w:szCs w:val="18"/>
                                </w:rPr>
                                <w:t>"</w:t>
                              </w:r>
                              <w:r w:rsidR="0023747D">
                                <w:rPr>
                                  <w:sz w:val="18"/>
                                  <w:szCs w:val="18"/>
                                </w:rPr>
                                <w:t>)</w:t>
                              </w:r>
                              <w:r w:rsidR="0023747D">
                                <w:rPr>
                                  <w:rFonts w:hint="eastAsia"/>
                                  <w:sz w:val="18"/>
                                  <w:szCs w:val="18"/>
                                </w:rPr>
                                <w:t>);</w:t>
                              </w:r>
                            </w:p>
                            <w:p w:rsidR="0023747D" w:rsidRPr="00267760" w:rsidRDefault="0024376F" w:rsidP="00375F9C">
                              <w:pPr>
                                <w:rPr>
                                  <w:szCs w:val="18"/>
                                  <w:lang w:val="sv-SE"/>
                                </w:rPr>
                              </w:pPr>
                              <w:r>
                                <w:rPr>
                                  <w:rFonts w:hint="eastAsia"/>
                                  <w:sz w:val="18"/>
                                  <w:szCs w:val="18"/>
                                  <w:lang w:val="sv-SE"/>
                                </w:rPr>
                                <w:t>xui</w:t>
                              </w:r>
                              <w:r w:rsidR="0023747D" w:rsidRPr="00267760">
                                <w:rPr>
                                  <w:rFonts w:hint="eastAsia"/>
                                  <w:sz w:val="18"/>
                                  <w:szCs w:val="18"/>
                                  <w:lang w:val="sv-SE"/>
                                </w:rPr>
                                <w:t>.log(</w:t>
                              </w:r>
                              <w:r w:rsidR="0023747D" w:rsidRPr="00267760">
                                <w:rPr>
                                  <w:sz w:val="18"/>
                                  <w:szCs w:val="18"/>
                                  <w:lang w:val="sv-SE"/>
                                </w:rPr>
                                <w:t>tg.getHeader(</w:t>
                              </w:r>
                              <w:r w:rsidR="0023747D" w:rsidRPr="00267760">
                                <w:rPr>
                                  <w:rFonts w:hint="eastAsia"/>
                                  <w:color w:val="FF00FF"/>
                                  <w:sz w:val="18"/>
                                  <w:szCs w:val="18"/>
                                  <w:lang w:val="sv-SE"/>
                                </w:rPr>
                                <w:t>"min"</w:t>
                              </w:r>
                              <w:r w:rsidR="0023747D" w:rsidRPr="00267760">
                                <w:rPr>
                                  <w:sz w:val="18"/>
                                  <w:szCs w:val="18"/>
                                  <w:lang w:val="sv-SE"/>
                                </w:rPr>
                                <w:t>)</w:t>
                              </w:r>
                              <w:r w:rsidR="0023747D" w:rsidRPr="00267760">
                                <w:rPr>
                                  <w:rFonts w:hint="eastAsia"/>
                                  <w:sz w:val="18"/>
                                  <w:szCs w:val="18"/>
                                  <w:lang w:val="sv-SE"/>
                                </w:rPr>
                                <w:t>);</w:t>
                              </w:r>
                            </w:p>
                          </w:txbxContent>
                        </wps:txbx>
                        <wps:bodyPr rot="0" vert="horz" wrap="square" lIns="54000" tIns="46800" rIns="54000" bIns="45720" anchor="t" anchorCtr="0" upright="1">
                          <a:spAutoFit/>
                        </wps:bodyPr>
                      </wps:wsp>
                      <wps:wsp>
                        <wps:cNvPr id="668" name="AutoShape 710"/>
                        <wps:cNvSpPr>
                          <a:spLocks noChangeArrowheads="1"/>
                        </wps:cNvSpPr>
                        <wps:spPr bwMode="auto">
                          <a:xfrm flipH="1">
                            <a:off x="1943100" y="693420"/>
                            <a:ext cx="2057400" cy="198120"/>
                          </a:xfrm>
                          <a:prstGeom prst="wedgeRoundRectCallout">
                            <a:avLst>
                              <a:gd name="adj1" fmla="val 83981"/>
                              <a:gd name="adj2" fmla="val 1913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E37D5" w:rsidRDefault="0023747D" w:rsidP="00375F9C">
                              <w:pPr>
                                <w:rPr>
                                  <w:szCs w:val="18"/>
                                </w:rPr>
                              </w:pPr>
                              <w:r w:rsidRPr="004E37D5">
                                <w:rPr>
                                  <w:szCs w:val="18"/>
                                </w:rPr>
                                <w:t>Comparing these three formats</w:t>
                              </w:r>
                            </w:p>
                          </w:txbxContent>
                        </wps:txbx>
                        <wps:bodyPr rot="0" vert="horz" wrap="square" lIns="0" tIns="0" rIns="0" bIns="0" anchor="t" anchorCtr="0" upright="1">
                          <a:noAutofit/>
                        </wps:bodyPr>
                      </wps:wsp>
                    </wpc:wpc>
                  </a:graphicData>
                </a:graphic>
              </wp:inline>
            </w:drawing>
          </mc:Choice>
          <mc:Fallback>
            <w:pict>
              <v:group id="画布 707" o:spid="_x0000_s1502" editas="canvas" style="width:414pt;height:134.55pt;mso-position-horizontal-relative:char;mso-position-vertical-relative:line" coordsize="52578,17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">
                <v:shape id="_x0000_s1503" type="#_x0000_t75" style="position:absolute;width:52578;height:17087;visibility:visible;mso-wrap-style:square">
                  <v:fill o:detectmouseclick="t"/>
                  <v:path o:connecttype="none"/>
                </v:shape>
                <v:shape id="Text Box 709" o:spid="_x0000_s1504" type="#_x0000_t202" style="position:absolute;top:488;width:52578;height:16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lXqsQA&#10;AADcAAAADwAAAGRycy9kb3ducmV2LnhtbESPwWrDMBBE74H8g9hAb4mcHtzUjWJKQnEvhSZp74u1&#10;tYytlZEUx/n7qlDIcZiZN8y2nGwvRvKhdaxgvcpAENdOt9wo+Dq/LTcgQkTW2DsmBTcKUO7msy0W&#10;2l35SOMpNiJBOBSowMQ4FFKG2pDFsHIDcfJ+nLcYk/SN1B6vCW57+ZhlubTYclowONDeUN2dLlZB&#10;3R2mQ9V+Gz9e7OZTP1e3j7xS6mExvb6AiDTFe/i//a4V5PkT/J1JR0D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pV6rEAAAA3AAAAA8AAAAAAAAAAAAAAAAAmAIAAGRycy9k&#10;b3ducmV2LnhtbFBLBQYAAAAABAAEAPUAAACJAwAAAAA=&#10;" strokeweight="1pt">
                  <v:textbox style="mso-fit-shape-to-text:t" inset="1.5mm,1.3mm,1.5mm">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Default="0023747D" w:rsidP="00375F9C">
                        <w:pPr>
                          <w:rPr>
                            <w:sz w:val="18"/>
                            <w:szCs w:val="18"/>
                          </w:rPr>
                        </w:pPr>
                        <w:r w:rsidRPr="00184C92">
                          <w:rPr>
                            <w:sz w:val="18"/>
                            <w:szCs w:val="18"/>
                          </w:rPr>
                          <w:t>.</w:t>
                        </w:r>
                        <w:proofErr w:type="gramStart"/>
                        <w:r w:rsidRPr="00184C92">
                          <w:rPr>
                            <w:sz w:val="18"/>
                            <w:szCs w:val="18"/>
                          </w:rPr>
                          <w:t>show(</w:t>
                        </w:r>
                        <w:proofErr w:type="gramEnd"/>
                        <w:r w:rsidRPr="00184C92">
                          <w:rPr>
                            <w:sz w:val="18"/>
                            <w:szCs w:val="18"/>
                          </w:rPr>
                          <w:t>block);</w:t>
                        </w:r>
                      </w:p>
                      <w:p w:rsidR="0023747D" w:rsidRDefault="0024376F" w:rsidP="00375F9C">
                        <w:pPr>
                          <w:rPr>
                            <w:sz w:val="18"/>
                            <w:szCs w:val="18"/>
                          </w:rPr>
                        </w:pPr>
                        <w:proofErr w:type="gramStart"/>
                        <w:r>
                          <w:rPr>
                            <w:rFonts w:hint="eastAsia"/>
                            <w:sz w:val="18"/>
                            <w:szCs w:val="18"/>
                          </w:rPr>
                          <w:t>xui</w:t>
                        </w:r>
                        <w:r w:rsidR="0023747D">
                          <w:rPr>
                            <w:rFonts w:hint="eastAsia"/>
                            <w:sz w:val="18"/>
                            <w:szCs w:val="18"/>
                          </w:rPr>
                          <w:t>.log(</w:t>
                        </w:r>
                        <w:proofErr w:type="gramEnd"/>
                        <w:r w:rsidR="0023747D">
                          <w:rPr>
                            <w:sz w:val="18"/>
                            <w:szCs w:val="18"/>
                          </w:rPr>
                          <w:t>tg.getHeader()</w:t>
                        </w:r>
                        <w:r w:rsidR="0023747D">
                          <w:rPr>
                            <w:rFonts w:hint="eastAsia"/>
                            <w:sz w:val="18"/>
                            <w:szCs w:val="18"/>
                          </w:rPr>
                          <w:t>);</w:t>
                        </w:r>
                      </w:p>
                      <w:p w:rsidR="0023747D" w:rsidRPr="00184C92" w:rsidRDefault="0024376F" w:rsidP="00375F9C">
                        <w:pPr>
                          <w:rPr>
                            <w:szCs w:val="18"/>
                          </w:rPr>
                        </w:pPr>
                        <w:proofErr w:type="gramStart"/>
                        <w:r>
                          <w:rPr>
                            <w:rFonts w:hint="eastAsia"/>
                            <w:sz w:val="18"/>
                            <w:szCs w:val="18"/>
                          </w:rPr>
                          <w:t>xui</w:t>
                        </w:r>
                        <w:r w:rsidR="0023747D">
                          <w:rPr>
                            <w:rFonts w:hint="eastAsia"/>
                            <w:sz w:val="18"/>
                            <w:szCs w:val="18"/>
                          </w:rPr>
                          <w:t>.log(</w:t>
                        </w:r>
                        <w:proofErr w:type="gramEnd"/>
                        <w:r w:rsidR="0023747D">
                          <w:rPr>
                            <w:sz w:val="18"/>
                            <w:szCs w:val="18"/>
                          </w:rPr>
                          <w:t>tg.getHeader(</w:t>
                        </w:r>
                        <w:r w:rsidR="0023747D" w:rsidRPr="00184C92">
                          <w:rPr>
                            <w:rFonts w:hint="eastAsia"/>
                            <w:color w:val="FF00FF"/>
                            <w:sz w:val="18"/>
                            <w:szCs w:val="18"/>
                          </w:rPr>
                          <w:t>"</w:t>
                        </w:r>
                        <w:r w:rsidR="0023747D">
                          <w:rPr>
                            <w:rFonts w:hint="eastAsia"/>
                            <w:color w:val="FF00FF"/>
                            <w:sz w:val="18"/>
                            <w:szCs w:val="18"/>
                          </w:rPr>
                          <w:t>data</w:t>
                        </w:r>
                        <w:r w:rsidR="0023747D" w:rsidRPr="00184C92">
                          <w:rPr>
                            <w:rFonts w:hint="eastAsia"/>
                            <w:color w:val="FF00FF"/>
                            <w:sz w:val="18"/>
                            <w:szCs w:val="18"/>
                          </w:rPr>
                          <w:t>"</w:t>
                        </w:r>
                        <w:r w:rsidR="0023747D">
                          <w:rPr>
                            <w:sz w:val="18"/>
                            <w:szCs w:val="18"/>
                          </w:rPr>
                          <w:t>)</w:t>
                        </w:r>
                        <w:r w:rsidR="0023747D">
                          <w:rPr>
                            <w:rFonts w:hint="eastAsia"/>
                            <w:sz w:val="18"/>
                            <w:szCs w:val="18"/>
                          </w:rPr>
                          <w:t>);</w:t>
                        </w:r>
                      </w:p>
                      <w:p w:rsidR="0023747D" w:rsidRPr="00267760" w:rsidRDefault="0024376F" w:rsidP="00375F9C">
                        <w:pPr>
                          <w:rPr>
                            <w:szCs w:val="18"/>
                            <w:lang w:val="sv-SE"/>
                          </w:rPr>
                        </w:pPr>
                        <w:r>
                          <w:rPr>
                            <w:rFonts w:hint="eastAsia"/>
                            <w:sz w:val="18"/>
                            <w:szCs w:val="18"/>
                            <w:lang w:val="sv-SE"/>
                          </w:rPr>
                          <w:t>xui</w:t>
                        </w:r>
                        <w:r w:rsidR="0023747D" w:rsidRPr="00267760">
                          <w:rPr>
                            <w:rFonts w:hint="eastAsia"/>
                            <w:sz w:val="18"/>
                            <w:szCs w:val="18"/>
                            <w:lang w:val="sv-SE"/>
                          </w:rPr>
                          <w:t>.log(</w:t>
                        </w:r>
                        <w:r w:rsidR="0023747D" w:rsidRPr="00267760">
                          <w:rPr>
                            <w:sz w:val="18"/>
                            <w:szCs w:val="18"/>
                            <w:lang w:val="sv-SE"/>
                          </w:rPr>
                          <w:t>tg.getHeader(</w:t>
                        </w:r>
                        <w:r w:rsidR="0023747D" w:rsidRPr="00267760">
                          <w:rPr>
                            <w:rFonts w:hint="eastAsia"/>
                            <w:color w:val="FF00FF"/>
                            <w:sz w:val="18"/>
                            <w:szCs w:val="18"/>
                            <w:lang w:val="sv-SE"/>
                          </w:rPr>
                          <w:t>"min"</w:t>
                        </w:r>
                        <w:r w:rsidR="0023747D" w:rsidRPr="00267760">
                          <w:rPr>
                            <w:sz w:val="18"/>
                            <w:szCs w:val="18"/>
                            <w:lang w:val="sv-SE"/>
                          </w:rPr>
                          <w:t>)</w:t>
                        </w:r>
                        <w:r w:rsidR="0023747D" w:rsidRPr="00267760">
                          <w:rPr>
                            <w:rFonts w:hint="eastAsia"/>
                            <w:sz w:val="18"/>
                            <w:szCs w:val="18"/>
                            <w:lang w:val="sv-SE"/>
                          </w:rPr>
                          <w:t>);</w:t>
                        </w:r>
                      </w:p>
                    </w:txbxContent>
                  </v:textbox>
                </v:shape>
                <v:shape id="AutoShape 710" o:spid="_x0000_s1505" type="#_x0000_t62" style="position:absolute;left:19431;top:6934;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NfRsMA&#10;AADcAAAADwAAAGRycy9kb3ducmV2LnhtbERPy2rCQBTdF/oPwy24q5NWSG3qKKXiA3FjKgF3l8xt&#10;Jpi5EzJjjH/vLIQuD+c9Wwy2ET11vnas4G2cgCAuna65UnD8Xb1OQfiArLFxTApu5GExf36aYabd&#10;lQ/U56ESMYR9hgpMCG0mpS8NWfRj1xJH7s91FkOEXSV1h9cYbhv5niSptFhzbDDY0o+h8pxfrIKk&#10;Xxacb4qw/iis2e72k9P5c6LU6GX4/gIRaAj/4od7qxWkaVwbz8Qj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NfRsMAAADcAAAADwAAAAAAAAAAAAAAAACYAgAAZHJzL2Rv&#10;d25yZXYueG1sUEsFBgAAAAAEAAQA9QAAAIgDAAAAAA==&#10;" adj="28940,52130" fillcolor="#ff9">
                  <v:textbox inset="0,0,0,0">
                    <w:txbxContent>
                      <w:p w:rsidR="0023747D" w:rsidRPr="004E37D5" w:rsidRDefault="0023747D" w:rsidP="00375F9C">
                        <w:pPr>
                          <w:rPr>
                            <w:szCs w:val="18"/>
                          </w:rPr>
                        </w:pPr>
                        <w:r w:rsidRPr="004E37D5">
                          <w:rPr>
                            <w:szCs w:val="18"/>
                          </w:rPr>
                          <w:t>Comparing these three formats</w:t>
                        </w:r>
                      </w:p>
                    </w:txbxContent>
                  </v:textbox>
                </v:shape>
                <w10:anchorlock/>
              </v:group>
            </w:pict>
          </mc:Fallback>
        </mc:AlternateContent>
      </w:r>
    </w:p>
    <w:p w:rsidR="00375F9C" w:rsidRPr="00F20B77" w:rsidRDefault="005C781A" w:rsidP="00375F9C">
      <w:pPr>
        <w:ind w:left="420"/>
      </w:pPr>
      <w:r>
        <w:rPr>
          <w:rFonts w:hint="eastAsia"/>
          <w:noProof/>
        </w:rPr>
        <w:drawing>
          <wp:inline distT="0" distB="0" distL="0" distR="0" wp14:anchorId="09010052" wp14:editId="06760536">
            <wp:extent cx="2962275" cy="3362325"/>
            <wp:effectExtent l="0" t="0" r="9525" b="95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962275" cy="3362325"/>
                    </a:xfrm>
                    <a:prstGeom prst="rect">
                      <a:avLst/>
                    </a:prstGeom>
                    <a:noFill/>
                    <a:ln>
                      <a:noFill/>
                    </a:ln>
                  </pic:spPr>
                </pic:pic>
              </a:graphicData>
            </a:graphic>
          </wp:inline>
        </w:drawing>
      </w:r>
    </w:p>
    <w:p w:rsidR="00375F9C" w:rsidRPr="00EE3591" w:rsidRDefault="00375F9C" w:rsidP="00E45D25">
      <w:pPr>
        <w:pStyle w:val="3"/>
        <w:numPr>
          <w:ilvl w:val="2"/>
          <w:numId w:val="17"/>
        </w:numPr>
      </w:pPr>
      <w:bookmarkStart w:id="119" w:name="_Toc356466252"/>
      <w:r>
        <w:rPr>
          <w:rFonts w:hint="eastAsia"/>
        </w:rPr>
        <w:lastRenderedPageBreak/>
        <w:t>getRows</w:t>
      </w:r>
      <w:bookmarkEnd w:id="119"/>
      <w:r w:rsidRPr="00EE3591">
        <w:rPr>
          <w:rFonts w:hint="eastAsia"/>
        </w:rPr>
        <w:t xml:space="preserve"> </w:t>
      </w:r>
    </w:p>
    <w:p w:rsidR="00375F9C" w:rsidRDefault="00375F9C" w:rsidP="00375F9C">
      <w:r>
        <w:rPr>
          <w:rFonts w:hint="eastAsia"/>
        </w:rPr>
        <w:t xml:space="preserve">Calls getRows function to return the rows data. </w:t>
      </w:r>
      <w:r w:rsidRPr="004E37D5">
        <w:t>Similarly,</w:t>
      </w:r>
      <w:r>
        <w:rPr>
          <w:rFonts w:hint="eastAsia"/>
        </w:rPr>
        <w:t xml:space="preserve"> there are three format,</w:t>
      </w:r>
    </w:p>
    <w:p w:rsidR="00375F9C" w:rsidRDefault="00375F9C" w:rsidP="00E45D25">
      <w:pPr>
        <w:numPr>
          <w:ilvl w:val="0"/>
          <w:numId w:val="6"/>
        </w:numPr>
      </w:pPr>
      <w:r>
        <w:rPr>
          <w:rFonts w:hint="eastAsia"/>
        </w:rPr>
        <w:t>getRows (): returns memory data;</w:t>
      </w:r>
    </w:p>
    <w:p w:rsidR="00375F9C" w:rsidRDefault="00375F9C" w:rsidP="00E45D25">
      <w:pPr>
        <w:numPr>
          <w:ilvl w:val="0"/>
          <w:numId w:val="6"/>
        </w:numPr>
      </w:pPr>
      <w:r>
        <w:rPr>
          <w:rFonts w:hint="eastAsia"/>
        </w:rPr>
        <w:t>getRows</w:t>
      </w:r>
      <w:r w:rsidRPr="00267760">
        <w:rPr>
          <w:rFonts w:hint="eastAsia"/>
        </w:rPr>
        <w:t xml:space="preserve"> (</w:t>
      </w:r>
      <w:r w:rsidRPr="00267760">
        <w:rPr>
          <w:color w:val="FF00FF"/>
        </w:rPr>
        <w:t>"</w:t>
      </w:r>
      <w:r w:rsidRPr="00267760">
        <w:rPr>
          <w:rFonts w:hint="eastAsia"/>
          <w:color w:val="FF00FF"/>
        </w:rPr>
        <w:t>data</w:t>
      </w:r>
      <w:r w:rsidRPr="00267760">
        <w:rPr>
          <w:color w:val="FF00FF"/>
        </w:rPr>
        <w:t>"</w:t>
      </w:r>
      <w:r w:rsidRPr="00267760">
        <w:rPr>
          <w:rFonts w:hint="eastAsia"/>
        </w:rPr>
        <w:t>)</w:t>
      </w:r>
      <w:r>
        <w:rPr>
          <w:rFonts w:hint="eastAsia"/>
        </w:rPr>
        <w:t>: returns the standard format data;</w:t>
      </w:r>
    </w:p>
    <w:p w:rsidR="00375F9C" w:rsidRDefault="00375F9C" w:rsidP="00E45D25">
      <w:pPr>
        <w:numPr>
          <w:ilvl w:val="0"/>
          <w:numId w:val="6"/>
        </w:numPr>
      </w:pPr>
      <w:r>
        <w:rPr>
          <w:rFonts w:hint="eastAsia"/>
        </w:rPr>
        <w:t>getRows</w:t>
      </w:r>
      <w:r w:rsidRPr="00267760">
        <w:rPr>
          <w:rFonts w:hint="eastAsia"/>
        </w:rPr>
        <w:t xml:space="preserve"> (</w:t>
      </w:r>
      <w:r w:rsidRPr="00267760">
        <w:rPr>
          <w:color w:val="FF00FF"/>
        </w:rPr>
        <w:t>"</w:t>
      </w:r>
      <w:r w:rsidRPr="00267760">
        <w:rPr>
          <w:rFonts w:hint="eastAsia"/>
          <w:color w:val="FF00FF"/>
        </w:rPr>
        <w:t>min</w:t>
      </w:r>
      <w:r w:rsidRPr="00267760">
        <w:rPr>
          <w:color w:val="FF00FF"/>
        </w:rPr>
        <w:t>"</w:t>
      </w:r>
      <w:r w:rsidRPr="00267760">
        <w:rPr>
          <w:rFonts w:hint="eastAsia"/>
        </w:rPr>
        <w:t>)</w:t>
      </w:r>
      <w:r>
        <w:rPr>
          <w:rFonts w:hint="eastAsia"/>
        </w:rPr>
        <w:t>: returns the simplified format data;</w:t>
      </w:r>
    </w:p>
    <w:p w:rsidR="00375F9C" w:rsidRDefault="005C781A" w:rsidP="00375F9C">
      <w:r>
        <w:rPr>
          <w:noProof/>
        </w:rPr>
        <mc:AlternateContent>
          <mc:Choice Requires="wpc">
            <w:drawing>
              <wp:inline distT="0" distB="0" distL="0" distR="0" wp14:anchorId="78B29DAA" wp14:editId="775773AC">
                <wp:extent cx="5257800" cy="1708785"/>
                <wp:effectExtent l="9525" t="0" r="9525" b="15240"/>
                <wp:docPr id="711" name="画布 7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63" name="Text Box 713"/>
                        <wps:cNvSpPr txBox="1">
                          <a:spLocks noChangeArrowheads="1"/>
                        </wps:cNvSpPr>
                        <wps:spPr bwMode="auto">
                          <a:xfrm>
                            <a:off x="0" y="48895"/>
                            <a:ext cx="5257800" cy="165989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Default="0023747D" w:rsidP="00375F9C">
                              <w:pPr>
                                <w:rPr>
                                  <w:sz w:val="18"/>
                                  <w:szCs w:val="18"/>
                                </w:rPr>
                              </w:pPr>
                              <w:r w:rsidRPr="00184C92">
                                <w:rPr>
                                  <w:sz w:val="18"/>
                                  <w:szCs w:val="18"/>
                                </w:rPr>
                                <w:t>.show(block);</w:t>
                              </w:r>
                            </w:p>
                            <w:p w:rsidR="0023747D" w:rsidRPr="00184C92" w:rsidRDefault="0024376F" w:rsidP="00375F9C">
                              <w:pPr>
                                <w:rPr>
                                  <w:szCs w:val="18"/>
                                </w:rPr>
                              </w:pPr>
                              <w:r>
                                <w:rPr>
                                  <w:rFonts w:hint="eastAsia"/>
                                  <w:sz w:val="18"/>
                                  <w:szCs w:val="18"/>
                                </w:rPr>
                                <w:t>xui</w:t>
                              </w:r>
                              <w:r w:rsidR="0023747D">
                                <w:rPr>
                                  <w:rFonts w:hint="eastAsia"/>
                                  <w:sz w:val="18"/>
                                  <w:szCs w:val="18"/>
                                </w:rPr>
                                <w:t>.log(</w:t>
                              </w:r>
                              <w:r w:rsidR="0023747D">
                                <w:rPr>
                                  <w:sz w:val="18"/>
                                  <w:szCs w:val="18"/>
                                </w:rPr>
                                <w:t>tg.get</w:t>
                              </w:r>
                              <w:r w:rsidR="0023747D">
                                <w:rPr>
                                  <w:rFonts w:hint="eastAsia"/>
                                  <w:sz w:val="18"/>
                                  <w:szCs w:val="18"/>
                                </w:rPr>
                                <w:t>Rows</w:t>
                              </w:r>
                              <w:r w:rsidR="0023747D">
                                <w:rPr>
                                  <w:sz w:val="18"/>
                                  <w:szCs w:val="18"/>
                                </w:rPr>
                                <w:t>(</w:t>
                              </w:r>
                              <w:r w:rsidR="0023747D" w:rsidRPr="00184C92">
                                <w:rPr>
                                  <w:rFonts w:hint="eastAsia"/>
                                  <w:color w:val="FF00FF"/>
                                  <w:sz w:val="18"/>
                                  <w:szCs w:val="18"/>
                                </w:rPr>
                                <w:t>"</w:t>
                              </w:r>
                              <w:r w:rsidR="0023747D">
                                <w:rPr>
                                  <w:rFonts w:hint="eastAsia"/>
                                  <w:color w:val="FF00FF"/>
                                  <w:sz w:val="18"/>
                                  <w:szCs w:val="18"/>
                                </w:rPr>
                                <w:t>data</w:t>
                              </w:r>
                              <w:r w:rsidR="0023747D" w:rsidRPr="00184C92">
                                <w:rPr>
                                  <w:rFonts w:hint="eastAsia"/>
                                  <w:color w:val="FF00FF"/>
                                  <w:sz w:val="18"/>
                                  <w:szCs w:val="18"/>
                                </w:rPr>
                                <w:t>"</w:t>
                              </w:r>
                              <w:r w:rsidR="0023747D">
                                <w:rPr>
                                  <w:sz w:val="18"/>
                                  <w:szCs w:val="18"/>
                                </w:rPr>
                                <w:t>)</w:t>
                              </w:r>
                              <w:r w:rsidR="0023747D">
                                <w:rPr>
                                  <w:rFonts w:hint="eastAsia"/>
                                  <w:sz w:val="18"/>
                                  <w:szCs w:val="18"/>
                                </w:rPr>
                                <w:t>);</w:t>
                              </w:r>
                            </w:p>
                            <w:p w:rsidR="0023747D" w:rsidRDefault="0024376F" w:rsidP="00375F9C">
                              <w:pPr>
                                <w:rPr>
                                  <w:sz w:val="18"/>
                                  <w:szCs w:val="18"/>
                                </w:rPr>
                              </w:pPr>
                              <w:r>
                                <w:rPr>
                                  <w:rFonts w:hint="eastAsia"/>
                                  <w:sz w:val="18"/>
                                  <w:szCs w:val="18"/>
                                </w:rPr>
                                <w:t>xui</w:t>
                              </w:r>
                              <w:r w:rsidR="0023747D" w:rsidRPr="00267760">
                                <w:rPr>
                                  <w:rFonts w:hint="eastAsia"/>
                                  <w:sz w:val="18"/>
                                  <w:szCs w:val="18"/>
                                </w:rPr>
                                <w:t>.log(</w:t>
                              </w:r>
                              <w:r w:rsidR="0023747D" w:rsidRPr="00267760">
                                <w:rPr>
                                  <w:sz w:val="18"/>
                                  <w:szCs w:val="18"/>
                                </w:rPr>
                                <w:t>tg.get</w:t>
                              </w:r>
                              <w:r w:rsidR="0023747D" w:rsidRPr="00267760">
                                <w:rPr>
                                  <w:rFonts w:hint="eastAsia"/>
                                  <w:sz w:val="18"/>
                                  <w:szCs w:val="18"/>
                                </w:rPr>
                                <w:t>Rows</w:t>
                              </w:r>
                              <w:r w:rsidR="0023747D" w:rsidRPr="00267760">
                                <w:rPr>
                                  <w:sz w:val="18"/>
                                  <w:szCs w:val="18"/>
                                </w:rPr>
                                <w:t>(</w:t>
                              </w:r>
                              <w:r w:rsidR="0023747D" w:rsidRPr="00267760">
                                <w:rPr>
                                  <w:rFonts w:hint="eastAsia"/>
                                  <w:color w:val="FF00FF"/>
                                  <w:sz w:val="18"/>
                                  <w:szCs w:val="18"/>
                                </w:rPr>
                                <w:t>"min"</w:t>
                              </w:r>
                              <w:r w:rsidR="0023747D" w:rsidRPr="00267760">
                                <w:rPr>
                                  <w:sz w:val="18"/>
                                  <w:szCs w:val="18"/>
                                </w:rPr>
                                <w:t>)</w:t>
                              </w:r>
                              <w:r w:rsidR="0023747D" w:rsidRPr="00267760">
                                <w:rPr>
                                  <w:rFonts w:hint="eastAsia"/>
                                  <w:sz w:val="18"/>
                                  <w:szCs w:val="18"/>
                                </w:rPr>
                                <w:t>);</w:t>
                              </w:r>
                            </w:p>
                            <w:p w:rsidR="0023747D" w:rsidRPr="00267760" w:rsidRDefault="0023747D" w:rsidP="00375F9C">
                              <w:pPr>
                                <w:rPr>
                                  <w:sz w:val="18"/>
                                  <w:szCs w:val="18"/>
                                </w:rPr>
                              </w:pPr>
                              <w:r>
                                <w:rPr>
                                  <w:rFonts w:hint="eastAsia"/>
                                  <w:sz w:val="18"/>
                                  <w:szCs w:val="18"/>
                                </w:rPr>
                                <w:t>//console.log(</w:t>
                              </w:r>
                              <w:r>
                                <w:rPr>
                                  <w:sz w:val="18"/>
                                  <w:szCs w:val="18"/>
                                </w:rPr>
                                <w:t>tg.get</w:t>
                              </w:r>
                              <w:r>
                                <w:rPr>
                                  <w:rFonts w:hint="eastAsia"/>
                                  <w:sz w:val="18"/>
                                  <w:szCs w:val="18"/>
                                </w:rPr>
                                <w:t>Rows</w:t>
                              </w:r>
                              <w:r>
                                <w:rPr>
                                  <w:sz w:val="18"/>
                                  <w:szCs w:val="18"/>
                                </w:rPr>
                                <w:t>()</w:t>
                              </w:r>
                              <w:r>
                                <w:rPr>
                                  <w:rFonts w:hint="eastAsia"/>
                                  <w:sz w:val="18"/>
                                  <w:szCs w:val="18"/>
                                </w:rPr>
                                <w:t>);</w:t>
                              </w:r>
                            </w:p>
                          </w:txbxContent>
                        </wps:txbx>
                        <wps:bodyPr rot="0" vert="horz" wrap="square" lIns="54000" tIns="46800" rIns="54000" bIns="45720" anchor="t" anchorCtr="0" upright="1">
                          <a:spAutoFit/>
                        </wps:bodyPr>
                      </wps:wsp>
                      <wps:wsp>
                        <wps:cNvPr id="664" name="AutoShape 714"/>
                        <wps:cNvSpPr>
                          <a:spLocks noChangeArrowheads="1"/>
                        </wps:cNvSpPr>
                        <wps:spPr bwMode="auto">
                          <a:xfrm flipH="1">
                            <a:off x="1714500" y="495300"/>
                            <a:ext cx="2057400" cy="198120"/>
                          </a:xfrm>
                          <a:prstGeom prst="wedgeRoundRectCallout">
                            <a:avLst>
                              <a:gd name="adj1" fmla="val 72870"/>
                              <a:gd name="adj2" fmla="val 2907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E37D5" w:rsidRDefault="0023747D" w:rsidP="00375F9C">
                              <w:pPr>
                                <w:rPr>
                                  <w:szCs w:val="18"/>
                                </w:rPr>
                              </w:pPr>
                              <w:r w:rsidRPr="004E37D5">
                                <w:rPr>
                                  <w:szCs w:val="18"/>
                                </w:rPr>
                                <w:t>Comparing these three formats</w:t>
                              </w:r>
                            </w:p>
                            <w:p w:rsidR="0023747D" w:rsidRPr="004E37D5" w:rsidRDefault="0023747D" w:rsidP="00375F9C">
                              <w:pPr>
                                <w:rPr>
                                  <w:szCs w:val="18"/>
                                </w:rPr>
                              </w:pPr>
                            </w:p>
                          </w:txbxContent>
                        </wps:txbx>
                        <wps:bodyPr rot="0" vert="horz" wrap="square" lIns="0" tIns="0" rIns="0" bIns="0" anchor="t" anchorCtr="0" upright="1">
                          <a:noAutofit/>
                        </wps:bodyPr>
                      </wps:wsp>
                      <wps:wsp>
                        <wps:cNvPr id="665" name="AutoShape 715"/>
                        <wps:cNvSpPr>
                          <a:spLocks noChangeArrowheads="1"/>
                        </wps:cNvSpPr>
                        <wps:spPr bwMode="auto">
                          <a:xfrm flipH="1">
                            <a:off x="1485900" y="1089660"/>
                            <a:ext cx="2628900" cy="396240"/>
                          </a:xfrm>
                          <a:prstGeom prst="wedgeRoundRectCallout">
                            <a:avLst>
                              <a:gd name="adj1" fmla="val 53042"/>
                              <a:gd name="adj2" fmla="val 75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E37D5" w:rsidRDefault="0023747D" w:rsidP="00375F9C">
                              <w:pPr>
                                <w:rPr>
                                  <w:szCs w:val="18"/>
                                </w:rPr>
                              </w:pPr>
                              <w:r w:rsidRPr="004E37D5">
                                <w:rPr>
                                  <w:szCs w:val="18"/>
                                </w:rPr>
                                <w:t>There is circular reference in memory data, can‘t be directly serialized</w:t>
                              </w:r>
                            </w:p>
                          </w:txbxContent>
                        </wps:txbx>
                        <wps:bodyPr rot="0" vert="horz" wrap="square" lIns="0" tIns="0" rIns="0" bIns="0" anchor="t" anchorCtr="0" upright="1">
                          <a:noAutofit/>
                        </wps:bodyPr>
                      </wps:wsp>
                    </wpc:wpc>
                  </a:graphicData>
                </a:graphic>
              </wp:inline>
            </w:drawing>
          </mc:Choice>
          <mc:Fallback>
            <w:pict>
              <v:group id="画布 711" o:spid="_x0000_s1506" editas="canvas" style="width:414pt;height:134.55pt;mso-position-horizontal-relative:char;mso-position-vertical-relative:line" coordsize="52578,17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">
                <v:shape id="_x0000_s1507" type="#_x0000_t75" style="position:absolute;width:52578;height:17087;visibility:visible;mso-wrap-style:square">
                  <v:fill o:detectmouseclick="t"/>
                  <v:path o:connecttype="none"/>
                </v:shape>
                <v:shape id="Text Box 713" o:spid="_x0000_s1508" type="#_x0000_t202" style="position:absolute;top:488;width:52578;height:16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JRqcQA&#10;AADcAAAADwAAAGRycy9kb3ducmV2LnhtbESPwWrDMBBE74X8g9hAb42cFkzqRjElobiXQJO098Xa&#10;WsbWykiK4/x9FSjkOMzMG2ZdTrYXI/nQOlawXGQgiGunW24UfJ8+nlYgQkTW2DsmBVcKUG5mD2ss&#10;tLvwgcZjbESCcChQgYlxKKQMtSGLYeEG4uT9Om8xJukbqT1eEtz28jnLcmmx5bRgcKCtobo7nq2C&#10;uttNu6r9MX4829WXfq2u+7xS6nE+vb+BiDTFe/i//akV5PkL3M6kI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SUanEAAAA3AAAAA8AAAAAAAAAAAAAAAAAmAIAAGRycy9k&#10;b3ducmV2LnhtbFBLBQYAAAAABAAEAPUAAACJAwAAAAA=&#10;" strokeweight="1pt">
                  <v:textbox style="mso-fit-shape-to-text:t" inset="1.5mm,1.3mm,1.5mm">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Default="0023747D" w:rsidP="00375F9C">
                        <w:pPr>
                          <w:rPr>
                            <w:sz w:val="18"/>
                            <w:szCs w:val="18"/>
                          </w:rPr>
                        </w:pPr>
                        <w:r w:rsidRPr="00184C92">
                          <w:rPr>
                            <w:sz w:val="18"/>
                            <w:szCs w:val="18"/>
                          </w:rPr>
                          <w:t>.</w:t>
                        </w:r>
                        <w:proofErr w:type="gramStart"/>
                        <w:r w:rsidRPr="00184C92">
                          <w:rPr>
                            <w:sz w:val="18"/>
                            <w:szCs w:val="18"/>
                          </w:rPr>
                          <w:t>show(</w:t>
                        </w:r>
                        <w:proofErr w:type="gramEnd"/>
                        <w:r w:rsidRPr="00184C92">
                          <w:rPr>
                            <w:sz w:val="18"/>
                            <w:szCs w:val="18"/>
                          </w:rPr>
                          <w:t>block);</w:t>
                        </w:r>
                      </w:p>
                      <w:p w:rsidR="0023747D" w:rsidRPr="00184C92" w:rsidRDefault="0024376F" w:rsidP="00375F9C">
                        <w:pPr>
                          <w:rPr>
                            <w:szCs w:val="18"/>
                          </w:rPr>
                        </w:pPr>
                        <w:proofErr w:type="gramStart"/>
                        <w:r>
                          <w:rPr>
                            <w:rFonts w:hint="eastAsia"/>
                            <w:sz w:val="18"/>
                            <w:szCs w:val="18"/>
                          </w:rPr>
                          <w:t>xui</w:t>
                        </w:r>
                        <w:r w:rsidR="0023747D">
                          <w:rPr>
                            <w:rFonts w:hint="eastAsia"/>
                            <w:sz w:val="18"/>
                            <w:szCs w:val="18"/>
                          </w:rPr>
                          <w:t>.log(</w:t>
                        </w:r>
                        <w:proofErr w:type="gramEnd"/>
                        <w:r w:rsidR="0023747D">
                          <w:rPr>
                            <w:sz w:val="18"/>
                            <w:szCs w:val="18"/>
                          </w:rPr>
                          <w:t>tg.get</w:t>
                        </w:r>
                        <w:r w:rsidR="0023747D">
                          <w:rPr>
                            <w:rFonts w:hint="eastAsia"/>
                            <w:sz w:val="18"/>
                            <w:szCs w:val="18"/>
                          </w:rPr>
                          <w:t>Rows</w:t>
                        </w:r>
                        <w:r w:rsidR="0023747D">
                          <w:rPr>
                            <w:sz w:val="18"/>
                            <w:szCs w:val="18"/>
                          </w:rPr>
                          <w:t>(</w:t>
                        </w:r>
                        <w:r w:rsidR="0023747D" w:rsidRPr="00184C92">
                          <w:rPr>
                            <w:rFonts w:hint="eastAsia"/>
                            <w:color w:val="FF00FF"/>
                            <w:sz w:val="18"/>
                            <w:szCs w:val="18"/>
                          </w:rPr>
                          <w:t>"</w:t>
                        </w:r>
                        <w:r w:rsidR="0023747D">
                          <w:rPr>
                            <w:rFonts w:hint="eastAsia"/>
                            <w:color w:val="FF00FF"/>
                            <w:sz w:val="18"/>
                            <w:szCs w:val="18"/>
                          </w:rPr>
                          <w:t>data</w:t>
                        </w:r>
                        <w:r w:rsidR="0023747D" w:rsidRPr="00184C92">
                          <w:rPr>
                            <w:rFonts w:hint="eastAsia"/>
                            <w:color w:val="FF00FF"/>
                            <w:sz w:val="18"/>
                            <w:szCs w:val="18"/>
                          </w:rPr>
                          <w:t>"</w:t>
                        </w:r>
                        <w:r w:rsidR="0023747D">
                          <w:rPr>
                            <w:sz w:val="18"/>
                            <w:szCs w:val="18"/>
                          </w:rPr>
                          <w:t>)</w:t>
                        </w:r>
                        <w:r w:rsidR="0023747D">
                          <w:rPr>
                            <w:rFonts w:hint="eastAsia"/>
                            <w:sz w:val="18"/>
                            <w:szCs w:val="18"/>
                          </w:rPr>
                          <w:t>);</w:t>
                        </w:r>
                      </w:p>
                      <w:p w:rsidR="0023747D" w:rsidRDefault="0024376F" w:rsidP="00375F9C">
                        <w:pPr>
                          <w:rPr>
                            <w:sz w:val="18"/>
                            <w:szCs w:val="18"/>
                          </w:rPr>
                        </w:pPr>
                        <w:proofErr w:type="gramStart"/>
                        <w:r>
                          <w:rPr>
                            <w:rFonts w:hint="eastAsia"/>
                            <w:sz w:val="18"/>
                            <w:szCs w:val="18"/>
                          </w:rPr>
                          <w:t>xui</w:t>
                        </w:r>
                        <w:r w:rsidR="0023747D" w:rsidRPr="00267760">
                          <w:rPr>
                            <w:rFonts w:hint="eastAsia"/>
                            <w:sz w:val="18"/>
                            <w:szCs w:val="18"/>
                          </w:rPr>
                          <w:t>.log(</w:t>
                        </w:r>
                        <w:proofErr w:type="gramEnd"/>
                        <w:r w:rsidR="0023747D" w:rsidRPr="00267760">
                          <w:rPr>
                            <w:sz w:val="18"/>
                            <w:szCs w:val="18"/>
                          </w:rPr>
                          <w:t>tg.get</w:t>
                        </w:r>
                        <w:r w:rsidR="0023747D" w:rsidRPr="00267760">
                          <w:rPr>
                            <w:rFonts w:hint="eastAsia"/>
                            <w:sz w:val="18"/>
                            <w:szCs w:val="18"/>
                          </w:rPr>
                          <w:t>Rows</w:t>
                        </w:r>
                        <w:r w:rsidR="0023747D" w:rsidRPr="00267760">
                          <w:rPr>
                            <w:sz w:val="18"/>
                            <w:szCs w:val="18"/>
                          </w:rPr>
                          <w:t>(</w:t>
                        </w:r>
                        <w:r w:rsidR="0023747D" w:rsidRPr="00267760">
                          <w:rPr>
                            <w:rFonts w:hint="eastAsia"/>
                            <w:color w:val="FF00FF"/>
                            <w:sz w:val="18"/>
                            <w:szCs w:val="18"/>
                          </w:rPr>
                          <w:t>"min"</w:t>
                        </w:r>
                        <w:r w:rsidR="0023747D" w:rsidRPr="00267760">
                          <w:rPr>
                            <w:sz w:val="18"/>
                            <w:szCs w:val="18"/>
                          </w:rPr>
                          <w:t>)</w:t>
                        </w:r>
                        <w:r w:rsidR="0023747D" w:rsidRPr="00267760">
                          <w:rPr>
                            <w:rFonts w:hint="eastAsia"/>
                            <w:sz w:val="18"/>
                            <w:szCs w:val="18"/>
                          </w:rPr>
                          <w:t>);</w:t>
                        </w:r>
                      </w:p>
                      <w:p w:rsidR="0023747D" w:rsidRPr="00267760" w:rsidRDefault="0023747D" w:rsidP="00375F9C">
                        <w:pPr>
                          <w:rPr>
                            <w:sz w:val="18"/>
                            <w:szCs w:val="18"/>
                          </w:rPr>
                        </w:pPr>
                        <w:r>
                          <w:rPr>
                            <w:rFonts w:hint="eastAsia"/>
                            <w:sz w:val="18"/>
                            <w:szCs w:val="18"/>
                          </w:rPr>
                          <w:t>//</w:t>
                        </w:r>
                        <w:proofErr w:type="gramStart"/>
                        <w:r>
                          <w:rPr>
                            <w:rFonts w:hint="eastAsia"/>
                            <w:sz w:val="18"/>
                            <w:szCs w:val="18"/>
                          </w:rPr>
                          <w:t>console.log(</w:t>
                        </w:r>
                        <w:proofErr w:type="gramEnd"/>
                        <w:r>
                          <w:rPr>
                            <w:sz w:val="18"/>
                            <w:szCs w:val="18"/>
                          </w:rPr>
                          <w:t>tg.get</w:t>
                        </w:r>
                        <w:r>
                          <w:rPr>
                            <w:rFonts w:hint="eastAsia"/>
                            <w:sz w:val="18"/>
                            <w:szCs w:val="18"/>
                          </w:rPr>
                          <w:t>Rows</w:t>
                        </w:r>
                        <w:r>
                          <w:rPr>
                            <w:sz w:val="18"/>
                            <w:szCs w:val="18"/>
                          </w:rPr>
                          <w:t>()</w:t>
                        </w:r>
                        <w:r>
                          <w:rPr>
                            <w:rFonts w:hint="eastAsia"/>
                            <w:sz w:val="18"/>
                            <w:szCs w:val="18"/>
                          </w:rPr>
                          <w:t>);</w:t>
                        </w:r>
                      </w:p>
                    </w:txbxContent>
                  </v:textbox>
                </v:shape>
                <v:shape id="AutoShape 714" o:spid="_x0000_s1509" type="#_x0000_t62" style="position:absolute;left:17145;top:4953;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ziSsIA&#10;AADcAAAADwAAAGRycy9kb3ducmV2LnhtbESPQWsCMRSE7wX/Q3iCt5q1yCqrUUQQvUmtqMfH5rlZ&#10;3LwsSequ/74pFHocZuYbZrnubSOe5EPtWMFknIEgLp2uuVJw/tq9z0GEiKyxcUwKXhRgvRq8LbHQ&#10;ruNPep5iJRKEQ4EKTIxtIWUoDVkMY9cSJ+/uvMWYpK+k9tgluG3kR5bl0mLNacFgS1tD5eP0bRW0&#10;M5p0bnp0D/2St7OZ7eXFX5UaDfvNAkSkPv6H/9oHrSDPp/B7Jh0B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HOJKwgAAANwAAAAPAAAAAAAAAAAAAAAAAJgCAABkcnMvZG93&#10;bnJldi54bWxQSwUGAAAAAAQABAD1AAAAhwMAAAAA&#10;" adj="26540,73592" fillcolor="#ff9">
                  <v:textbox inset="0,0,0,0">
                    <w:txbxContent>
                      <w:p w:rsidR="0023747D" w:rsidRPr="004E37D5" w:rsidRDefault="0023747D" w:rsidP="00375F9C">
                        <w:pPr>
                          <w:rPr>
                            <w:szCs w:val="18"/>
                          </w:rPr>
                        </w:pPr>
                        <w:r w:rsidRPr="004E37D5">
                          <w:rPr>
                            <w:szCs w:val="18"/>
                          </w:rPr>
                          <w:t>Comparing these three formats</w:t>
                        </w:r>
                      </w:p>
                      <w:p w:rsidR="0023747D" w:rsidRPr="004E37D5" w:rsidRDefault="0023747D" w:rsidP="00375F9C">
                        <w:pPr>
                          <w:rPr>
                            <w:szCs w:val="18"/>
                          </w:rPr>
                        </w:pPr>
                      </w:p>
                    </w:txbxContent>
                  </v:textbox>
                </v:shape>
                <v:shape id="AutoShape 715" o:spid="_x0000_s1510" type="#_x0000_t62" style="position:absolute;left:14859;top:10896;width:26289;height:396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pUMUA&#10;AADcAAAADwAAAGRycy9kb3ducmV2LnhtbESPT2vCQBTE7wW/w/KE3uomQkONriKCoD2U+gf0+Mg+&#10;k2D2bdhdY/Ltu4VCj8PM/IZZrHrTiI6cry0rSCcJCOLC6ppLBefT9u0DhA/IGhvLpGAgD6vl6GWB&#10;ubZPPlB3DKWIEPY5KqhCaHMpfVGRQT+xLXH0btYZDFG6UmqHzwg3jZwmSSYN1hwXKmxpU1FxPz6M&#10;gv2w6dLTtZ8NX4fv80W6LN3Sp1Kv4349BxGoD//hv/ZOK8iyd/g9E4+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rylQxQAAANwAAAAPAAAAAAAAAAAAAAAAAJgCAABkcnMv&#10;ZG93bnJldi54bWxQSwUGAAAAAAQABAD1AAAAigMAAAAA&#10;" adj="22257,27069" fillcolor="#ff9">
                  <v:textbox inset="0,0,0,0">
                    <w:txbxContent>
                      <w:p w:rsidR="0023747D" w:rsidRPr="004E37D5" w:rsidRDefault="0023747D" w:rsidP="00375F9C">
                        <w:pPr>
                          <w:rPr>
                            <w:szCs w:val="18"/>
                          </w:rPr>
                        </w:pPr>
                        <w:r w:rsidRPr="004E37D5">
                          <w:rPr>
                            <w:szCs w:val="18"/>
                          </w:rPr>
                          <w:t>There is circular reference in memory data, can‘t be directly serialized</w:t>
                        </w:r>
                      </w:p>
                    </w:txbxContent>
                  </v:textbox>
                </v:shape>
                <w10:anchorlock/>
              </v:group>
            </w:pict>
          </mc:Fallback>
        </mc:AlternateContent>
      </w:r>
    </w:p>
    <w:p w:rsidR="00375F9C" w:rsidRDefault="005C781A" w:rsidP="00375F9C">
      <w:r>
        <w:rPr>
          <w:rFonts w:hint="eastAsia"/>
          <w:noProof/>
        </w:rPr>
        <w:drawing>
          <wp:inline distT="0" distB="0" distL="0" distR="0" wp14:anchorId="70FD837E" wp14:editId="48AA7C46">
            <wp:extent cx="3028950" cy="3390900"/>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28950" cy="3390900"/>
                    </a:xfrm>
                    <a:prstGeom prst="rect">
                      <a:avLst/>
                    </a:prstGeom>
                    <a:noFill/>
                    <a:ln>
                      <a:noFill/>
                    </a:ln>
                  </pic:spPr>
                </pic:pic>
              </a:graphicData>
            </a:graphic>
          </wp:inline>
        </w:drawing>
      </w:r>
    </w:p>
    <w:p w:rsidR="00375F9C" w:rsidRDefault="00375F9C" w:rsidP="00375F9C">
      <w:r>
        <w:rPr>
          <w:rFonts w:hint="eastAsia"/>
        </w:rPr>
        <w:t>The rows memory data in firebug:</w:t>
      </w:r>
    </w:p>
    <w:p w:rsidR="00375F9C" w:rsidRDefault="005C781A" w:rsidP="00375F9C">
      <w:r>
        <w:rPr>
          <w:rFonts w:hint="eastAsia"/>
          <w:noProof/>
        </w:rPr>
        <w:lastRenderedPageBreak/>
        <mc:AlternateContent>
          <mc:Choice Requires="wps">
            <w:drawing>
              <wp:anchor distT="0" distB="0" distL="114300" distR="114300" simplePos="0" relativeHeight="251525632" behindDoc="0" locked="0" layoutInCell="1" allowOverlap="1" wp14:anchorId="4F6E5AE0" wp14:editId="57A12E39">
                <wp:simplePos x="0" y="0"/>
                <wp:positionH relativeFrom="column">
                  <wp:posOffset>800100</wp:posOffset>
                </wp:positionH>
                <wp:positionV relativeFrom="line">
                  <wp:posOffset>198120</wp:posOffset>
                </wp:positionV>
                <wp:extent cx="0" cy="396240"/>
                <wp:effectExtent l="57150" t="7620" r="57150" b="24765"/>
                <wp:wrapNone/>
                <wp:docPr id="662" name="Line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719" o:spid="_x0000_s1026" style="position:absolute;left:0;text-align:left;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63pt,15.6pt" to="63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" strokeweight="1pt">
                <v:stroke endarrow="block"/>
                <w10:wrap anchory="line"/>
              </v:line>
            </w:pict>
          </mc:Fallback>
        </mc:AlternateContent>
      </w:r>
      <w:r>
        <w:rPr>
          <w:rFonts w:hint="eastAsia"/>
          <w:noProof/>
        </w:rPr>
        <w:drawing>
          <wp:inline distT="0" distB="0" distL="0" distR="0" wp14:anchorId="5D771B4B" wp14:editId="3D5EFD3D">
            <wp:extent cx="5400675" cy="2828925"/>
            <wp:effectExtent l="0" t="0" r="9525" b="952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18">
                      <a:extLst>
                        <a:ext uri="{28A0092B-C50C-407E-A947-70E740481C1C}">
                          <a14:useLocalDpi xmlns:a14="http://schemas.microsoft.com/office/drawing/2010/main" val="0"/>
                        </a:ext>
                      </a:extLst>
                    </a:blip>
                    <a:srcRect t="13216"/>
                    <a:stretch>
                      <a:fillRect/>
                    </a:stretch>
                  </pic:blipFill>
                  <pic:spPr bwMode="auto">
                    <a:xfrm>
                      <a:off x="0" y="0"/>
                      <a:ext cx="5400675" cy="2828925"/>
                    </a:xfrm>
                    <a:prstGeom prst="rect">
                      <a:avLst/>
                    </a:prstGeom>
                    <a:noFill/>
                    <a:ln>
                      <a:noFill/>
                    </a:ln>
                  </pic:spPr>
                </pic:pic>
              </a:graphicData>
            </a:graphic>
          </wp:inline>
        </w:drawing>
      </w:r>
    </w:p>
    <w:p w:rsidR="00375F9C" w:rsidRDefault="00375F9C" w:rsidP="00E45D25">
      <w:pPr>
        <w:pStyle w:val="3"/>
        <w:numPr>
          <w:ilvl w:val="2"/>
          <w:numId w:val="17"/>
        </w:numPr>
      </w:pPr>
      <w:bookmarkStart w:id="120" w:name="_Toc356466253"/>
      <w:r>
        <w:rPr>
          <w:rFonts w:hint="eastAsia"/>
        </w:rPr>
        <w:t>Active Modes</w:t>
      </w:r>
      <w:bookmarkEnd w:id="120"/>
      <w:r>
        <w:rPr>
          <w:rFonts w:hint="eastAsia"/>
        </w:rPr>
        <w:t xml:space="preserve"> </w:t>
      </w:r>
    </w:p>
    <w:p w:rsidR="00375F9C" w:rsidRDefault="00375F9C" w:rsidP="00375F9C">
      <w:r>
        <w:rPr>
          <w:rFonts w:hint="eastAsia"/>
        </w:rPr>
        <w:t xml:space="preserve">There are </w:t>
      </w:r>
      <w:r w:rsidRPr="00577E10">
        <w:t>three</w:t>
      </w:r>
      <w:r>
        <w:rPr>
          <w:color w:val="FF0000"/>
        </w:rPr>
        <w:t xml:space="preserve"> </w:t>
      </w:r>
      <w:r>
        <w:rPr>
          <w:rFonts w:hint="eastAsia"/>
        </w:rPr>
        <w:t xml:space="preserve">active modes for TreeGrid: </w:t>
      </w:r>
    </w:p>
    <w:p w:rsidR="00375F9C" w:rsidRDefault="00375F9C" w:rsidP="00E45D25">
      <w:pPr>
        <w:numPr>
          <w:ilvl w:val="0"/>
          <w:numId w:val="7"/>
        </w:numPr>
      </w:pPr>
      <w:r>
        <w:rPr>
          <w:rFonts w:hint="eastAsia"/>
        </w:rPr>
        <w:t xml:space="preserve">non-active </w:t>
      </w:r>
      <w:r w:rsidRPr="00FB0FAF">
        <w:t>appearance</w:t>
      </w:r>
      <w:r>
        <w:rPr>
          <w:rFonts w:hint="eastAsia"/>
        </w:rPr>
        <w:t xml:space="preserve"> : activeMode is </w:t>
      </w:r>
      <w:r>
        <w:t>“none”</w:t>
      </w:r>
      <w:r>
        <w:rPr>
          <w:rFonts w:hint="eastAsia"/>
        </w:rPr>
        <w:t>;</w:t>
      </w:r>
    </w:p>
    <w:p w:rsidR="00375F9C" w:rsidRPr="00EE3591" w:rsidRDefault="00375F9C" w:rsidP="00E45D25">
      <w:pPr>
        <w:numPr>
          <w:ilvl w:val="0"/>
          <w:numId w:val="7"/>
        </w:numPr>
      </w:pPr>
      <w:r>
        <w:rPr>
          <w:rFonts w:hint="eastAsia"/>
        </w:rPr>
        <w:t xml:space="preserve">the row-active </w:t>
      </w:r>
      <w:r w:rsidRPr="00FB0FAF">
        <w:t>appearance</w:t>
      </w:r>
      <w:r>
        <w:rPr>
          <w:rFonts w:hint="eastAsia"/>
        </w:rPr>
        <w:t>:</w:t>
      </w:r>
      <w:r w:rsidRPr="005548C3">
        <w:rPr>
          <w:rFonts w:hint="eastAsia"/>
        </w:rPr>
        <w:t xml:space="preserve"> </w:t>
      </w:r>
      <w:r>
        <w:rPr>
          <w:rFonts w:hint="eastAsia"/>
        </w:rPr>
        <w:t xml:space="preserve">activeMode is </w:t>
      </w:r>
      <w:r>
        <w:t>“</w:t>
      </w:r>
      <w:r>
        <w:rPr>
          <w:rFonts w:hint="eastAsia"/>
        </w:rPr>
        <w:t>row</w:t>
      </w:r>
      <w:r>
        <w:t>”</w:t>
      </w:r>
      <w:r>
        <w:rPr>
          <w:rFonts w:hint="eastAsia"/>
        </w:rPr>
        <w:t xml:space="preserve"> ;</w:t>
      </w:r>
    </w:p>
    <w:p w:rsidR="00375F9C" w:rsidRPr="00EE3591" w:rsidRDefault="00375F9C" w:rsidP="00E45D25">
      <w:pPr>
        <w:numPr>
          <w:ilvl w:val="0"/>
          <w:numId w:val="7"/>
        </w:numPr>
      </w:pPr>
      <w:r>
        <w:rPr>
          <w:rFonts w:hint="eastAsia"/>
        </w:rPr>
        <w:t xml:space="preserve">the cell-active </w:t>
      </w:r>
      <w:r w:rsidRPr="00FB0FAF">
        <w:t>appearance</w:t>
      </w:r>
      <w:r>
        <w:rPr>
          <w:rFonts w:hint="eastAsia"/>
        </w:rPr>
        <w:t xml:space="preserve">: activeMode is </w:t>
      </w:r>
      <w:r>
        <w:t>“</w:t>
      </w:r>
      <w:r>
        <w:rPr>
          <w:rFonts w:hint="eastAsia"/>
        </w:rPr>
        <w:t>cell</w:t>
      </w:r>
      <w:r>
        <w:t>”</w:t>
      </w:r>
      <w:r>
        <w:rPr>
          <w:rFonts w:hint="eastAsia"/>
        </w:rPr>
        <w:t>;</w:t>
      </w:r>
    </w:p>
    <w:p w:rsidR="00375F9C" w:rsidRDefault="00375F9C" w:rsidP="00E45D25">
      <w:pPr>
        <w:pStyle w:val="4"/>
        <w:numPr>
          <w:ilvl w:val="3"/>
          <w:numId w:val="17"/>
        </w:numPr>
      </w:pPr>
      <w:bookmarkStart w:id="121" w:name="_Toc356466254"/>
      <w:r>
        <w:rPr>
          <w:rFonts w:hint="eastAsia"/>
        </w:rPr>
        <w:t xml:space="preserve">non-active </w:t>
      </w:r>
      <w:r w:rsidRPr="00FB0FAF">
        <w:t>appearance</w:t>
      </w:r>
      <w:bookmarkEnd w:id="121"/>
    </w:p>
    <w:p w:rsidR="00375F9C" w:rsidRPr="00FB0FAF" w:rsidRDefault="00375F9C" w:rsidP="00375F9C">
      <w:pPr>
        <w:rPr>
          <w:b/>
        </w:rPr>
      </w:pPr>
      <w:r w:rsidRPr="00FB0FAF">
        <w:rPr>
          <w:rFonts w:hint="eastAsia"/>
          <w:b/>
        </w:rPr>
        <w:t>I</w:t>
      </w:r>
      <w:r w:rsidRPr="00FB0FAF">
        <w:rPr>
          <w:b/>
        </w:rPr>
        <w:t>n</w:t>
      </w:r>
      <w:r w:rsidRPr="00FB0FAF">
        <w:rPr>
          <w:rFonts w:hint="eastAsia"/>
          <w:b/>
        </w:rPr>
        <w:t>put:</w:t>
      </w:r>
    </w:p>
    <w:p w:rsidR="00375F9C" w:rsidRDefault="005C781A" w:rsidP="00375F9C">
      <w:r>
        <w:rPr>
          <w:noProof/>
        </w:rPr>
        <mc:AlternateContent>
          <mc:Choice Requires="wpc">
            <w:drawing>
              <wp:inline distT="0" distB="0" distL="0" distR="0" wp14:anchorId="0025E3B5" wp14:editId="489D425D">
                <wp:extent cx="5257800" cy="2379345"/>
                <wp:effectExtent l="9525" t="0" r="9525" b="11430"/>
                <wp:docPr id="752" name="画布 7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58" name="Text Box 754"/>
                        <wps:cNvSpPr txBox="1">
                          <a:spLocks noChangeArrowheads="1"/>
                        </wps:cNvSpPr>
                        <wps:spPr bwMode="auto">
                          <a:xfrm>
                            <a:off x="0" y="48895"/>
                            <a:ext cx="5257800" cy="23304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Pr>
                                  <w:sz w:val="18"/>
                                  <w:szCs w:val="18"/>
                                </w:rPr>
                                <w:t>.set</w:t>
                              </w:r>
                              <w:r>
                                <w:rPr>
                                  <w:rFonts w:hint="eastAsia"/>
                                  <w:sz w:val="18"/>
                                  <w:szCs w:val="18"/>
                                </w:rPr>
                                <w:t>Active</w:t>
                              </w:r>
                              <w:r w:rsidRPr="00F44E60">
                                <w:rPr>
                                  <w:sz w:val="18"/>
                                  <w:szCs w:val="18"/>
                                </w:rPr>
                                <w:t>Mode(</w:t>
                              </w:r>
                              <w:r w:rsidRPr="00F44E60">
                                <w:rPr>
                                  <w:color w:val="FF00FF"/>
                                  <w:sz w:val="18"/>
                                  <w:szCs w:val="18"/>
                                </w:rPr>
                                <w:t>"none"</w:t>
                              </w:r>
                              <w:r w:rsidRPr="00F44E60">
                                <w:rPr>
                                  <w:sz w:val="18"/>
                                  <w:szCs w:val="18"/>
                                </w:rPr>
                                <w:t>)</w:t>
                              </w:r>
                            </w:p>
                            <w:p w:rsidR="0023747D" w:rsidRDefault="0023747D" w:rsidP="00375F9C">
                              <w:pPr>
                                <w:rPr>
                                  <w:sz w:val="18"/>
                                  <w:szCs w:val="18"/>
                                </w:rPr>
                              </w:pPr>
                              <w:r>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r w:rsidRPr="00EE3591">
                                <w:t xml:space="preserve"> </w:t>
                              </w:r>
                              <w:r w:rsidRPr="00EE3591">
                                <w:rPr>
                                  <w:sz w:val="18"/>
                                  <w:szCs w:val="18"/>
                                </w:rPr>
                                <w:t xml:space="preserve">afterRowActive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row</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w:t>
                              </w:r>
                              <w:r>
                                <w:rPr>
                                  <w:rFonts w:hint="eastAsia"/>
                                  <w:sz w:val="18"/>
                                  <w:szCs w:val="18"/>
                                </w:rPr>
                                <w:t>row.id</w:t>
                              </w:r>
                              <w:r w:rsidRPr="00B82A21">
                                <w:rPr>
                                  <w:sz w:val="18"/>
                                  <w:szCs w:val="18"/>
                                </w:rPr>
                                <w:t>);</w:t>
                              </w:r>
                            </w:p>
                            <w:p w:rsidR="0023747D" w:rsidRDefault="0023747D" w:rsidP="00375F9C">
                              <w:pPr>
                                <w:spacing w:line="240" w:lineRule="exact"/>
                                <w:rPr>
                                  <w:sz w:val="18"/>
                                  <w:szCs w:val="18"/>
                                </w:rPr>
                              </w:pPr>
                              <w:r w:rsidRPr="00B82A21">
                                <w:rPr>
                                  <w:sz w:val="18"/>
                                  <w:szCs w:val="18"/>
                                </w:rPr>
                                <w:t>})</w:t>
                              </w:r>
                            </w:p>
                            <w:p w:rsidR="0023747D" w:rsidRPr="00B82A21" w:rsidRDefault="0023747D" w:rsidP="00375F9C">
                              <w:pPr>
                                <w:spacing w:line="240" w:lineRule="exact"/>
                                <w:rPr>
                                  <w:sz w:val="18"/>
                                  <w:szCs w:val="18"/>
                                </w:rPr>
                              </w:pPr>
                              <w:r w:rsidRPr="00B82A21">
                                <w:rPr>
                                  <w:sz w:val="18"/>
                                  <w:szCs w:val="18"/>
                                </w:rPr>
                                <w:t>.</w:t>
                              </w:r>
                              <w:r w:rsidRPr="00EE3591">
                                <w:t xml:space="preserve"> </w:t>
                              </w:r>
                              <w:r w:rsidRPr="00EE3591">
                                <w:rPr>
                                  <w:sz w:val="18"/>
                                  <w:szCs w:val="18"/>
                                </w:rPr>
                                <w:t>after</w:t>
                              </w:r>
                              <w:r>
                                <w:rPr>
                                  <w:rFonts w:hint="eastAsia"/>
                                  <w:sz w:val="18"/>
                                  <w:szCs w:val="18"/>
                                </w:rPr>
                                <w:t>Cell</w:t>
                              </w:r>
                              <w:r w:rsidRPr="00EE3591">
                                <w:rPr>
                                  <w:sz w:val="18"/>
                                  <w:szCs w:val="18"/>
                                </w:rPr>
                                <w:t xml:space="preserve">Active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cell</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w:t>
                              </w:r>
                              <w:r>
                                <w:rPr>
                                  <w:rFonts w:hint="eastAsia"/>
                                  <w:sz w:val="18"/>
                                  <w:szCs w:val="18"/>
                                </w:rPr>
                                <w:t>cell.value</w:t>
                              </w:r>
                              <w:r w:rsidRPr="00B82A21">
                                <w:rPr>
                                  <w:sz w:val="18"/>
                                  <w:szCs w:val="18"/>
                                </w:rPr>
                                <w:t>);</w:t>
                              </w:r>
                            </w:p>
                            <w:p w:rsidR="0023747D" w:rsidRPr="00951299"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659" name="AutoShape 755"/>
                        <wps:cNvSpPr>
                          <a:spLocks noChangeArrowheads="1"/>
                        </wps:cNvSpPr>
                        <wps:spPr bwMode="auto">
                          <a:xfrm flipH="1">
                            <a:off x="2171700" y="693420"/>
                            <a:ext cx="1028700" cy="219710"/>
                          </a:xfrm>
                          <a:prstGeom prst="wedgeRoundRectCallout">
                            <a:avLst>
                              <a:gd name="adj1" fmla="val 133704"/>
                              <a:gd name="adj2" fmla="val 55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none</w:t>
                              </w:r>
                              <w:r>
                                <w:rPr>
                                  <w:szCs w:val="18"/>
                                </w:rPr>
                                <w:t>’</w:t>
                              </w:r>
                            </w:p>
                          </w:txbxContent>
                        </wps:txbx>
                        <wps:bodyPr rot="0" vert="horz" wrap="square" lIns="0" tIns="0" rIns="0" bIns="0" anchor="t" anchorCtr="0" upright="1">
                          <a:noAutofit/>
                        </wps:bodyPr>
                      </wps:wsp>
                      <wps:wsp>
                        <wps:cNvPr id="660" name="AutoShape 756"/>
                        <wps:cNvSpPr>
                          <a:spLocks noChangeArrowheads="1"/>
                        </wps:cNvSpPr>
                        <wps:spPr bwMode="auto">
                          <a:xfrm flipH="1">
                            <a:off x="1714500" y="297180"/>
                            <a:ext cx="1257300" cy="219710"/>
                          </a:xfrm>
                          <a:prstGeom prst="wedgeRoundRectCallout">
                            <a:avLst>
                              <a:gd name="adj1" fmla="val 86662"/>
                              <a:gd name="adj2" fmla="val 523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o row handler</w:t>
                              </w:r>
                            </w:p>
                          </w:txbxContent>
                        </wps:txbx>
                        <wps:bodyPr rot="0" vert="horz" wrap="square" lIns="0" tIns="0" rIns="0" bIns="0" anchor="t" anchorCtr="0" upright="1">
                          <a:noAutofit/>
                        </wps:bodyPr>
                      </wps:wsp>
                      <wps:wsp>
                        <wps:cNvPr id="661" name="AutoShape 757"/>
                        <wps:cNvSpPr>
                          <a:spLocks noChangeArrowheads="1"/>
                        </wps:cNvSpPr>
                        <wps:spPr bwMode="auto">
                          <a:xfrm flipH="1">
                            <a:off x="2400300" y="1386840"/>
                            <a:ext cx="1714500" cy="219710"/>
                          </a:xfrm>
                          <a:prstGeom prst="wedgeRoundRectCallout">
                            <a:avLst>
                              <a:gd name="adj1" fmla="val 69111"/>
                              <a:gd name="adj2" fmla="val 1121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r w:rsidRPr="00FB0FAF">
                                <w:rPr>
                                  <w:szCs w:val="18"/>
                                </w:rPr>
                                <w:t>Does not trigger event</w:t>
                              </w:r>
                              <w:r>
                                <w:rPr>
                                  <w:rFonts w:hint="eastAsia"/>
                                  <w:szCs w:val="18"/>
                                </w:rPr>
                                <w:t>s</w:t>
                              </w:r>
                            </w:p>
                          </w:txbxContent>
                        </wps:txbx>
                        <wps:bodyPr rot="0" vert="horz" wrap="square" lIns="0" tIns="0" rIns="0" bIns="0" anchor="t" anchorCtr="0" upright="1">
                          <a:noAutofit/>
                        </wps:bodyPr>
                      </wps:wsp>
                    </wpc:wpc>
                  </a:graphicData>
                </a:graphic>
              </wp:inline>
            </w:drawing>
          </mc:Choice>
          <mc:Fallback>
            <w:pict>
              <v:group id="画布 752" o:spid="_x0000_s1511" editas="canvas" style="width:414pt;height:187.35pt;mso-position-horizontal-relative:char;mso-position-vertical-relative:line" coordsize="52578,23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">
                <v:shape id="_x0000_s1512" type="#_x0000_t75" style="position:absolute;width:52578;height:23793;visibility:visible;mso-wrap-style:square">
                  <v:fill o:detectmouseclick="t"/>
                  <v:path o:connecttype="none"/>
                </v:shape>
                <v:shape id="Text Box 754" o:spid="_x0000_s1513" type="#_x0000_t202" style="position:absolute;top:488;width:52578;height:2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oJZcAA&#10;AADcAAAADwAAAGRycy9kb3ducmV2LnhtbERPz2vCMBS+D/wfwhO8zVRhxVWjiDLqRdic3h/Nsyk2&#10;LyWJtf735jDY8eP7vdoMthU9+dA4VjCbZiCIK6cbrhWcf7/eFyBCRNbYOiYFTwqwWY/eVlho9+Af&#10;6k+xFimEQ4EKTIxdIWWoDFkMU9cRJ+7qvMWYoK+l9vhI4baV8yzLpcWGU4PBjnaGqtvpbhVUt/2w&#10;L5uL8f3dLr71Z/k85qVSk/GwXYKINMR/8Z/7oBXkH2lt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5oJZcAAAADcAAAADwAAAAAAAAAAAAAAAACYAgAAZHJzL2Rvd25y&#10;ZXYueG1sUEsFBgAAAAAEAAQA9QAAAIUDAAAAAA==&#10;" strokeweight="1pt">
                  <v:textbox style="mso-fit-shape-to-text:t" inset="1.5mm,1.3mm,1.5mm">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Pr>
                            <w:sz w:val="18"/>
                            <w:szCs w:val="18"/>
                          </w:rPr>
                          <w:t>.</w:t>
                        </w:r>
                        <w:proofErr w:type="gramStart"/>
                        <w:r>
                          <w:rPr>
                            <w:sz w:val="18"/>
                            <w:szCs w:val="18"/>
                          </w:rPr>
                          <w:t>set</w:t>
                        </w:r>
                        <w:r>
                          <w:rPr>
                            <w:rFonts w:hint="eastAsia"/>
                            <w:sz w:val="18"/>
                            <w:szCs w:val="18"/>
                          </w:rPr>
                          <w:t>Active</w:t>
                        </w:r>
                        <w:r w:rsidRPr="00F44E60">
                          <w:rPr>
                            <w:sz w:val="18"/>
                            <w:szCs w:val="18"/>
                          </w:rPr>
                          <w:t>Mode(</w:t>
                        </w:r>
                        <w:proofErr w:type="gramEnd"/>
                        <w:r w:rsidRPr="00F44E60">
                          <w:rPr>
                            <w:color w:val="FF00FF"/>
                            <w:sz w:val="18"/>
                            <w:szCs w:val="18"/>
                          </w:rPr>
                          <w:t>"none"</w:t>
                        </w:r>
                        <w:r w:rsidRPr="00F44E60">
                          <w:rPr>
                            <w:sz w:val="18"/>
                            <w:szCs w:val="18"/>
                          </w:rPr>
                          <w:t>)</w:t>
                        </w:r>
                      </w:p>
                      <w:p w:rsidR="0023747D" w:rsidRDefault="0023747D" w:rsidP="00375F9C">
                        <w:pPr>
                          <w:rPr>
                            <w:sz w:val="18"/>
                            <w:szCs w:val="18"/>
                          </w:rPr>
                        </w:pPr>
                        <w:r>
                          <w:rPr>
                            <w:sz w:val="18"/>
                            <w:szCs w:val="18"/>
                          </w:rPr>
                          <w:t>.</w:t>
                        </w:r>
                        <w:proofErr w:type="gramStart"/>
                        <w:r>
                          <w:rPr>
                            <w:sz w:val="18"/>
                            <w:szCs w:val="18"/>
                          </w:rPr>
                          <w:t>show(</w:t>
                        </w:r>
                        <w:proofErr w:type="gramEnd"/>
                        <w:r>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r w:rsidRPr="00EE3591">
                          <w:t xml:space="preserve"> </w:t>
                        </w:r>
                        <w:proofErr w:type="gramStart"/>
                        <w:r w:rsidRPr="00EE3591">
                          <w:rPr>
                            <w:sz w:val="18"/>
                            <w:szCs w:val="18"/>
                          </w:rPr>
                          <w:t>afterRowActive</w:t>
                        </w:r>
                        <w:proofErr w:type="gramEnd"/>
                        <w:r w:rsidRPr="00EE3591">
                          <w:rPr>
                            <w:sz w:val="18"/>
                            <w:szCs w:val="18"/>
                          </w:rPr>
                          <w:t xml:space="preser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row</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row.id</w:t>
                        </w:r>
                        <w:r w:rsidRPr="00B82A21">
                          <w:rPr>
                            <w:sz w:val="18"/>
                            <w:szCs w:val="18"/>
                          </w:rPr>
                          <w:t>);</w:t>
                        </w:r>
                      </w:p>
                      <w:p w:rsidR="0023747D" w:rsidRDefault="0023747D" w:rsidP="00375F9C">
                        <w:pPr>
                          <w:spacing w:line="240" w:lineRule="exact"/>
                          <w:rPr>
                            <w:sz w:val="18"/>
                            <w:szCs w:val="18"/>
                          </w:rPr>
                        </w:pPr>
                        <w:r w:rsidRPr="00B82A21">
                          <w:rPr>
                            <w:sz w:val="18"/>
                            <w:szCs w:val="18"/>
                          </w:rPr>
                          <w:t>})</w:t>
                        </w:r>
                      </w:p>
                      <w:p w:rsidR="0023747D" w:rsidRPr="00B82A21" w:rsidRDefault="0023747D" w:rsidP="00375F9C">
                        <w:pPr>
                          <w:spacing w:line="240" w:lineRule="exact"/>
                          <w:rPr>
                            <w:sz w:val="18"/>
                            <w:szCs w:val="18"/>
                          </w:rPr>
                        </w:pPr>
                        <w:r w:rsidRPr="00B82A21">
                          <w:rPr>
                            <w:sz w:val="18"/>
                            <w:szCs w:val="18"/>
                          </w:rPr>
                          <w:t>.</w:t>
                        </w:r>
                        <w:r w:rsidRPr="00EE3591">
                          <w:t xml:space="preserve"> </w:t>
                        </w:r>
                        <w:proofErr w:type="gramStart"/>
                        <w:r w:rsidRPr="00EE3591">
                          <w:rPr>
                            <w:sz w:val="18"/>
                            <w:szCs w:val="18"/>
                          </w:rPr>
                          <w:t>after</w:t>
                        </w:r>
                        <w:r>
                          <w:rPr>
                            <w:rFonts w:hint="eastAsia"/>
                            <w:sz w:val="18"/>
                            <w:szCs w:val="18"/>
                          </w:rPr>
                          <w:t>Cell</w:t>
                        </w:r>
                        <w:r w:rsidRPr="00EE3591">
                          <w:rPr>
                            <w:sz w:val="18"/>
                            <w:szCs w:val="18"/>
                          </w:rPr>
                          <w:t>Active</w:t>
                        </w:r>
                        <w:proofErr w:type="gramEnd"/>
                        <w:r w:rsidRPr="00EE3591">
                          <w:rPr>
                            <w:sz w:val="18"/>
                            <w:szCs w:val="18"/>
                          </w:rPr>
                          <w:t xml:space="preser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cell</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cell.value</w:t>
                        </w:r>
                        <w:r w:rsidRPr="00B82A21">
                          <w:rPr>
                            <w:sz w:val="18"/>
                            <w:szCs w:val="18"/>
                          </w:rPr>
                          <w:t>);</w:t>
                        </w:r>
                      </w:p>
                      <w:p w:rsidR="0023747D" w:rsidRPr="00951299" w:rsidRDefault="0023747D" w:rsidP="00375F9C">
                        <w:pPr>
                          <w:spacing w:line="240" w:lineRule="exact"/>
                          <w:rPr>
                            <w:sz w:val="18"/>
                            <w:szCs w:val="18"/>
                          </w:rPr>
                        </w:pPr>
                        <w:r w:rsidRPr="00B82A21">
                          <w:rPr>
                            <w:sz w:val="18"/>
                            <w:szCs w:val="18"/>
                          </w:rPr>
                          <w:t>})</w:t>
                        </w:r>
                      </w:p>
                    </w:txbxContent>
                  </v:textbox>
                </v:shape>
                <v:shape id="AutoShape 755" o:spid="_x0000_s1514" type="#_x0000_t62" style="position:absolute;left:21717;top:6934;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gka8YA&#10;AADcAAAADwAAAGRycy9kb3ducmV2LnhtbESPT2sCMRTE74V+h/AKXopmrTTqahQrSHsoBf/g+bF5&#10;bhY3L8smrttv3xQKPQ4z8xtmue5dLTpqQ+VZw3iUgSAuvKm41HA67oYzECEiG6w9k4ZvCrBePT4s&#10;MTf+znvqDrEUCcIhRw02xiaXMhSWHIaRb4iTd/Gtw5hkW0rT4j3BXS1fskxJhxWnBYsNbS0V18PN&#10;abhtavn+1ln3Of46q8lzoebTqLQePPWbBYhIffwP/7U/jAb1OoffM+k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gka8YAAADcAAAADwAAAAAAAAAAAAAAAACYAgAAZHJz&#10;L2Rvd25yZXYueG1sUEsFBgAAAAAEAAQA9QAAAIsDAAAAAA==&#10;" adj="39680,22848" fillcolor="#ff9">
                  <v:textbox inset="0,0,0,0">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none</w:t>
                        </w:r>
                        <w:r>
                          <w:rPr>
                            <w:szCs w:val="18"/>
                          </w:rPr>
                          <w:t>’</w:t>
                        </w:r>
                      </w:p>
                    </w:txbxContent>
                  </v:textbox>
                </v:shape>
                <v:shape id="AutoShape 756" o:spid="_x0000_s1515" type="#_x0000_t62" style="position:absolute;left:17145;top:2971;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RUY8AA&#10;AADcAAAADwAAAGRycy9kb3ducmV2LnhtbERPTYvCMBC9C/6HMAteRBM9FKlGWURFWFyxlT0PzWxb&#10;bCalidr99+aw4PHxvleb3jbiQZ2vHWuYTRUI4sKZmksN13w/WYDwAdlg45g0/JGHzXo4WGFq3JMv&#10;9MhCKWII+xQ1VCG0qZS+qMiin7qWOHK/rrMYIuxKaTp8xnDbyLlSibRYc2yosKVtRcUtu1sNZ5md&#10;9rT9viX0lauf8WE39k5pPfroP5cgAvXhLf53H42GJInz45l4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rRUY8AAAADcAAAADwAAAAAAAAAAAAAAAACYAgAAZHJzL2Rvd25y&#10;ZXYueG1sUEsFBgAAAAAEAAQA9QAAAIUDAAAAAA==&#10;" adj="29519,22099" fillcolor="#ff9">
                  <v:textbox inset="0,0,0,0">
                    <w:txbxContent>
                      <w:p w:rsidR="0023747D" w:rsidRPr="000E23E9" w:rsidRDefault="0023747D" w:rsidP="00375F9C">
                        <w:pPr>
                          <w:rPr>
                            <w:szCs w:val="18"/>
                          </w:rPr>
                        </w:pPr>
                        <w:r>
                          <w:rPr>
                            <w:szCs w:val="18"/>
                          </w:rPr>
                          <w:t>N</w:t>
                        </w:r>
                        <w:r>
                          <w:rPr>
                            <w:rFonts w:hint="eastAsia"/>
                            <w:szCs w:val="18"/>
                          </w:rPr>
                          <w:t>o row handler</w:t>
                        </w:r>
                      </w:p>
                    </w:txbxContent>
                  </v:textbox>
                </v:shape>
                <v:shape id="AutoShape 757" o:spid="_x0000_s1516" type="#_x0000_t62" style="position:absolute;left:24003;top:13868;width:17145;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D7h8QA&#10;AADcAAAADwAAAGRycy9kb3ducmV2LnhtbESPT4vCMBTE78J+h/AWvIimylKWahS3IHgT/4Ds7dk8&#10;m9LmpTRZrd9+Iwgeh5n5DbNY9bYRN+p85VjBdJKAIC6crrhUcDpuxt8gfEDW2DgmBQ/ysFp+DBaY&#10;aXfnPd0OoRQRwj5DBSaENpPSF4Ys+olriaN3dZ3FEGVXSt3hPcJtI2dJkkqLFccFgy3lhor68GcV&#10;+Lo+52a0z/vd9dc2ye5rc/lxSg0/+/UcRKA+vMOv9lYrSNMpP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w+4fEAAAA3AAAAA8AAAAAAAAAAAAAAAAAmAIAAGRycy9k&#10;b3ducmV2LnhtbFBLBQYAAAAABAAEAPUAAACJAwAAAAA=&#10;" adj="25728,35021" fillcolor="#ff9">
                  <v:textbox inset="0,0,0,0">
                    <w:txbxContent>
                      <w:p w:rsidR="0023747D" w:rsidRPr="00FB0FAF" w:rsidRDefault="0023747D" w:rsidP="00375F9C">
                        <w:pPr>
                          <w:rPr>
                            <w:szCs w:val="18"/>
                          </w:rPr>
                        </w:pPr>
                        <w:r w:rsidRPr="00FB0FAF">
                          <w:rPr>
                            <w:szCs w:val="18"/>
                          </w:rPr>
                          <w:t>Does not trigger event</w:t>
                        </w:r>
                        <w:r>
                          <w:rPr>
                            <w:rFonts w:hint="eastAsia"/>
                            <w:szCs w:val="18"/>
                          </w:rPr>
                          <w:t>s</w:t>
                        </w:r>
                      </w:p>
                    </w:txbxContent>
                  </v:textbox>
                </v:shape>
                <w10:anchorlock/>
              </v:group>
            </w:pict>
          </mc:Fallback>
        </mc:AlternateContent>
      </w:r>
    </w:p>
    <w:p w:rsidR="00375F9C" w:rsidRPr="00FB0FAF" w:rsidRDefault="00375F9C" w:rsidP="00375F9C">
      <w:pPr>
        <w:rPr>
          <w:b/>
        </w:rPr>
      </w:pPr>
      <w:r w:rsidRPr="00FB0FAF">
        <w:rPr>
          <w:rFonts w:hint="eastAsia"/>
          <w:b/>
        </w:rPr>
        <w:t>Output:</w:t>
      </w:r>
    </w:p>
    <w:p w:rsidR="00375F9C" w:rsidRPr="00EE3591" w:rsidRDefault="005C781A" w:rsidP="00375F9C">
      <w:r>
        <w:rPr>
          <w:rFonts w:hint="eastAsia"/>
          <w:noProof/>
        </w:rPr>
        <w:lastRenderedPageBreak/>
        <w:drawing>
          <wp:inline distT="0" distB="0" distL="0" distR="0" wp14:anchorId="5407B8AF" wp14:editId="47450411">
            <wp:extent cx="1666875" cy="685800"/>
            <wp:effectExtent l="0" t="0" r="9525"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666875" cy="685800"/>
                    </a:xfrm>
                    <a:prstGeom prst="rect">
                      <a:avLst/>
                    </a:prstGeom>
                    <a:noFill/>
                    <a:ln>
                      <a:noFill/>
                    </a:ln>
                  </pic:spPr>
                </pic:pic>
              </a:graphicData>
            </a:graphic>
          </wp:inline>
        </w:drawing>
      </w:r>
    </w:p>
    <w:p w:rsidR="00375F9C" w:rsidRDefault="00375F9C" w:rsidP="00E45D25">
      <w:pPr>
        <w:pStyle w:val="4"/>
        <w:numPr>
          <w:ilvl w:val="3"/>
          <w:numId w:val="17"/>
        </w:numPr>
      </w:pPr>
      <w:bookmarkStart w:id="122" w:name="_Toc356466255"/>
      <w:r>
        <w:rPr>
          <w:rFonts w:hint="eastAsia"/>
        </w:rPr>
        <w:t xml:space="preserve">row-active </w:t>
      </w:r>
      <w:r w:rsidRPr="00FB0FAF">
        <w:t>appearance</w:t>
      </w:r>
      <w:bookmarkEnd w:id="122"/>
    </w:p>
    <w:p w:rsidR="00375F9C" w:rsidRDefault="005C781A" w:rsidP="00375F9C">
      <w:r>
        <w:rPr>
          <w:noProof/>
        </w:rPr>
        <mc:AlternateContent>
          <mc:Choice Requires="wpc">
            <w:drawing>
              <wp:inline distT="0" distB="0" distL="0" distR="0" wp14:anchorId="3DB9C8A2" wp14:editId="1B52BB22">
                <wp:extent cx="5257800" cy="2379345"/>
                <wp:effectExtent l="9525" t="0" r="9525" b="11430"/>
                <wp:docPr id="758" name="画布 7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53" name="Text Box 760"/>
                        <wps:cNvSpPr txBox="1">
                          <a:spLocks noChangeArrowheads="1"/>
                        </wps:cNvSpPr>
                        <wps:spPr bwMode="auto">
                          <a:xfrm>
                            <a:off x="0" y="48895"/>
                            <a:ext cx="5257800" cy="23304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Pr>
                                  <w:sz w:val="18"/>
                                  <w:szCs w:val="18"/>
                                </w:rPr>
                                <w:t>.set</w:t>
                              </w:r>
                              <w:r>
                                <w:rPr>
                                  <w:rFonts w:hint="eastAsia"/>
                                  <w:sz w:val="18"/>
                                  <w:szCs w:val="18"/>
                                </w:rPr>
                                <w:t>Active</w:t>
                              </w:r>
                              <w:r w:rsidRPr="00F44E60">
                                <w:rPr>
                                  <w:sz w:val="18"/>
                                  <w:szCs w:val="18"/>
                                </w:rPr>
                                <w:t>Mode(</w:t>
                              </w:r>
                              <w:r w:rsidRPr="00F44E60">
                                <w:rPr>
                                  <w:color w:val="FF00FF"/>
                                  <w:sz w:val="18"/>
                                  <w:szCs w:val="18"/>
                                </w:rPr>
                                <w:t>"</w:t>
                              </w:r>
                              <w:r>
                                <w:rPr>
                                  <w:rFonts w:hint="eastAsia"/>
                                  <w:color w:val="FF00FF"/>
                                  <w:sz w:val="18"/>
                                  <w:szCs w:val="18"/>
                                </w:rPr>
                                <w:t>row</w:t>
                              </w:r>
                              <w:r w:rsidRPr="00F44E60">
                                <w:rPr>
                                  <w:color w:val="FF00FF"/>
                                  <w:sz w:val="18"/>
                                  <w:szCs w:val="18"/>
                                </w:rPr>
                                <w:t>"</w:t>
                              </w:r>
                              <w:r w:rsidRPr="00F44E60">
                                <w:rPr>
                                  <w:sz w:val="18"/>
                                  <w:szCs w:val="18"/>
                                </w:rPr>
                                <w:t>)</w:t>
                              </w:r>
                            </w:p>
                            <w:p w:rsidR="0023747D" w:rsidRDefault="0023747D" w:rsidP="00375F9C">
                              <w:pPr>
                                <w:rPr>
                                  <w:sz w:val="18"/>
                                  <w:szCs w:val="18"/>
                                </w:rPr>
                              </w:pPr>
                              <w:r>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r w:rsidRPr="00EE3591">
                                <w:rPr>
                                  <w:sz w:val="18"/>
                                  <w:szCs w:val="18"/>
                                </w:rPr>
                                <w:t xml:space="preserve">afterRowActive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row</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w:t>
                              </w:r>
                              <w:r>
                                <w:rPr>
                                  <w:rFonts w:hint="eastAsia"/>
                                  <w:sz w:val="18"/>
                                  <w:szCs w:val="18"/>
                                </w:rPr>
                                <w:t>row.id</w:t>
                              </w:r>
                              <w:r w:rsidRPr="00B82A21">
                                <w:rPr>
                                  <w:sz w:val="18"/>
                                  <w:szCs w:val="18"/>
                                </w:rPr>
                                <w:t>);</w:t>
                              </w:r>
                            </w:p>
                            <w:p w:rsidR="0023747D" w:rsidRDefault="0023747D" w:rsidP="00375F9C">
                              <w:pPr>
                                <w:spacing w:line="240" w:lineRule="exact"/>
                                <w:rPr>
                                  <w:sz w:val="18"/>
                                  <w:szCs w:val="18"/>
                                </w:rPr>
                              </w:pPr>
                              <w:r w:rsidRPr="00B82A21">
                                <w:rPr>
                                  <w:sz w:val="18"/>
                                  <w:szCs w:val="18"/>
                                </w:rPr>
                                <w:t>})</w:t>
                              </w:r>
                            </w:p>
                            <w:p w:rsidR="0023747D" w:rsidRPr="00B82A21" w:rsidRDefault="0023747D" w:rsidP="00375F9C">
                              <w:pPr>
                                <w:spacing w:line="240" w:lineRule="exact"/>
                                <w:rPr>
                                  <w:sz w:val="18"/>
                                  <w:szCs w:val="18"/>
                                </w:rPr>
                              </w:pPr>
                              <w:r w:rsidRPr="00B82A21">
                                <w:rPr>
                                  <w:sz w:val="18"/>
                                  <w:szCs w:val="18"/>
                                </w:rPr>
                                <w:t>.</w:t>
                              </w:r>
                              <w:r w:rsidRPr="00EE3591">
                                <w:rPr>
                                  <w:sz w:val="18"/>
                                  <w:szCs w:val="18"/>
                                </w:rPr>
                                <w:t>after</w:t>
                              </w:r>
                              <w:r>
                                <w:rPr>
                                  <w:rFonts w:hint="eastAsia"/>
                                  <w:sz w:val="18"/>
                                  <w:szCs w:val="18"/>
                                </w:rPr>
                                <w:t>Cell</w:t>
                              </w:r>
                              <w:r w:rsidRPr="00EE3591">
                                <w:rPr>
                                  <w:sz w:val="18"/>
                                  <w:szCs w:val="18"/>
                                </w:rPr>
                                <w:t xml:space="preserve">Active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cell</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w:t>
                              </w:r>
                              <w:r>
                                <w:rPr>
                                  <w:rFonts w:hint="eastAsia"/>
                                  <w:sz w:val="18"/>
                                  <w:szCs w:val="18"/>
                                </w:rPr>
                                <w:t>cell.value</w:t>
                              </w:r>
                              <w:r w:rsidRPr="00B82A21">
                                <w:rPr>
                                  <w:sz w:val="18"/>
                                  <w:szCs w:val="18"/>
                                </w:rPr>
                                <w:t>);</w:t>
                              </w:r>
                            </w:p>
                            <w:p w:rsidR="0023747D" w:rsidRPr="00951299"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654" name="AutoShape 761"/>
                        <wps:cNvSpPr>
                          <a:spLocks noChangeArrowheads="1"/>
                        </wps:cNvSpPr>
                        <wps:spPr bwMode="auto">
                          <a:xfrm flipH="1">
                            <a:off x="2171700" y="693420"/>
                            <a:ext cx="1028700" cy="219710"/>
                          </a:xfrm>
                          <a:prstGeom prst="wedgeRoundRectCallout">
                            <a:avLst>
                              <a:gd name="adj1" fmla="val 133704"/>
                              <a:gd name="adj2" fmla="val 55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row</w:t>
                              </w:r>
                              <w:r>
                                <w:rPr>
                                  <w:szCs w:val="18"/>
                                </w:rPr>
                                <w:t>”</w:t>
                              </w:r>
                            </w:p>
                            <w:p w:rsidR="0023747D" w:rsidRPr="00FB0FAF" w:rsidRDefault="0023747D" w:rsidP="00375F9C">
                              <w:pPr>
                                <w:rPr>
                                  <w:szCs w:val="18"/>
                                </w:rPr>
                              </w:pPr>
                            </w:p>
                          </w:txbxContent>
                        </wps:txbx>
                        <wps:bodyPr rot="0" vert="horz" wrap="square" lIns="0" tIns="0" rIns="0" bIns="0" anchor="t" anchorCtr="0" upright="1">
                          <a:noAutofit/>
                        </wps:bodyPr>
                      </wps:wsp>
                      <wps:wsp>
                        <wps:cNvPr id="655" name="AutoShape 762"/>
                        <wps:cNvSpPr>
                          <a:spLocks noChangeArrowheads="1"/>
                        </wps:cNvSpPr>
                        <wps:spPr bwMode="auto">
                          <a:xfrm flipH="1">
                            <a:off x="1714500" y="297180"/>
                            <a:ext cx="1257300" cy="219710"/>
                          </a:xfrm>
                          <a:prstGeom prst="wedgeRoundRectCallout">
                            <a:avLst>
                              <a:gd name="adj1" fmla="val 86662"/>
                              <a:gd name="adj2" fmla="val 523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o row handler</w:t>
                              </w:r>
                            </w:p>
                            <w:p w:rsidR="0023747D" w:rsidRPr="00FB0FAF" w:rsidRDefault="0023747D" w:rsidP="00375F9C">
                              <w:pPr>
                                <w:rPr>
                                  <w:szCs w:val="18"/>
                                </w:rPr>
                              </w:pPr>
                            </w:p>
                          </w:txbxContent>
                        </wps:txbx>
                        <wps:bodyPr rot="0" vert="horz" wrap="square" lIns="0" tIns="0" rIns="0" bIns="0" anchor="t" anchorCtr="0" upright="1">
                          <a:noAutofit/>
                        </wps:bodyPr>
                      </wps:wsp>
                      <wps:wsp>
                        <wps:cNvPr id="656" name="AutoShape 763"/>
                        <wps:cNvSpPr>
                          <a:spLocks noChangeArrowheads="1"/>
                        </wps:cNvSpPr>
                        <wps:spPr bwMode="auto">
                          <a:xfrm flipH="1">
                            <a:off x="2057400" y="1188720"/>
                            <a:ext cx="914400" cy="219710"/>
                          </a:xfrm>
                          <a:prstGeom prst="wedgeRoundRectCallout">
                            <a:avLst>
                              <a:gd name="adj1" fmla="val 79583"/>
                              <a:gd name="adj2" fmla="val 1453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r>
                                <w:rPr>
                                  <w:szCs w:val="18"/>
                                </w:rPr>
                                <w:t>W</w:t>
                              </w:r>
                              <w:r>
                                <w:rPr>
                                  <w:rFonts w:hint="eastAsia"/>
                                  <w:szCs w:val="18"/>
                                </w:rPr>
                                <w:t>ill be fired</w:t>
                              </w:r>
                            </w:p>
                          </w:txbxContent>
                        </wps:txbx>
                        <wps:bodyPr rot="0" vert="horz" wrap="square" lIns="0" tIns="0" rIns="0" bIns="0" anchor="t" anchorCtr="0" upright="1">
                          <a:noAutofit/>
                        </wps:bodyPr>
                      </wps:wsp>
                    </wpc:wpc>
                  </a:graphicData>
                </a:graphic>
              </wp:inline>
            </w:drawing>
          </mc:Choice>
          <mc:Fallback>
            <w:pict>
              <v:group id="画布 758" o:spid="_x0000_s1517" editas="canvas" style="width:414pt;height:187.35pt;mso-position-horizontal-relative:char;mso-position-vertical-relative:line" coordsize="52578,23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">
                <v:shape id="_x0000_s1518" type="#_x0000_t75" style="position:absolute;width:52578;height:23793;visibility:visible;mso-wrap-style:square">
                  <v:fill o:detectmouseclick="t"/>
                  <v:path o:connecttype="none"/>
                </v:shape>
                <v:shape id="Text Box 760" o:spid="_x0000_s1519" type="#_x0000_t202" style="position:absolute;top:488;width:52578;height:2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6bFMQA&#10;AADcAAAADwAAAGRycy9kb3ducmV2LnhtbESPQWvCQBSE74X+h+UVvNVNlYY0dRVRJF4KVdv7I/ua&#10;DWbfht01xn/vFgo9DjPzDbNYjbYTA/nQOlbwMs1AENdOt9wo+DrtngsQISJr7ByTghsFWC0fHxZY&#10;anflAw3H2IgE4VCiAhNjX0oZakMWw9T1xMn7cd5iTNI3Unu8Jrjt5CzLcmmx5bRgsKeNofp8vFgF&#10;9Xk7bqv22/jhYotP/VbdPvJKqcnTuH4HEWmM/+G/9l4ryF/n8HsmHQ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mxTEAAAA3AAAAA8AAAAAAAAAAAAAAAAAmAIAAGRycy9k&#10;b3ducmV2LnhtbFBLBQYAAAAABAAEAPUAAACJAwAAAAA=&#10;" strokeweight="1pt">
                  <v:textbox style="mso-fit-shape-to-text:t" inset="1.5mm,1.3mm,1.5mm">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Pr>
                            <w:sz w:val="18"/>
                            <w:szCs w:val="18"/>
                          </w:rPr>
                          <w:t>.</w:t>
                        </w:r>
                        <w:proofErr w:type="gramStart"/>
                        <w:r>
                          <w:rPr>
                            <w:sz w:val="18"/>
                            <w:szCs w:val="18"/>
                          </w:rPr>
                          <w:t>set</w:t>
                        </w:r>
                        <w:r>
                          <w:rPr>
                            <w:rFonts w:hint="eastAsia"/>
                            <w:sz w:val="18"/>
                            <w:szCs w:val="18"/>
                          </w:rPr>
                          <w:t>Active</w:t>
                        </w:r>
                        <w:r w:rsidRPr="00F44E60">
                          <w:rPr>
                            <w:sz w:val="18"/>
                            <w:szCs w:val="18"/>
                          </w:rPr>
                          <w:t>Mode(</w:t>
                        </w:r>
                        <w:proofErr w:type="gramEnd"/>
                        <w:r w:rsidRPr="00F44E60">
                          <w:rPr>
                            <w:color w:val="FF00FF"/>
                            <w:sz w:val="18"/>
                            <w:szCs w:val="18"/>
                          </w:rPr>
                          <w:t>"</w:t>
                        </w:r>
                        <w:r>
                          <w:rPr>
                            <w:rFonts w:hint="eastAsia"/>
                            <w:color w:val="FF00FF"/>
                            <w:sz w:val="18"/>
                            <w:szCs w:val="18"/>
                          </w:rPr>
                          <w:t>row</w:t>
                        </w:r>
                        <w:r w:rsidRPr="00F44E60">
                          <w:rPr>
                            <w:color w:val="FF00FF"/>
                            <w:sz w:val="18"/>
                            <w:szCs w:val="18"/>
                          </w:rPr>
                          <w:t>"</w:t>
                        </w:r>
                        <w:r w:rsidRPr="00F44E60">
                          <w:rPr>
                            <w:sz w:val="18"/>
                            <w:szCs w:val="18"/>
                          </w:rPr>
                          <w:t>)</w:t>
                        </w:r>
                      </w:p>
                      <w:p w:rsidR="0023747D" w:rsidRDefault="0023747D" w:rsidP="00375F9C">
                        <w:pPr>
                          <w:rPr>
                            <w:sz w:val="18"/>
                            <w:szCs w:val="18"/>
                          </w:rPr>
                        </w:pPr>
                        <w:r>
                          <w:rPr>
                            <w:sz w:val="18"/>
                            <w:szCs w:val="18"/>
                          </w:rPr>
                          <w:t>.</w:t>
                        </w:r>
                        <w:proofErr w:type="gramStart"/>
                        <w:r>
                          <w:rPr>
                            <w:sz w:val="18"/>
                            <w:szCs w:val="18"/>
                          </w:rPr>
                          <w:t>show(</w:t>
                        </w:r>
                        <w:proofErr w:type="gramEnd"/>
                        <w:r>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r w:rsidRPr="00EE3591">
                          <w:rPr>
                            <w:sz w:val="18"/>
                            <w:szCs w:val="18"/>
                          </w:rPr>
                          <w:t xml:space="preserve">afterRowActive </w:t>
                        </w:r>
                        <w:r w:rsidRPr="00B82A21">
                          <w:rPr>
                            <w:sz w:val="18"/>
                            <w:szCs w:val="18"/>
                          </w:rPr>
                          <w:t>(</w:t>
                        </w:r>
                        <w:proofErr w:type="gramStart"/>
                        <w:r w:rsidRPr="00B82A21">
                          <w:rPr>
                            <w:color w:val="0000FF"/>
                            <w:sz w:val="18"/>
                            <w:szCs w:val="18"/>
                          </w:rPr>
                          <w:t>function</w:t>
                        </w:r>
                        <w:r w:rsidRPr="00B82A21">
                          <w:rPr>
                            <w:sz w:val="18"/>
                            <w:szCs w:val="18"/>
                          </w:rPr>
                          <w:t>(</w:t>
                        </w:r>
                        <w:proofErr w:type="gramEnd"/>
                        <w:r w:rsidRPr="00B82A21">
                          <w:rPr>
                            <w:sz w:val="18"/>
                            <w:szCs w:val="18"/>
                          </w:rPr>
                          <w:t>profile,</w:t>
                        </w:r>
                        <w:r>
                          <w:rPr>
                            <w:rFonts w:hint="eastAsia"/>
                            <w:sz w:val="18"/>
                            <w:szCs w:val="18"/>
                          </w:rPr>
                          <w:t>row</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row.id</w:t>
                        </w:r>
                        <w:r w:rsidRPr="00B82A21">
                          <w:rPr>
                            <w:sz w:val="18"/>
                            <w:szCs w:val="18"/>
                          </w:rPr>
                          <w:t>);</w:t>
                        </w:r>
                      </w:p>
                      <w:p w:rsidR="0023747D" w:rsidRDefault="0023747D" w:rsidP="00375F9C">
                        <w:pPr>
                          <w:spacing w:line="240" w:lineRule="exact"/>
                          <w:rPr>
                            <w:sz w:val="18"/>
                            <w:szCs w:val="18"/>
                          </w:rPr>
                        </w:pPr>
                        <w:r w:rsidRPr="00B82A21">
                          <w:rPr>
                            <w:sz w:val="18"/>
                            <w:szCs w:val="18"/>
                          </w:rPr>
                          <w:t>})</w:t>
                        </w:r>
                      </w:p>
                      <w:p w:rsidR="0023747D" w:rsidRPr="00B82A21" w:rsidRDefault="0023747D" w:rsidP="00375F9C">
                        <w:pPr>
                          <w:spacing w:line="240" w:lineRule="exact"/>
                          <w:rPr>
                            <w:sz w:val="18"/>
                            <w:szCs w:val="18"/>
                          </w:rPr>
                        </w:pPr>
                        <w:r w:rsidRPr="00B82A21">
                          <w:rPr>
                            <w:sz w:val="18"/>
                            <w:szCs w:val="18"/>
                          </w:rPr>
                          <w:t>.</w:t>
                        </w:r>
                        <w:r w:rsidRPr="00EE3591">
                          <w:rPr>
                            <w:sz w:val="18"/>
                            <w:szCs w:val="18"/>
                          </w:rPr>
                          <w:t>after</w:t>
                        </w:r>
                        <w:r>
                          <w:rPr>
                            <w:rFonts w:hint="eastAsia"/>
                            <w:sz w:val="18"/>
                            <w:szCs w:val="18"/>
                          </w:rPr>
                          <w:t>Cell</w:t>
                        </w:r>
                        <w:r w:rsidRPr="00EE3591">
                          <w:rPr>
                            <w:sz w:val="18"/>
                            <w:szCs w:val="18"/>
                          </w:rPr>
                          <w:t xml:space="preserve">Active </w:t>
                        </w:r>
                        <w:r w:rsidRPr="00B82A21">
                          <w:rPr>
                            <w:sz w:val="18"/>
                            <w:szCs w:val="18"/>
                          </w:rPr>
                          <w:t>(</w:t>
                        </w:r>
                        <w:proofErr w:type="gramStart"/>
                        <w:r w:rsidRPr="00B82A21">
                          <w:rPr>
                            <w:color w:val="0000FF"/>
                            <w:sz w:val="18"/>
                            <w:szCs w:val="18"/>
                          </w:rPr>
                          <w:t>function</w:t>
                        </w:r>
                        <w:r w:rsidRPr="00B82A21">
                          <w:rPr>
                            <w:sz w:val="18"/>
                            <w:szCs w:val="18"/>
                          </w:rPr>
                          <w:t>(</w:t>
                        </w:r>
                        <w:proofErr w:type="gramEnd"/>
                        <w:r w:rsidRPr="00B82A21">
                          <w:rPr>
                            <w:sz w:val="18"/>
                            <w:szCs w:val="18"/>
                          </w:rPr>
                          <w:t>profile,</w:t>
                        </w:r>
                        <w:r>
                          <w:rPr>
                            <w:rFonts w:hint="eastAsia"/>
                            <w:sz w:val="18"/>
                            <w:szCs w:val="18"/>
                          </w:rPr>
                          <w:t>cell</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cell.value</w:t>
                        </w:r>
                        <w:r w:rsidRPr="00B82A21">
                          <w:rPr>
                            <w:sz w:val="18"/>
                            <w:szCs w:val="18"/>
                          </w:rPr>
                          <w:t>);</w:t>
                        </w:r>
                      </w:p>
                      <w:p w:rsidR="0023747D" w:rsidRPr="00951299" w:rsidRDefault="0023747D" w:rsidP="00375F9C">
                        <w:pPr>
                          <w:spacing w:line="240" w:lineRule="exact"/>
                          <w:rPr>
                            <w:sz w:val="18"/>
                            <w:szCs w:val="18"/>
                          </w:rPr>
                        </w:pPr>
                        <w:r w:rsidRPr="00B82A21">
                          <w:rPr>
                            <w:sz w:val="18"/>
                            <w:szCs w:val="18"/>
                          </w:rPr>
                          <w:t>})</w:t>
                        </w:r>
                      </w:p>
                    </w:txbxContent>
                  </v:textbox>
                </v:shape>
                <v:shape id="AutoShape 761" o:spid="_x0000_s1520" type="#_x0000_t62" style="position:absolute;left:21717;top:6934;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mL9cYA&#10;AADcAAAADwAAAGRycy9kb3ducmV2LnhtbESPQUsDMRSE74X+h/AKXsRmqzXVbdNSBbGHIrgVz4/N&#10;62Zx87Js0u36701B6HGYmW+Y1WZwjeipC7VnDbNpBoK49KbmSsPX4e3uCUSIyAYbz6ThlwJs1uPR&#10;CnPjz/xJfRErkSAcctRgY2xzKUNpyWGY+pY4eUffOYxJdpU0HZ4T3DXyPsuUdFhzWrDY0qul8qc4&#10;OQ2nbSPfX3rr9rOPb/VwW6rnRVRa30yG7RJEpCFew//tndGgHudwOZ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mL9cYAAADcAAAADwAAAAAAAAAAAAAAAACYAgAAZHJz&#10;L2Rvd25yZXYueG1sUEsFBgAAAAAEAAQA9QAAAIsDAAAAAA==&#10;" adj="39680,22848" fillcolor="#ff9">
                  <v:textbox inset="0,0,0,0">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row</w:t>
                        </w:r>
                        <w:r>
                          <w:rPr>
                            <w:szCs w:val="18"/>
                          </w:rPr>
                          <w:t>”</w:t>
                        </w:r>
                      </w:p>
                      <w:p w:rsidR="0023747D" w:rsidRPr="00FB0FAF" w:rsidRDefault="0023747D" w:rsidP="00375F9C">
                        <w:pPr>
                          <w:rPr>
                            <w:szCs w:val="18"/>
                          </w:rPr>
                        </w:pPr>
                      </w:p>
                    </w:txbxContent>
                  </v:textbox>
                </v:shape>
                <v:shape id="AutoShape 762" o:spid="_x0000_s1521" type="#_x0000_t62" style="position:absolute;left:17145;top:2971;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9RsUA&#10;AADcAAAADwAAAGRycy9kb3ducmV2LnhtbESPQWvCQBSE74X+h+UVehHdbcFQoptQpIogrTQRz4/s&#10;axLMvg3ZVeO/dwuFHoeZ+YZZ5qPtxIUG3zrW8DJTIIgrZ1quNRzK9fQNhA/IBjvHpOFGHvLs8WGJ&#10;qXFX/qZLEWoRIexT1NCE0KdS+qohi37meuLo/bjBYohyqKUZ8BrhtpOvSiXSYstxocGeVg1Vp+Js&#10;Nexl8bmm1dcpoV2pjpPNx8Q7pfXz0/i+ABFoDP/hv/bWaEjmc/g9E4+Az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rz1GxQAAANwAAAAPAAAAAAAAAAAAAAAAAJgCAABkcnMv&#10;ZG93bnJldi54bWxQSwUGAAAAAAQABAD1AAAAigMAAAAA&#10;" adj="29519,22099" fillcolor="#ff9">
                  <v:textbox inset="0,0,0,0">
                    <w:txbxContent>
                      <w:p w:rsidR="0023747D" w:rsidRPr="000E23E9" w:rsidRDefault="0023747D" w:rsidP="00375F9C">
                        <w:pPr>
                          <w:rPr>
                            <w:szCs w:val="18"/>
                          </w:rPr>
                        </w:pPr>
                        <w:r>
                          <w:rPr>
                            <w:szCs w:val="18"/>
                          </w:rPr>
                          <w:t>N</w:t>
                        </w:r>
                        <w:r>
                          <w:rPr>
                            <w:rFonts w:hint="eastAsia"/>
                            <w:szCs w:val="18"/>
                          </w:rPr>
                          <w:t>o row handler</w:t>
                        </w:r>
                      </w:p>
                      <w:p w:rsidR="0023747D" w:rsidRPr="00FB0FAF" w:rsidRDefault="0023747D" w:rsidP="00375F9C">
                        <w:pPr>
                          <w:rPr>
                            <w:szCs w:val="18"/>
                          </w:rPr>
                        </w:pPr>
                      </w:p>
                    </w:txbxContent>
                  </v:textbox>
                </v:shape>
                <v:shape id="AutoShape 763" o:spid="_x0000_s1522" type="#_x0000_t62" style="position:absolute;left:20574;top:11887;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NfMQA&#10;AADcAAAADwAAAGRycy9kb3ducmV2LnhtbESP3WoCMRSE74W+QzgF7zRpxaWsRmmrhSqlxb/7w+Z0&#10;dzE5WTapbt/eCIKXw8x8w0znnbPiRG2oPWt4GioQxIU3NZca9ruPwQuIEJENWs+k4Z8CzGcPvSnm&#10;xp95Q6dtLEWCcMhRQxVjk0sZioochqFviJP361uHMcm2lKbFc4I7K5+VyqTDmtNChQ29V1Qct38u&#10;UVZqORrbt8W6jD+F2X8r+3U4at1/7F4nICJ18R6+tT+NhmycwfVMOgJyd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pzXzEAAAA3AAAAA8AAAAAAAAAAAAAAAAAmAIAAGRycy9k&#10;b3ducmV2LnhtbFBLBQYAAAAABAAEAPUAAACJAwAAAAA=&#10;" adj="27990,42201" fillcolor="#ff9">
                  <v:textbox inset="0,0,0,0">
                    <w:txbxContent>
                      <w:p w:rsidR="0023747D" w:rsidRPr="00FB0FAF" w:rsidRDefault="0023747D" w:rsidP="00375F9C">
                        <w:pPr>
                          <w:rPr>
                            <w:szCs w:val="18"/>
                          </w:rPr>
                        </w:pPr>
                        <w:r>
                          <w:rPr>
                            <w:szCs w:val="18"/>
                          </w:rPr>
                          <w:t>W</w:t>
                        </w:r>
                        <w:r>
                          <w:rPr>
                            <w:rFonts w:hint="eastAsia"/>
                            <w:szCs w:val="18"/>
                          </w:rPr>
                          <w:t>ill be fired</w:t>
                        </w:r>
                      </w:p>
                    </w:txbxContent>
                  </v:textbox>
                </v:shape>
                <w10:anchorlock/>
              </v:group>
            </w:pict>
          </mc:Fallback>
        </mc:AlternateContent>
      </w:r>
    </w:p>
    <w:p w:rsidR="00375F9C" w:rsidRDefault="005C781A" w:rsidP="00375F9C">
      <w:r>
        <w:rPr>
          <w:rFonts w:hint="eastAsia"/>
          <w:noProof/>
        </w:rPr>
        <mc:AlternateContent>
          <mc:Choice Requires="wps">
            <w:drawing>
              <wp:anchor distT="0" distB="0" distL="114300" distR="114300" simplePos="0" relativeHeight="251528704" behindDoc="0" locked="0" layoutInCell="1" allowOverlap="1" wp14:anchorId="4FE1B761" wp14:editId="2144EEA3">
                <wp:simplePos x="0" y="0"/>
                <wp:positionH relativeFrom="column">
                  <wp:posOffset>800100</wp:posOffset>
                </wp:positionH>
                <wp:positionV relativeFrom="line">
                  <wp:posOffset>99060</wp:posOffset>
                </wp:positionV>
                <wp:extent cx="1371600" cy="219710"/>
                <wp:effectExtent l="38100" t="13335" r="9525" b="195580"/>
                <wp:wrapNone/>
                <wp:docPr id="651" name="AutoShape 7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219710"/>
                        </a:xfrm>
                        <a:prstGeom prst="wedgeRoundRectCallout">
                          <a:avLst>
                            <a:gd name="adj1" fmla="val 50463"/>
                            <a:gd name="adj2" fmla="val 12889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r w:rsidRPr="00FB0FAF">
                              <w:t>non-active appearence</w:t>
                            </w:r>
                          </w:p>
                          <w:p w:rsidR="0023747D" w:rsidRPr="00FB0FAF"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71" o:spid="_x0000_s1523" type="#_x0000_t62" style="position:absolute;left:0;text-align:left;margin-left:63pt;margin-top:7.8pt;width:108pt;height:17.3pt;flip:x;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" adj="21700,38642" fillcolor="#ff9">
                <v:textbox inset="0,0,0,0">
                  <w:txbxContent>
                    <w:p w:rsidR="0023747D" w:rsidRPr="00FB0FAF" w:rsidRDefault="0023747D" w:rsidP="00375F9C">
                      <w:pPr>
                        <w:rPr>
                          <w:szCs w:val="18"/>
                        </w:rPr>
                      </w:pPr>
                      <w:proofErr w:type="gramStart"/>
                      <w:r w:rsidRPr="00FB0FAF">
                        <w:t>non-active</w:t>
                      </w:r>
                      <w:proofErr w:type="gramEnd"/>
                      <w:r w:rsidRPr="00FB0FAF">
                        <w:t xml:space="preserve"> appearence</w:t>
                      </w:r>
                    </w:p>
                    <w:p w:rsidR="0023747D" w:rsidRPr="00FB0FAF" w:rsidRDefault="0023747D" w:rsidP="00375F9C">
                      <w:pPr>
                        <w:rPr>
                          <w:szCs w:val="18"/>
                        </w:rPr>
                      </w:pPr>
                    </w:p>
                  </w:txbxContent>
                </v:textbox>
                <w10:wrap anchory="line"/>
              </v:shape>
            </w:pict>
          </mc:Fallback>
        </mc:AlternateContent>
      </w:r>
      <w:r w:rsidR="00375F9C" w:rsidRPr="00E22DFC">
        <w:rPr>
          <w:rFonts w:hint="eastAsia"/>
        </w:rPr>
        <w:t xml:space="preserve"> </w:t>
      </w:r>
      <w:r>
        <w:rPr>
          <w:rFonts w:hint="eastAsia"/>
          <w:noProof/>
        </w:rPr>
        <w:drawing>
          <wp:inline distT="0" distB="0" distL="0" distR="0" wp14:anchorId="6C83BA5B" wp14:editId="1491186B">
            <wp:extent cx="2057400" cy="742950"/>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057400" cy="742950"/>
                    </a:xfrm>
                    <a:prstGeom prst="rect">
                      <a:avLst/>
                    </a:prstGeom>
                    <a:noFill/>
                    <a:ln>
                      <a:noFill/>
                    </a:ln>
                  </pic:spPr>
                </pic:pic>
              </a:graphicData>
            </a:graphic>
          </wp:inline>
        </w:drawing>
      </w:r>
    </w:p>
    <w:p w:rsidR="00375F9C" w:rsidRPr="00FD384B" w:rsidRDefault="00375F9C" w:rsidP="00375F9C"/>
    <w:p w:rsidR="00375F9C" w:rsidRDefault="00375F9C" w:rsidP="00E45D25">
      <w:pPr>
        <w:pStyle w:val="4"/>
        <w:numPr>
          <w:ilvl w:val="3"/>
          <w:numId w:val="17"/>
        </w:numPr>
      </w:pPr>
      <w:bookmarkStart w:id="123" w:name="_Toc356466256"/>
      <w:r>
        <w:rPr>
          <w:rFonts w:hint="eastAsia"/>
        </w:rPr>
        <w:t xml:space="preserve">cell-active </w:t>
      </w:r>
      <w:r w:rsidRPr="00FB0FAF">
        <w:t>appearance</w:t>
      </w:r>
      <w:bookmarkEnd w:id="123"/>
    </w:p>
    <w:p w:rsidR="00375F9C" w:rsidRDefault="005C781A" w:rsidP="00375F9C">
      <w:r>
        <w:rPr>
          <w:noProof/>
        </w:rPr>
        <mc:AlternateContent>
          <mc:Choice Requires="wpc">
            <w:drawing>
              <wp:inline distT="0" distB="0" distL="0" distR="0" wp14:anchorId="1D626EF4" wp14:editId="64475550">
                <wp:extent cx="5257800" cy="2379345"/>
                <wp:effectExtent l="9525" t="0" r="9525" b="11430"/>
                <wp:docPr id="764" name="画布 7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47" name="Text Box 766"/>
                        <wps:cNvSpPr txBox="1">
                          <a:spLocks noChangeArrowheads="1"/>
                        </wps:cNvSpPr>
                        <wps:spPr bwMode="auto">
                          <a:xfrm>
                            <a:off x="0" y="48895"/>
                            <a:ext cx="5257800" cy="23304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Pr>
                                  <w:sz w:val="18"/>
                                  <w:szCs w:val="18"/>
                                </w:rPr>
                                <w:t>.set</w:t>
                              </w:r>
                              <w:r>
                                <w:rPr>
                                  <w:rFonts w:hint="eastAsia"/>
                                  <w:sz w:val="18"/>
                                  <w:szCs w:val="18"/>
                                </w:rPr>
                                <w:t>Active</w:t>
                              </w:r>
                              <w:r w:rsidRPr="00F44E60">
                                <w:rPr>
                                  <w:sz w:val="18"/>
                                  <w:szCs w:val="18"/>
                                </w:rPr>
                                <w:t>Mode(</w:t>
                              </w:r>
                              <w:r w:rsidRPr="00F44E60">
                                <w:rPr>
                                  <w:color w:val="FF00FF"/>
                                  <w:sz w:val="18"/>
                                  <w:szCs w:val="18"/>
                                </w:rPr>
                                <w:t>"</w:t>
                              </w:r>
                              <w:r>
                                <w:rPr>
                                  <w:rFonts w:hint="eastAsia"/>
                                  <w:color w:val="FF00FF"/>
                                  <w:sz w:val="18"/>
                                  <w:szCs w:val="18"/>
                                </w:rPr>
                                <w:t>cell</w:t>
                              </w:r>
                              <w:r w:rsidRPr="00F44E60">
                                <w:rPr>
                                  <w:color w:val="FF00FF"/>
                                  <w:sz w:val="18"/>
                                  <w:szCs w:val="18"/>
                                </w:rPr>
                                <w:t>"</w:t>
                              </w:r>
                              <w:r w:rsidRPr="00F44E60">
                                <w:rPr>
                                  <w:sz w:val="18"/>
                                  <w:szCs w:val="18"/>
                                </w:rPr>
                                <w:t>)</w:t>
                              </w:r>
                            </w:p>
                            <w:p w:rsidR="0023747D" w:rsidRDefault="0023747D" w:rsidP="00375F9C">
                              <w:pPr>
                                <w:rPr>
                                  <w:sz w:val="18"/>
                                  <w:szCs w:val="18"/>
                                </w:rPr>
                              </w:pPr>
                              <w:r>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r w:rsidRPr="00EE3591">
                                <w:rPr>
                                  <w:sz w:val="18"/>
                                  <w:szCs w:val="18"/>
                                </w:rPr>
                                <w:t xml:space="preserve">afterRowActive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row</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w:t>
                              </w:r>
                              <w:r>
                                <w:rPr>
                                  <w:rFonts w:hint="eastAsia"/>
                                  <w:sz w:val="18"/>
                                  <w:szCs w:val="18"/>
                                </w:rPr>
                                <w:t>row.id</w:t>
                              </w:r>
                              <w:r w:rsidRPr="00B82A21">
                                <w:rPr>
                                  <w:sz w:val="18"/>
                                  <w:szCs w:val="18"/>
                                </w:rPr>
                                <w:t>);</w:t>
                              </w:r>
                            </w:p>
                            <w:p w:rsidR="0023747D" w:rsidRDefault="0023747D" w:rsidP="00375F9C">
                              <w:pPr>
                                <w:spacing w:line="240" w:lineRule="exact"/>
                                <w:rPr>
                                  <w:sz w:val="18"/>
                                  <w:szCs w:val="18"/>
                                </w:rPr>
                              </w:pPr>
                              <w:r w:rsidRPr="00B82A21">
                                <w:rPr>
                                  <w:sz w:val="18"/>
                                  <w:szCs w:val="18"/>
                                </w:rPr>
                                <w:t>})</w:t>
                              </w:r>
                            </w:p>
                            <w:p w:rsidR="0023747D" w:rsidRPr="00B82A21" w:rsidRDefault="0023747D" w:rsidP="00375F9C">
                              <w:pPr>
                                <w:spacing w:line="240" w:lineRule="exact"/>
                                <w:rPr>
                                  <w:sz w:val="18"/>
                                  <w:szCs w:val="18"/>
                                </w:rPr>
                              </w:pPr>
                              <w:r w:rsidRPr="00B82A21">
                                <w:rPr>
                                  <w:sz w:val="18"/>
                                  <w:szCs w:val="18"/>
                                </w:rPr>
                                <w:t>.</w:t>
                              </w:r>
                              <w:r w:rsidRPr="00EE3591">
                                <w:rPr>
                                  <w:sz w:val="18"/>
                                  <w:szCs w:val="18"/>
                                </w:rPr>
                                <w:t>after</w:t>
                              </w:r>
                              <w:r>
                                <w:rPr>
                                  <w:rFonts w:hint="eastAsia"/>
                                  <w:sz w:val="18"/>
                                  <w:szCs w:val="18"/>
                                </w:rPr>
                                <w:t>Cell</w:t>
                              </w:r>
                              <w:r w:rsidRPr="00EE3591">
                                <w:rPr>
                                  <w:sz w:val="18"/>
                                  <w:szCs w:val="18"/>
                                </w:rPr>
                                <w:t xml:space="preserve">Active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cell</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w:t>
                              </w:r>
                              <w:r>
                                <w:rPr>
                                  <w:rFonts w:hint="eastAsia"/>
                                  <w:sz w:val="18"/>
                                  <w:szCs w:val="18"/>
                                </w:rPr>
                                <w:t>cell.value</w:t>
                              </w:r>
                              <w:r w:rsidRPr="00B82A21">
                                <w:rPr>
                                  <w:sz w:val="18"/>
                                  <w:szCs w:val="18"/>
                                </w:rPr>
                                <w:t>);</w:t>
                              </w:r>
                            </w:p>
                            <w:p w:rsidR="0023747D" w:rsidRPr="00951299"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648" name="AutoShape 767"/>
                        <wps:cNvSpPr>
                          <a:spLocks noChangeArrowheads="1"/>
                        </wps:cNvSpPr>
                        <wps:spPr bwMode="auto">
                          <a:xfrm flipH="1">
                            <a:off x="2171700" y="693420"/>
                            <a:ext cx="1028700" cy="219710"/>
                          </a:xfrm>
                          <a:prstGeom prst="wedgeRoundRectCallout">
                            <a:avLst>
                              <a:gd name="adj1" fmla="val 133704"/>
                              <a:gd name="adj2" fmla="val 55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row</w:t>
                              </w:r>
                              <w:r>
                                <w:rPr>
                                  <w:szCs w:val="18"/>
                                </w:rPr>
                                <w:t>”</w:t>
                              </w:r>
                            </w:p>
                            <w:p w:rsidR="0023747D" w:rsidRPr="00FB0FAF" w:rsidRDefault="0023747D" w:rsidP="00375F9C">
                              <w:pPr>
                                <w:rPr>
                                  <w:szCs w:val="18"/>
                                </w:rPr>
                              </w:pPr>
                            </w:p>
                            <w:p w:rsidR="0023747D" w:rsidRPr="00FB0FAF" w:rsidRDefault="0023747D" w:rsidP="00375F9C">
                              <w:pPr>
                                <w:rPr>
                                  <w:szCs w:val="18"/>
                                </w:rPr>
                              </w:pPr>
                            </w:p>
                          </w:txbxContent>
                        </wps:txbx>
                        <wps:bodyPr rot="0" vert="horz" wrap="square" lIns="0" tIns="0" rIns="0" bIns="0" anchor="t" anchorCtr="0" upright="1">
                          <a:noAutofit/>
                        </wps:bodyPr>
                      </wps:wsp>
                      <wps:wsp>
                        <wps:cNvPr id="649" name="AutoShape 768"/>
                        <wps:cNvSpPr>
                          <a:spLocks noChangeArrowheads="1"/>
                        </wps:cNvSpPr>
                        <wps:spPr bwMode="auto">
                          <a:xfrm flipH="1">
                            <a:off x="1714500" y="297180"/>
                            <a:ext cx="1257300" cy="219710"/>
                          </a:xfrm>
                          <a:prstGeom prst="wedgeRoundRectCallout">
                            <a:avLst>
                              <a:gd name="adj1" fmla="val 86662"/>
                              <a:gd name="adj2" fmla="val 523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o row handler</w:t>
                              </w:r>
                            </w:p>
                            <w:p w:rsidR="0023747D" w:rsidRPr="00FB0FAF" w:rsidRDefault="0023747D" w:rsidP="00375F9C">
                              <w:pPr>
                                <w:rPr>
                                  <w:szCs w:val="18"/>
                                </w:rPr>
                              </w:pPr>
                            </w:p>
                            <w:p w:rsidR="0023747D" w:rsidRPr="00FB0FAF" w:rsidRDefault="0023747D" w:rsidP="00375F9C">
                              <w:pPr>
                                <w:rPr>
                                  <w:szCs w:val="18"/>
                                </w:rPr>
                              </w:pPr>
                            </w:p>
                          </w:txbxContent>
                        </wps:txbx>
                        <wps:bodyPr rot="0" vert="horz" wrap="square" lIns="0" tIns="0" rIns="0" bIns="0" anchor="t" anchorCtr="0" upright="1">
                          <a:noAutofit/>
                        </wps:bodyPr>
                      </wps:wsp>
                      <wps:wsp>
                        <wps:cNvPr id="650" name="AutoShape 769"/>
                        <wps:cNvSpPr>
                          <a:spLocks noChangeArrowheads="1"/>
                        </wps:cNvSpPr>
                        <wps:spPr bwMode="auto">
                          <a:xfrm flipH="1">
                            <a:off x="2057400" y="1684020"/>
                            <a:ext cx="914400" cy="219710"/>
                          </a:xfrm>
                          <a:prstGeom prst="wedgeRoundRectCallout">
                            <a:avLst>
                              <a:gd name="adj1" fmla="val 62917"/>
                              <a:gd name="adj2" fmla="val 12716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r>
                                <w:rPr>
                                  <w:szCs w:val="18"/>
                                </w:rPr>
                                <w:t>W</w:t>
                              </w:r>
                              <w:r>
                                <w:rPr>
                                  <w:rFonts w:hint="eastAsia"/>
                                  <w:szCs w:val="18"/>
                                </w:rPr>
                                <w:t>ill be fired</w:t>
                              </w:r>
                            </w:p>
                            <w:p w:rsidR="0023747D" w:rsidRPr="00FB0FAF"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764" o:spid="_x0000_s1524" editas="canvas" style="width:414pt;height:187.35pt;mso-position-horizontal-relative:char;mso-position-vertical-relative:line" coordsize="52578,23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">
                <v:shape id="_x0000_s1525" type="#_x0000_t75" style="position:absolute;width:52578;height:23793;visibility:visible;mso-wrap-style:square">
                  <v:fill o:detectmouseclick="t"/>
                  <v:path o:connecttype="none"/>
                </v:shape>
                <v:shape id="Text Box 766" o:spid="_x0000_s1526" type="#_x0000_t202" style="position:absolute;top:488;width:52578;height:2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wLysQA&#10;AADcAAAADwAAAGRycy9kb3ducmV2LnhtbESPQWsCMRSE70L/Q3gFb5qtyGq3RhFF1kvB2vb+2Lxu&#10;FjcvSxLX9d+bQqHHYWa+YVabwbaiJx8axwpephkI4srphmsFX5+HyRJEiMgaW8ek4E4BNuun0QoL&#10;7W78Qf051iJBOBSowMTYFVKGypDFMHUdcfJ+nLcYk/S11B5vCW5bOcuyXFpsOC0Y7GhnqLqcr1ZB&#10;ddkP+7L5Nr6/2uVJv5b397xUavw8bN9ARBrif/ivfdQK8vkC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C8rEAAAA3AAAAA8AAAAAAAAAAAAAAAAAmAIAAGRycy9k&#10;b3ducmV2LnhtbFBLBQYAAAAABAAEAPUAAACJAwAAAAA=&#10;" strokeweight="1pt">
                  <v:textbox style="mso-fit-shape-to-text:t" inset="1.5mm,1.3mm,1.5mm">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Pr>
                            <w:sz w:val="18"/>
                            <w:szCs w:val="18"/>
                          </w:rPr>
                          <w:t>.</w:t>
                        </w:r>
                        <w:proofErr w:type="gramStart"/>
                        <w:r>
                          <w:rPr>
                            <w:sz w:val="18"/>
                            <w:szCs w:val="18"/>
                          </w:rPr>
                          <w:t>set</w:t>
                        </w:r>
                        <w:r>
                          <w:rPr>
                            <w:rFonts w:hint="eastAsia"/>
                            <w:sz w:val="18"/>
                            <w:szCs w:val="18"/>
                          </w:rPr>
                          <w:t>Active</w:t>
                        </w:r>
                        <w:r w:rsidRPr="00F44E60">
                          <w:rPr>
                            <w:sz w:val="18"/>
                            <w:szCs w:val="18"/>
                          </w:rPr>
                          <w:t>Mode(</w:t>
                        </w:r>
                        <w:proofErr w:type="gramEnd"/>
                        <w:r w:rsidRPr="00F44E60">
                          <w:rPr>
                            <w:color w:val="FF00FF"/>
                            <w:sz w:val="18"/>
                            <w:szCs w:val="18"/>
                          </w:rPr>
                          <w:t>"</w:t>
                        </w:r>
                        <w:r>
                          <w:rPr>
                            <w:rFonts w:hint="eastAsia"/>
                            <w:color w:val="FF00FF"/>
                            <w:sz w:val="18"/>
                            <w:szCs w:val="18"/>
                          </w:rPr>
                          <w:t>cell</w:t>
                        </w:r>
                        <w:r w:rsidRPr="00F44E60">
                          <w:rPr>
                            <w:color w:val="FF00FF"/>
                            <w:sz w:val="18"/>
                            <w:szCs w:val="18"/>
                          </w:rPr>
                          <w:t>"</w:t>
                        </w:r>
                        <w:r w:rsidRPr="00F44E60">
                          <w:rPr>
                            <w:sz w:val="18"/>
                            <w:szCs w:val="18"/>
                          </w:rPr>
                          <w:t>)</w:t>
                        </w:r>
                      </w:p>
                      <w:p w:rsidR="0023747D" w:rsidRDefault="0023747D" w:rsidP="00375F9C">
                        <w:pPr>
                          <w:rPr>
                            <w:sz w:val="18"/>
                            <w:szCs w:val="18"/>
                          </w:rPr>
                        </w:pPr>
                        <w:r>
                          <w:rPr>
                            <w:sz w:val="18"/>
                            <w:szCs w:val="18"/>
                          </w:rPr>
                          <w:t>.</w:t>
                        </w:r>
                        <w:proofErr w:type="gramStart"/>
                        <w:r>
                          <w:rPr>
                            <w:sz w:val="18"/>
                            <w:szCs w:val="18"/>
                          </w:rPr>
                          <w:t>show(</w:t>
                        </w:r>
                        <w:proofErr w:type="gramEnd"/>
                        <w:r>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r w:rsidRPr="00EE3591">
                          <w:rPr>
                            <w:sz w:val="18"/>
                            <w:szCs w:val="18"/>
                          </w:rPr>
                          <w:t xml:space="preserve">afterRowActive </w:t>
                        </w:r>
                        <w:r w:rsidRPr="00B82A21">
                          <w:rPr>
                            <w:sz w:val="18"/>
                            <w:szCs w:val="18"/>
                          </w:rPr>
                          <w:t>(</w:t>
                        </w:r>
                        <w:proofErr w:type="gramStart"/>
                        <w:r w:rsidRPr="00B82A21">
                          <w:rPr>
                            <w:color w:val="0000FF"/>
                            <w:sz w:val="18"/>
                            <w:szCs w:val="18"/>
                          </w:rPr>
                          <w:t>function</w:t>
                        </w:r>
                        <w:r w:rsidRPr="00B82A21">
                          <w:rPr>
                            <w:sz w:val="18"/>
                            <w:szCs w:val="18"/>
                          </w:rPr>
                          <w:t>(</w:t>
                        </w:r>
                        <w:proofErr w:type="gramEnd"/>
                        <w:r w:rsidRPr="00B82A21">
                          <w:rPr>
                            <w:sz w:val="18"/>
                            <w:szCs w:val="18"/>
                          </w:rPr>
                          <w:t>profile,</w:t>
                        </w:r>
                        <w:r>
                          <w:rPr>
                            <w:rFonts w:hint="eastAsia"/>
                            <w:sz w:val="18"/>
                            <w:szCs w:val="18"/>
                          </w:rPr>
                          <w:t>row</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row.id</w:t>
                        </w:r>
                        <w:r w:rsidRPr="00B82A21">
                          <w:rPr>
                            <w:sz w:val="18"/>
                            <w:szCs w:val="18"/>
                          </w:rPr>
                          <w:t>);</w:t>
                        </w:r>
                      </w:p>
                      <w:p w:rsidR="0023747D" w:rsidRDefault="0023747D" w:rsidP="00375F9C">
                        <w:pPr>
                          <w:spacing w:line="240" w:lineRule="exact"/>
                          <w:rPr>
                            <w:sz w:val="18"/>
                            <w:szCs w:val="18"/>
                          </w:rPr>
                        </w:pPr>
                        <w:r w:rsidRPr="00B82A21">
                          <w:rPr>
                            <w:sz w:val="18"/>
                            <w:szCs w:val="18"/>
                          </w:rPr>
                          <w:t>})</w:t>
                        </w:r>
                      </w:p>
                      <w:p w:rsidR="0023747D" w:rsidRPr="00B82A21" w:rsidRDefault="0023747D" w:rsidP="00375F9C">
                        <w:pPr>
                          <w:spacing w:line="240" w:lineRule="exact"/>
                          <w:rPr>
                            <w:sz w:val="18"/>
                            <w:szCs w:val="18"/>
                          </w:rPr>
                        </w:pPr>
                        <w:r w:rsidRPr="00B82A21">
                          <w:rPr>
                            <w:sz w:val="18"/>
                            <w:szCs w:val="18"/>
                          </w:rPr>
                          <w:t>.</w:t>
                        </w:r>
                        <w:r w:rsidRPr="00EE3591">
                          <w:rPr>
                            <w:sz w:val="18"/>
                            <w:szCs w:val="18"/>
                          </w:rPr>
                          <w:t>after</w:t>
                        </w:r>
                        <w:r>
                          <w:rPr>
                            <w:rFonts w:hint="eastAsia"/>
                            <w:sz w:val="18"/>
                            <w:szCs w:val="18"/>
                          </w:rPr>
                          <w:t>Cell</w:t>
                        </w:r>
                        <w:r w:rsidRPr="00EE3591">
                          <w:rPr>
                            <w:sz w:val="18"/>
                            <w:szCs w:val="18"/>
                          </w:rPr>
                          <w:t xml:space="preserve">Active </w:t>
                        </w:r>
                        <w:r w:rsidRPr="00B82A21">
                          <w:rPr>
                            <w:sz w:val="18"/>
                            <w:szCs w:val="18"/>
                          </w:rPr>
                          <w:t>(</w:t>
                        </w:r>
                        <w:proofErr w:type="gramStart"/>
                        <w:r w:rsidRPr="00B82A21">
                          <w:rPr>
                            <w:color w:val="0000FF"/>
                            <w:sz w:val="18"/>
                            <w:szCs w:val="18"/>
                          </w:rPr>
                          <w:t>function</w:t>
                        </w:r>
                        <w:r w:rsidRPr="00B82A21">
                          <w:rPr>
                            <w:sz w:val="18"/>
                            <w:szCs w:val="18"/>
                          </w:rPr>
                          <w:t>(</w:t>
                        </w:r>
                        <w:proofErr w:type="gramEnd"/>
                        <w:r w:rsidRPr="00B82A21">
                          <w:rPr>
                            <w:sz w:val="18"/>
                            <w:szCs w:val="18"/>
                          </w:rPr>
                          <w:t>profile,</w:t>
                        </w:r>
                        <w:r>
                          <w:rPr>
                            <w:rFonts w:hint="eastAsia"/>
                            <w:sz w:val="18"/>
                            <w:szCs w:val="18"/>
                          </w:rPr>
                          <w:t>cell</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cell.value</w:t>
                        </w:r>
                        <w:r w:rsidRPr="00B82A21">
                          <w:rPr>
                            <w:sz w:val="18"/>
                            <w:szCs w:val="18"/>
                          </w:rPr>
                          <w:t>);</w:t>
                        </w:r>
                      </w:p>
                      <w:p w:rsidR="0023747D" w:rsidRPr="00951299" w:rsidRDefault="0023747D" w:rsidP="00375F9C">
                        <w:pPr>
                          <w:spacing w:line="240" w:lineRule="exact"/>
                          <w:rPr>
                            <w:sz w:val="18"/>
                            <w:szCs w:val="18"/>
                          </w:rPr>
                        </w:pPr>
                        <w:r w:rsidRPr="00B82A21">
                          <w:rPr>
                            <w:sz w:val="18"/>
                            <w:szCs w:val="18"/>
                          </w:rPr>
                          <w:t>})</w:t>
                        </w:r>
                      </w:p>
                    </w:txbxContent>
                  </v:textbox>
                </v:shape>
                <v:shape id="AutoShape 767" o:spid="_x0000_s1527" type="#_x0000_t62" style="position:absolute;left:21717;top:6934;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0XLcIA&#10;AADcAAAADwAAAGRycy9kb3ducmV2LnhtbERPy2oCMRTdC/2HcAU3UjM+SNupUawguiiF2tL1ZXI7&#10;GZzcDJM4jn9vFoLLw3kv172rRUdtqDxrmE4yEMSFNxWXGn5/ds+vIEJENlh7Jg1XCrBePQ2WmBt/&#10;4W/qjrEUKYRDjhpsjE0uZSgsOQwT3xAn7t+3DmOCbSlNi5cU7mo5yzIlHVacGiw2tLVUnI5np+G8&#10;qeX+o7Puc/r1p+bjQr29RKX1aNhv3kFE6uNDfHcfjAa1SGvTmXQE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3RctwgAAANwAAAAPAAAAAAAAAAAAAAAAAJgCAABkcnMvZG93&#10;bnJldi54bWxQSwUGAAAAAAQABAD1AAAAhwMAAAAA&#10;" adj="39680,22848" fillcolor="#ff9">
                  <v:textbox inset="0,0,0,0">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row</w:t>
                        </w:r>
                        <w:r>
                          <w:rPr>
                            <w:szCs w:val="18"/>
                          </w:rPr>
                          <w:t>”</w:t>
                        </w:r>
                      </w:p>
                      <w:p w:rsidR="0023747D" w:rsidRPr="00FB0FAF" w:rsidRDefault="0023747D" w:rsidP="00375F9C">
                        <w:pPr>
                          <w:rPr>
                            <w:szCs w:val="18"/>
                          </w:rPr>
                        </w:pPr>
                      </w:p>
                      <w:p w:rsidR="0023747D" w:rsidRPr="00FB0FAF" w:rsidRDefault="0023747D" w:rsidP="00375F9C">
                        <w:pPr>
                          <w:rPr>
                            <w:szCs w:val="18"/>
                          </w:rPr>
                        </w:pPr>
                      </w:p>
                    </w:txbxContent>
                  </v:textbox>
                </v:shape>
                <v:shape id="AutoShape 768" o:spid="_x0000_s1528" type="#_x0000_t62" style="position:absolute;left:17145;top:2971;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hnsUA&#10;AADcAAAADwAAAGRycy9kb3ducmV2LnhtbESPQWvCQBSE70L/w/KEXqTutpSgaTZSpEqhVDGWnh/Z&#10;ZxLMvg3ZVeO/dwsFj8PMfMNki8G24ky9bxxreJ4qEMSlMw1XGn72q6cZCB+QDbaOScOVPCzyh1GG&#10;qXEX3tG5CJWIEPYpaqhD6FIpfVmTRT91HXH0Dq63GKLsK2l6vES4beWLUom02HBcqLGjZU3lsThZ&#10;DVtZfK9ouTkm9LVXv5P1x8Q7pfXjeHh/AxFoCPfwf/vTaEhe5/B3Jh4Bm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O6GexQAAANwAAAAPAAAAAAAAAAAAAAAAAJgCAABkcnMv&#10;ZG93bnJldi54bWxQSwUGAAAAAAQABAD1AAAAigMAAAAA&#10;" adj="29519,22099" fillcolor="#ff9">
                  <v:textbox inset="0,0,0,0">
                    <w:txbxContent>
                      <w:p w:rsidR="0023747D" w:rsidRPr="000E23E9" w:rsidRDefault="0023747D" w:rsidP="00375F9C">
                        <w:pPr>
                          <w:rPr>
                            <w:szCs w:val="18"/>
                          </w:rPr>
                        </w:pPr>
                        <w:r>
                          <w:rPr>
                            <w:szCs w:val="18"/>
                          </w:rPr>
                          <w:t>N</w:t>
                        </w:r>
                        <w:r>
                          <w:rPr>
                            <w:rFonts w:hint="eastAsia"/>
                            <w:szCs w:val="18"/>
                          </w:rPr>
                          <w:t>o row handler</w:t>
                        </w:r>
                      </w:p>
                      <w:p w:rsidR="0023747D" w:rsidRPr="00FB0FAF" w:rsidRDefault="0023747D" w:rsidP="00375F9C">
                        <w:pPr>
                          <w:rPr>
                            <w:szCs w:val="18"/>
                          </w:rPr>
                        </w:pPr>
                      </w:p>
                      <w:p w:rsidR="0023747D" w:rsidRPr="00FB0FAF" w:rsidRDefault="0023747D" w:rsidP="00375F9C">
                        <w:pPr>
                          <w:rPr>
                            <w:szCs w:val="18"/>
                          </w:rPr>
                        </w:pPr>
                      </w:p>
                    </w:txbxContent>
                  </v:textbox>
                </v:shape>
                <v:shape id="AutoShape 769" o:spid="_x0000_s1529" type="#_x0000_t62" style="position:absolute;left:20574;top:16840;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RCb8MA&#10;AADcAAAADwAAAGRycy9kb3ducmV2LnhtbERPz2vCMBS+C/sfwhvspqkDS+mMMgaiSD20HbjjW/PW&#10;liUvpcls99+bw2DHj+/3dj9bI240+t6xgvUqAUHcON1zq+C9PiwzED4gazSOScEvedjvHhZbzLWb&#10;uKRbFVoRQ9jnqKALYcil9E1HFv3KDcSR+3KjxRDh2Eo94hTDrZHPSZJKiz3Hhg4Heuuo+a5+rIJy&#10;XRTna20+ksupzI7N1X/WJlPq6XF+fQERaA7/4j/3SStIN3F+PB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RCb8MAAADcAAAADwAAAAAAAAAAAAAAAACYAgAAZHJzL2Rv&#10;d25yZXYueG1sUEsFBgAAAAAEAAQA9QAAAIgDAAAAAA==&#10;" adj="24390,38268" fillcolor="#ff9">
                  <v:textbox inset="0,0,0,0">
                    <w:txbxContent>
                      <w:p w:rsidR="0023747D" w:rsidRPr="00FB0FAF" w:rsidRDefault="0023747D" w:rsidP="00375F9C">
                        <w:pPr>
                          <w:rPr>
                            <w:szCs w:val="18"/>
                          </w:rPr>
                        </w:pPr>
                        <w:r>
                          <w:rPr>
                            <w:szCs w:val="18"/>
                          </w:rPr>
                          <w:t>W</w:t>
                        </w:r>
                        <w:r>
                          <w:rPr>
                            <w:rFonts w:hint="eastAsia"/>
                            <w:szCs w:val="18"/>
                          </w:rPr>
                          <w:t>ill be fired</w:t>
                        </w:r>
                      </w:p>
                      <w:p w:rsidR="0023747D" w:rsidRPr="00FB0FAF" w:rsidRDefault="0023747D" w:rsidP="00375F9C">
                        <w:pPr>
                          <w:rPr>
                            <w:szCs w:val="18"/>
                          </w:rPr>
                        </w:pPr>
                      </w:p>
                    </w:txbxContent>
                  </v:textbox>
                </v:shape>
                <w10:anchorlock/>
              </v:group>
            </w:pict>
          </mc:Fallback>
        </mc:AlternateContent>
      </w:r>
    </w:p>
    <w:p w:rsidR="00375F9C" w:rsidRPr="00FD384B" w:rsidRDefault="005C781A" w:rsidP="00375F9C">
      <w:r>
        <w:rPr>
          <w:rFonts w:hint="eastAsia"/>
          <w:noProof/>
        </w:rPr>
        <w:lastRenderedPageBreak/>
        <mc:AlternateContent>
          <mc:Choice Requires="wps">
            <w:drawing>
              <wp:anchor distT="0" distB="0" distL="114300" distR="114300" simplePos="0" relativeHeight="251527680" behindDoc="0" locked="0" layoutInCell="1" allowOverlap="1" wp14:anchorId="1FA0D3A1" wp14:editId="77E37ABC">
                <wp:simplePos x="0" y="0"/>
                <wp:positionH relativeFrom="column">
                  <wp:posOffset>1028700</wp:posOffset>
                </wp:positionH>
                <wp:positionV relativeFrom="line">
                  <wp:posOffset>113030</wp:posOffset>
                </wp:positionV>
                <wp:extent cx="1371600" cy="219710"/>
                <wp:effectExtent l="200025" t="8255" r="9525" b="238760"/>
                <wp:wrapNone/>
                <wp:docPr id="646" name="AutoShape 7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219710"/>
                        </a:xfrm>
                        <a:prstGeom prst="wedgeRoundRectCallout">
                          <a:avLst>
                            <a:gd name="adj1" fmla="val 60880"/>
                            <a:gd name="adj2" fmla="val 14508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r w:rsidRPr="00FB0FAF">
                              <w:t>non-active appearance</w:t>
                            </w:r>
                          </w:p>
                          <w:p w:rsidR="0023747D" w:rsidRPr="00FB0FAF" w:rsidRDefault="0023747D" w:rsidP="00375F9C">
                            <w:pPr>
                              <w:rPr>
                                <w:szCs w:val="18"/>
                              </w:rPr>
                            </w:pPr>
                          </w:p>
                          <w:p w:rsidR="0023747D" w:rsidRPr="005548C3"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70" o:spid="_x0000_s1530" type="#_x0000_t62" style="position:absolute;left:0;text-align:left;margin-left:81pt;margin-top:8.9pt;width:108pt;height:17.3pt;flip:x;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" adj="23950,42138" fillcolor="#ff9">
                <v:textbox inset="0,0,0,0">
                  <w:txbxContent>
                    <w:p w:rsidR="0023747D" w:rsidRPr="00FB0FAF" w:rsidRDefault="0023747D" w:rsidP="00375F9C">
                      <w:pPr>
                        <w:rPr>
                          <w:szCs w:val="18"/>
                        </w:rPr>
                      </w:pPr>
                      <w:proofErr w:type="gramStart"/>
                      <w:r w:rsidRPr="00FB0FAF">
                        <w:t>non-active</w:t>
                      </w:r>
                      <w:proofErr w:type="gramEnd"/>
                      <w:r w:rsidRPr="00FB0FAF">
                        <w:t xml:space="preserve"> appearance</w:t>
                      </w:r>
                    </w:p>
                    <w:p w:rsidR="0023747D" w:rsidRPr="00FB0FAF" w:rsidRDefault="0023747D" w:rsidP="00375F9C">
                      <w:pPr>
                        <w:rPr>
                          <w:szCs w:val="18"/>
                        </w:rPr>
                      </w:pPr>
                    </w:p>
                    <w:p w:rsidR="0023747D" w:rsidRPr="005548C3" w:rsidRDefault="0023747D" w:rsidP="00375F9C">
                      <w:pPr>
                        <w:rPr>
                          <w:szCs w:val="18"/>
                        </w:rPr>
                      </w:pPr>
                    </w:p>
                  </w:txbxContent>
                </v:textbox>
                <w10:wrap anchory="line"/>
              </v:shape>
            </w:pict>
          </mc:Fallback>
        </mc:AlternateContent>
      </w:r>
      <w:r w:rsidR="00375F9C" w:rsidRPr="00E22DFC">
        <w:rPr>
          <w:rFonts w:hint="eastAsia"/>
        </w:rPr>
        <w:t xml:space="preserve"> </w:t>
      </w:r>
      <w:r>
        <w:rPr>
          <w:rFonts w:hint="eastAsia"/>
          <w:noProof/>
        </w:rPr>
        <w:drawing>
          <wp:inline distT="0" distB="0" distL="0" distR="0" wp14:anchorId="6CE887CA" wp14:editId="2FAE3636">
            <wp:extent cx="2038350" cy="752475"/>
            <wp:effectExtent l="0" t="0" r="0" b="952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038350" cy="752475"/>
                    </a:xfrm>
                    <a:prstGeom prst="rect">
                      <a:avLst/>
                    </a:prstGeom>
                    <a:noFill/>
                    <a:ln>
                      <a:noFill/>
                    </a:ln>
                  </pic:spPr>
                </pic:pic>
              </a:graphicData>
            </a:graphic>
          </wp:inline>
        </w:drawing>
      </w:r>
    </w:p>
    <w:p w:rsidR="00375F9C" w:rsidRDefault="00375F9C" w:rsidP="00E45D25">
      <w:pPr>
        <w:pStyle w:val="3"/>
        <w:numPr>
          <w:ilvl w:val="2"/>
          <w:numId w:val="17"/>
        </w:numPr>
      </w:pPr>
      <w:bookmarkStart w:id="124" w:name="_Toc356466257"/>
      <w:r>
        <w:rPr>
          <w:rFonts w:hint="eastAsia"/>
        </w:rPr>
        <w:t>Selection Mode</w:t>
      </w:r>
      <w:bookmarkEnd w:id="124"/>
      <w:r>
        <w:rPr>
          <w:rFonts w:hint="eastAsia"/>
        </w:rPr>
        <w:t xml:space="preserve"> </w:t>
      </w:r>
    </w:p>
    <w:p w:rsidR="00375F9C" w:rsidRDefault="00375F9C" w:rsidP="00375F9C">
      <w:r>
        <w:rPr>
          <w:rFonts w:hint="eastAsia"/>
        </w:rPr>
        <w:t xml:space="preserve">There are five selection modes for TreeGrid: </w:t>
      </w:r>
    </w:p>
    <w:p w:rsidR="00375F9C" w:rsidRDefault="00375F9C" w:rsidP="00E45D25">
      <w:pPr>
        <w:numPr>
          <w:ilvl w:val="0"/>
          <w:numId w:val="7"/>
        </w:numPr>
      </w:pPr>
      <w:r>
        <w:rPr>
          <w:rFonts w:hint="eastAsia"/>
        </w:rPr>
        <w:t xml:space="preserve">Non-selection: activeMode is </w:t>
      </w:r>
      <w:r>
        <w:t>“none”</w:t>
      </w:r>
      <w:r>
        <w:rPr>
          <w:rFonts w:hint="eastAsia"/>
        </w:rPr>
        <w:t xml:space="preserve">, or selMode is </w:t>
      </w:r>
      <w:r>
        <w:t>‘</w:t>
      </w:r>
      <w:r>
        <w:rPr>
          <w:rFonts w:hint="eastAsia"/>
        </w:rPr>
        <w:t>none</w:t>
      </w:r>
      <w:r>
        <w:t>’</w:t>
      </w:r>
    </w:p>
    <w:p w:rsidR="00375F9C" w:rsidRDefault="00375F9C" w:rsidP="00E45D25">
      <w:pPr>
        <w:numPr>
          <w:ilvl w:val="0"/>
          <w:numId w:val="7"/>
        </w:numPr>
      </w:pPr>
      <w:r>
        <w:rPr>
          <w:rFonts w:hint="eastAsia"/>
        </w:rPr>
        <w:t xml:space="preserve">Single row selection: activeMode is </w:t>
      </w:r>
      <w:r>
        <w:t>“</w:t>
      </w:r>
      <w:r>
        <w:rPr>
          <w:rFonts w:hint="eastAsia"/>
        </w:rPr>
        <w:t>row</w:t>
      </w:r>
      <w:r>
        <w:t>”</w:t>
      </w:r>
      <w:r>
        <w:rPr>
          <w:rFonts w:hint="eastAsia"/>
        </w:rPr>
        <w:t xml:space="preserve">, and selMode is </w:t>
      </w:r>
      <w:r>
        <w:t>‘</w:t>
      </w:r>
      <w:r>
        <w:rPr>
          <w:rFonts w:hint="eastAsia"/>
        </w:rPr>
        <w:t>single</w:t>
      </w:r>
      <w:r>
        <w:t>’</w:t>
      </w:r>
    </w:p>
    <w:p w:rsidR="00375F9C" w:rsidRDefault="00375F9C" w:rsidP="00E45D25">
      <w:pPr>
        <w:numPr>
          <w:ilvl w:val="0"/>
          <w:numId w:val="7"/>
        </w:numPr>
      </w:pPr>
      <w:r>
        <w:rPr>
          <w:rFonts w:hint="eastAsia"/>
        </w:rPr>
        <w:t xml:space="preserve">Multi-rows selection: activeMode is </w:t>
      </w:r>
      <w:r>
        <w:t>“</w:t>
      </w:r>
      <w:r>
        <w:rPr>
          <w:rFonts w:hint="eastAsia"/>
        </w:rPr>
        <w:t>row</w:t>
      </w:r>
      <w:r>
        <w:t>”</w:t>
      </w:r>
      <w:r>
        <w:rPr>
          <w:rFonts w:hint="eastAsia"/>
        </w:rPr>
        <w:t xml:space="preserve">, and selMode is </w:t>
      </w:r>
      <w:r>
        <w:t>‘</w:t>
      </w:r>
      <w:r>
        <w:rPr>
          <w:rFonts w:hint="eastAsia"/>
        </w:rPr>
        <w:t>multi</w:t>
      </w:r>
      <w:r>
        <w:t>’</w:t>
      </w:r>
    </w:p>
    <w:p w:rsidR="00375F9C" w:rsidRDefault="00375F9C" w:rsidP="00E45D25">
      <w:pPr>
        <w:numPr>
          <w:ilvl w:val="0"/>
          <w:numId w:val="7"/>
        </w:numPr>
      </w:pPr>
      <w:r>
        <w:rPr>
          <w:rFonts w:hint="eastAsia"/>
        </w:rPr>
        <w:t xml:space="preserve">Single cell selection: activeMode is </w:t>
      </w:r>
      <w:r>
        <w:t>“</w:t>
      </w:r>
      <w:r>
        <w:rPr>
          <w:rFonts w:hint="eastAsia"/>
        </w:rPr>
        <w:t>cell</w:t>
      </w:r>
      <w:r>
        <w:t>”</w:t>
      </w:r>
      <w:r>
        <w:rPr>
          <w:rFonts w:hint="eastAsia"/>
        </w:rPr>
        <w:t xml:space="preserve">, and selMode is </w:t>
      </w:r>
      <w:r>
        <w:t>‘</w:t>
      </w:r>
      <w:r>
        <w:rPr>
          <w:rFonts w:hint="eastAsia"/>
        </w:rPr>
        <w:t>single</w:t>
      </w:r>
      <w:r>
        <w:t>’</w:t>
      </w:r>
    </w:p>
    <w:p w:rsidR="00375F9C" w:rsidRDefault="00375F9C" w:rsidP="00E45D25">
      <w:pPr>
        <w:numPr>
          <w:ilvl w:val="0"/>
          <w:numId w:val="7"/>
        </w:numPr>
      </w:pPr>
      <w:r>
        <w:rPr>
          <w:rFonts w:hint="eastAsia"/>
        </w:rPr>
        <w:t xml:space="preserve">Multi-cells selection: activeMode is </w:t>
      </w:r>
      <w:r>
        <w:t>“</w:t>
      </w:r>
      <w:r>
        <w:rPr>
          <w:rFonts w:hint="eastAsia"/>
        </w:rPr>
        <w:t>cell</w:t>
      </w:r>
      <w:r>
        <w:t>”</w:t>
      </w:r>
      <w:r>
        <w:rPr>
          <w:rFonts w:hint="eastAsia"/>
        </w:rPr>
        <w:t xml:space="preserve">, and selMode is </w:t>
      </w:r>
      <w:r>
        <w:t>‘</w:t>
      </w:r>
      <w:r>
        <w:rPr>
          <w:rFonts w:hint="eastAsia"/>
        </w:rPr>
        <w:t>multi</w:t>
      </w:r>
      <w:r>
        <w:t>’</w:t>
      </w:r>
    </w:p>
    <w:p w:rsidR="00375F9C" w:rsidRDefault="00375F9C" w:rsidP="00E45D25">
      <w:pPr>
        <w:pStyle w:val="4"/>
        <w:numPr>
          <w:ilvl w:val="3"/>
          <w:numId w:val="17"/>
        </w:numPr>
      </w:pPr>
      <w:bookmarkStart w:id="125" w:name="_Toc356466258"/>
      <w:r>
        <w:rPr>
          <w:rFonts w:hint="eastAsia"/>
        </w:rPr>
        <w:t>Non-selection</w:t>
      </w:r>
      <w:bookmarkEnd w:id="125"/>
    </w:p>
    <w:p w:rsidR="00375F9C" w:rsidRPr="002C176B" w:rsidRDefault="00375F9C" w:rsidP="00375F9C">
      <w:pPr>
        <w:rPr>
          <w:b/>
        </w:rPr>
      </w:pPr>
      <w:r w:rsidRPr="002C176B">
        <w:rPr>
          <w:rFonts w:hint="eastAsia"/>
          <w:b/>
        </w:rPr>
        <w:t>Input:</w:t>
      </w:r>
    </w:p>
    <w:p w:rsidR="00375F9C" w:rsidRDefault="005C781A" w:rsidP="00375F9C">
      <w:r>
        <w:rPr>
          <w:noProof/>
        </w:rPr>
        <mc:AlternateContent>
          <mc:Choice Requires="wpc">
            <w:drawing>
              <wp:inline distT="0" distB="0" distL="0" distR="0" wp14:anchorId="496289C3" wp14:editId="644BD701">
                <wp:extent cx="5257800" cy="1922145"/>
                <wp:effectExtent l="9525" t="0" r="9525" b="11430"/>
                <wp:docPr id="728" name="画布 7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43" name="Text Box 730"/>
                        <wps:cNvSpPr txBox="1">
                          <a:spLocks noChangeArrowheads="1"/>
                        </wps:cNvSpPr>
                        <wps:spPr bwMode="auto">
                          <a:xfrm>
                            <a:off x="0" y="48895"/>
                            <a:ext cx="5257800" cy="18732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sidRPr="00F44E60">
                                <w:rPr>
                                  <w:sz w:val="18"/>
                                  <w:szCs w:val="18"/>
                                </w:rPr>
                                <w:t>.setSelMode(</w:t>
                              </w:r>
                              <w:r w:rsidRPr="00F44E60">
                                <w:rPr>
                                  <w:color w:val="FF00FF"/>
                                  <w:sz w:val="18"/>
                                  <w:szCs w:val="18"/>
                                </w:rPr>
                                <w:t>"none"</w:t>
                              </w:r>
                              <w:r w:rsidRPr="00F44E60">
                                <w:rPr>
                                  <w:sz w:val="18"/>
                                  <w:szCs w:val="18"/>
                                </w:rPr>
                                <w:t>)</w:t>
                              </w:r>
                            </w:p>
                            <w:p w:rsidR="0023747D" w:rsidRDefault="0023747D" w:rsidP="00375F9C">
                              <w:pPr>
                                <w:rPr>
                                  <w:sz w:val="18"/>
                                  <w:szCs w:val="18"/>
                                </w:rPr>
                              </w:pPr>
                              <w:r>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.afterUIValueSet(</w:t>
                              </w:r>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.message(value);</w:t>
                              </w:r>
                            </w:p>
                            <w:p w:rsidR="0023747D" w:rsidRPr="00951299"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644" name="AutoShape 731"/>
                        <wps:cNvSpPr>
                          <a:spLocks noChangeArrowheads="1"/>
                        </wps:cNvSpPr>
                        <wps:spPr bwMode="auto">
                          <a:xfrm flipH="1">
                            <a:off x="1943100" y="891540"/>
                            <a:ext cx="914400" cy="219710"/>
                          </a:xfrm>
                          <a:prstGeom prst="wedgeRoundRectCallout">
                            <a:avLst>
                              <a:gd name="adj1" fmla="val 140000"/>
                              <a:gd name="adj2" fmla="val -375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rPr>
                                <w:t>Non-selection</w:t>
                              </w:r>
                            </w:p>
                          </w:txbxContent>
                        </wps:txbx>
                        <wps:bodyPr rot="0" vert="horz" wrap="square" lIns="0" tIns="0" rIns="0" bIns="0" anchor="t" anchorCtr="0" upright="1">
                          <a:noAutofit/>
                        </wps:bodyPr>
                      </wps:wsp>
                      <wps:wsp>
                        <wps:cNvPr id="645" name="AutoShape 736"/>
                        <wps:cNvSpPr>
                          <a:spLocks noChangeArrowheads="1"/>
                        </wps:cNvSpPr>
                        <wps:spPr bwMode="auto">
                          <a:xfrm flipH="1">
                            <a:off x="2628900" y="1386840"/>
                            <a:ext cx="1028700" cy="219710"/>
                          </a:xfrm>
                          <a:prstGeom prst="wedgeRoundRectCallout">
                            <a:avLst>
                              <a:gd name="adj1" fmla="val 81847"/>
                              <a:gd name="adj2" fmla="val 89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on</w:t>
                              </w:r>
                              <w:r>
                                <w:rPr>
                                  <w:szCs w:val="18"/>
                                </w:rPr>
                                <w:t>’</w:t>
                              </w:r>
                              <w:r>
                                <w:rPr>
                                  <w:rFonts w:hint="eastAsia"/>
                                  <w:szCs w:val="18"/>
                                </w:rPr>
                                <w:t>t be fired</w:t>
                              </w:r>
                            </w:p>
                          </w:txbxContent>
                        </wps:txbx>
                        <wps:bodyPr rot="0" vert="horz" wrap="square" lIns="0" tIns="0" rIns="0" bIns="0" anchor="t" anchorCtr="0" upright="1">
                          <a:noAutofit/>
                        </wps:bodyPr>
                      </wps:wsp>
                    </wpc:wpc>
                  </a:graphicData>
                </a:graphic>
              </wp:inline>
            </w:drawing>
          </mc:Choice>
          <mc:Fallback>
            <w:pict>
              <v:group id="画布 728" o:spid="_x0000_s1531" editas="canvas" style="width:414pt;height:151.35pt;mso-position-horizontal-relative:char;mso-position-vertical-relative:line" coordsize="52578,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">
                <v:shape id="_x0000_s1532" type="#_x0000_t75" style="position:absolute;width:52578;height:19221;visibility:visible;mso-wrap-style:square">
                  <v:fill o:detectmouseclick="t"/>
                  <v:path o:connecttype="none"/>
                </v:shape>
                <v:shape id="Text Box 730" o:spid="_x0000_s1533" type="#_x0000_t202" style="position:absolute;top:488;width:52578;height:18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cNycQA&#10;AADcAAAADwAAAGRycy9kb3ducmV2LnhtbESPQWvCQBSE74X+h+UVvNVNtYQ0dRVRJF4KVdv7I/ua&#10;DWbfht01xn/vFgo9DjPzDbNYjbYTA/nQOlbwMs1AENdOt9wo+DrtngsQISJr7ByTghsFWC0fHxZY&#10;anflAw3H2IgE4VCiAhNjX0oZakMWw9T1xMn7cd5iTNI3Unu8Jrjt5CzLcmmx5bRgsKeNofp8vFgF&#10;9Xk7bqv22/jhYotP/VbdPvJKqcnTuH4HEWmM/+G/9l4ryF/n8HsmHQ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nDcnEAAAA3AAAAA8AAAAAAAAAAAAAAAAAmAIAAGRycy9k&#10;b3ducmV2LnhtbFBLBQYAAAAABAAEAPUAAACJAwAAAAA=&#10;" strokeweight="1pt">
                  <v:textbox style="mso-fit-shape-to-text:t" inset="1.5mm,1.3mm,1.5mm">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sidRPr="00F44E60">
                          <w:rPr>
                            <w:sz w:val="18"/>
                            <w:szCs w:val="18"/>
                          </w:rPr>
                          <w:t>.</w:t>
                        </w:r>
                        <w:proofErr w:type="gramStart"/>
                        <w:r w:rsidRPr="00F44E60">
                          <w:rPr>
                            <w:sz w:val="18"/>
                            <w:szCs w:val="18"/>
                          </w:rPr>
                          <w:t>setSelMode(</w:t>
                        </w:r>
                        <w:proofErr w:type="gramEnd"/>
                        <w:r w:rsidRPr="00F44E60">
                          <w:rPr>
                            <w:color w:val="FF00FF"/>
                            <w:sz w:val="18"/>
                            <w:szCs w:val="18"/>
                          </w:rPr>
                          <w:t>"none"</w:t>
                        </w:r>
                        <w:r w:rsidRPr="00F44E60">
                          <w:rPr>
                            <w:sz w:val="18"/>
                            <w:szCs w:val="18"/>
                          </w:rPr>
                          <w:t>)</w:t>
                        </w:r>
                      </w:p>
                      <w:p w:rsidR="0023747D" w:rsidRDefault="0023747D" w:rsidP="00375F9C">
                        <w:pPr>
                          <w:rPr>
                            <w:sz w:val="18"/>
                            <w:szCs w:val="18"/>
                          </w:rPr>
                        </w:pPr>
                        <w:r>
                          <w:rPr>
                            <w:sz w:val="18"/>
                            <w:szCs w:val="18"/>
                          </w:rPr>
                          <w:t>.</w:t>
                        </w:r>
                        <w:proofErr w:type="gramStart"/>
                        <w:r>
                          <w:rPr>
                            <w:sz w:val="18"/>
                            <w:szCs w:val="18"/>
                          </w:rPr>
                          <w:t>show(</w:t>
                        </w:r>
                        <w:proofErr w:type="gramEnd"/>
                        <w:r>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951299" w:rsidRDefault="0023747D" w:rsidP="00375F9C">
                        <w:pPr>
                          <w:spacing w:line="240" w:lineRule="exact"/>
                          <w:rPr>
                            <w:sz w:val="18"/>
                            <w:szCs w:val="18"/>
                          </w:rPr>
                        </w:pPr>
                        <w:r w:rsidRPr="00B82A21">
                          <w:rPr>
                            <w:sz w:val="18"/>
                            <w:szCs w:val="18"/>
                          </w:rPr>
                          <w:t>});</w:t>
                        </w:r>
                      </w:p>
                    </w:txbxContent>
                  </v:textbox>
                </v:shape>
                <v:shape id="AutoShape 731" o:spid="_x0000_s1534" type="#_x0000_t62" style="position:absolute;left:19431;top:8915;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M6IcMA&#10;AADcAAAADwAAAGRycy9kb3ducmV2LnhtbESPT4vCMBTE7wt+h/AEb2vqokWrUVxR8KLin4PHZ/Ns&#10;i81LaaLWb2+EhT0OM/MbZjJrTCkeVLvCsoJeNwJBnFpdcKbgdFx9D0E4j6yxtEwKXuRgNm19TTDR&#10;9sl7ehx8JgKEXYIKcu+rREqX5mTQdW1FHLyrrQ36IOtM6hqfAW5K+RNFsTRYcFjIsaJFTuntcDcK&#10;0tFW2w3TeeeWl6GJX+vB5fesVKfdzMcgPDX+P/zXXmsFcb8PnzPhCMjp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vM6IcMAAADcAAAADwAAAAAAAAAAAAAAAACYAgAAZHJzL2Rv&#10;d25yZXYueG1sUEsFBgAAAAAEAAQA9QAAAIgDAAAAAA==&#10;" adj="41040,9988" fillcolor="#ff9">
                  <v:textbox inset="0,0,0,0">
                    <w:txbxContent>
                      <w:p w:rsidR="0023747D" w:rsidRPr="000E23E9" w:rsidRDefault="0023747D" w:rsidP="00375F9C">
                        <w:pPr>
                          <w:rPr>
                            <w:szCs w:val="18"/>
                          </w:rPr>
                        </w:pPr>
                        <w:r>
                          <w:rPr>
                            <w:rFonts w:hint="eastAsia"/>
                          </w:rPr>
                          <w:t>Non-selection</w:t>
                        </w:r>
                      </w:p>
                    </w:txbxContent>
                  </v:textbox>
                </v:shape>
                <v:shape id="AutoShape 736" o:spid="_x0000_s1535" type="#_x0000_t62" style="position:absolute;left:26289;top:13868;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sZqcYA&#10;AADcAAAADwAAAGRycy9kb3ducmV2LnhtbESPQWvCQBSE7wX/w/IEb3Vja4NEV9FCsfYgNCri7Zl9&#10;JsHs27C71fTfdwuFHoeZ+YaZLTrTiBs5X1tWMBomIIgLq2suFex3b48TED4ga2wsk4Jv8rCY9x5m&#10;mGl750+65aEUEcI+QwVVCG0mpS8qMuiHtiWO3sU6gyFKV0rt8B7hppFPSZJKgzXHhQpbeq2ouOZf&#10;RsFZH9LNhzuOtvkKT/pQr3eX5bNSg363nIII1IX/8F/7XStIxy/weyYeAT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sZqcYAAADcAAAADwAAAAAAAAAAAAAAAACYAgAAZHJz&#10;L2Rvd25yZXYueG1sUEsFBgAAAAAEAAQA9QAAAIsDAAAAAA==&#10;" adj="28479,12735" fillcolor="#ff9">
                  <v:textbox inset="0,0,0,0">
                    <w:txbxContent>
                      <w:p w:rsidR="0023747D" w:rsidRPr="000E23E9" w:rsidRDefault="0023747D" w:rsidP="00375F9C">
                        <w:pPr>
                          <w:rPr>
                            <w:szCs w:val="18"/>
                          </w:rPr>
                        </w:pPr>
                        <w:r>
                          <w:rPr>
                            <w:szCs w:val="18"/>
                          </w:rPr>
                          <w:t>W</w:t>
                        </w:r>
                        <w:r>
                          <w:rPr>
                            <w:rFonts w:hint="eastAsia"/>
                            <w:szCs w:val="18"/>
                          </w:rPr>
                          <w:t>on</w:t>
                        </w:r>
                        <w:r>
                          <w:rPr>
                            <w:szCs w:val="18"/>
                          </w:rPr>
                          <w:t>’</w:t>
                        </w:r>
                        <w:r>
                          <w:rPr>
                            <w:rFonts w:hint="eastAsia"/>
                            <w:szCs w:val="18"/>
                          </w:rPr>
                          <w:t>t be fired</w:t>
                        </w:r>
                      </w:p>
                    </w:txbxContent>
                  </v:textbox>
                </v:shape>
                <w10:anchorlock/>
              </v:group>
            </w:pict>
          </mc:Fallback>
        </mc:AlternateContent>
      </w:r>
    </w:p>
    <w:p w:rsidR="00375F9C" w:rsidRPr="002C176B" w:rsidRDefault="00375F9C" w:rsidP="00375F9C">
      <w:pPr>
        <w:rPr>
          <w:b/>
        </w:rPr>
      </w:pPr>
      <w:r w:rsidRPr="002C176B">
        <w:rPr>
          <w:rFonts w:hint="eastAsia"/>
          <w:b/>
        </w:rPr>
        <w:t>Output:</w:t>
      </w:r>
    </w:p>
    <w:p w:rsidR="00375F9C" w:rsidRDefault="005C781A" w:rsidP="00375F9C">
      <w:r>
        <w:rPr>
          <w:rFonts w:hint="eastAsia"/>
          <w:noProof/>
        </w:rPr>
        <mc:AlternateContent>
          <mc:Choice Requires="wps">
            <w:drawing>
              <wp:anchor distT="0" distB="0" distL="114300" distR="114300" simplePos="0" relativeHeight="251526656" behindDoc="0" locked="0" layoutInCell="1" allowOverlap="1" wp14:anchorId="4C84210C" wp14:editId="03F4A17B">
                <wp:simplePos x="0" y="0"/>
                <wp:positionH relativeFrom="column">
                  <wp:posOffset>685800</wp:posOffset>
                </wp:positionH>
                <wp:positionV relativeFrom="line">
                  <wp:posOffset>662940</wp:posOffset>
                </wp:positionV>
                <wp:extent cx="2286000" cy="219710"/>
                <wp:effectExtent l="9525" t="281940" r="9525" b="12700"/>
                <wp:wrapNone/>
                <wp:docPr id="642" name="AutoShape 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86000" cy="219710"/>
                        </a:xfrm>
                        <a:prstGeom prst="wedgeRoundRectCallout">
                          <a:avLst>
                            <a:gd name="adj1" fmla="val 43111"/>
                            <a:gd name="adj2" fmla="val -1676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r>
                              <w:rPr>
                                <w:rFonts w:hint="eastAsia"/>
                              </w:rPr>
                              <w:t>It</w:t>
                            </w:r>
                            <w:r>
                              <w:t>’</w:t>
                            </w:r>
                            <w:r>
                              <w:rPr>
                                <w:rFonts w:hint="eastAsia"/>
                              </w:rPr>
                              <w:t xml:space="preserve">s </w:t>
                            </w:r>
                            <w:r w:rsidRPr="00FB0FAF">
                              <w:t xml:space="preserve">active </w:t>
                            </w:r>
                            <w:r>
                              <w:t>appearance</w:t>
                            </w:r>
                            <w:r>
                              <w:rPr>
                                <w:rFonts w:hint="eastAsia"/>
                              </w:rPr>
                              <w:t>, not the selection</w:t>
                            </w:r>
                          </w:p>
                          <w:p w:rsidR="0023747D" w:rsidRPr="008F04C8"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35" o:spid="_x0000_s1536" type="#_x0000_t62" style="position:absolute;left:0;text-align:left;margin-left:54pt;margin-top:52.2pt;width:180pt;height:17.3pt;flip:x;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" adj="20112,-25409" fillcolor="#ff9">
                <v:textbox inset="0,0,0,0">
                  <w:txbxContent>
                    <w:p w:rsidR="0023747D" w:rsidRPr="00FB0FAF" w:rsidRDefault="0023747D" w:rsidP="00375F9C">
                      <w:pPr>
                        <w:rPr>
                          <w:szCs w:val="18"/>
                        </w:rPr>
                      </w:pPr>
                      <w:r>
                        <w:rPr>
                          <w:rFonts w:hint="eastAsia"/>
                        </w:rPr>
                        <w:t>It</w:t>
                      </w:r>
                      <w:r>
                        <w:t>’</w:t>
                      </w:r>
                      <w:r>
                        <w:rPr>
                          <w:rFonts w:hint="eastAsia"/>
                        </w:rPr>
                        <w:t xml:space="preserve">s </w:t>
                      </w:r>
                      <w:r w:rsidRPr="00FB0FAF">
                        <w:t xml:space="preserve">active </w:t>
                      </w:r>
                      <w:r>
                        <w:t>appearance</w:t>
                      </w:r>
                      <w:r>
                        <w:rPr>
                          <w:rFonts w:hint="eastAsia"/>
                        </w:rPr>
                        <w:t>, not the selection</w:t>
                      </w:r>
                    </w:p>
                    <w:p w:rsidR="0023747D" w:rsidRPr="008F04C8" w:rsidRDefault="0023747D" w:rsidP="00375F9C">
                      <w:pPr>
                        <w:rPr>
                          <w:szCs w:val="18"/>
                        </w:rPr>
                      </w:pPr>
                    </w:p>
                  </w:txbxContent>
                </v:textbox>
                <w10:wrap anchory="line"/>
              </v:shape>
            </w:pict>
          </mc:Fallback>
        </mc:AlternateContent>
      </w:r>
      <w:r w:rsidR="00375F9C" w:rsidRPr="005B5F5F">
        <w:rPr>
          <w:rFonts w:hint="eastAsia"/>
        </w:rPr>
        <w:t xml:space="preserve"> </w:t>
      </w:r>
      <w:r>
        <w:rPr>
          <w:rFonts w:hint="eastAsia"/>
          <w:noProof/>
        </w:rPr>
        <w:drawing>
          <wp:inline distT="0" distB="0" distL="0" distR="0" wp14:anchorId="5AE3902C" wp14:editId="671ED36E">
            <wp:extent cx="1981200" cy="742950"/>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81200" cy="742950"/>
                    </a:xfrm>
                    <a:prstGeom prst="rect">
                      <a:avLst/>
                    </a:prstGeom>
                    <a:noFill/>
                    <a:ln>
                      <a:noFill/>
                    </a:ln>
                  </pic:spPr>
                </pic:pic>
              </a:graphicData>
            </a:graphic>
          </wp:inline>
        </w:drawing>
      </w:r>
    </w:p>
    <w:p w:rsidR="00375F9C" w:rsidRPr="002C176B" w:rsidRDefault="00375F9C" w:rsidP="00375F9C">
      <w:pPr>
        <w:rPr>
          <w:b/>
        </w:rPr>
      </w:pPr>
      <w:r w:rsidRPr="002C176B">
        <w:rPr>
          <w:rFonts w:hint="eastAsia"/>
          <w:b/>
        </w:rPr>
        <w:t>Input:</w:t>
      </w:r>
    </w:p>
    <w:p w:rsidR="00375F9C" w:rsidRDefault="005C781A" w:rsidP="00375F9C">
      <w:r>
        <w:rPr>
          <w:noProof/>
        </w:rPr>
        <w:lastRenderedPageBreak/>
        <mc:AlternateContent>
          <mc:Choice Requires="wpc">
            <w:drawing>
              <wp:inline distT="0" distB="0" distL="0" distR="0" wp14:anchorId="24A20EEF" wp14:editId="7823B6D8">
                <wp:extent cx="5257800" cy="2074545"/>
                <wp:effectExtent l="9525" t="0" r="9525" b="11430"/>
                <wp:docPr id="631" name="画布 6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06" name="Text Box 633"/>
                        <wps:cNvSpPr txBox="1">
                          <a:spLocks noChangeArrowheads="1"/>
                        </wps:cNvSpPr>
                        <wps:spPr bwMode="auto">
                          <a:xfrm>
                            <a:off x="0" y="48895"/>
                            <a:ext cx="5257800" cy="20256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Default="0023747D" w:rsidP="00375F9C">
                              <w:pPr>
                                <w:spacing w:line="240" w:lineRule="exact"/>
                                <w:rPr>
                                  <w:sz w:val="18"/>
                                  <w:szCs w:val="18"/>
                                </w:rPr>
                              </w:pPr>
                              <w:r>
                                <w:rPr>
                                  <w:sz w:val="18"/>
                                  <w:szCs w:val="18"/>
                                </w:rPr>
                                <w:t>.set</w:t>
                              </w:r>
                              <w:r>
                                <w:rPr>
                                  <w:rFonts w:hint="eastAsia"/>
                                  <w:sz w:val="18"/>
                                  <w:szCs w:val="18"/>
                                </w:rPr>
                                <w:t>Active</w:t>
                              </w:r>
                              <w:r w:rsidRPr="00F44E60">
                                <w:rPr>
                                  <w:sz w:val="18"/>
                                  <w:szCs w:val="18"/>
                                </w:rPr>
                                <w:t>Mode(</w:t>
                              </w:r>
                              <w:r w:rsidRPr="00F44E60">
                                <w:rPr>
                                  <w:color w:val="FF00FF"/>
                                  <w:sz w:val="18"/>
                                  <w:szCs w:val="18"/>
                                </w:rPr>
                                <w:t>"none"</w:t>
                              </w:r>
                              <w:r w:rsidRPr="00F44E60">
                                <w:rPr>
                                  <w:sz w:val="18"/>
                                  <w:szCs w:val="18"/>
                                </w:rPr>
                                <w:t>)</w:t>
                              </w:r>
                            </w:p>
                            <w:p w:rsidR="0023747D" w:rsidRPr="00184C92" w:rsidRDefault="0023747D" w:rsidP="00375F9C">
                              <w:pPr>
                                <w:spacing w:line="240" w:lineRule="exact"/>
                                <w:rPr>
                                  <w:sz w:val="18"/>
                                  <w:szCs w:val="18"/>
                                </w:rPr>
                              </w:pPr>
                              <w:r w:rsidRPr="00F44E60">
                                <w:rPr>
                                  <w:sz w:val="18"/>
                                  <w:szCs w:val="18"/>
                                </w:rPr>
                                <w:t>.setSelMode(</w:t>
                              </w:r>
                              <w:r w:rsidRPr="00F44E60">
                                <w:rPr>
                                  <w:color w:val="FF00FF"/>
                                  <w:sz w:val="18"/>
                                  <w:szCs w:val="18"/>
                                </w:rPr>
                                <w:t>"none"</w:t>
                              </w:r>
                              <w:r w:rsidRPr="00F44E60">
                                <w:rPr>
                                  <w:sz w:val="18"/>
                                  <w:szCs w:val="18"/>
                                </w:rPr>
                                <w:t>)</w:t>
                              </w:r>
                            </w:p>
                            <w:p w:rsidR="0023747D" w:rsidRDefault="0023747D" w:rsidP="00375F9C">
                              <w:pPr>
                                <w:rPr>
                                  <w:sz w:val="18"/>
                                  <w:szCs w:val="18"/>
                                </w:rPr>
                              </w:pPr>
                              <w:r>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.afterUIValueSet(</w:t>
                              </w:r>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.message(value);</w:t>
                              </w:r>
                            </w:p>
                            <w:p w:rsidR="0023747D" w:rsidRPr="00951299"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607" name="AutoShape 634"/>
                        <wps:cNvSpPr>
                          <a:spLocks noChangeArrowheads="1"/>
                        </wps:cNvSpPr>
                        <wps:spPr bwMode="auto">
                          <a:xfrm flipH="1">
                            <a:off x="1943100" y="990600"/>
                            <a:ext cx="914400" cy="219710"/>
                          </a:xfrm>
                          <a:prstGeom prst="wedgeRoundRectCallout">
                            <a:avLst>
                              <a:gd name="adj1" fmla="val 140000"/>
                              <a:gd name="adj2" fmla="val 11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rPr>
                                <w:t>Non-selection</w:t>
                              </w:r>
                            </w:p>
                          </w:txbxContent>
                        </wps:txbx>
                        <wps:bodyPr rot="0" vert="horz" wrap="square" lIns="0" tIns="0" rIns="0" bIns="0" anchor="t" anchorCtr="0" upright="1">
                          <a:noAutofit/>
                        </wps:bodyPr>
                      </wps:wsp>
                      <wps:wsp>
                        <wps:cNvPr id="640" name="AutoShape 635"/>
                        <wps:cNvSpPr>
                          <a:spLocks noChangeArrowheads="1"/>
                        </wps:cNvSpPr>
                        <wps:spPr bwMode="auto">
                          <a:xfrm flipH="1">
                            <a:off x="2628900" y="1386840"/>
                            <a:ext cx="1028700" cy="219710"/>
                          </a:xfrm>
                          <a:prstGeom prst="wedgeRoundRectCallout">
                            <a:avLst>
                              <a:gd name="adj1" fmla="val 80921"/>
                              <a:gd name="adj2" fmla="val 6502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on</w:t>
                              </w:r>
                              <w:r>
                                <w:rPr>
                                  <w:szCs w:val="18"/>
                                </w:rPr>
                                <w:t>’</w:t>
                              </w:r>
                              <w:r>
                                <w:rPr>
                                  <w:rFonts w:hint="eastAsia"/>
                                  <w:szCs w:val="18"/>
                                </w:rPr>
                                <w:t>t be fired</w:t>
                              </w:r>
                            </w:p>
                          </w:txbxContent>
                        </wps:txbx>
                        <wps:bodyPr rot="0" vert="horz" wrap="square" lIns="0" tIns="0" rIns="0" bIns="0" anchor="t" anchorCtr="0" upright="1">
                          <a:noAutofit/>
                        </wps:bodyPr>
                      </wps:wsp>
                      <wps:wsp>
                        <wps:cNvPr id="641" name="AutoShape 637"/>
                        <wps:cNvSpPr>
                          <a:spLocks noChangeArrowheads="1"/>
                        </wps:cNvSpPr>
                        <wps:spPr bwMode="auto">
                          <a:xfrm flipH="1">
                            <a:off x="2057400" y="594360"/>
                            <a:ext cx="914400" cy="219710"/>
                          </a:xfrm>
                          <a:prstGeom prst="wedgeRoundRectCallout">
                            <a:avLst>
                              <a:gd name="adj1" fmla="val 136875"/>
                              <a:gd name="adj2" fmla="val 12340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rPr>
                                <w:t>Non-active</w:t>
                              </w:r>
                            </w:p>
                          </w:txbxContent>
                        </wps:txbx>
                        <wps:bodyPr rot="0" vert="horz" wrap="square" lIns="0" tIns="0" rIns="0" bIns="0" anchor="t" anchorCtr="0" upright="1">
                          <a:noAutofit/>
                        </wps:bodyPr>
                      </wps:wsp>
                    </wpc:wpc>
                  </a:graphicData>
                </a:graphic>
              </wp:inline>
            </w:drawing>
          </mc:Choice>
          <mc:Fallback>
            <w:pict>
              <v:group id="画布 631" o:spid="_x0000_s1537" editas="canvas" style="width:414pt;height:163.35pt;mso-position-horizontal-relative:char;mso-position-vertical-relative:line" coordsize="52578,20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">
                <v:shape id="_x0000_s1538" type="#_x0000_t75" style="position:absolute;width:52578;height:20745;visibility:visible;mso-wrap-style:square">
                  <v:fill o:detectmouseclick="t"/>
                  <v:path o:connecttype="none"/>
                </v:shape>
                <v:shape id="Text Box 633" o:spid="_x0000_s1539" type="#_x0000_t202" style="position:absolute;top:488;width:52578;height:20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oXkcIA&#10;AADcAAAADwAAAGRycy9kb3ducmV2LnhtbESPQYvCMBSE7wv+h/CEva2pHopbjSKKdC/CrrveH82z&#10;KTYvJYm1/nuzIHgcZuYbZrkebCt68qFxrGA6yUAQV043XCv4+91/zEGEiKyxdUwK7hRgvRq9LbHQ&#10;7sY/1B9jLRKEQ4EKTIxdIWWoDFkME9cRJ+/svMWYpK+l9nhLcNvKWZbl0mLDacFgR1tD1eV4tQqq&#10;y27Ylc3J+P5q59/6s7wf8lKp9/GwWYCINMRX+Nn+0gryLIf/M+k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heRwgAAANwAAAAPAAAAAAAAAAAAAAAAAJgCAABkcnMvZG93&#10;bnJldi54bWxQSwUGAAAAAAQABAD1AAAAhwMAAAAA&#10;" strokeweight="1pt">
                  <v:textbox style="mso-fit-shape-to-text:t" inset="1.5mm,1.3mm,1.5mm">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Default="0023747D" w:rsidP="00375F9C">
                        <w:pPr>
                          <w:spacing w:line="240" w:lineRule="exact"/>
                          <w:rPr>
                            <w:sz w:val="18"/>
                            <w:szCs w:val="18"/>
                          </w:rPr>
                        </w:pPr>
                        <w:r>
                          <w:rPr>
                            <w:sz w:val="18"/>
                            <w:szCs w:val="18"/>
                          </w:rPr>
                          <w:t>.</w:t>
                        </w:r>
                        <w:proofErr w:type="gramStart"/>
                        <w:r>
                          <w:rPr>
                            <w:sz w:val="18"/>
                            <w:szCs w:val="18"/>
                          </w:rPr>
                          <w:t>set</w:t>
                        </w:r>
                        <w:r>
                          <w:rPr>
                            <w:rFonts w:hint="eastAsia"/>
                            <w:sz w:val="18"/>
                            <w:szCs w:val="18"/>
                          </w:rPr>
                          <w:t>Active</w:t>
                        </w:r>
                        <w:r w:rsidRPr="00F44E60">
                          <w:rPr>
                            <w:sz w:val="18"/>
                            <w:szCs w:val="18"/>
                          </w:rPr>
                          <w:t>Mode(</w:t>
                        </w:r>
                        <w:proofErr w:type="gramEnd"/>
                        <w:r w:rsidRPr="00F44E60">
                          <w:rPr>
                            <w:color w:val="FF00FF"/>
                            <w:sz w:val="18"/>
                            <w:szCs w:val="18"/>
                          </w:rPr>
                          <w:t>"none"</w:t>
                        </w:r>
                        <w:r w:rsidRPr="00F44E60">
                          <w:rPr>
                            <w:sz w:val="18"/>
                            <w:szCs w:val="18"/>
                          </w:rPr>
                          <w:t>)</w:t>
                        </w:r>
                      </w:p>
                      <w:p w:rsidR="0023747D" w:rsidRPr="00184C92" w:rsidRDefault="0023747D" w:rsidP="00375F9C">
                        <w:pPr>
                          <w:spacing w:line="240" w:lineRule="exact"/>
                          <w:rPr>
                            <w:sz w:val="18"/>
                            <w:szCs w:val="18"/>
                          </w:rPr>
                        </w:pPr>
                        <w:r w:rsidRPr="00F44E60">
                          <w:rPr>
                            <w:sz w:val="18"/>
                            <w:szCs w:val="18"/>
                          </w:rPr>
                          <w:t>.</w:t>
                        </w:r>
                        <w:proofErr w:type="gramStart"/>
                        <w:r w:rsidRPr="00F44E60">
                          <w:rPr>
                            <w:sz w:val="18"/>
                            <w:szCs w:val="18"/>
                          </w:rPr>
                          <w:t>setSelMode(</w:t>
                        </w:r>
                        <w:proofErr w:type="gramEnd"/>
                        <w:r w:rsidRPr="00F44E60">
                          <w:rPr>
                            <w:color w:val="FF00FF"/>
                            <w:sz w:val="18"/>
                            <w:szCs w:val="18"/>
                          </w:rPr>
                          <w:t>"none"</w:t>
                        </w:r>
                        <w:r w:rsidRPr="00F44E60">
                          <w:rPr>
                            <w:sz w:val="18"/>
                            <w:szCs w:val="18"/>
                          </w:rPr>
                          <w:t>)</w:t>
                        </w:r>
                      </w:p>
                      <w:p w:rsidR="0023747D" w:rsidRDefault="0023747D" w:rsidP="00375F9C">
                        <w:pPr>
                          <w:rPr>
                            <w:sz w:val="18"/>
                            <w:szCs w:val="18"/>
                          </w:rPr>
                        </w:pPr>
                        <w:r>
                          <w:rPr>
                            <w:sz w:val="18"/>
                            <w:szCs w:val="18"/>
                          </w:rPr>
                          <w:t>.</w:t>
                        </w:r>
                        <w:proofErr w:type="gramStart"/>
                        <w:r>
                          <w:rPr>
                            <w:sz w:val="18"/>
                            <w:szCs w:val="18"/>
                          </w:rPr>
                          <w:t>show(</w:t>
                        </w:r>
                        <w:proofErr w:type="gramEnd"/>
                        <w:r>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951299" w:rsidRDefault="0023747D" w:rsidP="00375F9C">
                        <w:pPr>
                          <w:spacing w:line="240" w:lineRule="exact"/>
                          <w:rPr>
                            <w:sz w:val="18"/>
                            <w:szCs w:val="18"/>
                          </w:rPr>
                        </w:pPr>
                        <w:r w:rsidRPr="00B82A21">
                          <w:rPr>
                            <w:sz w:val="18"/>
                            <w:szCs w:val="18"/>
                          </w:rPr>
                          <w:t>});</w:t>
                        </w:r>
                      </w:p>
                    </w:txbxContent>
                  </v:textbox>
                </v:shape>
                <v:shape id="AutoShape 634" o:spid="_x0000_s1540" type="#_x0000_t62" style="position:absolute;left:19431;top:9906;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A3sQA&#10;AADcAAAADwAAAGRycy9kb3ducmV2LnhtbESPQWvCQBSE70L/w/IKvelGhSipq0ilUPCUKHp9ZF+z&#10;0ezbJLtq/PfdQqHHYWa+YVabwTbiTr2vHSuYThIQxKXTNVcKjofP8RKED8gaG8ek4EkeNuuX0Qoz&#10;7R6c070IlYgQ9hkqMCG0mZS+NGTRT1xLHL1v11sMUfaV1D0+Itw2cpYkqbRYc1ww2NKHofJa3KyC&#10;rkxvu7mfh9luT+euyPNTdzFKvb0O23cQgYbwH/5rf2kFabKA3zPx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DAN7EAAAA3AAAAA8AAAAAAAAAAAAAAAAAmAIAAGRycy9k&#10;b3ducmV2LnhtbFBLBQYAAAAABAAEAPUAAACJAwAAAAA=&#10;" adj="41040,13234" fillcolor="#ff9">
                  <v:textbox inset="0,0,0,0">
                    <w:txbxContent>
                      <w:p w:rsidR="0023747D" w:rsidRPr="000E23E9" w:rsidRDefault="0023747D" w:rsidP="00375F9C">
                        <w:pPr>
                          <w:rPr>
                            <w:szCs w:val="18"/>
                          </w:rPr>
                        </w:pPr>
                        <w:r>
                          <w:rPr>
                            <w:rFonts w:hint="eastAsia"/>
                          </w:rPr>
                          <w:t>Non-selection</w:t>
                        </w:r>
                      </w:p>
                    </w:txbxContent>
                  </v:textbox>
                </v:shape>
                <v:shape id="AutoShape 635" o:spid="_x0000_s1541" type="#_x0000_t62" style="position:absolute;left:26289;top:13868;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bK3sIA&#10;AADcAAAADwAAAGRycy9kb3ducmV2LnhtbERPy4rCMBTdD/gP4QqzGcZUkdrpGMUpCOJqfMBsL821&#10;KTY3pYm1/r1ZCLM8nPdyPdhG9NT52rGC6SQBQVw6XXOl4HzafmYgfEDW2DgmBQ/ysF6N3paYa3fn&#10;A/XHUIkYwj5HBSaENpfSl4Ys+olriSN3cZ3FEGFXSd3hPYbbRs6SJJUWa44NBlsqDJXX480qWGDx&#10;85HOpvvslF2+5qao/m79r1Lv42HzDSLQEP7FL/dOK0jncX48E4+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FsrewgAAANwAAAAPAAAAAAAAAAAAAAAAAJgCAABkcnMvZG93&#10;bnJldi54bWxQSwUGAAAAAAQABAD1AAAAhwMAAAAA&#10;" adj="28279,24846" fillcolor="#ff9">
                  <v:textbox inset="0,0,0,0">
                    <w:txbxContent>
                      <w:p w:rsidR="0023747D" w:rsidRPr="000E23E9" w:rsidRDefault="0023747D" w:rsidP="00375F9C">
                        <w:pPr>
                          <w:rPr>
                            <w:szCs w:val="18"/>
                          </w:rPr>
                        </w:pPr>
                        <w:r>
                          <w:rPr>
                            <w:szCs w:val="18"/>
                          </w:rPr>
                          <w:t>W</w:t>
                        </w:r>
                        <w:r>
                          <w:rPr>
                            <w:rFonts w:hint="eastAsia"/>
                            <w:szCs w:val="18"/>
                          </w:rPr>
                          <w:t>on</w:t>
                        </w:r>
                        <w:r>
                          <w:rPr>
                            <w:szCs w:val="18"/>
                          </w:rPr>
                          <w:t>’</w:t>
                        </w:r>
                        <w:r>
                          <w:rPr>
                            <w:rFonts w:hint="eastAsia"/>
                            <w:szCs w:val="18"/>
                          </w:rPr>
                          <w:t>t be fired</w:t>
                        </w:r>
                      </w:p>
                    </w:txbxContent>
                  </v:textbox>
                </v:shape>
                <v:shape id="AutoShape 637" o:spid="_x0000_s1542" type="#_x0000_t62" style="position:absolute;left:20574;top:5943;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R6j8MA&#10;AADcAAAADwAAAGRycy9kb3ducmV2LnhtbESP0YrCMBRE3xf8h3AFX5Y1VdwiXaOIIKhPrvoBl+ba&#10;dLe5KU1q698bQfBxmJkzzGLV20rcqPGlYwWTcQKCOHe65ELB5bz9moPwAVlj5ZgU3MnDajn4WGCm&#10;Xce/dDuFQkQI+wwVmBDqTEqfG7Lox64mjt7VNRZDlE0hdYNdhNtKTpMklRZLjgsGa9oYyv9PrVVw&#10;0Nfu7tLemHbbfoZ6v0//jt9KjYb9+gdEoD68w6/2TitIZxN4no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R6j8MAAADcAAAADwAAAAAAAAAAAAAAAACYAgAAZHJzL2Rv&#10;d25yZXYueG1sUEsFBgAAAAAEAAQA9QAAAIgDAAAAAA==&#10;" adj="40365,37456" fillcolor="#ff9">
                  <v:textbox inset="0,0,0,0">
                    <w:txbxContent>
                      <w:p w:rsidR="0023747D" w:rsidRPr="000E23E9" w:rsidRDefault="0023747D" w:rsidP="00375F9C">
                        <w:pPr>
                          <w:rPr>
                            <w:szCs w:val="18"/>
                          </w:rPr>
                        </w:pPr>
                        <w:r>
                          <w:rPr>
                            <w:rFonts w:hint="eastAsia"/>
                          </w:rPr>
                          <w:t>Non-active</w:t>
                        </w:r>
                      </w:p>
                    </w:txbxContent>
                  </v:textbox>
                </v:shape>
                <w10:anchorlock/>
              </v:group>
            </w:pict>
          </mc:Fallback>
        </mc:AlternateContent>
      </w:r>
    </w:p>
    <w:p w:rsidR="00375F9C" w:rsidRPr="002C176B" w:rsidRDefault="00375F9C" w:rsidP="00375F9C">
      <w:pPr>
        <w:rPr>
          <w:b/>
        </w:rPr>
      </w:pPr>
      <w:r w:rsidRPr="002C176B">
        <w:rPr>
          <w:rFonts w:hint="eastAsia"/>
          <w:b/>
        </w:rPr>
        <w:t>Output:</w:t>
      </w:r>
    </w:p>
    <w:p w:rsidR="00375F9C" w:rsidRPr="00B82A21" w:rsidRDefault="005C781A" w:rsidP="00375F9C">
      <w:r>
        <w:rPr>
          <w:rFonts w:hint="eastAsia"/>
          <w:noProof/>
        </w:rPr>
        <mc:AlternateContent>
          <mc:Choice Requires="wps">
            <w:drawing>
              <wp:anchor distT="0" distB="0" distL="114300" distR="114300" simplePos="0" relativeHeight="251631104" behindDoc="0" locked="0" layoutInCell="1" allowOverlap="1" wp14:anchorId="0D2A7C60" wp14:editId="31F224C0">
                <wp:simplePos x="0" y="0"/>
                <wp:positionH relativeFrom="column">
                  <wp:posOffset>685800</wp:posOffset>
                </wp:positionH>
                <wp:positionV relativeFrom="line">
                  <wp:posOffset>662940</wp:posOffset>
                </wp:positionV>
                <wp:extent cx="2286000" cy="219710"/>
                <wp:effectExtent l="9525" t="281940" r="9525" b="12700"/>
                <wp:wrapNone/>
                <wp:docPr id="605" name="AutoShape 6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86000" cy="219710"/>
                        </a:xfrm>
                        <a:prstGeom prst="wedgeRoundRectCallout">
                          <a:avLst>
                            <a:gd name="adj1" fmla="val 43111"/>
                            <a:gd name="adj2" fmla="val -1676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r>
                              <w:t>N</w:t>
                            </w:r>
                            <w:r>
                              <w:rPr>
                                <w:rFonts w:hint="eastAsia"/>
                              </w:rPr>
                              <w:t>on-</w:t>
                            </w:r>
                            <w:r w:rsidRPr="00FB0FAF">
                              <w:t xml:space="preserve">active </w:t>
                            </w:r>
                            <w:r>
                              <w:t>appearance</w:t>
                            </w:r>
                            <w:r>
                              <w:rPr>
                                <w:rFonts w:hint="eastAsia"/>
                              </w:rPr>
                              <w:t>, non-selection</w:t>
                            </w:r>
                          </w:p>
                          <w:p w:rsidR="0023747D" w:rsidRPr="008F04C8"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36" o:spid="_x0000_s1543" type="#_x0000_t62" style="position:absolute;left:0;text-align:left;margin-left:54pt;margin-top:52.2pt;width:180pt;height:17.3pt;flip:x;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" adj="20112,-25409" fillcolor="#ff9">
                <v:textbox inset="0,0,0,0">
                  <w:txbxContent>
                    <w:p w:rsidR="0023747D" w:rsidRPr="00FB0FAF" w:rsidRDefault="0023747D" w:rsidP="00375F9C">
                      <w:pPr>
                        <w:rPr>
                          <w:szCs w:val="18"/>
                        </w:rPr>
                      </w:pPr>
                      <w:r>
                        <w:t>N</w:t>
                      </w:r>
                      <w:r>
                        <w:rPr>
                          <w:rFonts w:hint="eastAsia"/>
                        </w:rPr>
                        <w:t>on-</w:t>
                      </w:r>
                      <w:r w:rsidRPr="00FB0FAF">
                        <w:t xml:space="preserve">active </w:t>
                      </w:r>
                      <w:r>
                        <w:t>appearance</w:t>
                      </w:r>
                      <w:r>
                        <w:rPr>
                          <w:rFonts w:hint="eastAsia"/>
                        </w:rPr>
                        <w:t>, non-selection</w:t>
                      </w:r>
                    </w:p>
                    <w:p w:rsidR="0023747D" w:rsidRPr="008F04C8" w:rsidRDefault="0023747D" w:rsidP="00375F9C">
                      <w:pPr>
                        <w:rPr>
                          <w:szCs w:val="18"/>
                        </w:rPr>
                      </w:pPr>
                    </w:p>
                  </w:txbxContent>
                </v:textbox>
                <w10:wrap anchory="line"/>
              </v:shape>
            </w:pict>
          </mc:Fallback>
        </mc:AlternateContent>
      </w:r>
      <w:r w:rsidR="00375F9C" w:rsidRPr="005B5F5F">
        <w:rPr>
          <w:rFonts w:hint="eastAsia"/>
        </w:rPr>
        <w:t xml:space="preserve"> </w:t>
      </w:r>
      <w:r>
        <w:rPr>
          <w:rFonts w:hint="eastAsia"/>
          <w:noProof/>
        </w:rPr>
        <w:drawing>
          <wp:inline distT="0" distB="0" distL="0" distR="0" wp14:anchorId="3178A43B" wp14:editId="7C413409">
            <wp:extent cx="1981200" cy="914400"/>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981200" cy="914400"/>
                    </a:xfrm>
                    <a:prstGeom prst="rect">
                      <a:avLst/>
                    </a:prstGeom>
                    <a:noFill/>
                    <a:ln>
                      <a:noFill/>
                    </a:ln>
                  </pic:spPr>
                </pic:pic>
              </a:graphicData>
            </a:graphic>
          </wp:inline>
        </w:drawing>
      </w:r>
    </w:p>
    <w:p w:rsidR="00375F9C" w:rsidRPr="00B82A21" w:rsidRDefault="00375F9C" w:rsidP="00375F9C"/>
    <w:p w:rsidR="00375F9C" w:rsidRDefault="00375F9C" w:rsidP="00E45D25">
      <w:pPr>
        <w:pStyle w:val="4"/>
        <w:numPr>
          <w:ilvl w:val="3"/>
          <w:numId w:val="17"/>
        </w:numPr>
      </w:pPr>
      <w:bookmarkStart w:id="126" w:name="_Toc356466259"/>
      <w:r>
        <w:rPr>
          <w:rFonts w:hint="eastAsia"/>
        </w:rPr>
        <w:t>Single row selection</w:t>
      </w:r>
      <w:bookmarkEnd w:id="126"/>
      <w:r>
        <w:rPr>
          <w:rFonts w:hint="eastAsia"/>
        </w:rPr>
        <w:t xml:space="preserve"> </w:t>
      </w:r>
    </w:p>
    <w:p w:rsidR="00375F9C" w:rsidRPr="008F04C8" w:rsidRDefault="00375F9C" w:rsidP="00375F9C">
      <w:pPr>
        <w:rPr>
          <w:b/>
        </w:rPr>
      </w:pPr>
      <w:r w:rsidRPr="008F04C8">
        <w:rPr>
          <w:b/>
        </w:rPr>
        <w:t>I</w:t>
      </w:r>
      <w:r w:rsidRPr="008F04C8">
        <w:rPr>
          <w:rFonts w:hint="eastAsia"/>
          <w:b/>
        </w:rPr>
        <w:t>nput:</w:t>
      </w:r>
    </w:p>
    <w:p w:rsidR="00375F9C" w:rsidRDefault="005C781A" w:rsidP="00375F9C">
      <w:r>
        <w:rPr>
          <w:noProof/>
        </w:rPr>
        <mc:AlternateContent>
          <mc:Choice Requires="wpc">
            <w:drawing>
              <wp:inline distT="0" distB="0" distL="0" distR="0" wp14:anchorId="6C763DD8" wp14:editId="0F2F7BFC">
                <wp:extent cx="5257800" cy="1922145"/>
                <wp:effectExtent l="9525" t="0" r="9525" b="11430"/>
                <wp:docPr id="724" name="画布 7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02" name="Text Box 726"/>
                        <wps:cNvSpPr txBox="1">
                          <a:spLocks noChangeArrowheads="1"/>
                        </wps:cNvSpPr>
                        <wps:spPr bwMode="auto">
                          <a:xfrm>
                            <a:off x="0" y="48895"/>
                            <a:ext cx="5257800" cy="18732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51299" w:rsidRDefault="0023747D" w:rsidP="00375F9C">
                              <w:pPr>
                                <w:spacing w:line="240" w:lineRule="exact"/>
                                <w:rPr>
                                  <w:sz w:val="18"/>
                                  <w:szCs w:val="18"/>
                                </w:rPr>
                              </w:pPr>
                              <w:r w:rsidRPr="00951299">
                                <w:rPr>
                                  <w:color w:val="0000FF"/>
                                  <w:sz w:val="18"/>
                                  <w:szCs w:val="18"/>
                                </w:rPr>
                                <w:t>var</w:t>
                              </w:r>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r w:rsidRPr="00951299">
                                <w:rPr>
                                  <w:color w:val="0000FF"/>
                                  <w:sz w:val="18"/>
                                  <w:szCs w:val="18"/>
                                </w:rPr>
                                <w:t>var</w:t>
                              </w:r>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.setSelMode(</w:t>
                              </w:r>
                              <w:r w:rsidRPr="00951299">
                                <w:rPr>
                                  <w:color w:val="FF00FF"/>
                                  <w:sz w:val="18"/>
                                  <w:szCs w:val="18"/>
                                </w:rPr>
                                <w:t>"</w:t>
                              </w:r>
                              <w:r>
                                <w:rPr>
                                  <w:rFonts w:hint="eastAsia"/>
                                  <w:color w:val="FF00FF"/>
                                  <w:sz w:val="18"/>
                                  <w:szCs w:val="18"/>
                                </w:rPr>
                                <w:t>single</w:t>
                              </w:r>
                              <w:r w:rsidRPr="00951299">
                                <w:rPr>
                                  <w:color w:val="FF00FF"/>
                                  <w:sz w:val="18"/>
                                  <w:szCs w:val="18"/>
                                </w:rPr>
                                <w:t>"</w:t>
                              </w:r>
                              <w:r w:rsidRPr="00951299">
                                <w:rPr>
                                  <w:sz w:val="18"/>
                                  <w:szCs w:val="18"/>
                                </w:rPr>
                                <w:t>)</w:t>
                              </w:r>
                            </w:p>
                            <w:p w:rsidR="0023747D" w:rsidRDefault="0023747D" w:rsidP="00375F9C">
                              <w:pPr>
                                <w:rPr>
                                  <w:sz w:val="18"/>
                                  <w:szCs w:val="18"/>
                                </w:rPr>
                              </w:pPr>
                              <w:r w:rsidRPr="00951299">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.afterUIValueSet(</w:t>
                              </w:r>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.message(value);</w:t>
                              </w:r>
                            </w:p>
                            <w:p w:rsidR="0023747D" w:rsidRPr="00B82A21"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603" name="AutoShape 733"/>
                        <wps:cNvSpPr>
                          <a:spLocks noChangeArrowheads="1"/>
                        </wps:cNvSpPr>
                        <wps:spPr bwMode="auto">
                          <a:xfrm flipH="1">
                            <a:off x="1600200" y="891540"/>
                            <a:ext cx="1371600" cy="219710"/>
                          </a:xfrm>
                          <a:prstGeom prst="wedgeRoundRectCallout">
                            <a:avLst>
                              <a:gd name="adj1" fmla="val 85000"/>
                              <a:gd name="adj2" fmla="val -2052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single</w:t>
                              </w:r>
                              <w:r>
                                <w:rPr>
                                  <w:szCs w:val="18"/>
                                </w:rPr>
                                <w:t>’</w:t>
                              </w:r>
                              <w:r>
                                <w:rPr>
                                  <w:rFonts w:hint="eastAsia"/>
                                  <w:szCs w:val="18"/>
                                </w:rPr>
                                <w:t xml:space="preserve"> mode</w:t>
                              </w:r>
                            </w:p>
                          </w:txbxContent>
                        </wps:txbx>
                        <wps:bodyPr rot="0" vert="horz" wrap="square" lIns="0" tIns="0" rIns="0" bIns="0" anchor="t" anchorCtr="0" upright="1">
                          <a:noAutofit/>
                        </wps:bodyPr>
                      </wps:wsp>
                      <wps:wsp>
                        <wps:cNvPr id="604" name="AutoShape 737"/>
                        <wps:cNvSpPr>
                          <a:spLocks noChangeArrowheads="1"/>
                        </wps:cNvSpPr>
                        <wps:spPr bwMode="auto">
                          <a:xfrm flipH="1">
                            <a:off x="2628900" y="1584960"/>
                            <a:ext cx="1028700" cy="219710"/>
                          </a:xfrm>
                          <a:prstGeom prst="wedgeRoundRectCallout">
                            <a:avLst>
                              <a:gd name="adj1" fmla="val 96667"/>
                              <a:gd name="adj2" fmla="val -2659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ill be fired</w:t>
                              </w:r>
                            </w:p>
                          </w:txbxContent>
                        </wps:txbx>
                        <wps:bodyPr rot="0" vert="horz" wrap="square" lIns="0" tIns="0" rIns="0" bIns="0" anchor="t" anchorCtr="0" upright="1">
                          <a:noAutofit/>
                        </wps:bodyPr>
                      </wps:wsp>
                    </wpc:wpc>
                  </a:graphicData>
                </a:graphic>
              </wp:inline>
            </w:drawing>
          </mc:Choice>
          <mc:Fallback>
            <w:pict>
              <v:group id="画布 724" o:spid="_x0000_s1544" editas="canvas" style="width:414pt;height:151.35pt;mso-position-horizontal-relative:char;mso-position-vertical-relative:line" coordsize="52578,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">
                <v:shape id="_x0000_s1545" type="#_x0000_t75" style="position:absolute;width:52578;height:19221;visibility:visible;mso-wrap-style:square">
                  <v:fill o:detectmouseclick="t"/>
                  <v:path o:connecttype="none"/>
                </v:shape>
                <v:shape id="Text Box 726" o:spid="_x0000_s1546" type="#_x0000_t202" style="position:absolute;top:488;width:52578;height:18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RksQA&#10;AADcAAAADwAAAGRycy9kb3ducmV2LnhtbESPzWrDMBCE74W+g9hAb42cHEzqRDEhobiXQpuf+2Jt&#10;LGNrZSTFcd6+KhR6HGbmG2ZTTrYXI/nQOlawmGcgiGunW24UnE/vrysQISJr7B2TggcFKLfPTxss&#10;tLvzN43H2IgE4VCgAhPjUEgZakMWw9wNxMm7Om8xJukbqT3eE9z2cpllubTYclowONDeUN0db1ZB&#10;3R2mQ9VejB9vdvWl36rHZ14p9TKbdmsQkab4H/5rf2gFebaE3zPpCM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BEZLEAAAA3AAAAA8AAAAAAAAAAAAAAAAAmAIAAGRycy9k&#10;b3ducmV2LnhtbFBLBQYAAAAABAAEAPUAAACJAwAAAAA=&#10;" strokeweight="1pt">
                  <v:textbox style="mso-fit-shape-to-text:t" inset="1.5mm,1.3mm,1.5mm">
                    <w:txbxContent>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w:t>
                        </w:r>
                        <w:proofErr w:type="gramStart"/>
                        <w:r w:rsidRPr="00951299">
                          <w:rPr>
                            <w:sz w:val="18"/>
                            <w:szCs w:val="18"/>
                          </w:rPr>
                          <w:t>setSelMode(</w:t>
                        </w:r>
                        <w:proofErr w:type="gramEnd"/>
                        <w:r w:rsidRPr="00951299">
                          <w:rPr>
                            <w:color w:val="FF00FF"/>
                            <w:sz w:val="18"/>
                            <w:szCs w:val="18"/>
                          </w:rPr>
                          <w:t>"</w:t>
                        </w:r>
                        <w:r>
                          <w:rPr>
                            <w:rFonts w:hint="eastAsia"/>
                            <w:color w:val="FF00FF"/>
                            <w:sz w:val="18"/>
                            <w:szCs w:val="18"/>
                          </w:rPr>
                          <w:t>single</w:t>
                        </w:r>
                        <w:r w:rsidRPr="00951299">
                          <w:rPr>
                            <w:color w:val="FF00FF"/>
                            <w:sz w:val="18"/>
                            <w:szCs w:val="18"/>
                          </w:rPr>
                          <w:t>"</w:t>
                        </w:r>
                        <w:r w:rsidRPr="00951299">
                          <w:rPr>
                            <w:sz w:val="18"/>
                            <w:szCs w:val="18"/>
                          </w:rPr>
                          <w:t>)</w:t>
                        </w:r>
                      </w:p>
                      <w:p w:rsidR="0023747D" w:rsidRDefault="0023747D" w:rsidP="00375F9C">
                        <w:pPr>
                          <w:rPr>
                            <w:sz w:val="18"/>
                            <w:szCs w:val="18"/>
                          </w:rPr>
                        </w:pPr>
                        <w:r w:rsidRPr="00951299">
                          <w:rPr>
                            <w:sz w:val="18"/>
                            <w:szCs w:val="18"/>
                          </w:rPr>
                          <w:t>.</w:t>
                        </w:r>
                        <w:proofErr w:type="gramStart"/>
                        <w:r w:rsidRPr="00951299">
                          <w:rPr>
                            <w:sz w:val="18"/>
                            <w:szCs w:val="18"/>
                          </w:rPr>
                          <w:t>show(</w:t>
                        </w:r>
                        <w:proofErr w:type="gramEnd"/>
                        <w:r w:rsidRPr="00951299">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B82A21" w:rsidRDefault="0023747D" w:rsidP="00375F9C">
                        <w:pPr>
                          <w:spacing w:line="240" w:lineRule="exact"/>
                          <w:rPr>
                            <w:sz w:val="18"/>
                            <w:szCs w:val="18"/>
                          </w:rPr>
                        </w:pPr>
                        <w:r w:rsidRPr="00B82A21">
                          <w:rPr>
                            <w:sz w:val="18"/>
                            <w:szCs w:val="18"/>
                          </w:rPr>
                          <w:t>});</w:t>
                        </w:r>
                      </w:p>
                    </w:txbxContent>
                  </v:textbox>
                </v:shape>
                <v:shape id="AutoShape 733" o:spid="_x0000_s1547" type="#_x0000_t62" style="position:absolute;left:16002;top:8915;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umscQA&#10;AADcAAAADwAAAGRycy9kb3ducmV2LnhtbESPS4vCMBSF9wP+h3CF2QyazghFq1FERpjNCL4W7i7N&#10;ta02NyWJtf57MzDg8nAeH2e26EwtWnK+sqzgc5iAIM6trrhQcNivB2MQPiBrrC2Tggd5WMx7bzPM&#10;tL3zltpdKEQcYZ+hgjKEJpPS5yUZ9EPbEEfvbJ3BEKUrpHZ4j+Omll9JkkqDFUdCiQ2tSsqvu5uJ&#10;kA23H6fLZktp534fR3mdUP2t1Hu/W05BBOrCK/zf/tEK0mQEf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7prHEAAAA3AAAAA8AAAAAAAAAAAAAAAAAmAIAAGRycy9k&#10;b3ducmV2LnhtbFBLBQYAAAAABAAEAPUAAACJAwAAAAA=&#10;" adj="29160,6367" fillcolor="#ff9">
                  <v:textbox inset="0,0,0,0">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single</w:t>
                        </w:r>
                        <w:r>
                          <w:rPr>
                            <w:szCs w:val="18"/>
                          </w:rPr>
                          <w:t>’</w:t>
                        </w:r>
                        <w:r>
                          <w:rPr>
                            <w:rFonts w:hint="eastAsia"/>
                            <w:szCs w:val="18"/>
                          </w:rPr>
                          <w:t xml:space="preserve"> mode</w:t>
                        </w:r>
                      </w:p>
                    </w:txbxContent>
                  </v:textbox>
                </v:shape>
                <v:shape id="AutoShape 737" o:spid="_x0000_s1548" type="#_x0000_t62" style="position:absolute;left:26289;top:15849;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k2gsAA&#10;AADcAAAADwAAAGRycy9kb3ducmV2LnhtbESPQYvCMBSE78L+h/AWvGmqSF26RhFF0ONWvb9t3rbF&#10;5qUm0dZ/vxEEj8PMfMMsVr1pxJ2cry0rmIwTEMSF1TWXCk7H3egLhA/IGhvLpOBBHlbLj8ECM207&#10;/qF7HkoRIewzVFCF0GZS+qIig35sW+Lo/VlnMETpSqkddhFuGjlNklQarDkuVNjSpqLikt9MpByu&#10;vXOH83ZDnVtTvpsff1On1PCzX3+DCNSHd/jV3msFaTKD55l4BO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bk2gsAAAADcAAAADwAAAAAAAAAAAAAAAACYAgAAZHJzL2Rvd25y&#10;ZXYueG1sUEsFBgAAAAAEAAQA9QAAAIUDAAAAAA==&#10;" adj="31680,5056" fillcolor="#ff9">
                  <v:textbox inset="0,0,0,0">
                    <w:txbxContent>
                      <w:p w:rsidR="0023747D" w:rsidRPr="000E23E9" w:rsidRDefault="0023747D" w:rsidP="00375F9C">
                        <w:pPr>
                          <w:rPr>
                            <w:szCs w:val="18"/>
                          </w:rPr>
                        </w:pPr>
                        <w:r>
                          <w:rPr>
                            <w:szCs w:val="18"/>
                          </w:rPr>
                          <w:t>W</w:t>
                        </w:r>
                        <w:r>
                          <w:rPr>
                            <w:rFonts w:hint="eastAsia"/>
                            <w:szCs w:val="18"/>
                          </w:rPr>
                          <w:t>ill be fired</w:t>
                        </w:r>
                      </w:p>
                    </w:txbxContent>
                  </v:textbox>
                </v:shape>
                <w10:anchorlock/>
              </v:group>
            </w:pict>
          </mc:Fallback>
        </mc:AlternateContent>
      </w:r>
    </w:p>
    <w:p w:rsidR="00375F9C" w:rsidRPr="008F04C8" w:rsidRDefault="00375F9C" w:rsidP="00375F9C">
      <w:pPr>
        <w:rPr>
          <w:b/>
        </w:rPr>
      </w:pPr>
      <w:r w:rsidRPr="008F04C8">
        <w:rPr>
          <w:b/>
        </w:rPr>
        <w:t>O</w:t>
      </w:r>
      <w:r w:rsidRPr="008F04C8">
        <w:rPr>
          <w:rFonts w:hint="eastAsia"/>
          <w:b/>
        </w:rPr>
        <w:t>utput:</w:t>
      </w:r>
    </w:p>
    <w:p w:rsidR="00375F9C" w:rsidRDefault="005C781A" w:rsidP="00375F9C">
      <w:r>
        <w:rPr>
          <w:rFonts w:hint="eastAsia"/>
          <w:noProof/>
        </w:rPr>
        <mc:AlternateContent>
          <mc:Choice Requires="wps">
            <w:drawing>
              <wp:anchor distT="0" distB="0" distL="114300" distR="114300" simplePos="0" relativeHeight="251610624" behindDoc="0" locked="0" layoutInCell="1" allowOverlap="1" wp14:anchorId="2BB43768" wp14:editId="3BBE67D9">
                <wp:simplePos x="0" y="0"/>
                <wp:positionH relativeFrom="column">
                  <wp:posOffset>914400</wp:posOffset>
                </wp:positionH>
                <wp:positionV relativeFrom="line">
                  <wp:posOffset>509270</wp:posOffset>
                </wp:positionV>
                <wp:extent cx="1257300" cy="198120"/>
                <wp:effectExtent l="9525" t="213995" r="9525" b="6985"/>
                <wp:wrapNone/>
                <wp:docPr id="601" name="AutoShape 5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8120"/>
                        </a:xfrm>
                        <a:prstGeom prst="wedgeRoundRectCallout">
                          <a:avLst>
                            <a:gd name="adj1" fmla="val 25352"/>
                            <a:gd name="adj2" fmla="val -1480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election appearance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0" o:spid="_x0000_s1549" type="#_x0000_t62" style="position:absolute;left:0;text-align:left;margin-left:1in;margin-top:40.1pt;width:99pt;height:15.6pt;flip:x;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" adj="16276,-21185" fillcolor="#ff9">
                <v:textbox inset="0,0,0,0">
                  <w:txbxContent>
                    <w:p w:rsidR="0023747D" w:rsidRPr="000E23E9" w:rsidRDefault="0023747D" w:rsidP="00375F9C">
                      <w:pPr>
                        <w:rPr>
                          <w:szCs w:val="18"/>
                        </w:rPr>
                      </w:pPr>
                      <w:r>
                        <w:rPr>
                          <w:szCs w:val="18"/>
                        </w:rPr>
                        <w:t>S</w:t>
                      </w:r>
                      <w:r>
                        <w:rPr>
                          <w:rFonts w:hint="eastAsia"/>
                          <w:szCs w:val="18"/>
                        </w:rPr>
                        <w:t>election appearance</w:t>
                      </w:r>
                    </w:p>
                  </w:txbxContent>
                </v:textbox>
                <w10:wrap anchory="line"/>
              </v:shape>
            </w:pict>
          </mc:Fallback>
        </mc:AlternateContent>
      </w:r>
      <w:r>
        <w:rPr>
          <w:rFonts w:hint="eastAsia"/>
          <w:noProof/>
        </w:rPr>
        <w:drawing>
          <wp:inline distT="0" distB="0" distL="0" distR="0" wp14:anchorId="12A2CC39" wp14:editId="0A8158C3">
            <wp:extent cx="1990725" cy="876300"/>
            <wp:effectExtent l="0" t="0" r="9525"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24">
                      <a:extLst>
                        <a:ext uri="{28A0092B-C50C-407E-A947-70E740481C1C}">
                          <a14:useLocalDpi xmlns:a14="http://schemas.microsoft.com/office/drawing/2010/main" val="0"/>
                        </a:ext>
                      </a:extLst>
                    </a:blip>
                    <a:srcRect b="22690"/>
                    <a:stretch>
                      <a:fillRect/>
                    </a:stretch>
                  </pic:blipFill>
                  <pic:spPr bwMode="auto">
                    <a:xfrm>
                      <a:off x="0" y="0"/>
                      <a:ext cx="1990725" cy="876300"/>
                    </a:xfrm>
                    <a:prstGeom prst="rect">
                      <a:avLst/>
                    </a:prstGeom>
                    <a:noFill/>
                    <a:ln>
                      <a:noFill/>
                    </a:ln>
                  </pic:spPr>
                </pic:pic>
              </a:graphicData>
            </a:graphic>
          </wp:inline>
        </w:drawing>
      </w:r>
    </w:p>
    <w:p w:rsidR="00375F9C" w:rsidRDefault="00375F9C" w:rsidP="00E45D25">
      <w:pPr>
        <w:pStyle w:val="4"/>
        <w:numPr>
          <w:ilvl w:val="3"/>
          <w:numId w:val="17"/>
        </w:numPr>
      </w:pPr>
      <w:bookmarkStart w:id="127" w:name="_Toc356466260"/>
      <w:r>
        <w:rPr>
          <w:rFonts w:hint="eastAsia"/>
        </w:rPr>
        <w:t>Multi-row selection</w:t>
      </w:r>
      <w:bookmarkEnd w:id="127"/>
    </w:p>
    <w:p w:rsidR="00375F9C" w:rsidRPr="00DC735D" w:rsidRDefault="00375F9C" w:rsidP="00375F9C">
      <w:pPr>
        <w:rPr>
          <w:b/>
        </w:rPr>
      </w:pPr>
      <w:r w:rsidRPr="00DC735D">
        <w:rPr>
          <w:b/>
        </w:rPr>
        <w:t>I</w:t>
      </w:r>
      <w:r w:rsidRPr="00DC735D">
        <w:rPr>
          <w:rFonts w:hint="eastAsia"/>
          <w:b/>
        </w:rPr>
        <w:t>nput:</w:t>
      </w:r>
    </w:p>
    <w:p w:rsidR="00375F9C" w:rsidRDefault="005C781A" w:rsidP="00375F9C">
      <w:r>
        <w:rPr>
          <w:noProof/>
        </w:rPr>
        <w:lastRenderedPageBreak/>
        <mc:AlternateContent>
          <mc:Choice Requires="wpc">
            <w:drawing>
              <wp:inline distT="0" distB="0" distL="0" distR="0" wp14:anchorId="1F36F135" wp14:editId="19D032DB">
                <wp:extent cx="5257800" cy="1922145"/>
                <wp:effectExtent l="9525" t="0" r="9525" b="11430"/>
                <wp:docPr id="720" name="画布 7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7" name="Text Box 722"/>
                        <wps:cNvSpPr txBox="1">
                          <a:spLocks noChangeArrowheads="1"/>
                        </wps:cNvSpPr>
                        <wps:spPr bwMode="auto">
                          <a:xfrm>
                            <a:off x="0" y="48895"/>
                            <a:ext cx="5257800" cy="18732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51299" w:rsidRDefault="0023747D" w:rsidP="00375F9C">
                              <w:pPr>
                                <w:spacing w:line="240" w:lineRule="exact"/>
                                <w:rPr>
                                  <w:sz w:val="18"/>
                                  <w:szCs w:val="18"/>
                                </w:rPr>
                              </w:pPr>
                              <w:r w:rsidRPr="00951299">
                                <w:rPr>
                                  <w:color w:val="0000FF"/>
                                  <w:sz w:val="18"/>
                                  <w:szCs w:val="18"/>
                                </w:rPr>
                                <w:t>var</w:t>
                              </w:r>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r w:rsidRPr="00951299">
                                <w:rPr>
                                  <w:color w:val="0000FF"/>
                                  <w:sz w:val="18"/>
                                  <w:szCs w:val="18"/>
                                </w:rPr>
                                <w:t>var</w:t>
                              </w:r>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Pr="00951299" w:rsidRDefault="0023747D" w:rsidP="00375F9C">
                              <w:pPr>
                                <w:spacing w:line="240" w:lineRule="exact"/>
                                <w:rPr>
                                  <w:sz w:val="18"/>
                                  <w:szCs w:val="18"/>
                                </w:rPr>
                              </w:pPr>
                              <w:r w:rsidRPr="00951299">
                                <w:rPr>
                                  <w:sz w:val="18"/>
                                  <w:szCs w:val="18"/>
                                </w:rPr>
                                <w:t>tg.setRowHandlerWidth(</w:t>
                              </w:r>
                              <w:r w:rsidRPr="00951299">
                                <w:rPr>
                                  <w:color w:val="800000"/>
                                  <w:sz w:val="18"/>
                                  <w:szCs w:val="18"/>
                                </w:rPr>
                                <w:t>24</w:t>
                              </w:r>
                              <w:r w:rsidRPr="00951299">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.setSelMode(</w:t>
                              </w:r>
                              <w:r w:rsidRPr="00951299">
                                <w:rPr>
                                  <w:color w:val="FF00FF"/>
                                  <w:sz w:val="18"/>
                                  <w:szCs w:val="18"/>
                                </w:rPr>
                                <w:t>"multi"</w:t>
                              </w:r>
                              <w:r w:rsidRPr="00951299">
                                <w:rPr>
                                  <w:sz w:val="18"/>
                                  <w:szCs w:val="18"/>
                                </w:rPr>
                                <w:t>)</w:t>
                              </w:r>
                            </w:p>
                            <w:p w:rsidR="0023747D" w:rsidRDefault="0023747D" w:rsidP="00375F9C">
                              <w:pPr>
                                <w:rPr>
                                  <w:sz w:val="18"/>
                                  <w:szCs w:val="18"/>
                                </w:rPr>
                              </w:pPr>
                              <w:r w:rsidRPr="00951299">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.afterUIValueSet(</w:t>
                              </w:r>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.message(value);</w:t>
                              </w:r>
                            </w:p>
                            <w:p w:rsidR="0023747D" w:rsidRPr="00B82A21"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598" name="AutoShape 723"/>
                        <wps:cNvSpPr>
                          <a:spLocks noChangeArrowheads="1"/>
                        </wps:cNvSpPr>
                        <wps:spPr bwMode="auto">
                          <a:xfrm flipH="1">
                            <a:off x="1371600" y="891540"/>
                            <a:ext cx="1371600" cy="219710"/>
                          </a:xfrm>
                          <a:prstGeom prst="wedgeRoundRectCallout">
                            <a:avLst>
                              <a:gd name="adj1" fmla="val 71111"/>
                              <a:gd name="adj2" fmla="val -294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multi</w:t>
                              </w:r>
                              <w:r>
                                <w:rPr>
                                  <w:szCs w:val="18"/>
                                </w:rPr>
                                <w:t>’</w:t>
                              </w:r>
                              <w:r>
                                <w:rPr>
                                  <w:rFonts w:hint="eastAsia"/>
                                  <w:szCs w:val="18"/>
                                </w:rPr>
                                <w:t xml:space="preserve"> mode</w:t>
                              </w:r>
                            </w:p>
                          </w:txbxContent>
                        </wps:txbx>
                        <wps:bodyPr rot="0" vert="horz" wrap="square" lIns="0" tIns="0" rIns="0" bIns="0" anchor="t" anchorCtr="0" upright="1">
                          <a:noAutofit/>
                        </wps:bodyPr>
                      </wps:wsp>
                      <wps:wsp>
                        <wps:cNvPr id="599" name="AutoShape 732"/>
                        <wps:cNvSpPr>
                          <a:spLocks noChangeArrowheads="1"/>
                        </wps:cNvSpPr>
                        <wps:spPr bwMode="auto">
                          <a:xfrm flipH="1">
                            <a:off x="1714500" y="297180"/>
                            <a:ext cx="1485900" cy="219710"/>
                          </a:xfrm>
                          <a:prstGeom prst="wedgeRoundRectCallout">
                            <a:avLst>
                              <a:gd name="adj1" fmla="val 70769"/>
                              <a:gd name="adj2" fmla="val 36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ow handler</w:t>
                              </w:r>
                              <w:r>
                                <w:rPr>
                                  <w:szCs w:val="18"/>
                                </w:rPr>
                                <w:t>’</w:t>
                              </w:r>
                              <w:r>
                                <w:rPr>
                                  <w:rFonts w:hint="eastAsia"/>
                                  <w:szCs w:val="18"/>
                                </w:rPr>
                                <w:t>s width</w:t>
                              </w:r>
                            </w:p>
                          </w:txbxContent>
                        </wps:txbx>
                        <wps:bodyPr rot="0" vert="horz" wrap="square" lIns="0" tIns="0" rIns="0" bIns="0" anchor="t" anchorCtr="0" upright="1">
                          <a:noAutofit/>
                        </wps:bodyPr>
                      </wps:wsp>
                      <wps:wsp>
                        <wps:cNvPr id="600" name="AutoShape 738"/>
                        <wps:cNvSpPr>
                          <a:spLocks noChangeArrowheads="1"/>
                        </wps:cNvSpPr>
                        <wps:spPr bwMode="auto">
                          <a:xfrm flipH="1">
                            <a:off x="2171700" y="1584960"/>
                            <a:ext cx="1028700" cy="219710"/>
                          </a:xfrm>
                          <a:prstGeom prst="wedgeRoundRectCallout">
                            <a:avLst>
                              <a:gd name="adj1" fmla="val 113329"/>
                              <a:gd name="adj2" fmla="val -1416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ill be fired</w:t>
                              </w:r>
                            </w:p>
                            <w:p w:rsidR="0023747D" w:rsidRPr="008F04C8"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720" o:spid="_x0000_s1550" editas="canvas" style="width:414pt;height:151.35pt;mso-position-horizontal-relative:char;mso-position-vertical-relative:line" coordsize="52578,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">
                <v:shape id="_x0000_s1551" type="#_x0000_t75" style="position:absolute;width:52578;height:19221;visibility:visible;mso-wrap-style:square">
                  <v:fill o:detectmouseclick="t"/>
                  <v:path o:connecttype="none"/>
                </v:shape>
                <v:shape id="Text Box 722" o:spid="_x0000_s1552" type="#_x0000_t202" style="position:absolute;top:488;width:52578;height:18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lG8cQA&#10;AADcAAAADwAAAGRycy9kb3ducmV2LnhtbESPT2sCMRTE74V+h/AKvdWshVpdjSJKWS9C/Xd/bJ6b&#10;xc3LksR1/fZGKPQ4zMxvmNmit43oyIfasYLhIANBXDpdc6XgePj5GIMIEVlj45gU3CnAYv76MsNc&#10;uxvvqNvHSiQIhxwVmBjbXMpQGrIYBq4lTt7ZeYsxSV9J7fGW4LaRn1k2khZrTgsGW1oZKi/7q1VQ&#10;Xtb9uqhPxndXO/7Vk+K+HRVKvb/1yymISH38D/+1N1rB1+QbnmfS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ZRvHEAAAA3AAAAA8AAAAAAAAAAAAAAAAAmAIAAGRycy9k&#10;b3ducmV2LnhtbFBLBQYAAAAABAAEAPUAAACJAwAAAAA=&#10;" strokeweight="1pt">
                  <v:textbox style="mso-fit-shape-to-text:t" inset="1.5mm,1.3mm,1.5mm">
                    <w:txbxContent>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Pr="00951299" w:rsidRDefault="0023747D" w:rsidP="00375F9C">
                        <w:pPr>
                          <w:spacing w:line="240" w:lineRule="exact"/>
                          <w:rPr>
                            <w:sz w:val="18"/>
                            <w:szCs w:val="18"/>
                          </w:rPr>
                        </w:pPr>
                        <w:proofErr w:type="gramStart"/>
                        <w:r w:rsidRPr="00951299">
                          <w:rPr>
                            <w:sz w:val="18"/>
                            <w:szCs w:val="18"/>
                          </w:rPr>
                          <w:t>tg.setRowHandlerWidth(</w:t>
                        </w:r>
                        <w:proofErr w:type="gramEnd"/>
                        <w:r w:rsidRPr="00951299">
                          <w:rPr>
                            <w:color w:val="800000"/>
                            <w:sz w:val="18"/>
                            <w:szCs w:val="18"/>
                          </w:rPr>
                          <w:t>24</w:t>
                        </w:r>
                        <w:r w:rsidRPr="00951299">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w:t>
                        </w:r>
                        <w:proofErr w:type="gramStart"/>
                        <w:r w:rsidRPr="00951299">
                          <w:rPr>
                            <w:sz w:val="18"/>
                            <w:szCs w:val="18"/>
                          </w:rPr>
                          <w:t>setSelMode(</w:t>
                        </w:r>
                        <w:proofErr w:type="gramEnd"/>
                        <w:r w:rsidRPr="00951299">
                          <w:rPr>
                            <w:color w:val="FF00FF"/>
                            <w:sz w:val="18"/>
                            <w:szCs w:val="18"/>
                          </w:rPr>
                          <w:t>"multi"</w:t>
                        </w:r>
                        <w:r w:rsidRPr="00951299">
                          <w:rPr>
                            <w:sz w:val="18"/>
                            <w:szCs w:val="18"/>
                          </w:rPr>
                          <w:t>)</w:t>
                        </w:r>
                      </w:p>
                      <w:p w:rsidR="0023747D" w:rsidRDefault="0023747D" w:rsidP="00375F9C">
                        <w:pPr>
                          <w:rPr>
                            <w:sz w:val="18"/>
                            <w:szCs w:val="18"/>
                          </w:rPr>
                        </w:pPr>
                        <w:r w:rsidRPr="00951299">
                          <w:rPr>
                            <w:sz w:val="18"/>
                            <w:szCs w:val="18"/>
                          </w:rPr>
                          <w:t>.</w:t>
                        </w:r>
                        <w:proofErr w:type="gramStart"/>
                        <w:r w:rsidRPr="00951299">
                          <w:rPr>
                            <w:sz w:val="18"/>
                            <w:szCs w:val="18"/>
                          </w:rPr>
                          <w:t>show(</w:t>
                        </w:r>
                        <w:proofErr w:type="gramEnd"/>
                        <w:r w:rsidRPr="00951299">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B82A21" w:rsidRDefault="0023747D" w:rsidP="00375F9C">
                        <w:pPr>
                          <w:spacing w:line="240" w:lineRule="exact"/>
                          <w:rPr>
                            <w:sz w:val="18"/>
                            <w:szCs w:val="18"/>
                          </w:rPr>
                        </w:pPr>
                        <w:r w:rsidRPr="00B82A21">
                          <w:rPr>
                            <w:sz w:val="18"/>
                            <w:szCs w:val="18"/>
                          </w:rPr>
                          <w:t>});</w:t>
                        </w:r>
                      </w:p>
                    </w:txbxContent>
                  </v:textbox>
                </v:shape>
                <v:shape id="AutoShape 723" o:spid="_x0000_s1553" type="#_x0000_t62" style="position:absolute;left:13716;top:8915;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phmMEA&#10;AADcAAAADwAAAGRycy9kb3ducmV2LnhtbERPy4rCMBTdD/gP4QruxlRhRDtNRQRlFi58FGR2l+ZO&#10;27G5KUmsnb+fLASXh/PO1oNpRU/ON5YVzKYJCOLS6oYrBcVl974E4QOyxtYyKfgjD+t89JZhqu2D&#10;T9SfQyViCPsUFdQhdKmUvqzJoJ/ajjhyP9YZDBG6SmqHjxhuWjlPkoU02HBsqLGjbU3l7Xw3CuSR&#10;i07e97/kD1p/X2f7vkjmSk3Gw+YTRKAhvMRP95dW8LGKa+OZeAR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6qYZjBAAAA3AAAAA8AAAAAAAAAAAAAAAAAmAIAAGRycy9kb3du&#10;cmV2LnhtbFBLBQYAAAAABAAEAPUAAACGAwAAAAA=&#10;" adj="26160,4432" fillcolor="#ff9">
                  <v:textbox inset="0,0,0,0">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multi</w:t>
                        </w:r>
                        <w:r>
                          <w:rPr>
                            <w:szCs w:val="18"/>
                          </w:rPr>
                          <w:t>’</w:t>
                        </w:r>
                        <w:r>
                          <w:rPr>
                            <w:rFonts w:hint="eastAsia"/>
                            <w:szCs w:val="18"/>
                          </w:rPr>
                          <w:t xml:space="preserve"> mode</w:t>
                        </w:r>
                      </w:p>
                    </w:txbxContent>
                  </v:textbox>
                </v:shape>
                <v:shape id="AutoShape 732" o:spid="_x0000_s1554" type="#_x0000_t62" style="position:absolute;left:17145;top:2971;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gyT8MA&#10;AADcAAAADwAAAGRycy9kb3ducmV2LnhtbESP3YrCMBSE7xd8h3AE79bU6opWo6goiDfizwMcmmNb&#10;bE5qE2t9e7OwsJfDzHzDzJetKUVDtSssKxj0IxDEqdUFZwqul933BITzyBpLy6TgTQ6Wi87XHBNt&#10;X3yi5uwzESDsElSQe18lUro0J4Oubyvi4N1sbdAHWWdS1/gKcFPKOIrG0mDBYSHHijY5pffz0yho&#10;3PH2OAzGfsvbR6yHaxuvDyOlet12NQPhqfX/4b/2Xiv4mU7h90w4AnL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0gyT8MAAADcAAAADwAAAAAAAAAAAAAAAACYAgAAZHJzL2Rv&#10;d25yZXYueG1sUEsFBgAAAAAEAAQA9QAAAIgDAAAAAA==&#10;" adj="26086,18603" fillcolor="#ff9">
                  <v:textbox inset="0,0,0,0">
                    <w:txbxContent>
                      <w:p w:rsidR="0023747D" w:rsidRPr="000E23E9" w:rsidRDefault="0023747D" w:rsidP="00375F9C">
                        <w:pPr>
                          <w:rPr>
                            <w:szCs w:val="18"/>
                          </w:rPr>
                        </w:pPr>
                        <w:r>
                          <w:rPr>
                            <w:szCs w:val="18"/>
                          </w:rPr>
                          <w:t>R</w:t>
                        </w:r>
                        <w:r>
                          <w:rPr>
                            <w:rFonts w:hint="eastAsia"/>
                            <w:szCs w:val="18"/>
                          </w:rPr>
                          <w:t>ow handler</w:t>
                        </w:r>
                        <w:r>
                          <w:rPr>
                            <w:szCs w:val="18"/>
                          </w:rPr>
                          <w:t>’</w:t>
                        </w:r>
                        <w:r>
                          <w:rPr>
                            <w:rFonts w:hint="eastAsia"/>
                            <w:szCs w:val="18"/>
                          </w:rPr>
                          <w:t>s width</w:t>
                        </w:r>
                      </w:p>
                    </w:txbxContent>
                  </v:textbox>
                </v:shape>
                <v:shape id="AutoShape 738" o:spid="_x0000_s1555" type="#_x0000_t62" style="position:absolute;left:21717;top:15849;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biBsMA&#10;AADcAAAADwAAAGRycy9kb3ducmV2LnhtbERPy2oCMRTdC/2HcAvuNFOlIqNRxAfYCqUd3bi7Tm4n&#10;005uhiTV6d83C6HLw3nPl51txJV8qB0reBpmIIhLp2uuFJyOu8EURIjIGhvHpOCXAiwXD7055trd&#10;+IOuRaxECuGQowITY5tLGUpDFsPQtcSJ+3TeYkzQV1J7vKVw28hRlk2kxZpTg8GW1obK7+LHKqCX&#10;56/xTr5vVq9vU3MaHfy2O1+U6j92qxmISF38F9/de61gkqX56Uw6An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biBsMAAADcAAAADwAAAAAAAAAAAAAAAACYAgAAZHJzL2Rv&#10;d25yZXYueG1sUEsFBgAAAAAEAAQA9QAAAIgDAAAAAA==&#10;" adj="35279,7741" fillcolor="#ff9">
                  <v:textbox inset="0,0,0,0">
                    <w:txbxContent>
                      <w:p w:rsidR="0023747D" w:rsidRPr="000E23E9" w:rsidRDefault="0023747D" w:rsidP="00375F9C">
                        <w:pPr>
                          <w:rPr>
                            <w:szCs w:val="18"/>
                          </w:rPr>
                        </w:pPr>
                        <w:r>
                          <w:rPr>
                            <w:szCs w:val="18"/>
                          </w:rPr>
                          <w:t>W</w:t>
                        </w:r>
                        <w:r>
                          <w:rPr>
                            <w:rFonts w:hint="eastAsia"/>
                            <w:szCs w:val="18"/>
                          </w:rPr>
                          <w:t>ill be fired</w:t>
                        </w:r>
                      </w:p>
                      <w:p w:rsidR="0023747D" w:rsidRPr="008F04C8" w:rsidRDefault="0023747D" w:rsidP="00375F9C">
                        <w:pPr>
                          <w:rPr>
                            <w:szCs w:val="18"/>
                          </w:rPr>
                        </w:pPr>
                      </w:p>
                    </w:txbxContent>
                  </v:textbox>
                </v:shape>
                <w10:anchorlock/>
              </v:group>
            </w:pict>
          </mc:Fallback>
        </mc:AlternateContent>
      </w:r>
    </w:p>
    <w:p w:rsidR="00375F9C" w:rsidRPr="00DC735D" w:rsidRDefault="00375F9C" w:rsidP="00375F9C">
      <w:pPr>
        <w:rPr>
          <w:b/>
        </w:rPr>
      </w:pPr>
      <w:r w:rsidRPr="00DC735D">
        <w:rPr>
          <w:b/>
        </w:rPr>
        <w:t>O</w:t>
      </w:r>
      <w:r w:rsidRPr="00DC735D">
        <w:rPr>
          <w:rFonts w:hint="eastAsia"/>
          <w:b/>
        </w:rPr>
        <w:t>utput:</w:t>
      </w:r>
    </w:p>
    <w:p w:rsidR="00375F9C" w:rsidRDefault="005C781A" w:rsidP="00375F9C">
      <w:r>
        <w:rPr>
          <w:rFonts w:hint="eastAsia"/>
          <w:noProof/>
        </w:rPr>
        <w:drawing>
          <wp:inline distT="0" distB="0" distL="0" distR="0" wp14:anchorId="633BC2AA" wp14:editId="06A7DC10">
            <wp:extent cx="1990725" cy="733425"/>
            <wp:effectExtent l="0" t="0" r="9525" b="952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90725" cy="733425"/>
                    </a:xfrm>
                    <a:prstGeom prst="rect">
                      <a:avLst/>
                    </a:prstGeom>
                    <a:noFill/>
                    <a:ln>
                      <a:noFill/>
                    </a:ln>
                  </pic:spPr>
                </pic:pic>
              </a:graphicData>
            </a:graphic>
          </wp:inline>
        </w:drawing>
      </w:r>
    </w:p>
    <w:p w:rsidR="00375F9C" w:rsidRDefault="00375F9C" w:rsidP="00E45D25">
      <w:pPr>
        <w:pStyle w:val="4"/>
        <w:numPr>
          <w:ilvl w:val="3"/>
          <w:numId w:val="17"/>
        </w:numPr>
      </w:pPr>
      <w:bookmarkStart w:id="128" w:name="_Toc356466261"/>
      <w:r>
        <w:rPr>
          <w:rFonts w:hint="eastAsia"/>
        </w:rPr>
        <w:t>Single cell selection</w:t>
      </w:r>
      <w:bookmarkEnd w:id="128"/>
      <w:r>
        <w:rPr>
          <w:rFonts w:hint="eastAsia"/>
        </w:rPr>
        <w:t xml:space="preserve"> </w:t>
      </w:r>
    </w:p>
    <w:p w:rsidR="00375F9C" w:rsidRPr="00DC735D" w:rsidRDefault="00375F9C" w:rsidP="00375F9C">
      <w:pPr>
        <w:rPr>
          <w:b/>
        </w:rPr>
      </w:pPr>
      <w:r w:rsidRPr="00DC735D">
        <w:rPr>
          <w:b/>
        </w:rPr>
        <w:t>I</w:t>
      </w:r>
      <w:r w:rsidRPr="00DC735D">
        <w:rPr>
          <w:rFonts w:hint="eastAsia"/>
          <w:b/>
        </w:rPr>
        <w:t>nput:</w:t>
      </w:r>
    </w:p>
    <w:p w:rsidR="00375F9C" w:rsidRDefault="005C781A" w:rsidP="00375F9C">
      <w:r>
        <w:rPr>
          <w:noProof/>
        </w:rPr>
        <mc:AlternateContent>
          <mc:Choice Requires="wpc">
            <w:drawing>
              <wp:inline distT="0" distB="0" distL="0" distR="0" wp14:anchorId="70B1FF4B" wp14:editId="779BC3E6">
                <wp:extent cx="5257800" cy="2074545"/>
                <wp:effectExtent l="9525" t="0" r="9525" b="11430"/>
                <wp:docPr id="745" name="画布 7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3" name="Text Box 747"/>
                        <wps:cNvSpPr txBox="1">
                          <a:spLocks noChangeArrowheads="1"/>
                        </wps:cNvSpPr>
                        <wps:spPr bwMode="auto">
                          <a:xfrm>
                            <a:off x="0" y="48895"/>
                            <a:ext cx="5257800" cy="20256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51299" w:rsidRDefault="0023747D" w:rsidP="00375F9C">
                              <w:pPr>
                                <w:spacing w:line="240" w:lineRule="exact"/>
                                <w:rPr>
                                  <w:sz w:val="18"/>
                                  <w:szCs w:val="18"/>
                                </w:rPr>
                              </w:pPr>
                              <w:r w:rsidRPr="00951299">
                                <w:rPr>
                                  <w:color w:val="0000FF"/>
                                  <w:sz w:val="18"/>
                                  <w:szCs w:val="18"/>
                                </w:rPr>
                                <w:t>var</w:t>
                              </w:r>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r w:rsidRPr="00951299">
                                <w:rPr>
                                  <w:color w:val="0000FF"/>
                                  <w:sz w:val="18"/>
                                  <w:szCs w:val="18"/>
                                </w:rPr>
                                <w:t>var</w:t>
                              </w:r>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Pr>
                                  <w:rFonts w:hint="eastAsia"/>
                                  <w:sz w:val="18"/>
                                  <w:szCs w:val="18"/>
                                </w:rPr>
                                <w:t>.setActiveMode(</w:t>
                              </w:r>
                              <w:r w:rsidRPr="00951299">
                                <w:rPr>
                                  <w:rFonts w:hint="eastAsia"/>
                                  <w:color w:val="FF00FF"/>
                                  <w:sz w:val="18"/>
                                  <w:szCs w:val="18"/>
                                </w:rPr>
                                <w:t>"</w:t>
                              </w:r>
                              <w:r>
                                <w:rPr>
                                  <w:rFonts w:hint="eastAsia"/>
                                  <w:color w:val="FF00FF"/>
                                  <w:sz w:val="18"/>
                                  <w:szCs w:val="18"/>
                                </w:rPr>
                                <w:t>cell</w:t>
                              </w:r>
                              <w:r w:rsidRPr="00951299">
                                <w:rPr>
                                  <w:rFonts w:hint="eastAsia"/>
                                  <w:color w:val="FF00FF"/>
                                  <w:sz w:val="18"/>
                                  <w:szCs w:val="18"/>
                                </w:rPr>
                                <w:t>"</w:t>
                              </w:r>
                              <w:r w:rsidRPr="00951299">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.setSelMode(</w:t>
                              </w:r>
                              <w:r w:rsidRPr="00951299">
                                <w:rPr>
                                  <w:color w:val="FF00FF"/>
                                  <w:sz w:val="18"/>
                                  <w:szCs w:val="18"/>
                                </w:rPr>
                                <w:t>"</w:t>
                              </w:r>
                              <w:r>
                                <w:rPr>
                                  <w:rFonts w:hint="eastAsia"/>
                                  <w:color w:val="FF00FF"/>
                                  <w:sz w:val="18"/>
                                  <w:szCs w:val="18"/>
                                </w:rPr>
                                <w:t>single</w:t>
                              </w:r>
                              <w:r w:rsidRPr="00951299">
                                <w:rPr>
                                  <w:color w:val="FF00FF"/>
                                  <w:sz w:val="18"/>
                                  <w:szCs w:val="18"/>
                                </w:rPr>
                                <w:t>"</w:t>
                              </w:r>
                              <w:r w:rsidRPr="00951299">
                                <w:rPr>
                                  <w:sz w:val="18"/>
                                  <w:szCs w:val="18"/>
                                </w:rPr>
                                <w:t>)</w:t>
                              </w:r>
                            </w:p>
                            <w:p w:rsidR="0023747D" w:rsidRDefault="0023747D" w:rsidP="00375F9C">
                              <w:pPr>
                                <w:rPr>
                                  <w:sz w:val="18"/>
                                  <w:szCs w:val="18"/>
                                </w:rPr>
                              </w:pPr>
                              <w:r w:rsidRPr="00951299">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.afterUIValueSet(</w:t>
                              </w:r>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.message(value);</w:t>
                              </w:r>
                            </w:p>
                            <w:p w:rsidR="0023747D" w:rsidRPr="00B82A21"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594" name="AutoShape 749"/>
                        <wps:cNvSpPr>
                          <a:spLocks noChangeArrowheads="1"/>
                        </wps:cNvSpPr>
                        <wps:spPr bwMode="auto">
                          <a:xfrm flipH="1">
                            <a:off x="1714500" y="990600"/>
                            <a:ext cx="1371600" cy="219710"/>
                          </a:xfrm>
                          <a:prstGeom prst="wedgeRoundRectCallout">
                            <a:avLst>
                              <a:gd name="adj1" fmla="val 88472"/>
                              <a:gd name="adj2" fmla="val 433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single</w:t>
                              </w:r>
                              <w:r>
                                <w:rPr>
                                  <w:szCs w:val="18"/>
                                </w:rPr>
                                <w:t>’</w:t>
                              </w:r>
                              <w:r>
                                <w:rPr>
                                  <w:rFonts w:hint="eastAsia"/>
                                  <w:szCs w:val="18"/>
                                </w:rPr>
                                <w:t xml:space="preserve"> mode</w:t>
                              </w:r>
                            </w:p>
                          </w:txbxContent>
                        </wps:txbx>
                        <wps:bodyPr rot="0" vert="horz" wrap="square" lIns="0" tIns="0" rIns="0" bIns="0" anchor="t" anchorCtr="0" upright="1">
                          <a:noAutofit/>
                        </wps:bodyPr>
                      </wps:wsp>
                      <wps:wsp>
                        <wps:cNvPr id="596" name="AutoShape 638"/>
                        <wps:cNvSpPr>
                          <a:spLocks noChangeArrowheads="1"/>
                        </wps:cNvSpPr>
                        <wps:spPr bwMode="auto">
                          <a:xfrm flipH="1">
                            <a:off x="1714500" y="396240"/>
                            <a:ext cx="1257300" cy="219710"/>
                          </a:xfrm>
                          <a:prstGeom prst="wedgeRoundRectCallout">
                            <a:avLst>
                              <a:gd name="adj1" fmla="val 91968"/>
                              <a:gd name="adj2" fmla="val 6300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cell</w:t>
                              </w:r>
                              <w:r>
                                <w:rPr>
                                  <w:szCs w:val="18"/>
                                </w:rPr>
                                <w:t>’</w:t>
                              </w:r>
                              <w:r>
                                <w:rPr>
                                  <w:rFonts w:hint="eastAsia"/>
                                  <w:szCs w:val="18"/>
                                </w:rPr>
                                <w:t xml:space="preserve"> mode</w:t>
                              </w:r>
                            </w:p>
                          </w:txbxContent>
                        </wps:txbx>
                        <wps:bodyPr rot="0" vert="horz" wrap="square" lIns="0" tIns="0" rIns="0" bIns="0" anchor="t" anchorCtr="0" upright="1">
                          <a:noAutofit/>
                        </wps:bodyPr>
                      </wps:wsp>
                    </wpc:wpc>
                  </a:graphicData>
                </a:graphic>
              </wp:inline>
            </w:drawing>
          </mc:Choice>
          <mc:Fallback>
            <w:pict>
              <v:group id="画布 745" o:spid="_x0000_s1556" editas="canvas" style="width:414pt;height:163.35pt;mso-position-horizontal-relative:char;mso-position-vertical-relative:line" coordsize="52578,20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">
                <v:shape id="_x0000_s1557" type="#_x0000_t75" style="position:absolute;width:52578;height:20745;visibility:visible;mso-wrap-style:square">
                  <v:fill o:detectmouseclick="t"/>
                  <v:path o:connecttype="none"/>
                </v:shape>
                <v:shape id="Text Box 747" o:spid="_x0000_s1558" type="#_x0000_t202" style="position:absolute;top:488;width:52578;height:20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JA8sQA&#10;AADcAAAADwAAAGRycy9kb3ducmV2LnhtbESPT2sCMRTE74LfITzBm2ZbqejWKKKU7UWof3p/bF43&#10;i5uXJYnr+u2bgtDjMDO/YVab3jaiIx9qxwpephkI4tLpmisFl/PHZAEiRGSNjWNS8KAAm/VwsMJc&#10;uzsfqTvFSiQIhxwVmBjbXMpQGrIYpq4lTt6P8xZjkr6S2uM9wW0jX7NsLi3WnBYMtrQzVF5PN6ug&#10;vO77fVF/G9/d7OJLL4vHYV4oNR7123cQkfr4H362P7WCt+UM/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iQPLEAAAA3AAAAA8AAAAAAAAAAAAAAAAAmAIAAGRycy9k&#10;b3ducmV2LnhtbFBLBQYAAAAABAAEAPUAAACJAwAAAAA=&#10;" strokeweight="1pt">
                  <v:textbox style="mso-fit-shape-to-text:t" inset="1.5mm,1.3mm,1.5mm">
                    <w:txbxContent>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Pr>
                            <w:rFonts w:hint="eastAsia"/>
                            <w:sz w:val="18"/>
                            <w:szCs w:val="18"/>
                          </w:rPr>
                          <w:t>.</w:t>
                        </w:r>
                        <w:proofErr w:type="gramStart"/>
                        <w:r>
                          <w:rPr>
                            <w:rFonts w:hint="eastAsia"/>
                            <w:sz w:val="18"/>
                            <w:szCs w:val="18"/>
                          </w:rPr>
                          <w:t>setActiveMode(</w:t>
                        </w:r>
                        <w:proofErr w:type="gramEnd"/>
                        <w:r w:rsidRPr="00951299">
                          <w:rPr>
                            <w:rFonts w:hint="eastAsia"/>
                            <w:color w:val="FF00FF"/>
                            <w:sz w:val="18"/>
                            <w:szCs w:val="18"/>
                          </w:rPr>
                          <w:t>"</w:t>
                        </w:r>
                        <w:r>
                          <w:rPr>
                            <w:rFonts w:hint="eastAsia"/>
                            <w:color w:val="FF00FF"/>
                            <w:sz w:val="18"/>
                            <w:szCs w:val="18"/>
                          </w:rPr>
                          <w:t>cell</w:t>
                        </w:r>
                        <w:r w:rsidRPr="00951299">
                          <w:rPr>
                            <w:rFonts w:hint="eastAsia"/>
                            <w:color w:val="FF00FF"/>
                            <w:sz w:val="18"/>
                            <w:szCs w:val="18"/>
                          </w:rPr>
                          <w:t>"</w:t>
                        </w:r>
                        <w:r w:rsidRPr="00951299">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w:t>
                        </w:r>
                        <w:proofErr w:type="gramStart"/>
                        <w:r w:rsidRPr="00951299">
                          <w:rPr>
                            <w:sz w:val="18"/>
                            <w:szCs w:val="18"/>
                          </w:rPr>
                          <w:t>setSelMode(</w:t>
                        </w:r>
                        <w:proofErr w:type="gramEnd"/>
                        <w:r w:rsidRPr="00951299">
                          <w:rPr>
                            <w:color w:val="FF00FF"/>
                            <w:sz w:val="18"/>
                            <w:szCs w:val="18"/>
                          </w:rPr>
                          <w:t>"</w:t>
                        </w:r>
                        <w:r>
                          <w:rPr>
                            <w:rFonts w:hint="eastAsia"/>
                            <w:color w:val="FF00FF"/>
                            <w:sz w:val="18"/>
                            <w:szCs w:val="18"/>
                          </w:rPr>
                          <w:t>single</w:t>
                        </w:r>
                        <w:r w:rsidRPr="00951299">
                          <w:rPr>
                            <w:color w:val="FF00FF"/>
                            <w:sz w:val="18"/>
                            <w:szCs w:val="18"/>
                          </w:rPr>
                          <w:t>"</w:t>
                        </w:r>
                        <w:r w:rsidRPr="00951299">
                          <w:rPr>
                            <w:sz w:val="18"/>
                            <w:szCs w:val="18"/>
                          </w:rPr>
                          <w:t>)</w:t>
                        </w:r>
                      </w:p>
                      <w:p w:rsidR="0023747D" w:rsidRDefault="0023747D" w:rsidP="00375F9C">
                        <w:pPr>
                          <w:rPr>
                            <w:sz w:val="18"/>
                            <w:szCs w:val="18"/>
                          </w:rPr>
                        </w:pPr>
                        <w:r w:rsidRPr="00951299">
                          <w:rPr>
                            <w:sz w:val="18"/>
                            <w:szCs w:val="18"/>
                          </w:rPr>
                          <w:t>.</w:t>
                        </w:r>
                        <w:proofErr w:type="gramStart"/>
                        <w:r w:rsidRPr="00951299">
                          <w:rPr>
                            <w:sz w:val="18"/>
                            <w:szCs w:val="18"/>
                          </w:rPr>
                          <w:t>show(</w:t>
                        </w:r>
                        <w:proofErr w:type="gramEnd"/>
                        <w:r w:rsidRPr="00951299">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B82A21" w:rsidRDefault="0023747D" w:rsidP="00375F9C">
                        <w:pPr>
                          <w:spacing w:line="240" w:lineRule="exact"/>
                          <w:rPr>
                            <w:sz w:val="18"/>
                            <w:szCs w:val="18"/>
                          </w:rPr>
                        </w:pPr>
                        <w:r w:rsidRPr="00B82A21">
                          <w:rPr>
                            <w:sz w:val="18"/>
                            <w:szCs w:val="18"/>
                          </w:rPr>
                          <w:t>});</w:t>
                        </w:r>
                      </w:p>
                    </w:txbxContent>
                  </v:textbox>
                </v:shape>
                <v:shape id="AutoShape 749" o:spid="_x0000_s1559" type="#_x0000_t62" style="position:absolute;left:17145;top:9906;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6EIscA&#10;AADcAAAADwAAAGRycy9kb3ducmV2LnhtbESPzWsCMRTE74X+D+EVvBTN9kNtt0YRW8FDL34gHh+b&#10;183i5mVJsu72vzdCocdhZn7DzBa9rcWFfKgcK3gaZSCIC6crLhUc9uvhG4gQkTXWjknBLwVYzO/v&#10;Zphr1/GWLrtYigThkKMCE2OTSxkKQxbDyDXEyftx3mJM0pdSe+wS3NbyOcsm0mLFacFgQytDxXnX&#10;WgUn4zv7Na225+VL2643j9+fx7ZQavDQLz9AROrjf/ivvdEKxu+vcDuTjoC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OhCLHAAAA3AAAAA8AAAAAAAAAAAAAAAAAmAIAAGRy&#10;cy9kb3ducmV2LnhtbFBLBQYAAAAABAAEAPUAAACMAwAAAAA=&#10;" adj="29910,11736" fillcolor="#ff9">
                  <v:textbox inset="0,0,0,0">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single</w:t>
                        </w:r>
                        <w:r>
                          <w:rPr>
                            <w:szCs w:val="18"/>
                          </w:rPr>
                          <w:t>’</w:t>
                        </w:r>
                        <w:r>
                          <w:rPr>
                            <w:rFonts w:hint="eastAsia"/>
                            <w:szCs w:val="18"/>
                          </w:rPr>
                          <w:t xml:space="preserve"> mode</w:t>
                        </w:r>
                      </w:p>
                    </w:txbxContent>
                  </v:textbox>
                </v:shape>
                <v:shape id="AutoShape 638" o:spid="_x0000_s1560" type="#_x0000_t62" style="position:absolute;left:17145;top:3962;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9i/MQA&#10;AADcAAAADwAAAGRycy9kb3ducmV2LnhtbESPQWvCQBSE74X+h+UVequbShtqdJUqVLx4SKr3R/aZ&#10;DWbfht3VxP76rlDocZiZb5jFarSduJIPrWMFr5MMBHHtdMuNgsP318sHiBCRNXaOScGNAqyWjw8L&#10;LLQbuKRrFRuRIBwKVGBi7AspQ23IYpi4njh5J+ctxiR9I7XHIcFtJ6dZlkuLLacFgz1tDNXn6mIV&#10;XPLbTzlk+zd33Hqz26xtWeFWqeen8XMOItIY/8N/7Z1W8D7L4X4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vYvzEAAAA3AAAAA8AAAAAAAAAAAAAAAAAmAIAAGRycy9k&#10;b3ducmV2LnhtbFBLBQYAAAAABAAEAPUAAACJAwAAAAA=&#10;" adj="30665,24409" fillcolor="#ff9">
                  <v:textbox inset="0,0,0,0">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cell</w:t>
                        </w:r>
                        <w:r>
                          <w:rPr>
                            <w:szCs w:val="18"/>
                          </w:rPr>
                          <w:t>’</w:t>
                        </w:r>
                        <w:r>
                          <w:rPr>
                            <w:rFonts w:hint="eastAsia"/>
                            <w:szCs w:val="18"/>
                          </w:rPr>
                          <w:t xml:space="preserve"> mode</w:t>
                        </w:r>
                      </w:p>
                    </w:txbxContent>
                  </v:textbox>
                </v:shape>
                <w10:anchorlock/>
              </v:group>
            </w:pict>
          </mc:Fallback>
        </mc:AlternateContent>
      </w:r>
    </w:p>
    <w:p w:rsidR="00375F9C" w:rsidRDefault="00375F9C" w:rsidP="00375F9C">
      <w:pPr>
        <w:rPr>
          <w:b/>
        </w:rPr>
      </w:pPr>
      <w:r w:rsidRPr="00DC735D">
        <w:rPr>
          <w:b/>
        </w:rPr>
        <w:t>O</w:t>
      </w:r>
      <w:r w:rsidRPr="00DC735D">
        <w:rPr>
          <w:rFonts w:hint="eastAsia"/>
          <w:b/>
        </w:rPr>
        <w:t>utput:</w:t>
      </w:r>
    </w:p>
    <w:p w:rsidR="00375F9C" w:rsidRPr="00DC735D" w:rsidRDefault="005C781A" w:rsidP="00375F9C">
      <w:pPr>
        <w:rPr>
          <w:b/>
        </w:rPr>
      </w:pPr>
      <w:r>
        <w:rPr>
          <w:rFonts w:hint="eastAsia"/>
          <w:b/>
          <w:noProof/>
        </w:rPr>
        <w:drawing>
          <wp:inline distT="0" distB="0" distL="0" distR="0" wp14:anchorId="2DB73EE0" wp14:editId="69F3D5A3">
            <wp:extent cx="1990725" cy="714375"/>
            <wp:effectExtent l="0" t="0" r="9525" b="952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990725" cy="714375"/>
                    </a:xfrm>
                    <a:prstGeom prst="rect">
                      <a:avLst/>
                    </a:prstGeom>
                    <a:noFill/>
                    <a:ln>
                      <a:noFill/>
                    </a:ln>
                  </pic:spPr>
                </pic:pic>
              </a:graphicData>
            </a:graphic>
          </wp:inline>
        </w:drawing>
      </w:r>
    </w:p>
    <w:p w:rsidR="00375F9C" w:rsidRDefault="00375F9C" w:rsidP="00E45D25">
      <w:pPr>
        <w:pStyle w:val="4"/>
        <w:numPr>
          <w:ilvl w:val="3"/>
          <w:numId w:val="17"/>
        </w:numPr>
      </w:pPr>
      <w:bookmarkStart w:id="129" w:name="_Toc356466262"/>
      <w:r>
        <w:rPr>
          <w:rFonts w:hint="eastAsia"/>
        </w:rPr>
        <w:t>Multi-cells selection</w:t>
      </w:r>
      <w:bookmarkEnd w:id="129"/>
      <w:r>
        <w:rPr>
          <w:rFonts w:hint="eastAsia"/>
        </w:rPr>
        <w:t xml:space="preserve"> </w:t>
      </w:r>
    </w:p>
    <w:p w:rsidR="00375F9C" w:rsidRPr="00DC735D" w:rsidRDefault="00375F9C" w:rsidP="00375F9C">
      <w:pPr>
        <w:rPr>
          <w:b/>
        </w:rPr>
      </w:pPr>
      <w:r w:rsidRPr="00DC735D">
        <w:rPr>
          <w:b/>
        </w:rPr>
        <w:t>I</w:t>
      </w:r>
      <w:r w:rsidRPr="00DC735D">
        <w:rPr>
          <w:rFonts w:hint="eastAsia"/>
          <w:b/>
        </w:rPr>
        <w:t>nput:</w:t>
      </w:r>
    </w:p>
    <w:p w:rsidR="00375F9C" w:rsidRDefault="005C781A" w:rsidP="00375F9C">
      <w:r>
        <w:rPr>
          <w:noProof/>
        </w:rPr>
        <w:lastRenderedPageBreak/>
        <mc:AlternateContent>
          <mc:Choice Requires="wpc">
            <w:drawing>
              <wp:inline distT="0" distB="0" distL="0" distR="0" wp14:anchorId="4A57CC3E" wp14:editId="2543544C">
                <wp:extent cx="5257800" cy="2074545"/>
                <wp:effectExtent l="9525" t="0" r="9525" b="11430"/>
                <wp:docPr id="739" name="画布 7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1" name="Text Box 741"/>
                        <wps:cNvSpPr txBox="1">
                          <a:spLocks noChangeArrowheads="1"/>
                        </wps:cNvSpPr>
                        <wps:spPr bwMode="auto">
                          <a:xfrm>
                            <a:off x="0" y="48895"/>
                            <a:ext cx="5257800" cy="20256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51299" w:rsidRDefault="0023747D" w:rsidP="00375F9C">
                              <w:pPr>
                                <w:spacing w:line="240" w:lineRule="exact"/>
                                <w:rPr>
                                  <w:sz w:val="18"/>
                                  <w:szCs w:val="18"/>
                                </w:rPr>
                              </w:pPr>
                              <w:r w:rsidRPr="00951299">
                                <w:rPr>
                                  <w:color w:val="0000FF"/>
                                  <w:sz w:val="18"/>
                                  <w:szCs w:val="18"/>
                                </w:rPr>
                                <w:t>var</w:t>
                              </w:r>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r w:rsidRPr="00951299">
                                <w:rPr>
                                  <w:color w:val="0000FF"/>
                                  <w:sz w:val="18"/>
                                  <w:szCs w:val="18"/>
                                </w:rPr>
                                <w:t>var</w:t>
                              </w:r>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Pr>
                                  <w:rFonts w:hint="eastAsia"/>
                                  <w:sz w:val="18"/>
                                  <w:szCs w:val="18"/>
                                </w:rPr>
                                <w:t>.setActiveMode(</w:t>
                              </w:r>
                              <w:r w:rsidRPr="00951299">
                                <w:rPr>
                                  <w:rFonts w:hint="eastAsia"/>
                                  <w:color w:val="FF00FF"/>
                                  <w:sz w:val="18"/>
                                  <w:szCs w:val="18"/>
                                </w:rPr>
                                <w:t>"</w:t>
                              </w:r>
                              <w:r>
                                <w:rPr>
                                  <w:rFonts w:hint="eastAsia"/>
                                  <w:color w:val="FF00FF"/>
                                  <w:sz w:val="18"/>
                                  <w:szCs w:val="18"/>
                                </w:rPr>
                                <w:t>cell</w:t>
                              </w:r>
                              <w:r w:rsidRPr="00951299">
                                <w:rPr>
                                  <w:rFonts w:hint="eastAsia"/>
                                  <w:color w:val="FF00FF"/>
                                  <w:sz w:val="18"/>
                                  <w:szCs w:val="18"/>
                                </w:rPr>
                                <w:t>"</w:t>
                              </w:r>
                              <w:r w:rsidRPr="00951299">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.setSelMode(</w:t>
                              </w:r>
                              <w:r w:rsidRPr="00951299">
                                <w:rPr>
                                  <w:color w:val="FF00FF"/>
                                  <w:sz w:val="18"/>
                                  <w:szCs w:val="18"/>
                                </w:rPr>
                                <w:t>"</w:t>
                              </w:r>
                              <w:r>
                                <w:rPr>
                                  <w:rFonts w:hint="eastAsia"/>
                                  <w:color w:val="FF00FF"/>
                                  <w:sz w:val="18"/>
                                  <w:szCs w:val="18"/>
                                </w:rPr>
                                <w:t>multi</w:t>
                              </w:r>
                              <w:r w:rsidRPr="00951299">
                                <w:rPr>
                                  <w:color w:val="FF00FF"/>
                                  <w:sz w:val="18"/>
                                  <w:szCs w:val="18"/>
                                </w:rPr>
                                <w:t>"</w:t>
                              </w:r>
                              <w:r w:rsidRPr="00951299">
                                <w:rPr>
                                  <w:sz w:val="18"/>
                                  <w:szCs w:val="18"/>
                                </w:rPr>
                                <w:t>)</w:t>
                              </w:r>
                            </w:p>
                            <w:p w:rsidR="0023747D" w:rsidRDefault="0023747D" w:rsidP="00375F9C">
                              <w:pPr>
                                <w:rPr>
                                  <w:sz w:val="18"/>
                                  <w:szCs w:val="18"/>
                                </w:rPr>
                              </w:pPr>
                              <w:r w:rsidRPr="00951299">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.afterUIValueSet(</w:t>
                              </w:r>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.message(value);</w:t>
                              </w:r>
                            </w:p>
                            <w:p w:rsidR="0023747D" w:rsidRPr="00EE3591"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592" name="AutoShape 742"/>
                        <wps:cNvSpPr>
                          <a:spLocks noChangeArrowheads="1"/>
                        </wps:cNvSpPr>
                        <wps:spPr bwMode="auto">
                          <a:xfrm flipH="1">
                            <a:off x="1600200" y="990600"/>
                            <a:ext cx="1371600" cy="219710"/>
                          </a:xfrm>
                          <a:prstGeom prst="wedgeRoundRectCallout">
                            <a:avLst>
                              <a:gd name="adj1" fmla="val 87778"/>
                              <a:gd name="adj2" fmla="val 722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multi</w:t>
                              </w:r>
                              <w:r>
                                <w:rPr>
                                  <w:szCs w:val="18"/>
                                </w:rPr>
                                <w:t>’</w:t>
                              </w:r>
                              <w:r>
                                <w:rPr>
                                  <w:rFonts w:hint="eastAsia"/>
                                  <w:szCs w:val="18"/>
                                </w:rPr>
                                <w:t xml:space="preserve"> mode</w:t>
                              </w:r>
                            </w:p>
                          </w:txbxContent>
                        </wps:txbx>
                        <wps:bodyPr rot="0" vert="horz" wrap="square" lIns="0" tIns="0" rIns="0" bIns="0" anchor="t" anchorCtr="0" upright="1">
                          <a:noAutofit/>
                        </wps:bodyPr>
                      </wps:wsp>
                    </wpc:wpc>
                  </a:graphicData>
                </a:graphic>
              </wp:inline>
            </w:drawing>
          </mc:Choice>
          <mc:Fallback>
            <w:pict>
              <v:group id="画布 739" o:spid="_x0000_s1561" editas="canvas" style="width:414pt;height:163.35pt;mso-position-horizontal-relative:char;mso-position-vertical-relative:line" coordsize="52578,20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">
                <v:shape id="_x0000_s1562" type="#_x0000_t75" style="position:absolute;width:52578;height:20745;visibility:visible;mso-wrap-style:square">
                  <v:fill o:detectmouseclick="t"/>
                  <v:path o:connecttype="none"/>
                </v:shape>
                <v:shape id="Text Box 741" o:spid="_x0000_s1563" type="#_x0000_t202" style="position:absolute;top:488;width:52578;height:20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x7HsMA&#10;AADcAAAADwAAAGRycy9kb3ducmV2LnhtbESPT2sCMRTE7wW/Q3hCbzWrUNHVKKLIeim0/rk/Ns/N&#10;4uZlSeK6fntTKPQ4zMxvmOW6t43oyIfasYLxKANBXDpdc6XgfNp/zECEiKyxcUwKnhRgvRq8LTHX&#10;7sE/1B1jJRKEQ44KTIxtLmUoDVkMI9cSJ+/qvMWYpK+k9vhIcNvISZZNpcWa04LBlraGytvxbhWU&#10;t12/K+qL8d3dzr71vHh+TQul3of9ZgEiUh//w3/tg1bwOR/D75l0BO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x7HsMAAADcAAAADwAAAAAAAAAAAAAAAACYAgAAZHJzL2Rv&#10;d25yZXYueG1sUEsFBgAAAAAEAAQA9QAAAIgDAAAAAA==&#10;" strokeweight="1pt">
                  <v:textbox style="mso-fit-shape-to-text:t" inset="1.5mm,1.3mm,1.5mm">
                    <w:txbxContent>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Pr>
                            <w:rFonts w:hint="eastAsia"/>
                            <w:sz w:val="18"/>
                            <w:szCs w:val="18"/>
                          </w:rPr>
                          <w:t>.</w:t>
                        </w:r>
                        <w:proofErr w:type="gramStart"/>
                        <w:r>
                          <w:rPr>
                            <w:rFonts w:hint="eastAsia"/>
                            <w:sz w:val="18"/>
                            <w:szCs w:val="18"/>
                          </w:rPr>
                          <w:t>setActiveMode(</w:t>
                        </w:r>
                        <w:proofErr w:type="gramEnd"/>
                        <w:r w:rsidRPr="00951299">
                          <w:rPr>
                            <w:rFonts w:hint="eastAsia"/>
                            <w:color w:val="FF00FF"/>
                            <w:sz w:val="18"/>
                            <w:szCs w:val="18"/>
                          </w:rPr>
                          <w:t>"</w:t>
                        </w:r>
                        <w:r>
                          <w:rPr>
                            <w:rFonts w:hint="eastAsia"/>
                            <w:color w:val="FF00FF"/>
                            <w:sz w:val="18"/>
                            <w:szCs w:val="18"/>
                          </w:rPr>
                          <w:t>cell</w:t>
                        </w:r>
                        <w:r w:rsidRPr="00951299">
                          <w:rPr>
                            <w:rFonts w:hint="eastAsia"/>
                            <w:color w:val="FF00FF"/>
                            <w:sz w:val="18"/>
                            <w:szCs w:val="18"/>
                          </w:rPr>
                          <w:t>"</w:t>
                        </w:r>
                        <w:r w:rsidRPr="00951299">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w:t>
                        </w:r>
                        <w:proofErr w:type="gramStart"/>
                        <w:r w:rsidRPr="00951299">
                          <w:rPr>
                            <w:sz w:val="18"/>
                            <w:szCs w:val="18"/>
                          </w:rPr>
                          <w:t>setSelMode(</w:t>
                        </w:r>
                        <w:proofErr w:type="gramEnd"/>
                        <w:r w:rsidRPr="00951299">
                          <w:rPr>
                            <w:color w:val="FF00FF"/>
                            <w:sz w:val="18"/>
                            <w:szCs w:val="18"/>
                          </w:rPr>
                          <w:t>"</w:t>
                        </w:r>
                        <w:r>
                          <w:rPr>
                            <w:rFonts w:hint="eastAsia"/>
                            <w:color w:val="FF00FF"/>
                            <w:sz w:val="18"/>
                            <w:szCs w:val="18"/>
                          </w:rPr>
                          <w:t>multi</w:t>
                        </w:r>
                        <w:r w:rsidRPr="00951299">
                          <w:rPr>
                            <w:color w:val="FF00FF"/>
                            <w:sz w:val="18"/>
                            <w:szCs w:val="18"/>
                          </w:rPr>
                          <w:t>"</w:t>
                        </w:r>
                        <w:r w:rsidRPr="00951299">
                          <w:rPr>
                            <w:sz w:val="18"/>
                            <w:szCs w:val="18"/>
                          </w:rPr>
                          <w:t>)</w:t>
                        </w:r>
                      </w:p>
                      <w:p w:rsidR="0023747D" w:rsidRDefault="0023747D" w:rsidP="00375F9C">
                        <w:pPr>
                          <w:rPr>
                            <w:sz w:val="18"/>
                            <w:szCs w:val="18"/>
                          </w:rPr>
                        </w:pPr>
                        <w:r w:rsidRPr="00951299">
                          <w:rPr>
                            <w:sz w:val="18"/>
                            <w:szCs w:val="18"/>
                          </w:rPr>
                          <w:t>.</w:t>
                        </w:r>
                        <w:proofErr w:type="gramStart"/>
                        <w:r w:rsidRPr="00951299">
                          <w:rPr>
                            <w:sz w:val="18"/>
                            <w:szCs w:val="18"/>
                          </w:rPr>
                          <w:t>show(</w:t>
                        </w:r>
                        <w:proofErr w:type="gramEnd"/>
                        <w:r w:rsidRPr="00951299">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EE3591" w:rsidRDefault="0023747D" w:rsidP="00375F9C">
                        <w:pPr>
                          <w:spacing w:line="240" w:lineRule="exact"/>
                          <w:rPr>
                            <w:sz w:val="18"/>
                            <w:szCs w:val="18"/>
                          </w:rPr>
                        </w:pPr>
                        <w:r w:rsidRPr="00B82A21">
                          <w:rPr>
                            <w:sz w:val="18"/>
                            <w:szCs w:val="18"/>
                          </w:rPr>
                          <w:t>});</w:t>
                        </w:r>
                      </w:p>
                    </w:txbxContent>
                  </v:textbox>
                </v:shape>
                <v:shape id="AutoShape 742" o:spid="_x0000_s1564" type="#_x0000_t62" style="position:absolute;left:16002;top:9906;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eFDcQA&#10;AADcAAAADwAAAGRycy9kb3ducmV2LnhtbESPQWvCQBSE74X+h+UVequbJlhs6ioiCKWKaKz3R/Y1&#10;G5p9G7Jrkv57VxB6HGbmG2a+HG0jeup87VjB6yQBQVw6XXOl4Pu0eZmB8AFZY+OYFPyRh+Xi8WGO&#10;uXYDH6kvQiUihH2OCkwIbS6lLw1Z9BPXEkfvx3UWQ5RdJXWHQ4TbRqZJ8iYt1hwXDLa0NlT+Fher&#10;YDA24+l5l36tt/vz6SKzqj9kSj0/jasPEIHG8B++tz+1gul7C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3hQ3EAAAA3AAAAA8AAAAAAAAAAAAAAAAAmAIAAGRycy9k&#10;b3ducmV2LnhtbFBLBQYAAAAABAAEAPUAAACJAwAAAAA=&#10;" adj="29760,12360" fillcolor="#ff9">
                  <v:textbox inset="0,0,0,0">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multi</w:t>
                        </w:r>
                        <w:r>
                          <w:rPr>
                            <w:szCs w:val="18"/>
                          </w:rPr>
                          <w:t>’</w:t>
                        </w:r>
                        <w:r>
                          <w:rPr>
                            <w:rFonts w:hint="eastAsia"/>
                            <w:szCs w:val="18"/>
                          </w:rPr>
                          <w:t xml:space="preserve"> mode</w:t>
                        </w:r>
                      </w:p>
                    </w:txbxContent>
                  </v:textbox>
                </v:shape>
                <w10:anchorlock/>
              </v:group>
            </w:pict>
          </mc:Fallback>
        </mc:AlternateContent>
      </w:r>
    </w:p>
    <w:p w:rsidR="00375F9C" w:rsidRPr="00DC735D" w:rsidRDefault="00375F9C" w:rsidP="00375F9C">
      <w:pPr>
        <w:rPr>
          <w:b/>
        </w:rPr>
      </w:pPr>
      <w:r w:rsidRPr="00DC735D">
        <w:rPr>
          <w:b/>
        </w:rPr>
        <w:t>Output</w:t>
      </w:r>
      <w:r w:rsidRPr="00DC735D">
        <w:rPr>
          <w:rFonts w:hint="eastAsia"/>
          <w:b/>
        </w:rPr>
        <w:t>:</w:t>
      </w:r>
    </w:p>
    <w:p w:rsidR="00375F9C" w:rsidRPr="00951299" w:rsidRDefault="005C781A" w:rsidP="00375F9C">
      <w:r>
        <w:rPr>
          <w:rFonts w:hint="eastAsia"/>
          <w:noProof/>
        </w:rPr>
        <w:drawing>
          <wp:inline distT="0" distB="0" distL="0" distR="0" wp14:anchorId="23059F0F" wp14:editId="29B3C5D0">
            <wp:extent cx="2209800" cy="762000"/>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209800" cy="762000"/>
                    </a:xfrm>
                    <a:prstGeom prst="rect">
                      <a:avLst/>
                    </a:prstGeom>
                    <a:noFill/>
                    <a:ln>
                      <a:noFill/>
                    </a:ln>
                  </pic:spPr>
                </pic:pic>
              </a:graphicData>
            </a:graphic>
          </wp:inline>
        </w:drawing>
      </w:r>
    </w:p>
    <w:p w:rsidR="00375F9C" w:rsidRDefault="00375F9C" w:rsidP="00E45D25">
      <w:pPr>
        <w:pStyle w:val="3"/>
        <w:numPr>
          <w:ilvl w:val="2"/>
          <w:numId w:val="17"/>
        </w:numPr>
      </w:pPr>
      <w:bookmarkStart w:id="130" w:name="_Toc356466263"/>
      <w:r>
        <w:rPr>
          <w:rFonts w:hint="eastAsia"/>
        </w:rPr>
        <w:t>The Tree Grid</w:t>
      </w:r>
      <w:bookmarkEnd w:id="130"/>
    </w:p>
    <w:p w:rsidR="00375F9C" w:rsidRPr="00C574F8" w:rsidRDefault="00375F9C" w:rsidP="00375F9C">
      <w:pPr>
        <w:rPr>
          <w:b/>
        </w:rPr>
      </w:pPr>
      <w:r w:rsidRPr="00C574F8">
        <w:rPr>
          <w:rFonts w:hint="eastAsia"/>
          <w:b/>
        </w:rPr>
        <w:t>Input:</w:t>
      </w:r>
    </w:p>
    <w:p w:rsidR="00375F9C" w:rsidRDefault="005C781A" w:rsidP="00375F9C">
      <w:r>
        <w:rPr>
          <w:noProof/>
        </w:rPr>
        <mc:AlternateContent>
          <mc:Choice Requires="wpc">
            <w:drawing>
              <wp:inline distT="0" distB="0" distL="0" distR="0" wp14:anchorId="70B87B5A" wp14:editId="70610DC6">
                <wp:extent cx="5257800" cy="2181225"/>
                <wp:effectExtent l="9525" t="0" r="9525" b="9525"/>
                <wp:docPr id="773" name="画布 7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88" name="Text Box 775"/>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4575A" w:rsidRDefault="0023747D" w:rsidP="00375F9C">
                              <w:pPr>
                                <w:spacing w:line="240" w:lineRule="exact"/>
                                <w:rPr>
                                  <w:sz w:val="18"/>
                                  <w:szCs w:val="18"/>
                                </w:rPr>
                              </w:pPr>
                              <w:r w:rsidRPr="00A4575A">
                                <w:rPr>
                                  <w:color w:val="0000FF"/>
                                  <w:sz w:val="18"/>
                                  <w:szCs w:val="18"/>
                                </w:rPr>
                                <w:t>var</w:t>
                              </w:r>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200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r w:rsidRPr="00A4575A">
                                <w:rPr>
                                  <w:color w:val="0000FF"/>
                                  <w:sz w:val="18"/>
                                  <w:szCs w:val="18"/>
                                </w:rPr>
                                <w:t>var</w:t>
                              </w:r>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r w:rsidRPr="00A4575A">
                                <w:rPr>
                                  <w:sz w:val="18"/>
                                  <w:szCs w:val="18"/>
                                </w:rPr>
                                <w:t>tg.setRowHandlerWidth(</w:t>
                              </w:r>
                              <w:r w:rsidRPr="00A4575A">
                                <w:rPr>
                                  <w:color w:val="800000"/>
                                  <w:sz w:val="18"/>
                                  <w:szCs w:val="18"/>
                                </w:rPr>
                                <w:t>20</w:t>
                              </w:r>
                              <w:r w:rsidRPr="00A4575A">
                                <w:rPr>
                                  <w:sz w:val="18"/>
                                  <w:szCs w:val="18"/>
                                </w:rPr>
                                <w:t>)</w:t>
                              </w:r>
                            </w:p>
                            <w:p w:rsidR="0023747D" w:rsidRPr="00A4575A" w:rsidRDefault="0023747D" w:rsidP="00375F9C">
                              <w:pPr>
                                <w:spacing w:line="240" w:lineRule="exact"/>
                                <w:rPr>
                                  <w:sz w:val="18"/>
                                  <w:szCs w:val="18"/>
                                </w:rPr>
                              </w:pPr>
                              <w:r w:rsidRPr="00A4575A">
                                <w:rPr>
                                  <w:sz w:val="18"/>
                                  <w:szCs w:val="18"/>
                                </w:rPr>
                                <w:t>.setHeader([</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"col1"</w:t>
                              </w:r>
                              <w:r w:rsidRPr="00A4575A">
                                <w:rPr>
                                  <w:rFonts w:hint="eastAsia"/>
                                  <w:sz w:val="18"/>
                                  <w:szCs w:val="18"/>
                                </w:rPr>
                                <w:t>, caption:</w:t>
                              </w:r>
                              <w:r w:rsidRPr="00A4575A">
                                <w:rPr>
                                  <w:rFonts w:hint="eastAsia"/>
                                  <w:color w:val="FF00FF"/>
                                  <w:sz w:val="18"/>
                                  <w:szCs w:val="18"/>
                                </w:rPr>
                                <w:t>"</w:t>
                              </w:r>
                              <w:r>
                                <w:rPr>
                                  <w:rFonts w:hint="eastAsia"/>
                                  <w:color w:val="FF00FF"/>
                                  <w:sz w:val="18"/>
                                  <w:szCs w:val="18"/>
                                </w:rPr>
                                <w:t>Name</w:t>
                              </w:r>
                              <w:r w:rsidRPr="00A4575A">
                                <w:rPr>
                                  <w:rFonts w:hint="eastAsia"/>
                                  <w:color w:val="FF00FF"/>
                                  <w:sz w:val="18"/>
                                  <w:szCs w:val="18"/>
                                </w:rPr>
                                <w:t>"</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,cells:[</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,cells:[</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sub:[{id:</w:t>
                              </w:r>
                              <w:r w:rsidRPr="00A4575A">
                                <w:rPr>
                                  <w:rFonts w:hint="eastAsia"/>
                                  <w:color w:val="FF00FF"/>
                                  <w:sz w:val="18"/>
                                  <w:szCs w:val="18"/>
                                </w:rPr>
                                <w:t>"row21"</w:t>
                              </w:r>
                              <w:r w:rsidRPr="00A4575A">
                                <w:rPr>
                                  <w:rFonts w:hint="eastAsia"/>
                                  <w:sz w:val="18"/>
                                  <w:szCs w:val="18"/>
                                </w:rPr>
                                <w:t>,cells:[</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"row22"</w:t>
                              </w:r>
                              <w:r w:rsidRPr="00A4575A">
                                <w:rPr>
                                  <w:rFonts w:hint="eastAsia"/>
                                  <w:sz w:val="18"/>
                                  <w:szCs w:val="18"/>
                                </w:rPr>
                                <w:t>,cells:[</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A4575A" w:rsidRDefault="0023747D" w:rsidP="00375F9C">
                              <w:r w:rsidRPr="00A4575A">
                                <w:rPr>
                                  <w:sz w:val="18"/>
                                  <w:szCs w:val="18"/>
                                </w:rPr>
                                <w:t>]).show(block)</w:t>
                              </w:r>
                            </w:p>
                          </w:txbxContent>
                        </wps:txbx>
                        <wps:bodyPr rot="0" vert="horz" wrap="square" lIns="54000" tIns="46800" rIns="54000" bIns="45720" anchor="t" anchorCtr="0" upright="1">
                          <a:spAutoFit/>
                        </wps:bodyPr>
                      </wps:wsp>
                      <wps:wsp>
                        <wps:cNvPr id="589" name="AutoShape 776"/>
                        <wps:cNvSpPr>
                          <a:spLocks noChangeArrowheads="1"/>
                        </wps:cNvSpPr>
                        <wps:spPr bwMode="auto">
                          <a:xfrm flipH="1">
                            <a:off x="2171700" y="1188720"/>
                            <a:ext cx="1371600" cy="198120"/>
                          </a:xfrm>
                          <a:prstGeom prst="wedgeRoundRectCallout">
                            <a:avLst>
                              <a:gd name="adj1" fmla="val 63472"/>
                              <a:gd name="adj2" fmla="val 14166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 xml:space="preserve"> row has sub rows</w:t>
                              </w:r>
                            </w:p>
                          </w:txbxContent>
                        </wps:txbx>
                        <wps:bodyPr rot="0" vert="horz" wrap="square" lIns="0" tIns="0" rIns="0" bIns="0" anchor="t" anchorCtr="0" upright="1">
                          <a:noAutofit/>
                        </wps:bodyPr>
                      </wps:wsp>
                      <wps:wsp>
                        <wps:cNvPr id="590" name="AutoShape 779"/>
                        <wps:cNvSpPr>
                          <a:spLocks noChangeArrowheads="1"/>
                        </wps:cNvSpPr>
                        <wps:spPr bwMode="auto">
                          <a:xfrm flipH="1">
                            <a:off x="1943100" y="297180"/>
                            <a:ext cx="2057400" cy="198120"/>
                          </a:xfrm>
                          <a:prstGeom prst="wedgeRoundRectCallout">
                            <a:avLst>
                              <a:gd name="adj1" fmla="val 74259"/>
                              <a:gd name="adj2" fmla="val 4839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ow header is a must for tree grid</w:t>
                              </w:r>
                            </w:p>
                          </w:txbxContent>
                        </wps:txbx>
                        <wps:bodyPr rot="0" vert="horz" wrap="square" lIns="0" tIns="0" rIns="0" bIns="0" anchor="t" anchorCtr="0" upright="1">
                          <a:noAutofit/>
                        </wps:bodyPr>
                      </wps:wsp>
                    </wpc:wpc>
                  </a:graphicData>
                </a:graphic>
              </wp:inline>
            </w:drawing>
          </mc:Choice>
          <mc:Fallback>
            <w:pict>
              <v:group id="画布 773" o:spid="_x0000_s1565"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">
                <v:shape id="_x0000_s1566" type="#_x0000_t75" style="position:absolute;width:52578;height:21812;visibility:visible;mso-wrap-style:square">
                  <v:fill o:detectmouseclick="t"/>
                  <v:path o:connecttype="none"/>
                </v:shape>
                <v:shape id="Text Box 775" o:spid="_x0000_s1567"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9EXsAA&#10;AADcAAAADwAAAGRycy9kb3ducmV2LnhtbERPz2vCMBS+D/wfwhO8zVRh0lWjiDLqRdic3h/Nsyk2&#10;LyWJtf735jDY8eP7vdoMthU9+dA4VjCbZiCIK6cbrhWcf7/ecxAhImtsHZOCJwXYrEdvKyy0e/AP&#10;9adYixTCoUAFJsaukDJUhiyGqeuIE3d13mJM0NdSe3ykcNvKeZYtpMWGU4PBjnaGqtvpbhVUt/2w&#10;L5uL8f3d5t/6s3weF6VSk/GwXYKINMR/8Z/7oBV85Glt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9EXsAAAADcAAAADwAAAAAAAAAAAAAAAACYAgAAZHJzL2Rvd25y&#10;ZXYueG1sUEsFBgAAAAAEAAQA9QAAAIUDAAAAAA==&#10;" strokeweight="1pt">
                  <v:textbox style="mso-fit-shape-to-text:t" inset="1.5mm,1.3mm,1.5mm">
                    <w:txbxContent>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200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proofErr w:type="gramStart"/>
                        <w:r w:rsidRPr="00A4575A">
                          <w:rPr>
                            <w:sz w:val="18"/>
                            <w:szCs w:val="18"/>
                          </w:rPr>
                          <w:t>tg.setRowHandlerWidth(</w:t>
                        </w:r>
                        <w:proofErr w:type="gramEnd"/>
                        <w:r w:rsidRPr="00A4575A">
                          <w:rPr>
                            <w:color w:val="800000"/>
                            <w:sz w:val="18"/>
                            <w:szCs w:val="18"/>
                          </w:rPr>
                          <w:t>20</w:t>
                        </w:r>
                        <w:r w:rsidRPr="00A4575A">
                          <w:rPr>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setHeader([</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"col1"</w:t>
                        </w:r>
                        <w:r w:rsidRPr="00A4575A">
                          <w:rPr>
                            <w:rFonts w:hint="eastAsia"/>
                            <w:sz w:val="18"/>
                            <w:szCs w:val="18"/>
                          </w:rPr>
                          <w:t>, caption:</w:t>
                        </w:r>
                        <w:r w:rsidRPr="00A4575A">
                          <w:rPr>
                            <w:rFonts w:hint="eastAsia"/>
                            <w:color w:val="FF00FF"/>
                            <w:sz w:val="18"/>
                            <w:szCs w:val="18"/>
                          </w:rPr>
                          <w:t>"</w:t>
                        </w:r>
                        <w:r>
                          <w:rPr>
                            <w:rFonts w:hint="eastAsia"/>
                            <w:color w:val="FF00FF"/>
                            <w:sz w:val="18"/>
                            <w:szCs w:val="18"/>
                          </w:rPr>
                          <w:t>Name</w:t>
                        </w:r>
                        <w:r w:rsidRPr="00A4575A">
                          <w:rPr>
                            <w:rFonts w:hint="eastAsia"/>
                            <w:color w:val="FF00FF"/>
                            <w:sz w:val="18"/>
                            <w:szCs w:val="18"/>
                          </w:rPr>
                          <w:t>"</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,cells:[</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,cells:[</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,cells:[</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,cells:[</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A4575A" w:rsidRDefault="0023747D" w:rsidP="00375F9C">
                        <w:r w:rsidRPr="00A4575A">
                          <w:rPr>
                            <w:sz w:val="18"/>
                            <w:szCs w:val="18"/>
                          </w:rPr>
                          <w:t>]).</w:t>
                        </w:r>
                        <w:proofErr w:type="gramStart"/>
                        <w:r w:rsidRPr="00A4575A">
                          <w:rPr>
                            <w:sz w:val="18"/>
                            <w:szCs w:val="18"/>
                          </w:rPr>
                          <w:t>show(</w:t>
                        </w:r>
                        <w:proofErr w:type="gramEnd"/>
                        <w:r w:rsidRPr="00A4575A">
                          <w:rPr>
                            <w:sz w:val="18"/>
                            <w:szCs w:val="18"/>
                          </w:rPr>
                          <w:t>block)</w:t>
                        </w:r>
                      </w:p>
                    </w:txbxContent>
                  </v:textbox>
                </v:shape>
                <v:shape id="AutoShape 776" o:spid="_x0000_s1568" type="#_x0000_t62" style="position:absolute;left:21717;top:11887;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oKsQA&#10;AADcAAAADwAAAGRycy9kb3ducmV2LnhtbESPQWsCMRSE74L/ITyhF9GsUlu7NUopCD3owW1/wHPz&#10;drOYvCybVNd/bwTB4zAz3zCrTe+sOFMXGs8KZtMMBHHpdcO1gr/f7WQJIkRkjdYzKbhSgM16OFhh&#10;rv2FD3QuYi0ShEOOCkyMbS5lKA05DFPfEiev8p3DmGRXS93hJcGdlfMse5MOG04LBlv6NlSein+n&#10;4N0tHM631Wt7LPWuGtu9scVeqZdR//UJIlIfn+FH+0crWCw/4H4mHQ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0qCrEAAAA3AAAAA8AAAAAAAAAAAAAAAAAmAIAAGRycy9k&#10;b3ducmV2LnhtbFBLBQYAAAAABAAEAPUAAACJAwAAAAA=&#10;" adj="24510,41399" fillcolor="#ff9">
                  <v:textbox inset="0,0,0,0">
                    <w:txbxContent>
                      <w:p w:rsidR="0023747D" w:rsidRPr="000E23E9" w:rsidRDefault="0023747D" w:rsidP="00375F9C">
                        <w:pPr>
                          <w:rPr>
                            <w:szCs w:val="18"/>
                          </w:rPr>
                        </w:pPr>
                        <w:r>
                          <w:rPr>
                            <w:szCs w:val="18"/>
                          </w:rPr>
                          <w:t>A</w:t>
                        </w:r>
                        <w:r>
                          <w:rPr>
                            <w:rFonts w:hint="eastAsia"/>
                            <w:szCs w:val="18"/>
                          </w:rPr>
                          <w:t xml:space="preserve"> row has sub rows</w:t>
                        </w:r>
                      </w:p>
                    </w:txbxContent>
                  </v:textbox>
                </v:shape>
                <v:shape id="AutoShape 779" o:spid="_x0000_s1569" type="#_x0000_t62" style="position:absolute;left:19431;top:2971;width:20574;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kOD8AA&#10;AADcAAAADwAAAGRycy9kb3ducmV2LnhtbERPzWrCQBC+F3yHZQre6qa1iqauIqJQ6KmaBxizYzY0&#10;OxuyUxPf3j0IHj++/9Vm8I26UhfrwAbeJxko4jLYmisDxenwtgAVBdliE5gM3CjCZj16WWFuQ8+/&#10;dD1KpVIIxxwNOJE21zqWjjzGSWiJE3cJnUdJsKu07bBP4b7RH1k21x5rTg0OW9o5Kv+O/97AdN/L&#10;sjpP0c3ks3Rz/VMsirMx49dh+wVKaJCn+OH+tgZmyzQ/nUlHQK/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kOD8AAAADcAAAADwAAAAAAAAAAAAAAAACYAgAAZHJzL2Rvd25y&#10;ZXYueG1sUEsFBgAAAAAEAAQA9QAAAIUDAAAAAA==&#10;" adj="26840,21253" fillcolor="#ff9">
                  <v:textbox inset="0,0,0,0">
                    <w:txbxContent>
                      <w:p w:rsidR="0023747D" w:rsidRPr="000E23E9" w:rsidRDefault="0023747D" w:rsidP="00375F9C">
                        <w:pPr>
                          <w:rPr>
                            <w:szCs w:val="18"/>
                          </w:rPr>
                        </w:pPr>
                        <w:r>
                          <w:rPr>
                            <w:szCs w:val="18"/>
                          </w:rPr>
                          <w:t>R</w:t>
                        </w:r>
                        <w:r>
                          <w:rPr>
                            <w:rFonts w:hint="eastAsia"/>
                            <w:szCs w:val="18"/>
                          </w:rPr>
                          <w:t>ow header is a must for tree grid</w:t>
                        </w:r>
                      </w:p>
                    </w:txbxContent>
                  </v:textbox>
                </v:shape>
                <w10:anchorlock/>
              </v:group>
            </w:pict>
          </mc:Fallback>
        </mc:AlternateContent>
      </w:r>
    </w:p>
    <w:p w:rsidR="00375F9C" w:rsidRPr="00C574F8" w:rsidRDefault="00375F9C" w:rsidP="00375F9C">
      <w:pPr>
        <w:rPr>
          <w:b/>
        </w:rPr>
      </w:pPr>
      <w:r w:rsidRPr="00C574F8">
        <w:rPr>
          <w:b/>
        </w:rPr>
        <w:t>O</w:t>
      </w:r>
      <w:r w:rsidRPr="00C574F8">
        <w:rPr>
          <w:rFonts w:hint="eastAsia"/>
          <w:b/>
        </w:rPr>
        <w:t>utput:</w:t>
      </w:r>
    </w:p>
    <w:p w:rsidR="00375F9C" w:rsidRDefault="005C781A" w:rsidP="00375F9C">
      <w:r>
        <w:rPr>
          <w:rFonts w:hint="eastAsia"/>
          <w:noProof/>
        </w:rPr>
        <mc:AlternateContent>
          <mc:Choice Requires="wps">
            <w:drawing>
              <wp:anchor distT="0" distB="0" distL="114300" distR="114300" simplePos="0" relativeHeight="251632128" behindDoc="0" locked="0" layoutInCell="1" allowOverlap="1" wp14:anchorId="565A5C4A" wp14:editId="63936A5B">
                <wp:simplePos x="0" y="0"/>
                <wp:positionH relativeFrom="column">
                  <wp:posOffset>1257300</wp:posOffset>
                </wp:positionH>
                <wp:positionV relativeFrom="line">
                  <wp:posOffset>759460</wp:posOffset>
                </wp:positionV>
                <wp:extent cx="1371600" cy="198120"/>
                <wp:effectExtent l="952500" t="26035" r="9525" b="13970"/>
                <wp:wrapNone/>
                <wp:docPr id="586" name="AutoShape 6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198120"/>
                        </a:xfrm>
                        <a:prstGeom prst="wedgeRoundRectCallout">
                          <a:avLst>
                            <a:gd name="adj1" fmla="val 118611"/>
                            <a:gd name="adj2" fmla="val -5192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o I</w:t>
                            </w:r>
                            <w:r w:rsidRPr="00B74A15">
                              <w:rPr>
                                <w:szCs w:val="18"/>
                              </w:rPr>
                              <w:t>ndentation</w:t>
                            </w:r>
                            <w:r w:rsidRPr="00B74A15">
                              <w:rPr>
                                <w:rFonts w:hint="eastAsia"/>
                                <w:szCs w:val="18"/>
                              </w:rPr>
                              <w:t xml:space="preserve"> </w:t>
                            </w:r>
                            <w:r>
                              <w:rPr>
                                <w:rFonts w:hint="eastAsia"/>
                                <w:szCs w:val="18"/>
                              </w:rPr>
                              <w:t>here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39" o:spid="_x0000_s1570" type="#_x0000_t62" style="position:absolute;left:0;text-align:left;margin-left:99pt;margin-top:59.8pt;width:108pt;height:15.6pt;flip:x;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" adj="36420,-416" fillcolor="#ff9">
                <v:textbox inset="0,0,0,0">
                  <w:txbxContent>
                    <w:p w:rsidR="0023747D" w:rsidRPr="000E23E9" w:rsidRDefault="0023747D" w:rsidP="00375F9C">
                      <w:pPr>
                        <w:rPr>
                          <w:szCs w:val="18"/>
                        </w:rPr>
                      </w:pPr>
                      <w:r>
                        <w:rPr>
                          <w:szCs w:val="18"/>
                        </w:rPr>
                        <w:t>N</w:t>
                      </w:r>
                      <w:r>
                        <w:rPr>
                          <w:rFonts w:hint="eastAsia"/>
                          <w:szCs w:val="18"/>
                        </w:rPr>
                        <w:t>o I</w:t>
                      </w:r>
                      <w:r w:rsidRPr="00B74A15">
                        <w:rPr>
                          <w:szCs w:val="18"/>
                        </w:rPr>
                        <w:t>ndentation</w:t>
                      </w:r>
                      <w:r w:rsidRPr="00B74A15">
                        <w:rPr>
                          <w:rFonts w:hint="eastAsia"/>
                          <w:szCs w:val="18"/>
                        </w:rPr>
                        <w:t xml:space="preserve"> </w:t>
                      </w:r>
                      <w:r>
                        <w:rPr>
                          <w:rFonts w:hint="eastAsia"/>
                          <w:szCs w:val="18"/>
                        </w:rPr>
                        <w:t>here</w:t>
                      </w:r>
                    </w:p>
                  </w:txbxContent>
                </v:textbox>
                <w10:wrap anchory="line"/>
              </v:shape>
            </w:pict>
          </mc:Fallback>
        </mc:AlternateContent>
      </w:r>
      <w:r>
        <w:rPr>
          <w:rFonts w:hint="eastAsia"/>
          <w:noProof/>
        </w:rPr>
        <w:drawing>
          <wp:inline distT="0" distB="0" distL="0" distR="0" wp14:anchorId="29641F58" wp14:editId="0113373C">
            <wp:extent cx="2028825" cy="1943100"/>
            <wp:effectExtent l="0" t="0" r="9525"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028825" cy="1943100"/>
                    </a:xfrm>
                    <a:prstGeom prst="rect">
                      <a:avLst/>
                    </a:prstGeom>
                    <a:noFill/>
                    <a:ln>
                      <a:noFill/>
                    </a:ln>
                  </pic:spPr>
                </pic:pic>
              </a:graphicData>
            </a:graphic>
          </wp:inline>
        </w:drawing>
      </w:r>
    </w:p>
    <w:p w:rsidR="00375F9C" w:rsidRPr="00122674" w:rsidRDefault="00375F9C" w:rsidP="00375F9C">
      <w:pPr>
        <w:rPr>
          <w:b/>
        </w:rPr>
      </w:pPr>
      <w:r w:rsidRPr="00122674">
        <w:rPr>
          <w:b/>
        </w:rPr>
        <w:t>I</w:t>
      </w:r>
      <w:r w:rsidRPr="00122674">
        <w:rPr>
          <w:rFonts w:hint="eastAsia"/>
          <w:b/>
        </w:rPr>
        <w:t>nput:</w:t>
      </w:r>
    </w:p>
    <w:p w:rsidR="00375F9C" w:rsidRDefault="005C781A" w:rsidP="00375F9C">
      <w:r>
        <w:rPr>
          <w:noProof/>
        </w:rPr>
        <w:lastRenderedPageBreak/>
        <mc:AlternateContent>
          <mc:Choice Requires="wpc">
            <w:drawing>
              <wp:inline distT="0" distB="0" distL="0" distR="0" wp14:anchorId="593A981E" wp14:editId="37EA8DE4">
                <wp:extent cx="5257800" cy="2333625"/>
                <wp:effectExtent l="9525" t="0" r="9525" b="9525"/>
                <wp:docPr id="585" name="画布 5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81" name="Text Box 543"/>
                        <wps:cNvSpPr txBox="1">
                          <a:spLocks noChangeArrowheads="1"/>
                        </wps:cNvSpPr>
                        <wps:spPr bwMode="auto">
                          <a:xfrm>
                            <a:off x="0" y="48895"/>
                            <a:ext cx="5257800" cy="2284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4575A" w:rsidRDefault="0023747D" w:rsidP="00375F9C">
                              <w:pPr>
                                <w:spacing w:line="240" w:lineRule="exact"/>
                                <w:rPr>
                                  <w:sz w:val="18"/>
                                  <w:szCs w:val="18"/>
                                </w:rPr>
                              </w:pPr>
                              <w:r w:rsidRPr="00A4575A">
                                <w:rPr>
                                  <w:color w:val="0000FF"/>
                                  <w:sz w:val="18"/>
                                  <w:szCs w:val="18"/>
                                </w:rPr>
                                <w:t>var</w:t>
                              </w:r>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200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r w:rsidRPr="00A4575A">
                                <w:rPr>
                                  <w:color w:val="0000FF"/>
                                  <w:sz w:val="18"/>
                                  <w:szCs w:val="18"/>
                                </w:rPr>
                                <w:t>var</w:t>
                              </w:r>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r w:rsidRPr="00A4575A">
                                <w:rPr>
                                  <w:sz w:val="18"/>
                                  <w:szCs w:val="18"/>
                                </w:rPr>
                                <w:t>tg.setRowHandlerWidth(</w:t>
                              </w:r>
                              <w:r w:rsidRPr="00A4575A">
                                <w:rPr>
                                  <w:color w:val="800000"/>
                                  <w:sz w:val="18"/>
                                  <w:szCs w:val="18"/>
                                </w:rPr>
                                <w:t>20</w:t>
                              </w:r>
                              <w:r w:rsidRPr="00A4575A">
                                <w:rPr>
                                  <w:sz w:val="18"/>
                                  <w:szCs w:val="18"/>
                                </w:rPr>
                                <w:t>)</w:t>
                              </w:r>
                            </w:p>
                            <w:p w:rsidR="0023747D" w:rsidRDefault="0023747D" w:rsidP="00375F9C">
                              <w:pPr>
                                <w:spacing w:line="240" w:lineRule="exact"/>
                                <w:rPr>
                                  <w:sz w:val="18"/>
                                  <w:szCs w:val="18"/>
                                </w:rPr>
                              </w:pPr>
                              <w:r w:rsidRPr="006C2B5C">
                                <w:rPr>
                                  <w:sz w:val="18"/>
                                  <w:szCs w:val="18"/>
                                </w:rPr>
                                <w:t>.setGridHandlerCaption("</w:t>
                              </w:r>
                              <w:r>
                                <w:rPr>
                                  <w:rFonts w:hint="eastAsia"/>
                                  <w:color w:val="FF00FF"/>
                                  <w:sz w:val="18"/>
                                  <w:szCs w:val="18"/>
                                </w:rPr>
                                <w:t>Name</w:t>
                              </w:r>
                              <w:r w:rsidRPr="006C2B5C">
                                <w:rPr>
                                  <w:sz w:val="18"/>
                                  <w:szCs w:val="18"/>
                                </w:rPr>
                                <w:t>")</w:t>
                              </w:r>
                            </w:p>
                            <w:p w:rsidR="0023747D" w:rsidRPr="00B42280" w:rsidRDefault="0023747D" w:rsidP="00375F9C">
                              <w:pPr>
                                <w:spacing w:line="240" w:lineRule="exact"/>
                                <w:rPr>
                                  <w:sz w:val="18"/>
                                  <w:szCs w:val="18"/>
                                </w:rPr>
                              </w:pPr>
                              <w:r>
                                <w:rPr>
                                  <w:rFonts w:hint="eastAsia"/>
                                  <w:sz w:val="18"/>
                                  <w:szCs w:val="18"/>
                                </w:rPr>
                                <w:t>.</w:t>
                              </w:r>
                              <w:r w:rsidRPr="00B42280">
                                <w:rPr>
                                  <w:sz w:val="18"/>
                                  <w:szCs w:val="18"/>
                                </w:rPr>
                                <w:t>setRowHandlerWidth</w:t>
                              </w:r>
                              <w:r>
                                <w:rPr>
                                  <w:rFonts w:hint="eastAsia"/>
                                  <w:sz w:val="18"/>
                                  <w:szCs w:val="18"/>
                                </w:rPr>
                                <w:t>(80)</w:t>
                              </w:r>
                            </w:p>
                            <w:p w:rsidR="0023747D" w:rsidRPr="00A4575A" w:rsidRDefault="0023747D" w:rsidP="00375F9C">
                              <w:pPr>
                                <w:spacing w:line="240" w:lineRule="exact"/>
                                <w:rPr>
                                  <w:sz w:val="18"/>
                                  <w:szCs w:val="18"/>
                                </w:rPr>
                              </w:pPr>
                              <w:r w:rsidRPr="00A4575A">
                                <w:rPr>
                                  <w:sz w:val="18"/>
                                  <w:szCs w:val="18"/>
                                </w:rPr>
                                <w:t>.setHeader([</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Pr>
                                  <w:rFonts w:hint="eastAsia"/>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sub:[{id:</w:t>
                              </w:r>
                              <w:r w:rsidRPr="00A4575A">
                                <w:rPr>
                                  <w:rFonts w:hint="eastAsia"/>
                                  <w:color w:val="FF00FF"/>
                                  <w:sz w:val="18"/>
                                  <w:szCs w:val="18"/>
                                </w:rPr>
                                <w:t>"row21"</w:t>
                              </w:r>
                              <w:r w:rsidRPr="00A4575A">
                                <w:rPr>
                                  <w:rFonts w:hint="eastAsia"/>
                                  <w:sz w:val="18"/>
                                  <w:szCs w:val="18"/>
                                </w:rPr>
                                <w:t>,</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Pr>
                                  <w:rFonts w:hint="eastAsia"/>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"row22"</w:t>
                              </w:r>
                              <w:r w:rsidRPr="00A4575A">
                                <w:rPr>
                                  <w:rFonts w:hint="eastAsia"/>
                                  <w:sz w:val="18"/>
                                  <w:szCs w:val="18"/>
                                </w:rPr>
                                <w:t>,</w:t>
                              </w:r>
                              <w:r w:rsidRPr="006C2B5C">
                                <w:rPr>
                                  <w:rFonts w:hint="eastAsia"/>
                                  <w:sz w:val="18"/>
                                  <w:szCs w:val="18"/>
                                </w:rPr>
                                <w:t xml:space="preserve"> </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Pr>
                                  <w:rFonts w:hint="eastAsia"/>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A4575A" w:rsidRDefault="0023747D" w:rsidP="00375F9C">
                              <w:r w:rsidRPr="00A4575A">
                                <w:rPr>
                                  <w:sz w:val="18"/>
                                  <w:szCs w:val="18"/>
                                </w:rPr>
                                <w:t>]).show(block)</w:t>
                              </w:r>
                            </w:p>
                          </w:txbxContent>
                        </wps:txbx>
                        <wps:bodyPr rot="0" vert="horz" wrap="square" lIns="54000" tIns="46800" rIns="54000" bIns="45720" anchor="t" anchorCtr="0" upright="1">
                          <a:spAutoFit/>
                        </wps:bodyPr>
                      </wps:wsp>
                      <wps:wsp>
                        <wps:cNvPr id="583" name="AutoShape 544"/>
                        <wps:cNvSpPr>
                          <a:spLocks noChangeArrowheads="1"/>
                        </wps:cNvSpPr>
                        <wps:spPr bwMode="auto">
                          <a:xfrm flipH="1">
                            <a:off x="2057400" y="891540"/>
                            <a:ext cx="1028700" cy="198120"/>
                          </a:xfrm>
                          <a:prstGeom prst="wedgeRoundRectCallout">
                            <a:avLst>
                              <a:gd name="adj1" fmla="val 106852"/>
                              <a:gd name="adj2" fmla="val 1756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ow</w:t>
                              </w:r>
                              <w:r>
                                <w:rPr>
                                  <w:szCs w:val="18"/>
                                </w:rPr>
                                <w:t>’</w:t>
                              </w:r>
                              <w:r>
                                <w:rPr>
                                  <w:rFonts w:hint="eastAsia"/>
                                  <w:szCs w:val="18"/>
                                </w:rPr>
                                <w:t>s caption</w:t>
                              </w:r>
                            </w:p>
                          </w:txbxContent>
                        </wps:txbx>
                        <wps:bodyPr rot="0" vert="horz" wrap="square" lIns="0" tIns="0" rIns="0" bIns="0" anchor="t" anchorCtr="0" upright="1">
                          <a:noAutofit/>
                        </wps:bodyPr>
                      </wps:wsp>
                      <wps:wsp>
                        <wps:cNvPr id="584" name="AutoShape 545"/>
                        <wps:cNvSpPr>
                          <a:spLocks noChangeArrowheads="1"/>
                        </wps:cNvSpPr>
                        <wps:spPr bwMode="auto">
                          <a:xfrm flipH="1">
                            <a:off x="2171700" y="297180"/>
                            <a:ext cx="1485900" cy="198120"/>
                          </a:xfrm>
                          <a:prstGeom prst="wedgeRoundRectCallout">
                            <a:avLst>
                              <a:gd name="adj1" fmla="val 84870"/>
                              <a:gd name="adj2" fmla="val 1147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Grid handler caption</w:t>
                              </w:r>
                            </w:p>
                          </w:txbxContent>
                        </wps:txbx>
                        <wps:bodyPr rot="0" vert="horz" wrap="square" lIns="0" tIns="0" rIns="0" bIns="0" anchor="t" anchorCtr="0" upright="1">
                          <a:noAutofit/>
                        </wps:bodyPr>
                      </wps:wsp>
                    </wpc:wpc>
                  </a:graphicData>
                </a:graphic>
              </wp:inline>
            </w:drawing>
          </mc:Choice>
          <mc:Fallback>
            <w:pict>
              <v:group id="画布 541" o:spid="_x0000_s1571" editas="canvas" style="width:414pt;height:183.75pt;mso-position-horizontal-relative:char;mso-position-vertical-relative:line" coordsize="52578,23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">
                <v:shape id="_x0000_s1572" type="#_x0000_t75" style="position:absolute;width:52578;height:23336;visibility:visible;mso-wrap-style:square">
                  <v:fill o:detectmouseclick="t"/>
                  <v:path o:connecttype="none"/>
                </v:shape>
                <v:shape id="Text Box 543" o:spid="_x0000_s1573" type="#_x0000_t202" style="position:absolute;top:488;width:52578;height:2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tw8MA&#10;AADcAAAADwAAAGRycy9kb3ducmV2LnhtbESPQWsCMRSE74L/IbyCN80qKNutUYoi20vBWr0/Nq+b&#10;xc3LksR1/fdNQehxmJlvmPV2sK3oyYfGsYL5LANBXDndcK3g/H2Y5iBCRNbYOiYFDwqw3YxHayy0&#10;u/MX9adYiwThUKACE2NXSBkqQxbDzHXEyftx3mJM0tdSe7wnuG3lIstW0mLDacFgRztD1fV0swqq&#10;637Yl83F+P5m86N+LR+fq1Kpycvw/gYi0hD/w8/2h1awzOfwdyYd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tw8MAAADcAAAADwAAAAAAAAAAAAAAAACYAgAAZHJzL2Rv&#10;d25yZXYueG1sUEsFBgAAAAAEAAQA9QAAAIgDAAAAAA==&#10;" strokeweight="1pt">
                  <v:textbox style="mso-fit-shape-to-text:t" inset="1.5mm,1.3mm,1.5mm">
                    <w:txbxContent>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200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proofErr w:type="gramStart"/>
                        <w:r w:rsidRPr="00A4575A">
                          <w:rPr>
                            <w:sz w:val="18"/>
                            <w:szCs w:val="18"/>
                          </w:rPr>
                          <w:t>tg.setRowHandlerWidth(</w:t>
                        </w:r>
                        <w:proofErr w:type="gramEnd"/>
                        <w:r w:rsidRPr="00A4575A">
                          <w:rPr>
                            <w:color w:val="800000"/>
                            <w:sz w:val="18"/>
                            <w:szCs w:val="18"/>
                          </w:rPr>
                          <w:t>20</w:t>
                        </w:r>
                        <w:r w:rsidRPr="00A4575A">
                          <w:rPr>
                            <w:sz w:val="18"/>
                            <w:szCs w:val="18"/>
                          </w:rPr>
                          <w:t>)</w:t>
                        </w:r>
                      </w:p>
                      <w:p w:rsidR="0023747D" w:rsidRDefault="0023747D" w:rsidP="00375F9C">
                        <w:pPr>
                          <w:spacing w:line="240" w:lineRule="exact"/>
                          <w:rPr>
                            <w:sz w:val="18"/>
                            <w:szCs w:val="18"/>
                          </w:rPr>
                        </w:pPr>
                        <w:r w:rsidRPr="006C2B5C">
                          <w:rPr>
                            <w:sz w:val="18"/>
                            <w:szCs w:val="18"/>
                          </w:rPr>
                          <w:t>.</w:t>
                        </w:r>
                        <w:proofErr w:type="gramStart"/>
                        <w:r w:rsidRPr="006C2B5C">
                          <w:rPr>
                            <w:sz w:val="18"/>
                            <w:szCs w:val="18"/>
                          </w:rPr>
                          <w:t>setGridHandlerCaption(</w:t>
                        </w:r>
                        <w:proofErr w:type="gramEnd"/>
                        <w:r w:rsidRPr="006C2B5C">
                          <w:rPr>
                            <w:sz w:val="18"/>
                            <w:szCs w:val="18"/>
                          </w:rPr>
                          <w:t>"</w:t>
                        </w:r>
                        <w:r>
                          <w:rPr>
                            <w:rFonts w:hint="eastAsia"/>
                            <w:color w:val="FF00FF"/>
                            <w:sz w:val="18"/>
                            <w:szCs w:val="18"/>
                          </w:rPr>
                          <w:t>Name</w:t>
                        </w:r>
                        <w:r w:rsidRPr="006C2B5C">
                          <w:rPr>
                            <w:sz w:val="18"/>
                            <w:szCs w:val="18"/>
                          </w:rPr>
                          <w:t>")</w:t>
                        </w:r>
                      </w:p>
                      <w:p w:rsidR="0023747D" w:rsidRPr="00B42280" w:rsidRDefault="0023747D" w:rsidP="00375F9C">
                        <w:pPr>
                          <w:spacing w:line="240" w:lineRule="exact"/>
                          <w:rPr>
                            <w:sz w:val="18"/>
                            <w:szCs w:val="18"/>
                          </w:rPr>
                        </w:pPr>
                        <w:r>
                          <w:rPr>
                            <w:rFonts w:hint="eastAsia"/>
                            <w:sz w:val="18"/>
                            <w:szCs w:val="18"/>
                          </w:rPr>
                          <w:t>.</w:t>
                        </w:r>
                        <w:proofErr w:type="gramStart"/>
                        <w:r w:rsidRPr="00B42280">
                          <w:rPr>
                            <w:sz w:val="18"/>
                            <w:szCs w:val="18"/>
                          </w:rPr>
                          <w:t>setRowHandlerWidth</w:t>
                        </w:r>
                        <w:r>
                          <w:rPr>
                            <w:rFonts w:hint="eastAsia"/>
                            <w:sz w:val="18"/>
                            <w:szCs w:val="18"/>
                          </w:rPr>
                          <w:t>(</w:t>
                        </w:r>
                        <w:proofErr w:type="gramEnd"/>
                        <w:r>
                          <w:rPr>
                            <w:rFonts w:hint="eastAsia"/>
                            <w:sz w:val="18"/>
                            <w:szCs w:val="18"/>
                          </w:rPr>
                          <w:t>80)</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setHeader([</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Pr>
                            <w:rFonts w:hint="eastAsia"/>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Pr>
                            <w:rFonts w:hint="eastAsia"/>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w:t>
                        </w:r>
                        <w:r w:rsidRPr="006C2B5C">
                          <w:rPr>
                            <w:rFonts w:hint="eastAsia"/>
                            <w:sz w:val="18"/>
                            <w:szCs w:val="18"/>
                          </w:rPr>
                          <w:t xml:space="preserve"> </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Pr>
                            <w:rFonts w:hint="eastAsia"/>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A4575A" w:rsidRDefault="0023747D" w:rsidP="00375F9C">
                        <w:r w:rsidRPr="00A4575A">
                          <w:rPr>
                            <w:sz w:val="18"/>
                            <w:szCs w:val="18"/>
                          </w:rPr>
                          <w:t>]).</w:t>
                        </w:r>
                        <w:proofErr w:type="gramStart"/>
                        <w:r w:rsidRPr="00A4575A">
                          <w:rPr>
                            <w:sz w:val="18"/>
                            <w:szCs w:val="18"/>
                          </w:rPr>
                          <w:t>show(</w:t>
                        </w:r>
                        <w:proofErr w:type="gramEnd"/>
                        <w:r w:rsidRPr="00A4575A">
                          <w:rPr>
                            <w:sz w:val="18"/>
                            <w:szCs w:val="18"/>
                          </w:rPr>
                          <w:t>block)</w:t>
                        </w:r>
                      </w:p>
                    </w:txbxContent>
                  </v:textbox>
                </v:shape>
                <v:shape id="AutoShape 544" o:spid="_x0000_s1574" type="#_x0000_t62" style="position:absolute;left:20574;top:8915;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kug8YA&#10;AADcAAAADwAAAGRycy9kb3ducmV2LnhtbESPQWvCQBSE74X+h+UJ3pqNlhabukopVkrpQaPt+ZF9&#10;JrHZt3F3a1J/fVcQPA4z8w0znfemEUdyvrasYJSkIIgLq2suFWw3b3cTED4ga2wsk4I/8jCf3d5M&#10;MdO24zUd81CKCGGfoYIqhDaT0hcVGfSJbYmjt7POYIjSlVI77CLcNHKcpo/SYM1xocKWXisqfvJf&#10;oyD/+v4cd9ht+w+32G/0Ek9Pq4NSw0H/8gwiUB+u4Uv7XSt4mNzD+Uw8An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kug8YAAADcAAAADwAAAAAAAAAAAAAAAACYAgAAZHJz&#10;L2Rvd25yZXYueG1sUEsFBgAAAAAEAAQA9QAAAIsDAAAAAA==&#10;" adj="33880,48738" fillcolor="#ff9">
                  <v:textbox inset="0,0,0,0">
                    <w:txbxContent>
                      <w:p w:rsidR="0023747D" w:rsidRPr="000E23E9" w:rsidRDefault="0023747D" w:rsidP="00375F9C">
                        <w:pPr>
                          <w:rPr>
                            <w:szCs w:val="18"/>
                          </w:rPr>
                        </w:pPr>
                        <w:r>
                          <w:rPr>
                            <w:szCs w:val="18"/>
                          </w:rPr>
                          <w:t>R</w:t>
                        </w:r>
                        <w:r>
                          <w:rPr>
                            <w:rFonts w:hint="eastAsia"/>
                            <w:szCs w:val="18"/>
                          </w:rPr>
                          <w:t>ow</w:t>
                        </w:r>
                        <w:r>
                          <w:rPr>
                            <w:szCs w:val="18"/>
                          </w:rPr>
                          <w:t>’</w:t>
                        </w:r>
                        <w:r>
                          <w:rPr>
                            <w:rFonts w:hint="eastAsia"/>
                            <w:szCs w:val="18"/>
                          </w:rPr>
                          <w:t>s caption</w:t>
                        </w:r>
                      </w:p>
                    </w:txbxContent>
                  </v:textbox>
                </v:shape>
                <v:shape id="AutoShape 545" o:spid="_x0000_s1575" type="#_x0000_t62" style="position:absolute;left:21717;top:2971;width:14859;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2DCMUA&#10;AADcAAAADwAAAGRycy9kb3ducmV2LnhtbESPzW7CMBCE75V4B2uReisOqCCaYhA/qVRuKe0DbONt&#10;EjVeJ7Gbn7fHlZA4jmbmG81mN5hKdNS60rKC+SwCQZxZXXKu4Ovz7WkNwnlkjZVlUjCSg9128rDB&#10;WNueP6i7+FwECLsYFRTe17GULivIoJvZmjh4P7Y16INsc6lb7APcVHIRRStpsOSwUGBNx4Ky38uf&#10;UdB8p+dGjkxdmdSrw+mlTzJMlXqcDvtXEJ4Gfw/f2u9awXL9DP9nwhGQ2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jYMIxQAAANwAAAAPAAAAAAAAAAAAAAAAAJgCAABkcnMv&#10;ZG93bnJldi54bWxQSwUGAAAAAAQABAD1AAAAigMAAAAA&#10;" adj="29132,35584" fillcolor="#ff9">
                  <v:textbox inset="0,0,0,0">
                    <w:txbxContent>
                      <w:p w:rsidR="0023747D" w:rsidRPr="000E23E9" w:rsidRDefault="0023747D" w:rsidP="00375F9C">
                        <w:pPr>
                          <w:rPr>
                            <w:szCs w:val="18"/>
                          </w:rPr>
                        </w:pPr>
                        <w:r>
                          <w:rPr>
                            <w:rFonts w:hint="eastAsia"/>
                            <w:szCs w:val="18"/>
                          </w:rPr>
                          <w:t>Grid handler caption</w:t>
                        </w:r>
                      </w:p>
                    </w:txbxContent>
                  </v:textbox>
                </v:shape>
                <w10:anchorlock/>
              </v:group>
            </w:pict>
          </mc:Fallback>
        </mc:AlternateContent>
      </w:r>
    </w:p>
    <w:p w:rsidR="00375F9C" w:rsidRDefault="00375F9C" w:rsidP="00375F9C">
      <w:r>
        <w:t>O</w:t>
      </w:r>
      <w:r>
        <w:rPr>
          <w:rFonts w:hint="eastAsia"/>
        </w:rPr>
        <w:t>utput:</w:t>
      </w:r>
    </w:p>
    <w:p w:rsidR="00375F9C" w:rsidRDefault="005C781A" w:rsidP="00375F9C">
      <w:r>
        <w:rPr>
          <w:rFonts w:hint="eastAsia"/>
          <w:noProof/>
        </w:rPr>
        <mc:AlternateContent>
          <mc:Choice Requires="wps">
            <w:drawing>
              <wp:anchor distT="0" distB="0" distL="114300" distR="114300" simplePos="0" relativeHeight="251611648" behindDoc="0" locked="0" layoutInCell="1" allowOverlap="1" wp14:anchorId="3C5244B6" wp14:editId="3B22CEA3">
                <wp:simplePos x="0" y="0"/>
                <wp:positionH relativeFrom="column">
                  <wp:posOffset>1371600</wp:posOffset>
                </wp:positionH>
                <wp:positionV relativeFrom="line">
                  <wp:posOffset>297180</wp:posOffset>
                </wp:positionV>
                <wp:extent cx="1714500" cy="198120"/>
                <wp:effectExtent l="962025" t="11430" r="9525" b="314325"/>
                <wp:wrapNone/>
                <wp:docPr id="580" name="AutoShape 5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714500" cy="198120"/>
                        </a:xfrm>
                        <a:prstGeom prst="wedgeRoundRectCallout">
                          <a:avLst>
                            <a:gd name="adj1" fmla="val 105407"/>
                            <a:gd name="adj2" fmla="val 18621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I</w:t>
                            </w:r>
                            <w:r w:rsidRPr="00B74A15">
                              <w:rPr>
                                <w:szCs w:val="18"/>
                              </w:rPr>
                              <w:t>ndentation</w:t>
                            </w:r>
                            <w:r w:rsidRPr="00B74A15">
                              <w:rPr>
                                <w:rFonts w:hint="eastAsia"/>
                                <w:szCs w:val="18"/>
                              </w:rPr>
                              <w:t xml:space="preserve"> </w:t>
                            </w:r>
                            <w:r>
                              <w:rPr>
                                <w:rFonts w:hint="eastAsia"/>
                                <w:szCs w:val="18"/>
                              </w:rPr>
                              <w:t>in row handler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6" o:spid="_x0000_s1576" type="#_x0000_t62" style="position:absolute;left:0;text-align:left;margin-left:108pt;margin-top:23.4pt;width:135pt;height:15.6pt;flip:x;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" adj="33568,51023" fillcolor="#ff9">
                <v:textbox inset="0,0,0,0">
                  <w:txbxContent>
                    <w:p w:rsidR="0023747D" w:rsidRPr="000E23E9" w:rsidRDefault="0023747D" w:rsidP="00375F9C">
                      <w:pPr>
                        <w:rPr>
                          <w:szCs w:val="18"/>
                        </w:rPr>
                      </w:pPr>
                      <w:r>
                        <w:rPr>
                          <w:rFonts w:hint="eastAsia"/>
                          <w:szCs w:val="18"/>
                        </w:rPr>
                        <w:t>I</w:t>
                      </w:r>
                      <w:r w:rsidRPr="00B74A15">
                        <w:rPr>
                          <w:szCs w:val="18"/>
                        </w:rPr>
                        <w:t>ndentation</w:t>
                      </w:r>
                      <w:r w:rsidRPr="00B74A15">
                        <w:rPr>
                          <w:rFonts w:hint="eastAsia"/>
                          <w:szCs w:val="18"/>
                        </w:rPr>
                        <w:t xml:space="preserve"> </w:t>
                      </w:r>
                      <w:r>
                        <w:rPr>
                          <w:rFonts w:hint="eastAsia"/>
                          <w:szCs w:val="18"/>
                        </w:rPr>
                        <w:t>in row handler</w:t>
                      </w:r>
                    </w:p>
                  </w:txbxContent>
                </v:textbox>
                <w10:wrap anchory="line"/>
              </v:shape>
            </w:pict>
          </mc:Fallback>
        </mc:AlternateContent>
      </w:r>
      <w:r>
        <w:rPr>
          <w:rFonts w:hint="eastAsia"/>
          <w:noProof/>
        </w:rPr>
        <w:drawing>
          <wp:inline distT="0" distB="0" distL="0" distR="0" wp14:anchorId="415E18DC" wp14:editId="51EC7B00">
            <wp:extent cx="1943100" cy="1190625"/>
            <wp:effectExtent l="0" t="0" r="0"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943100" cy="1190625"/>
                    </a:xfrm>
                    <a:prstGeom prst="rect">
                      <a:avLst/>
                    </a:prstGeom>
                    <a:noFill/>
                    <a:ln>
                      <a:noFill/>
                    </a:ln>
                  </pic:spPr>
                </pic:pic>
              </a:graphicData>
            </a:graphic>
          </wp:inline>
        </w:drawing>
      </w:r>
    </w:p>
    <w:p w:rsidR="00375F9C" w:rsidRDefault="00375F9C" w:rsidP="00E45D25">
      <w:pPr>
        <w:pStyle w:val="3"/>
        <w:numPr>
          <w:ilvl w:val="2"/>
          <w:numId w:val="17"/>
        </w:numPr>
      </w:pPr>
      <w:bookmarkStart w:id="131" w:name="_Toc356466264"/>
      <w:r>
        <w:rPr>
          <w:rFonts w:hint="eastAsia"/>
        </w:rPr>
        <w:t xml:space="preserve">Column </w:t>
      </w:r>
      <w:r w:rsidRPr="00155EBD">
        <w:t>config</w:t>
      </w:r>
      <w:bookmarkEnd w:id="131"/>
      <w:r>
        <w:rPr>
          <w:rFonts w:hint="eastAsia"/>
        </w:rPr>
        <w:t xml:space="preserve"> </w:t>
      </w:r>
    </w:p>
    <w:p w:rsidR="00375F9C" w:rsidRDefault="00375F9C" w:rsidP="00E45D25">
      <w:pPr>
        <w:pStyle w:val="4"/>
        <w:numPr>
          <w:ilvl w:val="3"/>
          <w:numId w:val="17"/>
        </w:numPr>
      </w:pPr>
      <w:bookmarkStart w:id="132" w:name="_Toc356466265"/>
      <w:r>
        <w:rPr>
          <w:rFonts w:hint="eastAsia"/>
        </w:rPr>
        <w:t>The first column</w:t>
      </w:r>
      <w:bookmarkEnd w:id="132"/>
      <w:r>
        <w:rPr>
          <w:rFonts w:hint="eastAsia"/>
        </w:rPr>
        <w:t xml:space="preserve"> </w:t>
      </w:r>
    </w:p>
    <w:p w:rsidR="00375F9C" w:rsidRDefault="00375F9C" w:rsidP="00375F9C">
      <w:r>
        <w:rPr>
          <w:rFonts w:hint="eastAsia"/>
        </w:rPr>
        <w:t>In order to show the first column, y</w:t>
      </w:r>
      <w:r>
        <w:t>o</w:t>
      </w:r>
      <w:r>
        <w:rPr>
          <w:rFonts w:hint="eastAsia"/>
        </w:rPr>
        <w:t xml:space="preserve">u have to set rowHandler to [true]. </w:t>
      </w:r>
    </w:p>
    <w:p w:rsidR="00375F9C" w:rsidRPr="007310BA" w:rsidRDefault="00375F9C" w:rsidP="00375F9C">
      <w:pPr>
        <w:rPr>
          <w:b/>
        </w:rPr>
      </w:pPr>
      <w:r w:rsidRPr="007310BA">
        <w:rPr>
          <w:b/>
        </w:rPr>
        <w:t>I</w:t>
      </w:r>
      <w:r w:rsidRPr="007310BA">
        <w:rPr>
          <w:rFonts w:hint="eastAsia"/>
          <w:b/>
        </w:rPr>
        <w:t>nput:</w:t>
      </w:r>
    </w:p>
    <w:p w:rsidR="00375F9C" w:rsidRDefault="005C781A" w:rsidP="00375F9C">
      <w:r>
        <w:rPr>
          <w:noProof/>
        </w:rPr>
        <mc:AlternateContent>
          <mc:Choice Requires="wpc">
            <w:drawing>
              <wp:inline distT="0" distB="0" distL="0" distR="0" wp14:anchorId="783788FC" wp14:editId="058F3186">
                <wp:extent cx="5257800" cy="2181225"/>
                <wp:effectExtent l="9525" t="0" r="9525" b="9525"/>
                <wp:docPr id="780" name="画布 7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78" name="Text Box 782"/>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4575A" w:rsidRDefault="0023747D" w:rsidP="00375F9C">
                              <w:pPr>
                                <w:spacing w:line="240" w:lineRule="exact"/>
                                <w:rPr>
                                  <w:sz w:val="18"/>
                                  <w:szCs w:val="18"/>
                                </w:rPr>
                              </w:pPr>
                              <w:r w:rsidRPr="00A4575A">
                                <w:rPr>
                                  <w:color w:val="0000FF"/>
                                  <w:sz w:val="18"/>
                                  <w:szCs w:val="18"/>
                                </w:rPr>
                                <w:t>var</w:t>
                              </w:r>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200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r w:rsidRPr="00A4575A">
                                <w:rPr>
                                  <w:color w:val="0000FF"/>
                                  <w:sz w:val="18"/>
                                  <w:szCs w:val="18"/>
                                </w:rPr>
                                <w:t>var</w:t>
                              </w:r>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r w:rsidRPr="00A4575A">
                                <w:rPr>
                                  <w:sz w:val="18"/>
                                  <w:szCs w:val="18"/>
                                </w:rPr>
                                <w:t>tg.setRowHandlerWidth(</w:t>
                              </w:r>
                              <w:r w:rsidRPr="00A4575A">
                                <w:rPr>
                                  <w:color w:val="800000"/>
                                  <w:sz w:val="18"/>
                                  <w:szCs w:val="18"/>
                                </w:rPr>
                                <w:t>80</w:t>
                              </w:r>
                              <w:r w:rsidRPr="00A4575A">
                                <w:rPr>
                                  <w:sz w:val="18"/>
                                  <w:szCs w:val="18"/>
                                </w:rPr>
                                <w:t>)</w:t>
                              </w:r>
                            </w:p>
                            <w:p w:rsidR="0023747D" w:rsidRPr="00A4575A" w:rsidRDefault="0023747D" w:rsidP="00375F9C">
                              <w:pPr>
                                <w:spacing w:line="240" w:lineRule="exact"/>
                                <w:rPr>
                                  <w:sz w:val="18"/>
                                  <w:szCs w:val="18"/>
                                </w:rPr>
                              </w:pPr>
                              <w:r w:rsidRPr="00A4575A">
                                <w:rPr>
                                  <w:rFonts w:hint="eastAsia"/>
                                  <w:sz w:val="18"/>
                                  <w:szCs w:val="18"/>
                                </w:rPr>
                                <w:t>.setGridHandlerCaption(</w:t>
                              </w:r>
                              <w:r w:rsidRPr="00A4575A">
                                <w:rPr>
                                  <w:rFonts w:hint="eastAsia"/>
                                  <w:color w:val="FF00FF"/>
                                  <w:sz w:val="18"/>
                                  <w:szCs w:val="18"/>
                                </w:rPr>
                                <w:t>"</w:t>
                              </w:r>
                              <w:r>
                                <w:rPr>
                                  <w:rFonts w:hint="eastAsia"/>
                                  <w:color w:val="FF00FF"/>
                                  <w:sz w:val="18"/>
                                  <w:szCs w:val="18"/>
                                </w:rPr>
                                <w:t>Name</w:t>
                              </w:r>
                              <w:r w:rsidRPr="00A4575A">
                                <w:rPr>
                                  <w:rFonts w:hint="eastAsia"/>
                                  <w:color w:val="FF00FF"/>
                                  <w:sz w:val="18"/>
                                  <w:szCs w:val="18"/>
                                </w:rPr>
                                <w:t>"</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.setHeader([</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"col</w:t>
                              </w:r>
                              <w:r>
                                <w:rPr>
                                  <w:rFonts w:hint="eastAsia"/>
                                  <w:color w:val="FF00FF"/>
                                  <w:sz w:val="18"/>
                                  <w:szCs w:val="18"/>
                                </w:rPr>
                                <w:t>1</w:t>
                              </w:r>
                              <w:r w:rsidRPr="00A4575A">
                                <w:rPr>
                                  <w:rFonts w:hint="eastAsia"/>
                                  <w:color w:val="FF00FF"/>
                                  <w:sz w:val="18"/>
                                  <w:szCs w:val="18"/>
                                </w:rPr>
                                <w:t>"</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sub:[{id: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A4575A" w:rsidRDefault="0023747D" w:rsidP="00375F9C">
                              <w:r w:rsidRPr="00A4575A">
                                <w:rPr>
                                  <w:sz w:val="18"/>
                                  <w:szCs w:val="18"/>
                                </w:rPr>
                                <w:t>]).show(block)</w:t>
                              </w:r>
                            </w:p>
                          </w:txbxContent>
                        </wps:txbx>
                        <wps:bodyPr rot="0" vert="horz" wrap="square" lIns="54000" tIns="46800" rIns="54000" bIns="45720" anchor="t" anchorCtr="0" upright="1">
                          <a:spAutoFit/>
                        </wps:bodyPr>
                      </wps:wsp>
                      <wps:wsp>
                        <wps:cNvPr id="579" name="AutoShape 784"/>
                        <wps:cNvSpPr>
                          <a:spLocks noChangeArrowheads="1"/>
                        </wps:cNvSpPr>
                        <wps:spPr bwMode="auto">
                          <a:xfrm flipH="1">
                            <a:off x="2057400" y="297180"/>
                            <a:ext cx="1600200" cy="198120"/>
                          </a:xfrm>
                          <a:prstGeom prst="wedgeRoundRectCallout">
                            <a:avLst>
                              <a:gd name="adj1" fmla="val 88333"/>
                              <a:gd name="adj2" fmla="val 4903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row handler</w:t>
                              </w:r>
                              <w:r>
                                <w:rPr>
                                  <w:szCs w:val="18"/>
                                </w:rPr>
                                <w:t>’</w:t>
                              </w:r>
                              <w:r>
                                <w:rPr>
                                  <w:rFonts w:hint="eastAsia"/>
                                  <w:szCs w:val="18"/>
                                </w:rPr>
                                <w:t>s width</w:t>
                              </w:r>
                            </w:p>
                          </w:txbxContent>
                        </wps:txbx>
                        <wps:bodyPr rot="0" vert="horz" wrap="square" lIns="0" tIns="0" rIns="0" bIns="0" anchor="t" anchorCtr="0" upright="1">
                          <a:noAutofit/>
                        </wps:bodyPr>
                      </wps:wsp>
                    </wpc:wpc>
                  </a:graphicData>
                </a:graphic>
              </wp:inline>
            </w:drawing>
          </mc:Choice>
          <mc:Fallback>
            <w:pict>
              <v:group id="画布 780" o:spid="_x0000_s1577"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">
                <v:shape id="_x0000_s1578" type="#_x0000_t75" style="position:absolute;width:52578;height:21812;visibility:visible;mso-wrap-style:square">
                  <v:fill o:detectmouseclick="t"/>
                  <v:path o:connecttype="none"/>
                </v:shape>
                <v:shape id="Text Box 782" o:spid="_x0000_s1579"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o0ecAA&#10;AADcAAAADwAAAGRycy9kb3ducmV2LnhtbERPy4rCMBTdD/gP4QruxtQBHa1GkRHpbAbG1/7SXJti&#10;c1OSWOvfm8XALA/nvdr0thEd+VA7VjAZZyCIS6drrhScT/v3OYgQkTU2jknBkwJs1oO3FebaPfhA&#10;3TFWIoVwyFGBibHNpQylIYth7FrixF2dtxgT9JXUHh8p3DbyI8tm0mLNqcFgS1+GytvxbhWUt12/&#10;K+qL8d3dzn/1onj+zAqlRsN+uwQRqY//4j/3t1Yw/Uxr05l0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wo0ecAAAADcAAAADwAAAAAAAAAAAAAAAACYAgAAZHJzL2Rvd25y&#10;ZXYueG1sUEsFBgAAAAAEAAQA9QAAAIUDAAAAAA==&#10;" strokeweight="1pt">
                  <v:textbox style="mso-fit-shape-to-text:t" inset="1.5mm,1.3mm,1.5mm">
                    <w:txbxContent>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200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proofErr w:type="gramStart"/>
                        <w:r w:rsidRPr="00A4575A">
                          <w:rPr>
                            <w:sz w:val="18"/>
                            <w:szCs w:val="18"/>
                          </w:rPr>
                          <w:t>tg.setRowHandlerWidth(</w:t>
                        </w:r>
                        <w:proofErr w:type="gramEnd"/>
                        <w:r w:rsidRPr="00A4575A">
                          <w:rPr>
                            <w:color w:val="800000"/>
                            <w:sz w:val="18"/>
                            <w:szCs w:val="18"/>
                          </w:rPr>
                          <w:t>80</w:t>
                        </w:r>
                        <w:r w:rsidRPr="00A4575A">
                          <w:rPr>
                            <w:sz w:val="18"/>
                            <w:szCs w:val="18"/>
                          </w:rPr>
                          <w:t>)</w:t>
                        </w:r>
                      </w:p>
                      <w:p w:rsidR="0023747D" w:rsidRPr="00A4575A" w:rsidRDefault="0023747D" w:rsidP="00375F9C">
                        <w:pPr>
                          <w:spacing w:line="240" w:lineRule="exact"/>
                          <w:rPr>
                            <w:sz w:val="18"/>
                            <w:szCs w:val="18"/>
                          </w:rPr>
                        </w:pPr>
                        <w:r w:rsidRPr="00A4575A">
                          <w:rPr>
                            <w:rFonts w:hint="eastAsia"/>
                            <w:sz w:val="18"/>
                            <w:szCs w:val="18"/>
                          </w:rPr>
                          <w:t>.</w:t>
                        </w:r>
                        <w:proofErr w:type="gramStart"/>
                        <w:r w:rsidRPr="00A4575A">
                          <w:rPr>
                            <w:rFonts w:hint="eastAsia"/>
                            <w:sz w:val="18"/>
                            <w:szCs w:val="18"/>
                          </w:rPr>
                          <w:t>setGridHandlerCaption(</w:t>
                        </w:r>
                        <w:proofErr w:type="gramEnd"/>
                        <w:r w:rsidRPr="00A4575A">
                          <w:rPr>
                            <w:rFonts w:hint="eastAsia"/>
                            <w:color w:val="FF00FF"/>
                            <w:sz w:val="18"/>
                            <w:szCs w:val="18"/>
                          </w:rPr>
                          <w:t>"</w:t>
                        </w:r>
                        <w:r>
                          <w:rPr>
                            <w:rFonts w:hint="eastAsia"/>
                            <w:color w:val="FF00FF"/>
                            <w:sz w:val="18"/>
                            <w:szCs w:val="18"/>
                          </w:rPr>
                          <w:t>Name</w:t>
                        </w:r>
                        <w:r w:rsidRPr="00A4575A">
                          <w:rPr>
                            <w:rFonts w:hint="eastAsia"/>
                            <w:color w:val="FF00FF"/>
                            <w:sz w:val="18"/>
                            <w:szCs w:val="18"/>
                          </w:rPr>
                          <w:t>"</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setHeader([</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w:t>
                        </w:r>
                        <w:r>
                          <w:rPr>
                            <w:rFonts w:hint="eastAsia"/>
                            <w:color w:val="FF00FF"/>
                            <w:sz w:val="18"/>
                            <w:szCs w:val="18"/>
                          </w:rPr>
                          <w:t>1</w:t>
                        </w:r>
                        <w:r w:rsidRPr="00A4575A">
                          <w:rPr>
                            <w:rFonts w:hint="eastAsia"/>
                            <w:color w:val="FF00FF"/>
                            <w:sz w:val="18"/>
                            <w:szCs w:val="18"/>
                          </w:rPr>
                          <w:t>"</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A4575A" w:rsidRDefault="0023747D" w:rsidP="00375F9C">
                        <w:r w:rsidRPr="00A4575A">
                          <w:rPr>
                            <w:sz w:val="18"/>
                            <w:szCs w:val="18"/>
                          </w:rPr>
                          <w:t>]).</w:t>
                        </w:r>
                        <w:proofErr w:type="gramStart"/>
                        <w:r w:rsidRPr="00A4575A">
                          <w:rPr>
                            <w:sz w:val="18"/>
                            <w:szCs w:val="18"/>
                          </w:rPr>
                          <w:t>show(</w:t>
                        </w:r>
                        <w:proofErr w:type="gramEnd"/>
                        <w:r w:rsidRPr="00A4575A">
                          <w:rPr>
                            <w:sz w:val="18"/>
                            <w:szCs w:val="18"/>
                          </w:rPr>
                          <w:t>block)</w:t>
                        </w:r>
                      </w:p>
                    </w:txbxContent>
                  </v:textbox>
                </v:shape>
                <v:shape id="AutoShape 784" o:spid="_x0000_s1580" type="#_x0000_t62" style="position:absolute;left:20574;top:2971;width:16002;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5bAcUA&#10;AADcAAAADwAAAGRycy9kb3ducmV2LnhtbESPT2vCQBTE7wW/w/KE3urGQrSmrqIprV5Npb0+sq9J&#10;MPs2ZLf546fvFgSPw8z8hllvB1OLjlpXWVYwn0UgiHOrKy4UnD/fn15AOI+ssbZMCkZysN1MHtaY&#10;aNvzibrMFyJA2CWooPS+SaR0eUkG3cw2xMH7sa1BH2RbSN1iH+Cmls9RtJAGKw4LJTaUlpRfsl+j&#10;oNun8WGfXf3p7WPx3R2/qsN1Nyr1OB12ryA8Df4evrWPWkG8XMH/mXA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3lsBxQAAANwAAAAPAAAAAAAAAAAAAAAAAJgCAABkcnMv&#10;ZG93bnJldi54bWxQSwUGAAAAAAQABAD1AAAAigMAAAAA&#10;" adj="29880,21392" fillcolor="#ff9">
                  <v:textbox inset="0,0,0,0">
                    <w:txbxContent>
                      <w:p w:rsidR="0023747D" w:rsidRPr="000E23E9" w:rsidRDefault="0023747D" w:rsidP="00375F9C">
                        <w:pPr>
                          <w:rPr>
                            <w:szCs w:val="18"/>
                          </w:rPr>
                        </w:pPr>
                        <w:r>
                          <w:rPr>
                            <w:szCs w:val="18"/>
                          </w:rPr>
                          <w:t>S</w:t>
                        </w:r>
                        <w:r>
                          <w:rPr>
                            <w:rFonts w:hint="eastAsia"/>
                            <w:szCs w:val="18"/>
                          </w:rPr>
                          <w:t>ets row handler</w:t>
                        </w:r>
                        <w:r>
                          <w:rPr>
                            <w:szCs w:val="18"/>
                          </w:rPr>
                          <w:t>’</w:t>
                        </w:r>
                        <w:r>
                          <w:rPr>
                            <w:rFonts w:hint="eastAsia"/>
                            <w:szCs w:val="18"/>
                          </w:rPr>
                          <w:t>s width</w:t>
                        </w:r>
                      </w:p>
                    </w:txbxContent>
                  </v:textbox>
                </v:shape>
                <w10:anchorlock/>
              </v:group>
            </w:pict>
          </mc:Fallback>
        </mc:AlternateContent>
      </w:r>
    </w:p>
    <w:p w:rsidR="00375F9C" w:rsidRPr="007310BA" w:rsidRDefault="00375F9C" w:rsidP="00375F9C">
      <w:pPr>
        <w:rPr>
          <w:b/>
        </w:rPr>
      </w:pPr>
      <w:r w:rsidRPr="007310BA">
        <w:rPr>
          <w:rFonts w:hint="eastAsia"/>
          <w:b/>
        </w:rPr>
        <w:t>Output:</w:t>
      </w:r>
    </w:p>
    <w:p w:rsidR="00375F9C" w:rsidRDefault="005C781A" w:rsidP="00375F9C">
      <w:r>
        <w:rPr>
          <w:rFonts w:hint="eastAsia"/>
          <w:noProof/>
        </w:rPr>
        <w:lastRenderedPageBreak/>
        <mc:AlternateContent>
          <mc:Choice Requires="wps">
            <w:drawing>
              <wp:anchor distT="0" distB="0" distL="114300" distR="114300" simplePos="0" relativeHeight="251634176" behindDoc="0" locked="0" layoutInCell="1" allowOverlap="1" wp14:anchorId="616B8C76" wp14:editId="75F88034">
                <wp:simplePos x="0" y="0"/>
                <wp:positionH relativeFrom="column">
                  <wp:posOffset>2857500</wp:posOffset>
                </wp:positionH>
                <wp:positionV relativeFrom="line">
                  <wp:posOffset>1584960</wp:posOffset>
                </wp:positionV>
                <wp:extent cx="1143000" cy="198120"/>
                <wp:effectExtent l="9525" t="499110" r="9525" b="7620"/>
                <wp:wrapNone/>
                <wp:docPr id="577" name="AutoShap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43500"/>
                            <a:gd name="adj2" fmla="val -28654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first column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41" o:spid="_x0000_s1581" type="#_x0000_t62" style="position:absolute;left:0;text-align:left;margin-left:225pt;margin-top:124.8pt;width:90pt;height:15.6pt;flip:x;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" adj="20196,-51093" fillcolor="#ff9">
                <v:textbox inset="0,0,0,0">
                  <w:txbxContent>
                    <w:p w:rsidR="0023747D" w:rsidRPr="000E23E9" w:rsidRDefault="0023747D" w:rsidP="00375F9C">
                      <w:pPr>
                        <w:rPr>
                          <w:szCs w:val="18"/>
                        </w:rPr>
                      </w:pPr>
                      <w:r>
                        <w:rPr>
                          <w:szCs w:val="18"/>
                        </w:rPr>
                        <w:t>T</w:t>
                      </w:r>
                      <w:r>
                        <w:rPr>
                          <w:rFonts w:hint="eastAsia"/>
                          <w:szCs w:val="18"/>
                        </w:rPr>
                        <w:t>he first column</w:t>
                      </w:r>
                    </w:p>
                  </w:txbxContent>
                </v:textbox>
                <w10:wrap anchory="line"/>
              </v:shape>
            </w:pict>
          </mc:Fallback>
        </mc:AlternateContent>
      </w:r>
      <w:r>
        <w:rPr>
          <w:rFonts w:hint="eastAsia"/>
          <w:noProof/>
        </w:rPr>
        <mc:AlternateContent>
          <mc:Choice Requires="wps">
            <w:drawing>
              <wp:anchor distT="0" distB="0" distL="114300" distR="114300" simplePos="0" relativeHeight="251633152" behindDoc="0" locked="0" layoutInCell="1" allowOverlap="1" wp14:anchorId="595B35F6" wp14:editId="1B320DF0">
                <wp:simplePos x="0" y="0"/>
                <wp:positionH relativeFrom="column">
                  <wp:posOffset>342900</wp:posOffset>
                </wp:positionH>
                <wp:positionV relativeFrom="line">
                  <wp:posOffset>1584960</wp:posOffset>
                </wp:positionV>
                <wp:extent cx="1143000" cy="198120"/>
                <wp:effectExtent l="257175" t="594360" r="9525" b="7620"/>
                <wp:wrapNone/>
                <wp:docPr id="576" name="AutoShape 6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69056"/>
                            <a:gd name="adj2" fmla="val -3307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first column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40" o:spid="_x0000_s1582" type="#_x0000_t62" style="position:absolute;left:0;text-align:left;margin-left:27pt;margin-top:124.8pt;width:90pt;height:15.6pt;flip:x;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" adj="25716,-60647" fillcolor="#ff9">
                <v:textbox inset="0,0,0,0">
                  <w:txbxContent>
                    <w:p w:rsidR="0023747D" w:rsidRPr="000E23E9" w:rsidRDefault="0023747D" w:rsidP="00375F9C">
                      <w:pPr>
                        <w:rPr>
                          <w:szCs w:val="18"/>
                        </w:rPr>
                      </w:pPr>
                      <w:r>
                        <w:rPr>
                          <w:szCs w:val="18"/>
                        </w:rPr>
                        <w:t>T</w:t>
                      </w:r>
                      <w:r>
                        <w:rPr>
                          <w:rFonts w:hint="eastAsia"/>
                          <w:szCs w:val="18"/>
                        </w:rPr>
                        <w:t>he first column</w:t>
                      </w:r>
                    </w:p>
                  </w:txbxContent>
                </v:textbox>
                <w10:wrap anchory="line"/>
              </v:shape>
            </w:pict>
          </mc:Fallback>
        </mc:AlternateContent>
      </w:r>
      <w:r>
        <w:rPr>
          <w:rFonts w:hint="eastAsia"/>
          <w:b/>
          <w:noProof/>
        </w:rPr>
        <mc:AlternateContent>
          <mc:Choice Requires="wps">
            <w:drawing>
              <wp:anchor distT="0" distB="0" distL="114300" distR="114300" simplePos="0" relativeHeight="251530752" behindDoc="0" locked="0" layoutInCell="1" allowOverlap="1" wp14:anchorId="6A4D756B" wp14:editId="389E83C8">
                <wp:simplePos x="0" y="0"/>
                <wp:positionH relativeFrom="column">
                  <wp:posOffset>1943100</wp:posOffset>
                </wp:positionH>
                <wp:positionV relativeFrom="line">
                  <wp:posOffset>693420</wp:posOffset>
                </wp:positionV>
                <wp:extent cx="571500" cy="198120"/>
                <wp:effectExtent l="9525" t="26670" r="19050" b="13335"/>
                <wp:wrapNone/>
                <wp:docPr id="574" name="AutoShape 7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198120"/>
                        </a:xfrm>
                        <a:prstGeom prst="rightArrow">
                          <a:avLst>
                            <a:gd name="adj1" fmla="val 50000"/>
                            <a:gd name="adj2" fmla="val 72115"/>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787" o:spid="_x0000_s1026" type="#_x0000_t13" style="position:absolute;left:0;text-align:left;margin-left:153pt;margin-top:54.6pt;width:45pt;height:15.6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" strokeweight="1pt">
                <v:textbox inset="1.5mm,1.3mm,1.5mm"/>
                <w10:wrap anchory="line"/>
              </v:shape>
            </w:pict>
          </mc:Fallback>
        </mc:AlternateContent>
      </w:r>
      <w:r>
        <w:rPr>
          <w:rFonts w:hint="eastAsia"/>
          <w:noProof/>
        </w:rPr>
        <w:drawing>
          <wp:inline distT="0" distB="0" distL="0" distR="0" wp14:anchorId="34325770" wp14:editId="0A513DFB">
            <wp:extent cx="4543425" cy="2047875"/>
            <wp:effectExtent l="0" t="0" r="9525" b="952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543425" cy="2047875"/>
                    </a:xfrm>
                    <a:prstGeom prst="rect">
                      <a:avLst/>
                    </a:prstGeom>
                    <a:noFill/>
                    <a:ln>
                      <a:noFill/>
                    </a:ln>
                  </pic:spPr>
                </pic:pic>
              </a:graphicData>
            </a:graphic>
          </wp:inline>
        </w:drawing>
      </w:r>
    </w:p>
    <w:p w:rsidR="00375F9C" w:rsidRPr="00A4575A" w:rsidRDefault="00375F9C" w:rsidP="00375F9C">
      <w:pPr>
        <w:jc w:val="center"/>
      </w:pPr>
      <w:r>
        <w:rPr>
          <w:rFonts w:hint="eastAsia"/>
        </w:rPr>
        <w:t>上一节中缩进的例子</w:t>
      </w:r>
    </w:p>
    <w:p w:rsidR="00375F9C" w:rsidRDefault="00375F9C" w:rsidP="00E45D25">
      <w:pPr>
        <w:pStyle w:val="4"/>
        <w:numPr>
          <w:ilvl w:val="3"/>
          <w:numId w:val="17"/>
        </w:numPr>
      </w:pPr>
      <w:bookmarkStart w:id="133" w:name="_Toc356466266"/>
      <w:r>
        <w:rPr>
          <w:rFonts w:hint="eastAsia"/>
        </w:rPr>
        <w:t>Column width</w:t>
      </w:r>
      <w:bookmarkEnd w:id="133"/>
      <w:r>
        <w:rPr>
          <w:rFonts w:hint="eastAsia"/>
        </w:rPr>
        <w:t xml:space="preserve"> </w:t>
      </w:r>
    </w:p>
    <w:p w:rsidR="00375F9C" w:rsidRPr="00B74A15" w:rsidRDefault="00375F9C" w:rsidP="00375F9C">
      <w:pPr>
        <w:rPr>
          <w:b/>
        </w:rPr>
      </w:pPr>
      <w:r w:rsidRPr="00B74A15">
        <w:rPr>
          <w:b/>
        </w:rPr>
        <w:t>I</w:t>
      </w:r>
      <w:r w:rsidRPr="00B74A15">
        <w:rPr>
          <w:rFonts w:hint="eastAsia"/>
          <w:b/>
        </w:rPr>
        <w:t>nput:</w:t>
      </w:r>
    </w:p>
    <w:p w:rsidR="00375F9C" w:rsidRDefault="005C781A" w:rsidP="00375F9C">
      <w:r>
        <w:rPr>
          <w:noProof/>
        </w:rPr>
        <mc:AlternateContent>
          <mc:Choice Requires="wpc">
            <w:drawing>
              <wp:inline distT="0" distB="0" distL="0" distR="0" wp14:anchorId="69C374F0" wp14:editId="0A6A0238">
                <wp:extent cx="5257800" cy="2470785"/>
                <wp:effectExtent l="9525" t="0" r="9525" b="15240"/>
                <wp:docPr id="793" name="画布 7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70" name="Text Box 795"/>
                        <wps:cNvSpPr txBox="1">
                          <a:spLocks noChangeArrowheads="1"/>
                        </wps:cNvSpPr>
                        <wps:spPr bwMode="auto">
                          <a:xfrm>
                            <a:off x="0" y="48895"/>
                            <a:ext cx="5257800" cy="242189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4575A" w:rsidRDefault="0023747D" w:rsidP="00375F9C">
                              <w:pPr>
                                <w:spacing w:line="240" w:lineRule="exact"/>
                                <w:rPr>
                                  <w:sz w:val="18"/>
                                  <w:szCs w:val="18"/>
                                </w:rPr>
                              </w:pPr>
                              <w:r w:rsidRPr="00A4575A">
                                <w:rPr>
                                  <w:color w:val="0000FF"/>
                                  <w:sz w:val="18"/>
                                  <w:szCs w:val="18"/>
                                </w:rPr>
                                <w:t>var</w:t>
                              </w:r>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w:t>
                              </w:r>
                              <w:r>
                                <w:rPr>
                                  <w:rFonts w:hint="eastAsia"/>
                                  <w:color w:val="800000"/>
                                  <w:sz w:val="18"/>
                                  <w:szCs w:val="18"/>
                                </w:rPr>
                                <w:t>4</w:t>
                              </w:r>
                              <w:r w:rsidRPr="00A4575A">
                                <w:rPr>
                                  <w:color w:val="800000"/>
                                  <w:sz w:val="18"/>
                                  <w:szCs w:val="18"/>
                                </w:rPr>
                                <w:t>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r w:rsidRPr="00A4575A">
                                <w:rPr>
                                  <w:color w:val="0000FF"/>
                                  <w:sz w:val="18"/>
                                  <w:szCs w:val="18"/>
                                </w:rPr>
                                <w:t>var</w:t>
                              </w:r>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r w:rsidRPr="00A4575A">
                                <w:rPr>
                                  <w:sz w:val="18"/>
                                  <w:szCs w:val="18"/>
                                </w:rPr>
                                <w:t>tg.setRowHandlerWidth(</w:t>
                              </w:r>
                              <w:r w:rsidRPr="00A4575A">
                                <w:rPr>
                                  <w:color w:val="800000"/>
                                  <w:sz w:val="18"/>
                                  <w:szCs w:val="18"/>
                                </w:rPr>
                                <w:t>80</w:t>
                              </w:r>
                              <w:r w:rsidRPr="00A4575A">
                                <w:rPr>
                                  <w:sz w:val="18"/>
                                  <w:szCs w:val="18"/>
                                </w:rPr>
                                <w:t>)</w:t>
                              </w:r>
                            </w:p>
                            <w:p w:rsidR="0023747D" w:rsidRPr="00A4575A" w:rsidRDefault="0023747D" w:rsidP="00375F9C">
                              <w:pPr>
                                <w:spacing w:line="240" w:lineRule="exact"/>
                                <w:rPr>
                                  <w:sz w:val="18"/>
                                  <w:szCs w:val="18"/>
                                </w:rPr>
                              </w:pPr>
                              <w:r w:rsidRPr="00A4575A">
                                <w:rPr>
                                  <w:rFonts w:hint="eastAsia"/>
                                  <w:sz w:val="18"/>
                                  <w:szCs w:val="18"/>
                                </w:rPr>
                                <w:t>.setGridHandlerCaption(</w:t>
                              </w:r>
                              <w:r w:rsidRPr="00A4575A">
                                <w:rPr>
                                  <w:rFonts w:hint="eastAsia"/>
                                  <w:color w:val="FF00FF"/>
                                  <w:sz w:val="18"/>
                                  <w:szCs w:val="18"/>
                                </w:rPr>
                                <w:t>"</w:t>
                              </w:r>
                              <w:r>
                                <w:rPr>
                                  <w:rFonts w:hint="eastAsia"/>
                                  <w:color w:val="FF00FF"/>
                                  <w:sz w:val="18"/>
                                  <w:szCs w:val="18"/>
                                </w:rPr>
                                <w:t>Name</w:t>
                              </w:r>
                              <w:r w:rsidRPr="00A4575A">
                                <w:rPr>
                                  <w:rFonts w:hint="eastAsia"/>
                                  <w:color w:val="FF00FF"/>
                                  <w:sz w:val="18"/>
                                  <w:szCs w:val="18"/>
                                </w:rPr>
                                <w:t>"</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.setHeader([</w:t>
                              </w:r>
                            </w:p>
                            <w:p w:rsidR="0023747D" w:rsidRDefault="0023747D" w:rsidP="00375F9C">
                              <w:pPr>
                                <w:spacing w:line="240" w:lineRule="exact"/>
                                <w:ind w:firstLine="360"/>
                                <w:rPr>
                                  <w:sz w:val="18"/>
                                  <w:szCs w:val="18"/>
                                </w:rPr>
                              </w:pPr>
                              <w:r w:rsidRPr="00A4575A">
                                <w:rPr>
                                  <w:rFonts w:hint="eastAsia"/>
                                  <w:sz w:val="18"/>
                                  <w:szCs w:val="18"/>
                                </w:rPr>
                                <w:t>{id:</w:t>
                              </w:r>
                              <w:r w:rsidRPr="00A4575A">
                                <w:rPr>
                                  <w:rFonts w:hint="eastAsia"/>
                                  <w:color w:val="FF00FF"/>
                                  <w:sz w:val="18"/>
                                  <w:szCs w:val="18"/>
                                </w:rPr>
                                <w:t>"col</w:t>
                              </w:r>
                              <w:r>
                                <w:rPr>
                                  <w:rFonts w:hint="eastAsia"/>
                                  <w:color w:val="FF00FF"/>
                                  <w:sz w:val="18"/>
                                  <w:szCs w:val="18"/>
                                </w:rPr>
                                <w:t>1</w:t>
                              </w:r>
                              <w:r w:rsidRPr="00A4575A">
                                <w:rPr>
                                  <w:rFonts w:hint="eastAsia"/>
                                  <w:color w:val="FF00FF"/>
                                  <w:sz w:val="18"/>
                                  <w:szCs w:val="18"/>
                                </w:rPr>
                                <w:t>"</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r>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Part-time</w:t>
                              </w:r>
                              <w:r w:rsidRPr="00A4575A">
                                <w:rPr>
                                  <w:rFonts w:hint="eastAsia"/>
                                  <w:color w:val="FF00FF"/>
                                  <w:sz w:val="18"/>
                                  <w:szCs w:val="18"/>
                                </w:rPr>
                                <w:t>"</w:t>
                              </w:r>
                              <w:r w:rsidRPr="00A4575A">
                                <w:rPr>
                                  <w:rFonts w:hint="eastAsia"/>
                                  <w:sz w:val="18"/>
                                  <w:szCs w:val="18"/>
                                </w:rPr>
                                <w:t>, width:</w:t>
                              </w:r>
                              <w:r>
                                <w:rPr>
                                  <w:rFonts w:hint="eastAsia"/>
                                  <w:color w:val="800000"/>
                                  <w:sz w:val="18"/>
                                  <w:szCs w:val="18"/>
                                </w:rPr>
                                <w:t>9</w:t>
                              </w:r>
                              <w:r w:rsidRPr="00A4575A">
                                <w:rPr>
                                  <w:rFonts w:hint="eastAsia"/>
                                  <w:color w:val="800000"/>
                                  <w:sz w:val="18"/>
                                  <w:szCs w:val="18"/>
                                </w:rPr>
                                <w:t>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Pr>
                                  <w:rFonts w:hint="eastAsia"/>
                                  <w:color w:val="800000"/>
                                  <w:sz w:val="18"/>
                                  <w:szCs w:val="18"/>
                                </w:rPr>
                                <w:t>, true</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Pr>
                                  <w:rFonts w:hint="eastAsia"/>
                                  <w:color w:val="800000"/>
                                  <w:sz w:val="18"/>
                                  <w:szCs w:val="18"/>
                                </w:rPr>
                                <w:t>, false</w:t>
                              </w:r>
                              <w:r w:rsidRPr="00A4575A">
                                <w:rPr>
                                  <w:rFonts w:hint="eastAsia"/>
                                  <w:sz w:val="18"/>
                                  <w:szCs w:val="18"/>
                                </w:rPr>
                                <w:t>]</w:t>
                              </w:r>
                              <w:r>
                                <w:rPr>
                                  <w:rFonts w:hint="eastAsia"/>
                                  <w:sz w:val="18"/>
                                  <w:szCs w:val="18"/>
                                </w:rPr>
                                <w:t>}</w:t>
                              </w:r>
                            </w:p>
                            <w:p w:rsidR="0023747D" w:rsidRDefault="0023747D" w:rsidP="00375F9C">
                              <w:pPr>
                                <w:rPr>
                                  <w:sz w:val="18"/>
                                  <w:szCs w:val="18"/>
                                </w:rPr>
                              </w:pPr>
                              <w:r w:rsidRPr="00A4575A">
                                <w:rPr>
                                  <w:sz w:val="18"/>
                                  <w:szCs w:val="18"/>
                                </w:rPr>
                                <w:t>]).show(block)</w:t>
                              </w:r>
                            </w:p>
                            <w:p w:rsidR="0023747D" w:rsidRDefault="0023747D" w:rsidP="00375F9C">
                              <w:pPr>
                                <w:rPr>
                                  <w:sz w:val="18"/>
                                  <w:szCs w:val="18"/>
                                </w:rPr>
                              </w:pPr>
                              <w:r>
                                <w:rPr>
                                  <w:rFonts w:hint="eastAsia"/>
                                  <w:sz w:val="18"/>
                                  <w:szCs w:val="18"/>
                                </w:rPr>
                                <w:t>_.asyRun(function(){</w:t>
                              </w:r>
                            </w:p>
                            <w:p w:rsidR="0023747D" w:rsidRDefault="0023747D" w:rsidP="00375F9C">
                              <w:pPr>
                                <w:rPr>
                                  <w:sz w:val="18"/>
                                  <w:szCs w:val="18"/>
                                </w:rPr>
                              </w:pPr>
                              <w:r>
                                <w:rPr>
                                  <w:rFonts w:hint="eastAsia"/>
                                  <w:sz w:val="18"/>
                                  <w:szCs w:val="18"/>
                                </w:rPr>
                                <w:t xml:space="preserve">    tg.updateHeader(</w:t>
                              </w:r>
                              <w:r w:rsidRPr="00A4575A">
                                <w:rPr>
                                  <w:rFonts w:hint="eastAsia"/>
                                  <w:color w:val="FF00FF"/>
                                  <w:sz w:val="18"/>
                                  <w:szCs w:val="18"/>
                                </w:rPr>
                                <w:t>"col2"</w:t>
                              </w:r>
                              <w:r>
                                <w:rPr>
                                  <w:rFonts w:hint="eastAsia"/>
                                  <w:sz w:val="18"/>
                                  <w:szCs w:val="18"/>
                                </w:rPr>
                                <w:t>, {width:70});</w:t>
                              </w:r>
                            </w:p>
                            <w:p w:rsidR="0023747D" w:rsidRPr="00A4575A" w:rsidRDefault="0023747D" w:rsidP="00375F9C">
                              <w:r>
                                <w:rPr>
                                  <w:rFonts w:hint="eastAsia"/>
                                  <w:sz w:val="18"/>
                                  <w:szCs w:val="18"/>
                                </w:rPr>
                                <w:t>},1000);</w:t>
                              </w:r>
                            </w:p>
                          </w:txbxContent>
                        </wps:txbx>
                        <wps:bodyPr rot="0" vert="horz" wrap="square" lIns="54000" tIns="46800" rIns="54000" bIns="45720" anchor="t" anchorCtr="0" upright="1">
                          <a:spAutoFit/>
                        </wps:bodyPr>
                      </wps:wsp>
                      <wps:wsp>
                        <wps:cNvPr id="571" name="AutoShape 796"/>
                        <wps:cNvSpPr>
                          <a:spLocks noChangeArrowheads="1"/>
                        </wps:cNvSpPr>
                        <wps:spPr bwMode="auto">
                          <a:xfrm flipH="1">
                            <a:off x="2400300" y="693420"/>
                            <a:ext cx="1028700" cy="198120"/>
                          </a:xfrm>
                          <a:prstGeom prst="wedgeRoundRectCallout">
                            <a:avLst>
                              <a:gd name="adj1" fmla="val 93884"/>
                              <a:gd name="adj2" fmla="val 4519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olumn</w:t>
                              </w:r>
                              <w:r>
                                <w:rPr>
                                  <w:szCs w:val="18"/>
                                </w:rPr>
                                <w:t>’</w:t>
                              </w:r>
                              <w:r>
                                <w:rPr>
                                  <w:rFonts w:hint="eastAsia"/>
                                  <w:szCs w:val="18"/>
                                </w:rPr>
                                <w:t>s width</w:t>
                              </w:r>
                            </w:p>
                          </w:txbxContent>
                        </wps:txbx>
                        <wps:bodyPr rot="0" vert="horz" wrap="square" lIns="0" tIns="0" rIns="0" bIns="0" anchor="t" anchorCtr="0" upright="1">
                          <a:noAutofit/>
                        </wps:bodyPr>
                      </wps:wsp>
                      <wps:wsp>
                        <wps:cNvPr id="572" name="AutoShape 797"/>
                        <wps:cNvSpPr>
                          <a:spLocks noChangeArrowheads="1"/>
                        </wps:cNvSpPr>
                        <wps:spPr bwMode="auto">
                          <a:xfrm flipH="1">
                            <a:off x="2057400" y="297180"/>
                            <a:ext cx="1485900" cy="198120"/>
                          </a:xfrm>
                          <a:prstGeom prst="wedgeRoundRectCallout">
                            <a:avLst>
                              <a:gd name="adj1" fmla="val 91278"/>
                              <a:gd name="adj2" fmla="val 49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first column</w:t>
                              </w:r>
                              <w:r>
                                <w:rPr>
                                  <w:szCs w:val="18"/>
                                </w:rPr>
                                <w:t>’</w:t>
                              </w:r>
                              <w:r>
                                <w:rPr>
                                  <w:rFonts w:hint="eastAsia"/>
                                  <w:szCs w:val="18"/>
                                </w:rPr>
                                <w:t>s width</w:t>
                              </w:r>
                            </w:p>
                          </w:txbxContent>
                        </wps:txbx>
                        <wps:bodyPr rot="0" vert="horz" wrap="square" lIns="0" tIns="0" rIns="0" bIns="0" anchor="t" anchorCtr="0" upright="1">
                          <a:noAutofit/>
                        </wps:bodyPr>
                      </wps:wsp>
                      <wps:wsp>
                        <wps:cNvPr id="573" name="AutoShape 798"/>
                        <wps:cNvSpPr>
                          <a:spLocks noChangeArrowheads="1"/>
                        </wps:cNvSpPr>
                        <wps:spPr bwMode="auto">
                          <a:xfrm flipH="1">
                            <a:off x="2514600" y="1882140"/>
                            <a:ext cx="2171700" cy="198120"/>
                          </a:xfrm>
                          <a:prstGeom prst="wedgeRoundRectCallout">
                            <a:avLst>
                              <a:gd name="adj1" fmla="val 69912"/>
                              <a:gd name="adj2" fmla="val 589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Modify column width dynamically</w:t>
                              </w:r>
                            </w:p>
                          </w:txbxContent>
                        </wps:txbx>
                        <wps:bodyPr rot="0" vert="horz" wrap="square" lIns="0" tIns="0" rIns="0" bIns="0" anchor="t" anchorCtr="0" upright="1">
                          <a:noAutofit/>
                        </wps:bodyPr>
                      </wps:wsp>
                    </wpc:wpc>
                  </a:graphicData>
                </a:graphic>
              </wp:inline>
            </w:drawing>
          </mc:Choice>
          <mc:Fallback>
            <w:pict>
              <v:group id="画布 793" o:spid="_x0000_s1583" editas="canvas" style="width:414pt;height:194.55pt;mso-position-horizontal-relative:char;mso-position-vertical-relative:line" coordsize="52578,24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">
                <v:shape id="_x0000_s1584" type="#_x0000_t75" style="position:absolute;width:52578;height:24707;visibility:visible;mso-wrap-style:square">
                  <v:fill o:detectmouseclick="t"/>
                  <v:path o:connecttype="none"/>
                </v:shape>
                <v:shape id="Text Box 795" o:spid="_x0000_s1585" type="#_x0000_t202" style="position:absolute;top:488;width:52578;height:24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w4f8AA&#10;AADcAAAADwAAAGRycy9kb3ducmV2LnhtbERPy4rCMBTdD/gP4QruxtQBHa1GkRHpbAbG1/7SXJti&#10;c1OSWOvfm8XALA/nvdr0thEd+VA7VjAZZyCIS6drrhScT/v3OYgQkTU2jknBkwJs1oO3FebaPfhA&#10;3TFWIoVwyFGBibHNpQylIYth7FrixF2dtxgT9JXUHh8p3DbyI8tm0mLNqcFgS1+GytvxbhWUt12/&#10;K+qL8d3dzn/1onj+zAqlRsN+uwQRqY//4j/3t1Yw/Uzz05l0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Xw4f8AAAADcAAAADwAAAAAAAAAAAAAAAACYAgAAZHJzL2Rvd25y&#10;ZXYueG1sUEsFBgAAAAAEAAQA9QAAAIUDAAAAAA==&#10;" strokeweight="1pt">
                  <v:textbox style="mso-fit-shape-to-text:t" inset="1.5mm,1.3mm,1.5mm">
                    <w:txbxContent>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w:t>
                        </w:r>
                        <w:r>
                          <w:rPr>
                            <w:rFonts w:hint="eastAsia"/>
                            <w:color w:val="800000"/>
                            <w:sz w:val="18"/>
                            <w:szCs w:val="18"/>
                          </w:rPr>
                          <w:t>4</w:t>
                        </w:r>
                        <w:r w:rsidRPr="00A4575A">
                          <w:rPr>
                            <w:color w:val="800000"/>
                            <w:sz w:val="18"/>
                            <w:szCs w:val="18"/>
                          </w:rPr>
                          <w:t>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proofErr w:type="gramStart"/>
                        <w:r w:rsidRPr="00A4575A">
                          <w:rPr>
                            <w:sz w:val="18"/>
                            <w:szCs w:val="18"/>
                          </w:rPr>
                          <w:t>tg.setRowHandlerWidth(</w:t>
                        </w:r>
                        <w:proofErr w:type="gramEnd"/>
                        <w:r w:rsidRPr="00A4575A">
                          <w:rPr>
                            <w:color w:val="800000"/>
                            <w:sz w:val="18"/>
                            <w:szCs w:val="18"/>
                          </w:rPr>
                          <w:t>80</w:t>
                        </w:r>
                        <w:r w:rsidRPr="00A4575A">
                          <w:rPr>
                            <w:sz w:val="18"/>
                            <w:szCs w:val="18"/>
                          </w:rPr>
                          <w:t>)</w:t>
                        </w:r>
                      </w:p>
                      <w:p w:rsidR="0023747D" w:rsidRPr="00A4575A" w:rsidRDefault="0023747D" w:rsidP="00375F9C">
                        <w:pPr>
                          <w:spacing w:line="240" w:lineRule="exact"/>
                          <w:rPr>
                            <w:sz w:val="18"/>
                            <w:szCs w:val="18"/>
                          </w:rPr>
                        </w:pPr>
                        <w:r w:rsidRPr="00A4575A">
                          <w:rPr>
                            <w:rFonts w:hint="eastAsia"/>
                            <w:sz w:val="18"/>
                            <w:szCs w:val="18"/>
                          </w:rPr>
                          <w:t>.</w:t>
                        </w:r>
                        <w:proofErr w:type="gramStart"/>
                        <w:r w:rsidRPr="00A4575A">
                          <w:rPr>
                            <w:rFonts w:hint="eastAsia"/>
                            <w:sz w:val="18"/>
                            <w:szCs w:val="18"/>
                          </w:rPr>
                          <w:t>setGridHandlerCaption(</w:t>
                        </w:r>
                        <w:proofErr w:type="gramEnd"/>
                        <w:r w:rsidRPr="00A4575A">
                          <w:rPr>
                            <w:rFonts w:hint="eastAsia"/>
                            <w:color w:val="FF00FF"/>
                            <w:sz w:val="18"/>
                            <w:szCs w:val="18"/>
                          </w:rPr>
                          <w:t>"</w:t>
                        </w:r>
                        <w:r>
                          <w:rPr>
                            <w:rFonts w:hint="eastAsia"/>
                            <w:color w:val="FF00FF"/>
                            <w:sz w:val="18"/>
                            <w:szCs w:val="18"/>
                          </w:rPr>
                          <w:t>Name</w:t>
                        </w:r>
                        <w:r w:rsidRPr="00A4575A">
                          <w:rPr>
                            <w:rFonts w:hint="eastAsia"/>
                            <w:color w:val="FF00FF"/>
                            <w:sz w:val="18"/>
                            <w:szCs w:val="18"/>
                          </w:rPr>
                          <w:t>"</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setHeader([</w:t>
                        </w:r>
                        <w:proofErr w:type="gramEnd"/>
                      </w:p>
                      <w:p w:rsidR="0023747D" w:rsidRDefault="0023747D" w:rsidP="00375F9C">
                        <w:pPr>
                          <w:spacing w:line="240" w:lineRule="exact"/>
                          <w:ind w:firstLine="360"/>
                          <w:rPr>
                            <w:sz w:val="18"/>
                            <w:szCs w:val="18"/>
                          </w:rPr>
                        </w:pPr>
                        <w:r w:rsidRPr="00A4575A">
                          <w:rPr>
                            <w:rFonts w:hint="eastAsia"/>
                            <w:sz w:val="18"/>
                            <w:szCs w:val="18"/>
                          </w:rPr>
                          <w:t>{</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w:t>
                        </w:r>
                        <w:r>
                          <w:rPr>
                            <w:rFonts w:hint="eastAsia"/>
                            <w:color w:val="FF00FF"/>
                            <w:sz w:val="18"/>
                            <w:szCs w:val="18"/>
                          </w:rPr>
                          <w:t>1</w:t>
                        </w:r>
                        <w:r w:rsidRPr="00A4575A">
                          <w:rPr>
                            <w:rFonts w:hint="eastAsia"/>
                            <w:color w:val="FF00FF"/>
                            <w:sz w:val="18"/>
                            <w:szCs w:val="18"/>
                          </w:rPr>
                          <w:t>"</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r>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Part-time</w:t>
                        </w:r>
                        <w:r w:rsidRPr="00A4575A">
                          <w:rPr>
                            <w:rFonts w:hint="eastAsia"/>
                            <w:color w:val="FF00FF"/>
                            <w:sz w:val="18"/>
                            <w:szCs w:val="18"/>
                          </w:rPr>
                          <w:t>"</w:t>
                        </w:r>
                        <w:r w:rsidRPr="00A4575A">
                          <w:rPr>
                            <w:rFonts w:hint="eastAsia"/>
                            <w:sz w:val="18"/>
                            <w:szCs w:val="18"/>
                          </w:rPr>
                          <w:t>, width:</w:t>
                        </w:r>
                        <w:r>
                          <w:rPr>
                            <w:rFonts w:hint="eastAsia"/>
                            <w:color w:val="800000"/>
                            <w:sz w:val="18"/>
                            <w:szCs w:val="18"/>
                          </w:rPr>
                          <w:t>9</w:t>
                        </w:r>
                        <w:r w:rsidRPr="00A4575A">
                          <w:rPr>
                            <w:rFonts w:hint="eastAsia"/>
                            <w:color w:val="800000"/>
                            <w:sz w:val="18"/>
                            <w:szCs w:val="18"/>
                          </w:rPr>
                          <w:t>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Pr>
                            <w:rFonts w:hint="eastAsia"/>
                            <w:color w:val="800000"/>
                            <w:sz w:val="18"/>
                            <w:szCs w:val="18"/>
                          </w:rPr>
                          <w:t>, true</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Pr>
                            <w:rFonts w:hint="eastAsia"/>
                            <w:color w:val="800000"/>
                            <w:sz w:val="18"/>
                            <w:szCs w:val="18"/>
                          </w:rPr>
                          <w:t>, false</w:t>
                        </w:r>
                        <w:r w:rsidRPr="00A4575A">
                          <w:rPr>
                            <w:rFonts w:hint="eastAsia"/>
                            <w:sz w:val="18"/>
                            <w:szCs w:val="18"/>
                          </w:rPr>
                          <w:t>]</w:t>
                        </w:r>
                        <w:r>
                          <w:rPr>
                            <w:rFonts w:hint="eastAsia"/>
                            <w:sz w:val="18"/>
                            <w:szCs w:val="18"/>
                          </w:rPr>
                          <w:t>}</w:t>
                        </w:r>
                      </w:p>
                      <w:p w:rsidR="0023747D" w:rsidRDefault="0023747D" w:rsidP="00375F9C">
                        <w:pPr>
                          <w:rPr>
                            <w:sz w:val="18"/>
                            <w:szCs w:val="18"/>
                          </w:rPr>
                        </w:pPr>
                        <w:r w:rsidRPr="00A4575A">
                          <w:rPr>
                            <w:sz w:val="18"/>
                            <w:szCs w:val="18"/>
                          </w:rPr>
                          <w:t>]).</w:t>
                        </w:r>
                        <w:proofErr w:type="gramStart"/>
                        <w:r w:rsidRPr="00A4575A">
                          <w:rPr>
                            <w:sz w:val="18"/>
                            <w:szCs w:val="18"/>
                          </w:rPr>
                          <w:t>show(</w:t>
                        </w:r>
                        <w:proofErr w:type="gramEnd"/>
                        <w:r w:rsidRPr="00A4575A">
                          <w:rPr>
                            <w:sz w:val="18"/>
                            <w:szCs w:val="18"/>
                          </w:rPr>
                          <w:t>block)</w:t>
                        </w:r>
                      </w:p>
                      <w:p w:rsidR="0023747D" w:rsidRDefault="0023747D" w:rsidP="00375F9C">
                        <w:pPr>
                          <w:rPr>
                            <w:sz w:val="18"/>
                            <w:szCs w:val="18"/>
                          </w:rPr>
                        </w:pPr>
                        <w:r>
                          <w:rPr>
                            <w:rFonts w:hint="eastAsia"/>
                            <w:sz w:val="18"/>
                            <w:szCs w:val="18"/>
                          </w:rPr>
                          <w:t>_.</w:t>
                        </w:r>
                        <w:proofErr w:type="gramStart"/>
                        <w:r>
                          <w:rPr>
                            <w:rFonts w:hint="eastAsia"/>
                            <w:sz w:val="18"/>
                            <w:szCs w:val="18"/>
                          </w:rPr>
                          <w:t>asyRun(</w:t>
                        </w:r>
                        <w:proofErr w:type="gramEnd"/>
                        <w:r>
                          <w:rPr>
                            <w:rFonts w:hint="eastAsia"/>
                            <w:sz w:val="18"/>
                            <w:szCs w:val="18"/>
                          </w:rPr>
                          <w:t>function(){</w:t>
                        </w:r>
                      </w:p>
                      <w:p w:rsidR="0023747D" w:rsidRDefault="0023747D" w:rsidP="00375F9C">
                        <w:pPr>
                          <w:rPr>
                            <w:sz w:val="18"/>
                            <w:szCs w:val="18"/>
                          </w:rPr>
                        </w:pPr>
                        <w:r>
                          <w:rPr>
                            <w:rFonts w:hint="eastAsia"/>
                            <w:sz w:val="18"/>
                            <w:szCs w:val="18"/>
                          </w:rPr>
                          <w:t xml:space="preserve">    </w:t>
                        </w:r>
                        <w:proofErr w:type="gramStart"/>
                        <w:r>
                          <w:rPr>
                            <w:rFonts w:hint="eastAsia"/>
                            <w:sz w:val="18"/>
                            <w:szCs w:val="18"/>
                          </w:rPr>
                          <w:t>tg.updateHeader(</w:t>
                        </w:r>
                        <w:proofErr w:type="gramEnd"/>
                        <w:r w:rsidRPr="00A4575A">
                          <w:rPr>
                            <w:rFonts w:hint="eastAsia"/>
                            <w:color w:val="FF00FF"/>
                            <w:sz w:val="18"/>
                            <w:szCs w:val="18"/>
                          </w:rPr>
                          <w:t>"col2"</w:t>
                        </w:r>
                        <w:r>
                          <w:rPr>
                            <w:rFonts w:hint="eastAsia"/>
                            <w:sz w:val="18"/>
                            <w:szCs w:val="18"/>
                          </w:rPr>
                          <w:t>, {width:70});</w:t>
                        </w:r>
                      </w:p>
                      <w:p w:rsidR="0023747D" w:rsidRPr="00A4575A" w:rsidRDefault="0023747D" w:rsidP="00375F9C">
                        <w:r>
                          <w:rPr>
                            <w:rFonts w:hint="eastAsia"/>
                            <w:sz w:val="18"/>
                            <w:szCs w:val="18"/>
                          </w:rPr>
                          <w:t>}</w:t>
                        </w:r>
                        <w:proofErr w:type="gramStart"/>
                        <w:r>
                          <w:rPr>
                            <w:rFonts w:hint="eastAsia"/>
                            <w:sz w:val="18"/>
                            <w:szCs w:val="18"/>
                          </w:rPr>
                          <w:t>,1000</w:t>
                        </w:r>
                        <w:proofErr w:type="gramEnd"/>
                        <w:r>
                          <w:rPr>
                            <w:rFonts w:hint="eastAsia"/>
                            <w:sz w:val="18"/>
                            <w:szCs w:val="18"/>
                          </w:rPr>
                          <w:t>);</w:t>
                        </w:r>
                      </w:p>
                    </w:txbxContent>
                  </v:textbox>
                </v:shape>
                <v:shape id="AutoShape 796" o:spid="_x0000_s1586" type="#_x0000_t62" style="position:absolute;left:24003;top:6934;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ssr8cA&#10;AADcAAAADwAAAGRycy9kb3ducmV2LnhtbESPQWsCMRSE74L/ITyhl1KzSquyGkWlFSkU69ZDj4/N&#10;c3dx87Imqa7/vikUPA4z8w0zW7SmFhdyvrKsYNBPQBDnVldcKDh8vT1NQPiArLG2TApu5GEx73Zm&#10;mGp75T1dslCICGGfooIyhCaV0uclGfR92xBH72idwRClK6R2eI1wU8thkoykwYrjQokNrUvKT9mP&#10;UfD5/Xh4N/p59So/JvtdM87c5nxT6qHXLqcgArXhHv5vb7WCl/EA/s7E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7LK/HAAAA3AAAAA8AAAAAAAAAAAAAAAAAmAIAAGRy&#10;cy9kb3ducmV2LnhtbFBLBQYAAAAABAAEAPUAAACMAwAAAAA=&#10;" adj="31079,20561" fillcolor="#ff9">
                  <v:textbox inset="0,0,0,0">
                    <w:txbxContent>
                      <w:p w:rsidR="0023747D" w:rsidRPr="000E23E9" w:rsidRDefault="0023747D" w:rsidP="00375F9C">
                        <w:pPr>
                          <w:rPr>
                            <w:szCs w:val="18"/>
                          </w:rPr>
                        </w:pPr>
                        <w:r>
                          <w:rPr>
                            <w:szCs w:val="18"/>
                          </w:rPr>
                          <w:t>C</w:t>
                        </w:r>
                        <w:r>
                          <w:rPr>
                            <w:rFonts w:hint="eastAsia"/>
                            <w:szCs w:val="18"/>
                          </w:rPr>
                          <w:t>olumn</w:t>
                        </w:r>
                        <w:r>
                          <w:rPr>
                            <w:szCs w:val="18"/>
                          </w:rPr>
                          <w:t>’</w:t>
                        </w:r>
                        <w:r>
                          <w:rPr>
                            <w:rFonts w:hint="eastAsia"/>
                            <w:szCs w:val="18"/>
                          </w:rPr>
                          <w:t>s width</w:t>
                        </w:r>
                      </w:p>
                    </w:txbxContent>
                  </v:textbox>
                </v:shape>
                <v:shape id="AutoShape 797" o:spid="_x0000_s1587" type="#_x0000_t62" style="position:absolute;left:20574;top:2971;width:14859;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pxtMQA&#10;AADcAAAADwAAAGRycy9kb3ducmV2LnhtbESPzWrDMBCE74G8g9hAb4kUm6bFjRJKTaHpIZDUD7BY&#10;6x9irYyl2O7bV4VCj8PMfMPsj7PtxEiDbx1r2G4UCOLSmZZrDcXX+/oZhA/IBjvHpOGbPBwPy8Ue&#10;M+MmvtB4DbWIEPYZamhC6DMpfdmQRb9xPXH0KjdYDFEOtTQDThFuO5kotZMWW44LDfb01lB5u96t&#10;BrVN0/x+sp+n9FZMiekor/is9cNqfn0BEWgO/+G/9ofR8PiUwO+ZeAT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6cbTEAAAA3AAAAA8AAAAAAAAAAAAAAAAAmAIAAGRycy9k&#10;b3ducmV2LnhtbFBLBQYAAAAABAAEAPUAAACJAwAAAAA=&#10;" adj="30516,21461" fillcolor="#ff9">
                  <v:textbox inset="0,0,0,0">
                    <w:txbxContent>
                      <w:p w:rsidR="0023747D" w:rsidRPr="000E23E9" w:rsidRDefault="0023747D" w:rsidP="00375F9C">
                        <w:pPr>
                          <w:rPr>
                            <w:szCs w:val="18"/>
                          </w:rPr>
                        </w:pPr>
                        <w:r>
                          <w:rPr>
                            <w:szCs w:val="18"/>
                          </w:rPr>
                          <w:t>T</w:t>
                        </w:r>
                        <w:r>
                          <w:rPr>
                            <w:rFonts w:hint="eastAsia"/>
                            <w:szCs w:val="18"/>
                          </w:rPr>
                          <w:t>he first column</w:t>
                        </w:r>
                        <w:r>
                          <w:rPr>
                            <w:szCs w:val="18"/>
                          </w:rPr>
                          <w:t>’</w:t>
                        </w:r>
                        <w:r>
                          <w:rPr>
                            <w:rFonts w:hint="eastAsia"/>
                            <w:szCs w:val="18"/>
                          </w:rPr>
                          <w:t>s width</w:t>
                        </w:r>
                      </w:p>
                    </w:txbxContent>
                  </v:textbox>
                </v:shape>
                <v:shape id="AutoShape 798" o:spid="_x0000_s1588" type="#_x0000_t62" style="position:absolute;left:25146;top:18821;width:2171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8C+MQA&#10;AADcAAAADwAAAGRycy9kb3ducmV2LnhtbESPzWrDMBCE74G+g9hCL6GRk5DauFFCKZjm6qSX3hZr&#10;a7m1VsZS/fP2VSCQ4zAz3zD742RbMVDvG8cK1qsEBHHldMO1gs9L8ZyB8AFZY+uYFMzk4Xh4WOwx&#10;127kkoZzqEWEsM9RgQmhy6X0lSGLfuU64uh9u95iiLKvpe5xjHDbyk2SvEiLDccFgx29G6p+z39W&#10;wVDMH2Ox+anq8ou5TZeZsWuv1NPj9PYKItAU7uFb+6QV7NItXM/EIyA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vAvjEAAAA3AAAAA8AAAAAAAAAAAAAAAAAmAIAAGRycy9k&#10;b3ducmV2LnhtbFBLBQYAAAAABAAEAPUAAACJAwAAAAA=&#10;" adj="25901,23538" fillcolor="#ff9">
                  <v:textbox inset="0,0,0,0">
                    <w:txbxContent>
                      <w:p w:rsidR="0023747D" w:rsidRPr="000E23E9" w:rsidRDefault="0023747D" w:rsidP="00375F9C">
                        <w:pPr>
                          <w:rPr>
                            <w:szCs w:val="18"/>
                          </w:rPr>
                        </w:pPr>
                        <w:r>
                          <w:rPr>
                            <w:rFonts w:hint="eastAsia"/>
                            <w:szCs w:val="18"/>
                          </w:rPr>
                          <w:t>Modify column width dynamically</w:t>
                        </w:r>
                      </w:p>
                    </w:txbxContent>
                  </v:textbox>
                </v:shape>
                <w10:anchorlock/>
              </v:group>
            </w:pict>
          </mc:Fallback>
        </mc:AlternateContent>
      </w:r>
    </w:p>
    <w:p w:rsidR="00375F9C" w:rsidRPr="00B74A15" w:rsidRDefault="00375F9C" w:rsidP="00375F9C">
      <w:pPr>
        <w:rPr>
          <w:b/>
        </w:rPr>
      </w:pPr>
      <w:r w:rsidRPr="00B74A15">
        <w:rPr>
          <w:b/>
        </w:rPr>
        <w:t>O</w:t>
      </w:r>
      <w:r w:rsidRPr="00B74A15">
        <w:rPr>
          <w:rFonts w:hint="eastAsia"/>
          <w:b/>
        </w:rPr>
        <w:t>utput:</w:t>
      </w:r>
    </w:p>
    <w:p w:rsidR="00375F9C" w:rsidRPr="00AD548D" w:rsidRDefault="005C781A" w:rsidP="00375F9C">
      <w:r>
        <w:rPr>
          <w:rFonts w:hint="eastAsia"/>
          <w:noProof/>
        </w:rPr>
        <w:drawing>
          <wp:inline distT="0" distB="0" distL="0" distR="0" wp14:anchorId="1FE3C875" wp14:editId="008DE721">
            <wp:extent cx="2333625" cy="676275"/>
            <wp:effectExtent l="0" t="0" r="9525" b="952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333625" cy="676275"/>
                    </a:xfrm>
                    <a:prstGeom prst="rect">
                      <a:avLst/>
                    </a:prstGeom>
                    <a:noFill/>
                    <a:ln>
                      <a:noFill/>
                    </a:ln>
                  </pic:spPr>
                </pic:pic>
              </a:graphicData>
            </a:graphic>
          </wp:inline>
        </w:drawing>
      </w:r>
    </w:p>
    <w:p w:rsidR="00375F9C" w:rsidRDefault="00375F9C" w:rsidP="00E45D25">
      <w:pPr>
        <w:pStyle w:val="4"/>
        <w:numPr>
          <w:ilvl w:val="3"/>
          <w:numId w:val="17"/>
        </w:numPr>
      </w:pPr>
      <w:bookmarkStart w:id="134" w:name="_Toc356466267"/>
      <w:r>
        <w:rPr>
          <w:rFonts w:hint="eastAsia"/>
        </w:rPr>
        <w:t>Drag&amp;Drop to modify column width</w:t>
      </w:r>
      <w:bookmarkEnd w:id="134"/>
    </w:p>
    <w:p w:rsidR="00375F9C" w:rsidRDefault="00375F9C" w:rsidP="00375F9C">
      <w:r>
        <w:rPr>
          <w:rFonts w:hint="eastAsia"/>
        </w:rPr>
        <w:t>“</w:t>
      </w:r>
      <w:r>
        <w:t>colResizer” property in TreeGrid determines whether the column width can be modified with Drag&amp;Drop. Each column can include a “colResizer” property too. The “colResizer” property in column has higher priority than in TreeGrid.</w:t>
      </w:r>
    </w:p>
    <w:p w:rsidR="00375F9C" w:rsidRPr="009C7882" w:rsidRDefault="00375F9C" w:rsidP="00375F9C">
      <w:pPr>
        <w:rPr>
          <w:b/>
        </w:rPr>
      </w:pPr>
      <w:r w:rsidRPr="009C7882">
        <w:rPr>
          <w:b/>
        </w:rPr>
        <w:t xml:space="preserve">In </w:t>
      </w:r>
      <w:r w:rsidR="007E23B3">
        <w:rPr>
          <w:b/>
        </w:rPr>
        <w:t>CrossUI</w:t>
      </w:r>
      <w:r w:rsidRPr="009C7882">
        <w:rPr>
          <w:b/>
        </w:rPr>
        <w:t>, "fine-grained Setting has higher priority than coarse-grained" is a base rule.</w:t>
      </w:r>
      <w:r w:rsidRPr="009C7882">
        <w:rPr>
          <w:rFonts w:hint="eastAsia"/>
          <w:b/>
        </w:rPr>
        <w:t xml:space="preserve"> </w:t>
      </w:r>
    </w:p>
    <w:p w:rsidR="00375F9C" w:rsidRDefault="00375F9C" w:rsidP="00375F9C"/>
    <w:p w:rsidR="00375F9C" w:rsidRPr="009C7882" w:rsidRDefault="00375F9C" w:rsidP="00375F9C">
      <w:pPr>
        <w:rPr>
          <w:b/>
        </w:rPr>
      </w:pPr>
      <w:r w:rsidRPr="009C7882">
        <w:rPr>
          <w:rFonts w:hint="eastAsia"/>
          <w:b/>
        </w:rPr>
        <w:t>Input:</w:t>
      </w:r>
    </w:p>
    <w:p w:rsidR="00375F9C" w:rsidRPr="00AD548D" w:rsidRDefault="005C781A" w:rsidP="00375F9C">
      <w:r>
        <w:rPr>
          <w:noProof/>
        </w:rPr>
        <w:lastRenderedPageBreak/>
        <mc:AlternateContent>
          <mc:Choice Requires="wpc">
            <w:drawing>
              <wp:inline distT="0" distB="0" distL="0" distR="0" wp14:anchorId="5EE8A06C" wp14:editId="1D5F3B5C">
                <wp:extent cx="5257800" cy="2486025"/>
                <wp:effectExtent l="9525" t="0" r="9525" b="0"/>
                <wp:docPr id="799" name="画布 7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7" name="Text Box 801"/>
                        <wps:cNvSpPr txBox="1">
                          <a:spLocks noChangeArrowheads="1"/>
                        </wps:cNvSpPr>
                        <wps:spPr bwMode="auto">
                          <a:xfrm>
                            <a:off x="0" y="48895"/>
                            <a:ext cx="5257800" cy="1979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Pr>
                                  <w:rFonts w:hint="eastAsia"/>
                                  <w:vanish/>
                                </w:rPr>
                                <w:t>下拉辑</w:t>
                              </w:r>
                              <w:r>
                                <w:rPr>
                                  <w:rFonts w:hint="eastAsia"/>
                                  <w:vanish/>
                                </w:rPr>
                                <w:t>ckboxleizer(false)ion(profile,item){</w:t>
                              </w:r>
                              <w:r>
                                <w:rPr>
                                  <w:rFonts w:hint="eastAsia"/>
                                  <w:vanish/>
                                </w:rPr>
                                <w:cr/>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.setColResizer(</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A4575A" w:rsidRDefault="0023747D" w:rsidP="00375F9C">
                              <w:pPr>
                                <w:spacing w:line="240" w:lineRule="exact"/>
                                <w:rPr>
                                  <w:sz w:val="18"/>
                                  <w:szCs w:val="18"/>
                                </w:rPr>
                              </w:pPr>
                              <w:r w:rsidRPr="00A4575A">
                                <w:rPr>
                                  <w:sz w:val="18"/>
                                  <w:szCs w:val="18"/>
                                </w:rPr>
                                <w:t>.setHeader([</w:t>
                              </w:r>
                            </w:p>
                            <w:p w:rsidR="0023747D" w:rsidRDefault="0023747D" w:rsidP="00375F9C">
                              <w:pPr>
                                <w:spacing w:line="240" w:lineRule="exact"/>
                                <w:ind w:firstLine="360"/>
                                <w:rPr>
                                  <w:sz w:val="18"/>
                                  <w:szCs w:val="18"/>
                                </w:rPr>
                              </w:pPr>
                              <w:r w:rsidRPr="00A4575A">
                                <w:rPr>
                                  <w:rFonts w:hint="eastAsia"/>
                                  <w:sz w:val="18"/>
                                  <w:szCs w:val="18"/>
                                </w:rPr>
                                <w:t>{id:</w:t>
                              </w:r>
                              <w:r w:rsidRPr="00A4575A">
                                <w:rPr>
                                  <w:rFonts w:hint="eastAsia"/>
                                  <w:color w:val="FF00FF"/>
                                  <w:sz w:val="18"/>
                                  <w:szCs w:val="18"/>
                                </w:rPr>
                                <w:t>"col</w:t>
                              </w:r>
                              <w:r>
                                <w:rPr>
                                  <w:rFonts w:hint="eastAsia"/>
                                  <w:color w:val="FF00FF"/>
                                  <w:sz w:val="18"/>
                                  <w:szCs w:val="18"/>
                                </w:rPr>
                                <w:t>1</w:t>
                              </w:r>
                              <w:r w:rsidRPr="00A4575A">
                                <w:rPr>
                                  <w:rFonts w:hint="eastAsia"/>
                                  <w:color w:val="FF00FF"/>
                                  <w:sz w:val="18"/>
                                  <w:szCs w:val="18"/>
                                </w:rPr>
                                <w:t>"</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r>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Part-time</w:t>
                              </w:r>
                              <w:r w:rsidRPr="00A4575A">
                                <w:rPr>
                                  <w:rFonts w:hint="eastAsia"/>
                                  <w:color w:val="FF00FF"/>
                                  <w:sz w:val="18"/>
                                  <w:szCs w:val="18"/>
                                </w:rPr>
                                <w:t>"</w:t>
                              </w:r>
                              <w:r w:rsidRPr="00A4575A">
                                <w:rPr>
                                  <w:rFonts w:hint="eastAsia"/>
                                  <w:sz w:val="18"/>
                                  <w:szCs w:val="18"/>
                                </w:rPr>
                                <w:t>, width:</w:t>
                              </w:r>
                              <w:r>
                                <w:rPr>
                                  <w:rFonts w:hint="eastAsia"/>
                                  <w:color w:val="800000"/>
                                  <w:sz w:val="18"/>
                                  <w:szCs w:val="18"/>
                                </w:rPr>
                                <w:t>9</w:t>
                              </w:r>
                              <w:r w:rsidRPr="00A4575A">
                                <w:rPr>
                                  <w:rFonts w:hint="eastAsia"/>
                                  <w:color w:val="800000"/>
                                  <w:sz w:val="18"/>
                                  <w:szCs w:val="18"/>
                                </w:rPr>
                                <w:t>0</w:t>
                              </w:r>
                              <w:r>
                                <w:rPr>
                                  <w:rFonts w:hint="eastAsia"/>
                                  <w:color w:val="800000"/>
                                  <w:sz w:val="18"/>
                                  <w:szCs w:val="18"/>
                                </w:rPr>
                                <w:t>,colResizer:true</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Pr>
                                  <w:rFonts w:hint="eastAsia"/>
                                  <w:color w:val="800000"/>
                                  <w:sz w:val="18"/>
                                  <w:szCs w:val="18"/>
                                </w:rPr>
                                <w:t>, true</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Pr>
                                  <w:rFonts w:hint="eastAsia"/>
                                  <w:color w:val="800000"/>
                                  <w:sz w:val="18"/>
                                  <w:szCs w:val="18"/>
                                </w:rPr>
                                <w:t>, false</w:t>
                              </w:r>
                              <w:r w:rsidRPr="00A4575A">
                                <w:rPr>
                                  <w:rFonts w:hint="eastAsia"/>
                                  <w:sz w:val="18"/>
                                  <w:szCs w:val="18"/>
                                </w:rPr>
                                <w:t>]</w:t>
                              </w:r>
                              <w:r>
                                <w:rPr>
                                  <w:rFonts w:hint="eastAsia"/>
                                  <w:sz w:val="18"/>
                                  <w:szCs w:val="18"/>
                                </w:rPr>
                                <w:t>}</w:t>
                              </w:r>
                            </w:p>
                            <w:p w:rsidR="0023747D" w:rsidRPr="005035BE" w:rsidRDefault="0023747D" w:rsidP="00375F9C">
                              <w:pPr>
                                <w:rPr>
                                  <w:sz w:val="18"/>
                                  <w:szCs w:val="18"/>
                                </w:rPr>
                              </w:pPr>
                              <w:r w:rsidRPr="00A4575A">
                                <w:rPr>
                                  <w:sz w:val="18"/>
                                  <w:szCs w:val="18"/>
                                </w:rPr>
                                <w:t>]).show(block)</w:t>
                              </w:r>
                            </w:p>
                          </w:txbxContent>
                        </wps:txbx>
                        <wps:bodyPr rot="0" vert="horz" wrap="square" lIns="54000" tIns="46800" rIns="54000" bIns="45720" anchor="t" anchorCtr="0" upright="1">
                          <a:spAutoFit/>
                        </wps:bodyPr>
                      </wps:wsp>
                      <wps:wsp>
                        <wps:cNvPr id="568" name="AutoShape 802"/>
                        <wps:cNvSpPr>
                          <a:spLocks noChangeArrowheads="1"/>
                        </wps:cNvSpPr>
                        <wps:spPr bwMode="auto">
                          <a:xfrm flipH="1">
                            <a:off x="3200400" y="693420"/>
                            <a:ext cx="1257300" cy="198120"/>
                          </a:xfrm>
                          <a:prstGeom prst="wedgeRoundRectCallout">
                            <a:avLst>
                              <a:gd name="adj1" fmla="val 99542"/>
                              <a:gd name="adj2" fmla="val 2022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882" w:rsidRDefault="0023747D" w:rsidP="00375F9C">
                              <w:pPr>
                                <w:rPr>
                                  <w:szCs w:val="18"/>
                                </w:rPr>
                              </w:pPr>
                              <w:r w:rsidRPr="009C7882">
                                <w:rPr>
                                  <w:szCs w:val="18"/>
                                </w:rPr>
                                <w:t>fine-grained</w:t>
                              </w:r>
                              <w:r>
                                <w:rPr>
                                  <w:rFonts w:hint="eastAsia"/>
                                  <w:szCs w:val="18"/>
                                </w:rPr>
                                <w:t xml:space="preserve"> setting</w:t>
                              </w:r>
                            </w:p>
                          </w:txbxContent>
                        </wps:txbx>
                        <wps:bodyPr rot="0" vert="horz" wrap="square" lIns="0" tIns="0" rIns="0" bIns="0" anchor="t" anchorCtr="0" upright="1">
                          <a:noAutofit/>
                        </wps:bodyPr>
                      </wps:wsp>
                      <wps:wsp>
                        <wps:cNvPr id="569" name="AutoShape 803"/>
                        <wps:cNvSpPr>
                          <a:spLocks noChangeArrowheads="1"/>
                        </wps:cNvSpPr>
                        <wps:spPr bwMode="auto">
                          <a:xfrm flipH="1">
                            <a:off x="1943100" y="297180"/>
                            <a:ext cx="1485900" cy="198120"/>
                          </a:xfrm>
                          <a:prstGeom prst="wedgeRoundRectCallout">
                            <a:avLst>
                              <a:gd name="adj1" fmla="val 107944"/>
                              <a:gd name="adj2" fmla="val 124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882" w:rsidRDefault="0023747D" w:rsidP="00375F9C">
                              <w:pPr>
                                <w:rPr>
                                  <w:szCs w:val="18"/>
                                </w:rPr>
                              </w:pPr>
                              <w:r w:rsidRPr="009C7882">
                                <w:rPr>
                                  <w:szCs w:val="18"/>
                                </w:rPr>
                                <w:t>coarse-grained</w:t>
                              </w:r>
                              <w:r>
                                <w:rPr>
                                  <w:rFonts w:hint="eastAsia"/>
                                  <w:szCs w:val="18"/>
                                </w:rPr>
                                <w:t xml:space="preserve"> setting</w:t>
                              </w:r>
                            </w:p>
                          </w:txbxContent>
                        </wps:txbx>
                        <wps:bodyPr rot="0" vert="horz" wrap="square" lIns="0" tIns="0" rIns="0" bIns="0" anchor="t" anchorCtr="0" upright="1">
                          <a:noAutofit/>
                        </wps:bodyPr>
                      </wps:wsp>
                    </wpc:wpc>
                  </a:graphicData>
                </a:graphic>
              </wp:inline>
            </w:drawing>
          </mc:Choice>
          <mc:Fallback>
            <w:pict>
              <v:group id="画布 799" o:spid="_x0000_s1589" editas="canvas" style="width:414pt;height:195.75pt;mso-position-horizontal-relative:char;mso-position-vertical-relative:line" coordsize="52578,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">
                <v:shape id="_x0000_s1590" type="#_x0000_t75" style="position:absolute;width:52578;height:24860;visibility:visible;mso-wrap-style:square">
                  <v:fill o:detectmouseclick="t"/>
                  <v:path o:connecttype="none"/>
                </v:shape>
                <v:shape id="Text Box 801" o:spid="_x0000_s1591" type="#_x0000_t202" style="position:absolute;top:488;width:52578;height:19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w21sQA&#10;AADcAAAADwAAAGRycy9kb3ducmV2LnhtbESPQWsCMRSE70L/Q3gFb5qt4Gq3RhFF1kvB2vb+2Lxu&#10;FjcvSxLX9d+bQqHHYWa+YVabwbaiJx8axwpephkI4srphmsFX5+HyRJEiMgaW8ek4E4BNuun0QoL&#10;7W78Qf051iJBOBSowMTYFVKGypDFMHUdcfJ+nLcYk/S11B5vCW5bOcuyXFpsOC0Y7GhnqLqcr1ZB&#10;ddkP+7L5Nr6/2uVJv5b397xUavw8bN9ARBrif/ivfdQK5vkC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MNtb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r>
                          <w:rPr>
                            <w:rFonts w:hint="eastAsia"/>
                            <w:vanish/>
                          </w:rPr>
                          <w:t>下拉辑</w:t>
                        </w:r>
                        <w:r>
                          <w:rPr>
                            <w:rFonts w:hint="eastAsia"/>
                            <w:vanish/>
                          </w:rPr>
                          <w:t>ckboxleizer(false)ion(profile,item){</w:t>
                        </w:r>
                        <w:r>
                          <w:rPr>
                            <w:rFonts w:hint="eastAsia"/>
                            <w:vanish/>
                          </w:rPr>
                          <w:cr/>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setColResizer(</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setHeader([</w:t>
                        </w:r>
                        <w:proofErr w:type="gramEnd"/>
                      </w:p>
                      <w:p w:rsidR="0023747D" w:rsidRDefault="0023747D" w:rsidP="00375F9C">
                        <w:pPr>
                          <w:spacing w:line="240" w:lineRule="exact"/>
                          <w:ind w:firstLine="360"/>
                          <w:rPr>
                            <w:sz w:val="18"/>
                            <w:szCs w:val="18"/>
                          </w:rPr>
                        </w:pPr>
                        <w:r w:rsidRPr="00A4575A">
                          <w:rPr>
                            <w:rFonts w:hint="eastAsia"/>
                            <w:sz w:val="18"/>
                            <w:szCs w:val="18"/>
                          </w:rPr>
                          <w:t>{</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w:t>
                        </w:r>
                        <w:r>
                          <w:rPr>
                            <w:rFonts w:hint="eastAsia"/>
                            <w:color w:val="FF00FF"/>
                            <w:sz w:val="18"/>
                            <w:szCs w:val="18"/>
                          </w:rPr>
                          <w:t>1</w:t>
                        </w:r>
                        <w:r w:rsidRPr="00A4575A">
                          <w:rPr>
                            <w:rFonts w:hint="eastAsia"/>
                            <w:color w:val="FF00FF"/>
                            <w:sz w:val="18"/>
                            <w:szCs w:val="18"/>
                          </w:rPr>
                          <w:t>"</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r>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Part-time</w:t>
                        </w:r>
                        <w:r w:rsidRPr="00A4575A">
                          <w:rPr>
                            <w:rFonts w:hint="eastAsia"/>
                            <w:color w:val="FF00FF"/>
                            <w:sz w:val="18"/>
                            <w:szCs w:val="18"/>
                          </w:rPr>
                          <w:t>"</w:t>
                        </w:r>
                        <w:r w:rsidRPr="00A4575A">
                          <w:rPr>
                            <w:rFonts w:hint="eastAsia"/>
                            <w:sz w:val="18"/>
                            <w:szCs w:val="18"/>
                          </w:rPr>
                          <w:t>, width:</w:t>
                        </w:r>
                        <w:r>
                          <w:rPr>
                            <w:rFonts w:hint="eastAsia"/>
                            <w:color w:val="800000"/>
                            <w:sz w:val="18"/>
                            <w:szCs w:val="18"/>
                          </w:rPr>
                          <w:t>9</w:t>
                        </w:r>
                        <w:r w:rsidRPr="00A4575A">
                          <w:rPr>
                            <w:rFonts w:hint="eastAsia"/>
                            <w:color w:val="800000"/>
                            <w:sz w:val="18"/>
                            <w:szCs w:val="18"/>
                          </w:rPr>
                          <w:t>0</w:t>
                        </w:r>
                        <w:r>
                          <w:rPr>
                            <w:rFonts w:hint="eastAsia"/>
                            <w:color w:val="800000"/>
                            <w:sz w:val="18"/>
                            <w:szCs w:val="18"/>
                          </w:rPr>
                          <w:t>,colResizer:true</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Pr>
                            <w:rFonts w:hint="eastAsia"/>
                            <w:color w:val="800000"/>
                            <w:sz w:val="18"/>
                            <w:szCs w:val="18"/>
                          </w:rPr>
                          <w:t>, true</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Pr>
                            <w:rFonts w:hint="eastAsia"/>
                            <w:color w:val="800000"/>
                            <w:sz w:val="18"/>
                            <w:szCs w:val="18"/>
                          </w:rPr>
                          <w:t>, false</w:t>
                        </w:r>
                        <w:r w:rsidRPr="00A4575A">
                          <w:rPr>
                            <w:rFonts w:hint="eastAsia"/>
                            <w:sz w:val="18"/>
                            <w:szCs w:val="18"/>
                          </w:rPr>
                          <w:t>]</w:t>
                        </w:r>
                        <w:r>
                          <w:rPr>
                            <w:rFonts w:hint="eastAsia"/>
                            <w:sz w:val="18"/>
                            <w:szCs w:val="18"/>
                          </w:rPr>
                          <w:t>}</w:t>
                        </w:r>
                      </w:p>
                      <w:p w:rsidR="0023747D" w:rsidRPr="005035BE" w:rsidRDefault="0023747D" w:rsidP="00375F9C">
                        <w:pPr>
                          <w:rPr>
                            <w:sz w:val="18"/>
                            <w:szCs w:val="18"/>
                          </w:rPr>
                        </w:pPr>
                        <w:r w:rsidRPr="00A4575A">
                          <w:rPr>
                            <w:sz w:val="18"/>
                            <w:szCs w:val="18"/>
                          </w:rPr>
                          <w:t>]).</w:t>
                        </w:r>
                        <w:proofErr w:type="gramStart"/>
                        <w:r w:rsidRPr="00A4575A">
                          <w:rPr>
                            <w:sz w:val="18"/>
                            <w:szCs w:val="18"/>
                          </w:rPr>
                          <w:t>show(</w:t>
                        </w:r>
                        <w:proofErr w:type="gramEnd"/>
                        <w:r w:rsidRPr="00A4575A">
                          <w:rPr>
                            <w:sz w:val="18"/>
                            <w:szCs w:val="18"/>
                          </w:rPr>
                          <w:t>block)</w:t>
                        </w:r>
                      </w:p>
                    </w:txbxContent>
                  </v:textbox>
                </v:shape>
                <v:shape id="AutoShape 802" o:spid="_x0000_s1592" type="#_x0000_t62" style="position:absolute;left:32004;top:6934;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V9N8MA&#10;AADcAAAADwAAAGRycy9kb3ducmV2LnhtbERPz2vCMBS+D/Y/hCfsNlMH60Y1igwGIgq17uLt2Tyb&#10;avNSmtjW/345DHb8+H4vVqNtRE+drx0rmE0TEMSl0zVXCn6O36+fIHxA1tg4JgUP8rBaPj8tMNNu&#10;4AP1RahEDGGfoQITQptJ6UtDFv3UtcSRu7jOYoiwq6TucIjhtpFvSZJKizXHBoMtfRkqb8XdKtgU&#10;eSOL6rQ7nLbmet/vzjluP5R6mYzrOYhAY/gX/7k3WsF7GtfGM/EI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V9N8MAAADcAAAADwAAAAAAAAAAAAAAAACYAgAAZHJzL2Rv&#10;d25yZXYueG1sUEsFBgAAAAAEAAQA9QAAAIgDAAAAAA==&#10;" adj="32301,54484" fillcolor="#ff9">
                  <v:textbox inset="0,0,0,0">
                    <w:txbxContent>
                      <w:p w:rsidR="0023747D" w:rsidRPr="009C7882" w:rsidRDefault="0023747D" w:rsidP="00375F9C">
                        <w:pPr>
                          <w:rPr>
                            <w:szCs w:val="18"/>
                          </w:rPr>
                        </w:pPr>
                        <w:proofErr w:type="gramStart"/>
                        <w:r w:rsidRPr="009C7882">
                          <w:rPr>
                            <w:szCs w:val="18"/>
                          </w:rPr>
                          <w:t>fine-grained</w:t>
                        </w:r>
                        <w:proofErr w:type="gramEnd"/>
                        <w:r>
                          <w:rPr>
                            <w:rFonts w:hint="eastAsia"/>
                            <w:szCs w:val="18"/>
                          </w:rPr>
                          <w:t xml:space="preserve"> setting</w:t>
                        </w:r>
                      </w:p>
                    </w:txbxContent>
                  </v:textbox>
                </v:shape>
                <v:shape id="AutoShape 803" o:spid="_x0000_s1593" type="#_x0000_t62" style="position:absolute;left:19431;top:2971;width:14859;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3eXMUA&#10;AADcAAAADwAAAGRycy9kb3ducmV2LnhtbESPQWvCQBSE74X+h+UJ3nSTQkRTV7FVIR5UtPX+yL4m&#10;wezbkF01+uu7BaHHYWa+YabzztTiSq2rLCuIhxEI4tzqigsF31/rwRiE88gaa8uk4E4O5rPXlymm&#10;2t74QNejL0SAsEtRQel9k0rp8pIMuqFtiIP3Y1uDPsi2kLrFW4CbWr5F0UgarDgslNjQZ0n5+Xgx&#10;CrZJ9rGJ94kbrxanZFedHtssXirV73WLdxCeOv8ffrYzrSAZTeDvTDgC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d5cxQAAANwAAAAPAAAAAAAAAAAAAAAAAJgCAABkcnMv&#10;ZG93bnJldi54bWxQSwUGAAAAAAQABAD1AAAAigMAAAAA&#10;" adj="34116,37661" fillcolor="#ff9">
                  <v:textbox inset="0,0,0,0">
                    <w:txbxContent>
                      <w:p w:rsidR="0023747D" w:rsidRPr="009C7882" w:rsidRDefault="0023747D" w:rsidP="00375F9C">
                        <w:pPr>
                          <w:rPr>
                            <w:szCs w:val="18"/>
                          </w:rPr>
                        </w:pPr>
                        <w:proofErr w:type="gramStart"/>
                        <w:r w:rsidRPr="009C7882">
                          <w:rPr>
                            <w:szCs w:val="18"/>
                          </w:rPr>
                          <w:t>coarse-grained</w:t>
                        </w:r>
                        <w:proofErr w:type="gramEnd"/>
                        <w:r>
                          <w:rPr>
                            <w:rFonts w:hint="eastAsia"/>
                            <w:szCs w:val="18"/>
                          </w:rPr>
                          <w:t xml:space="preserve"> setting</w:t>
                        </w:r>
                      </w:p>
                    </w:txbxContent>
                  </v:textbox>
                </v:shape>
                <w10:anchorlock/>
              </v:group>
            </w:pict>
          </mc:Fallback>
        </mc:AlternateContent>
      </w:r>
    </w:p>
    <w:p w:rsidR="00375F9C" w:rsidRPr="009C7882" w:rsidRDefault="00375F9C" w:rsidP="00375F9C">
      <w:pPr>
        <w:rPr>
          <w:b/>
        </w:rPr>
      </w:pPr>
      <w:r w:rsidRPr="009C7882">
        <w:rPr>
          <w:b/>
        </w:rPr>
        <w:t>O</w:t>
      </w:r>
      <w:r w:rsidRPr="009C7882">
        <w:rPr>
          <w:rFonts w:hint="eastAsia"/>
          <w:b/>
        </w:rPr>
        <w:t>utput:</w:t>
      </w:r>
    </w:p>
    <w:p w:rsidR="00375F9C" w:rsidRDefault="005C781A" w:rsidP="00375F9C">
      <w:r>
        <w:rPr>
          <w:rFonts w:hint="eastAsia"/>
          <w:noProof/>
        </w:rPr>
        <mc:AlternateContent>
          <mc:Choice Requires="wps">
            <w:drawing>
              <wp:anchor distT="0" distB="0" distL="114300" distR="114300" simplePos="0" relativeHeight="251591168" behindDoc="0" locked="0" layoutInCell="1" allowOverlap="1" wp14:anchorId="6974FB7B" wp14:editId="47E08D54">
                <wp:simplePos x="0" y="0"/>
                <wp:positionH relativeFrom="column">
                  <wp:posOffset>1485900</wp:posOffset>
                </wp:positionH>
                <wp:positionV relativeFrom="line">
                  <wp:posOffset>594360</wp:posOffset>
                </wp:positionV>
                <wp:extent cx="1143000" cy="198120"/>
                <wp:effectExtent l="9525" t="346710" r="9525" b="7620"/>
                <wp:wrapNone/>
                <wp:docPr id="565" name="AutoShape 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833"/>
                            <a:gd name="adj2" fmla="val -21474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Only this column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7" o:spid="_x0000_s1594" type="#_x0000_t62" style="position:absolute;left:0;text-align:left;margin-left:117pt;margin-top:46.8pt;width:90pt;height:15.6pt;flip:x;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" adj="10620,-35585" fillcolor="#ff9">
                <v:textbox inset="0,0,0,0">
                  <w:txbxContent>
                    <w:p w:rsidR="0023747D" w:rsidRPr="000E23E9" w:rsidRDefault="0023747D" w:rsidP="00375F9C">
                      <w:pPr>
                        <w:rPr>
                          <w:szCs w:val="18"/>
                        </w:rPr>
                      </w:pPr>
                      <w:r>
                        <w:rPr>
                          <w:rFonts w:hint="eastAsia"/>
                          <w:szCs w:val="18"/>
                        </w:rPr>
                        <w:t>Only this column</w:t>
                      </w:r>
                    </w:p>
                  </w:txbxContent>
                </v:textbox>
                <w10:wrap anchory="line"/>
              </v:shape>
            </w:pict>
          </mc:Fallback>
        </mc:AlternateContent>
      </w:r>
      <w:r>
        <w:rPr>
          <w:rFonts w:hint="eastAsia"/>
          <w:noProof/>
        </w:rPr>
        <w:drawing>
          <wp:inline distT="0" distB="0" distL="0" distR="0" wp14:anchorId="0C9A9BB9" wp14:editId="2254B145">
            <wp:extent cx="2990850" cy="790575"/>
            <wp:effectExtent l="0" t="0" r="0" b="952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990850" cy="790575"/>
                    </a:xfrm>
                    <a:prstGeom prst="rect">
                      <a:avLst/>
                    </a:prstGeom>
                    <a:noFill/>
                    <a:ln>
                      <a:noFill/>
                    </a:ln>
                  </pic:spPr>
                </pic:pic>
              </a:graphicData>
            </a:graphic>
          </wp:inline>
        </w:drawing>
      </w:r>
    </w:p>
    <w:p w:rsidR="00375F9C" w:rsidRDefault="00375F9C" w:rsidP="00E45D25">
      <w:pPr>
        <w:pStyle w:val="4"/>
        <w:numPr>
          <w:ilvl w:val="3"/>
          <w:numId w:val="17"/>
        </w:numPr>
      </w:pPr>
      <w:bookmarkStart w:id="135" w:name="_Toc356466268"/>
      <w:r>
        <w:rPr>
          <w:rFonts w:hint="eastAsia"/>
        </w:rPr>
        <w:t>Drag&amp;Drop to modify column position</w:t>
      </w:r>
      <w:bookmarkEnd w:id="135"/>
    </w:p>
    <w:p w:rsidR="00375F9C" w:rsidRPr="009C7882" w:rsidRDefault="00375F9C" w:rsidP="00375F9C">
      <w:pPr>
        <w:rPr>
          <w:b/>
        </w:rPr>
      </w:pPr>
      <w:r w:rsidRPr="009C7882">
        <w:rPr>
          <w:rFonts w:hint="eastAsia"/>
          <w:b/>
        </w:rPr>
        <w:t>Input:</w:t>
      </w:r>
    </w:p>
    <w:p w:rsidR="00375F9C" w:rsidRDefault="005C781A" w:rsidP="00375F9C">
      <w:r>
        <w:rPr>
          <w:noProof/>
        </w:rPr>
        <mc:AlternateContent>
          <mc:Choice Requires="wpc">
            <w:drawing>
              <wp:inline distT="0" distB="0" distL="0" distR="0" wp14:anchorId="26216C39" wp14:editId="6B419D79">
                <wp:extent cx="5257800" cy="1983105"/>
                <wp:effectExtent l="9525" t="0" r="9525" b="7620"/>
                <wp:docPr id="805" name="画布 8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1" name="Text Box 807"/>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.setCol</w:t>
                              </w:r>
                              <w:r>
                                <w:rPr>
                                  <w:rFonts w:hint="eastAsia"/>
                                  <w:sz w:val="18"/>
                                  <w:szCs w:val="18"/>
                                </w:rPr>
                                <w:t>Movable</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Pr>
                                  <w:rFonts w:hint="eastAsia"/>
                                  <w:sz w:val="18"/>
                                  <w:szCs w:val="18"/>
                                </w:rPr>
                                <w:t>colMovable</w:t>
                              </w:r>
                              <w:r w:rsidRPr="005035BE">
                                <w:rPr>
                                  <w:rFonts w:hint="eastAsia"/>
                                  <w:sz w:val="18"/>
                                  <w:szCs w:val="18"/>
                                </w:rPr>
                                <w:t>:</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]).show(block)</w:t>
                              </w:r>
                            </w:p>
                          </w:txbxContent>
                        </wps:txbx>
                        <wps:bodyPr rot="0" vert="horz" wrap="square" lIns="54000" tIns="46800" rIns="54000" bIns="45720" anchor="t" anchorCtr="0" upright="1">
                          <a:spAutoFit/>
                        </wps:bodyPr>
                      </wps:wsp>
                      <wps:wsp>
                        <wps:cNvPr id="563" name="AutoShape 808"/>
                        <wps:cNvSpPr>
                          <a:spLocks noChangeArrowheads="1"/>
                        </wps:cNvSpPr>
                        <wps:spPr bwMode="auto">
                          <a:xfrm flipH="1">
                            <a:off x="3200400" y="693420"/>
                            <a:ext cx="1371600" cy="198120"/>
                          </a:xfrm>
                          <a:prstGeom prst="wedgeRoundRectCallout">
                            <a:avLst>
                              <a:gd name="adj1" fmla="val 95417"/>
                              <a:gd name="adj2" fmla="val 2025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882" w:rsidRDefault="0023747D" w:rsidP="00375F9C">
                              <w:pPr>
                                <w:rPr>
                                  <w:szCs w:val="18"/>
                                </w:rPr>
                              </w:pPr>
                              <w:r w:rsidRPr="009C7882">
                                <w:rPr>
                                  <w:szCs w:val="18"/>
                                </w:rPr>
                                <w:t>fine-grained</w:t>
                              </w:r>
                              <w:r>
                                <w:rPr>
                                  <w:rFonts w:hint="eastAsia"/>
                                  <w:szCs w:val="18"/>
                                </w:rPr>
                                <w:t xml:space="preserve"> setting</w:t>
                              </w:r>
                            </w:p>
                            <w:p w:rsidR="0023747D" w:rsidRPr="009C7882" w:rsidRDefault="0023747D" w:rsidP="00375F9C">
                              <w:pPr>
                                <w:rPr>
                                  <w:szCs w:val="18"/>
                                </w:rPr>
                              </w:pPr>
                            </w:p>
                          </w:txbxContent>
                        </wps:txbx>
                        <wps:bodyPr rot="0" vert="horz" wrap="square" lIns="0" tIns="0" rIns="0" bIns="0" anchor="t" anchorCtr="0" upright="1">
                          <a:noAutofit/>
                        </wps:bodyPr>
                      </wps:wsp>
                      <wps:wsp>
                        <wps:cNvPr id="564" name="AutoShape 809"/>
                        <wps:cNvSpPr>
                          <a:spLocks noChangeArrowheads="1"/>
                        </wps:cNvSpPr>
                        <wps:spPr bwMode="auto">
                          <a:xfrm flipH="1">
                            <a:off x="1485900" y="396240"/>
                            <a:ext cx="2057400" cy="198120"/>
                          </a:xfrm>
                          <a:prstGeom prst="wedgeRoundRectCallout">
                            <a:avLst>
                              <a:gd name="adj1" fmla="val 69630"/>
                              <a:gd name="adj2" fmla="val 749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882" w:rsidRDefault="0023747D" w:rsidP="00375F9C">
                              <w:pPr>
                                <w:rPr>
                                  <w:szCs w:val="18"/>
                                </w:rPr>
                              </w:pPr>
                              <w:r w:rsidRPr="009C7882">
                                <w:rPr>
                                  <w:szCs w:val="18"/>
                                </w:rPr>
                                <w:t>coarse-grained</w:t>
                              </w:r>
                              <w:r>
                                <w:rPr>
                                  <w:rFonts w:hint="eastAsia"/>
                                  <w:szCs w:val="18"/>
                                </w:rPr>
                                <w:t xml:space="preserve"> setting</w:t>
                              </w:r>
                            </w:p>
                            <w:p w:rsidR="0023747D" w:rsidRPr="009C7882"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805" o:spid="_x0000_s1595"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">
                <v:shape id="_x0000_s1596" type="#_x0000_t75" style="position:absolute;width:52578;height:19831;visibility:visible;mso-wrap-style:square">
                  <v:fill o:detectmouseclick="t"/>
                  <v:path o:connecttype="none"/>
                </v:shape>
                <v:shape id="Text Box 807" o:spid="_x0000_s1597"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LOcMA&#10;AADcAAAADwAAAGRycy9kb3ducmV2LnhtbESPQWsCMRSE7wX/Q3gFbzWr4GK3RimKrJeCtXp/bF43&#10;i5uXJYnr+u9NQehxmJlvmOV6sK3oyYfGsYLpJANBXDndcK3g9LN7W4AIEVlj65gU3CnAejV6WWKh&#10;3Y2/qT/GWiQIhwIVmBi7QspQGbIYJq4jTt6v8xZjkr6W2uMtwW0rZ1mWS4sNpwWDHW0MVZfj1Sqo&#10;LtthWzZn4/urXRz0e3n/ykulxq/D5weISEP8Dz/be61gnk/h70w6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kLOcMAAADcAAAADwAAAAAAAAAAAAAAAACYAgAAZHJzL2Rv&#10;d25yZXYueG1sUEsFBgAAAAAEAAQA9QAAAIgDA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Movable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Pr>
                            <w:rFonts w:hint="eastAsia"/>
                            <w:sz w:val="18"/>
                            <w:szCs w:val="18"/>
                          </w:rPr>
                          <w:t>colMovable</w:t>
                        </w:r>
                        <w:r w:rsidRPr="005035BE">
                          <w:rPr>
                            <w:rFonts w:hint="eastAsia"/>
                            <w:sz w:val="18"/>
                            <w:szCs w:val="18"/>
                          </w:rPr>
                          <w:t>:</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808" o:spid="_x0000_s1598" type="#_x0000_t62" style="position:absolute;left:32004;top:6934;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YjEMcA&#10;AADcAAAADwAAAGRycy9kb3ducmV2LnhtbESPT0sDMRTE7wW/Q3iCl9Jmq1hk27RooeihIvbf+bF5&#10;u1ncvKxJ2l376RtB8DjMzG+Y+bK3jTiTD7VjBZNxBoK4cLrmSsF+tx49gQgRWWPjmBT8UIDl4mYw&#10;x1y7jj/pvI2VSBAOOSowMba5lKEwZDGMXUucvNJ5izFJX0ntsUtw28j7LJtKizWnBYMtrQwVX9uT&#10;VeCzj+7yPtkdLuWhM5tjeXp5/R4qdXfbP89AROrjf/iv/aYVPE4f4PdMOgJy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WIxDHAAAA3AAAAA8AAAAAAAAAAAAAAAAAmAIAAGRy&#10;cy9kb3ducmV2LnhtbFBLBQYAAAAABAAEAPUAAACMAwAAAAA=&#10;" adj="31410,54553" fillcolor="#ff9">
                  <v:textbox inset="0,0,0,0">
                    <w:txbxContent>
                      <w:p w:rsidR="0023747D" w:rsidRPr="009C7882" w:rsidRDefault="0023747D" w:rsidP="00375F9C">
                        <w:pPr>
                          <w:rPr>
                            <w:szCs w:val="18"/>
                          </w:rPr>
                        </w:pPr>
                        <w:proofErr w:type="gramStart"/>
                        <w:r w:rsidRPr="009C7882">
                          <w:rPr>
                            <w:szCs w:val="18"/>
                          </w:rPr>
                          <w:t>fine-grained</w:t>
                        </w:r>
                        <w:proofErr w:type="gramEnd"/>
                        <w:r>
                          <w:rPr>
                            <w:rFonts w:hint="eastAsia"/>
                            <w:szCs w:val="18"/>
                          </w:rPr>
                          <w:t xml:space="preserve"> setting</w:t>
                        </w:r>
                      </w:p>
                      <w:p w:rsidR="0023747D" w:rsidRPr="009C7882" w:rsidRDefault="0023747D" w:rsidP="00375F9C">
                        <w:pPr>
                          <w:rPr>
                            <w:szCs w:val="18"/>
                          </w:rPr>
                        </w:pPr>
                      </w:p>
                    </w:txbxContent>
                  </v:textbox>
                </v:shape>
                <v:shape id="AutoShape 809" o:spid="_x0000_s1599" type="#_x0000_t62" style="position:absolute;left:14859;top:3962;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8dcUA&#10;AADcAAAADwAAAGRycy9kb3ducmV2LnhtbESP0WrCQBRE3wX/YbmFvkjdWFRKdBURIi2CovUDLtlr&#10;kiZ7N93davx7VxD6OMzMGWa+7EwjLuR8ZVnBaJiAIM6trrhQcPrO3j5A+ICssbFMCm7kYbno9+aY&#10;anvlA12OoRARwj5FBWUIbSqlz0sy6Ie2JY7e2TqDIUpXSO3wGuGmke9JMpUGK44LJba0Limvj39G&#10;wVZSVu9356+sdpMD/+43P4Nuo9TrS7eagQjUhf/ws/2pFUymY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sHx1xQAAANwAAAAPAAAAAAAAAAAAAAAAAJgCAABkcnMv&#10;ZG93bnJldi54bWxQSwUGAAAAAAQABAD1AAAAigMAAAAA&#10;" adj="25840,26999" fillcolor="#ff9">
                  <v:textbox inset="0,0,0,0">
                    <w:txbxContent>
                      <w:p w:rsidR="0023747D" w:rsidRPr="009C7882" w:rsidRDefault="0023747D" w:rsidP="00375F9C">
                        <w:pPr>
                          <w:rPr>
                            <w:szCs w:val="18"/>
                          </w:rPr>
                        </w:pPr>
                        <w:proofErr w:type="gramStart"/>
                        <w:r w:rsidRPr="009C7882">
                          <w:rPr>
                            <w:szCs w:val="18"/>
                          </w:rPr>
                          <w:t>coarse-grained</w:t>
                        </w:r>
                        <w:proofErr w:type="gramEnd"/>
                        <w:r>
                          <w:rPr>
                            <w:rFonts w:hint="eastAsia"/>
                            <w:szCs w:val="18"/>
                          </w:rPr>
                          <w:t xml:space="preserve"> setting</w:t>
                        </w:r>
                      </w:p>
                      <w:p w:rsidR="0023747D" w:rsidRPr="009C7882" w:rsidRDefault="0023747D" w:rsidP="00375F9C">
                        <w:pPr>
                          <w:rPr>
                            <w:szCs w:val="18"/>
                          </w:rPr>
                        </w:pPr>
                      </w:p>
                    </w:txbxContent>
                  </v:textbox>
                </v:shape>
                <w10:anchorlock/>
              </v:group>
            </w:pict>
          </mc:Fallback>
        </mc:AlternateContent>
      </w:r>
    </w:p>
    <w:p w:rsidR="00375F9C" w:rsidRPr="009C7882" w:rsidRDefault="00375F9C" w:rsidP="00375F9C">
      <w:pPr>
        <w:rPr>
          <w:b/>
        </w:rPr>
      </w:pPr>
      <w:r w:rsidRPr="009C7882">
        <w:rPr>
          <w:b/>
        </w:rPr>
        <w:t>O</w:t>
      </w:r>
      <w:r w:rsidRPr="009C7882">
        <w:rPr>
          <w:rFonts w:hint="eastAsia"/>
          <w:b/>
        </w:rPr>
        <w:t>utput:</w:t>
      </w:r>
    </w:p>
    <w:p w:rsidR="00375F9C" w:rsidRPr="00AD548D" w:rsidRDefault="005C781A" w:rsidP="00375F9C">
      <w:r>
        <w:rPr>
          <w:rFonts w:hint="eastAsia"/>
          <w:noProof/>
        </w:rPr>
        <w:drawing>
          <wp:inline distT="0" distB="0" distL="0" distR="0" wp14:anchorId="4F4311D5" wp14:editId="5B10015A">
            <wp:extent cx="2314575" cy="685800"/>
            <wp:effectExtent l="0" t="0" r="9525"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314575" cy="685800"/>
                    </a:xfrm>
                    <a:prstGeom prst="rect">
                      <a:avLst/>
                    </a:prstGeom>
                    <a:noFill/>
                    <a:ln>
                      <a:noFill/>
                    </a:ln>
                  </pic:spPr>
                </pic:pic>
              </a:graphicData>
            </a:graphic>
          </wp:inline>
        </w:drawing>
      </w:r>
    </w:p>
    <w:p w:rsidR="00375F9C" w:rsidRDefault="00375F9C" w:rsidP="00E45D25">
      <w:pPr>
        <w:pStyle w:val="4"/>
        <w:numPr>
          <w:ilvl w:val="3"/>
          <w:numId w:val="17"/>
        </w:numPr>
      </w:pPr>
      <w:bookmarkStart w:id="136" w:name="_Toc356466269"/>
      <w:r>
        <w:rPr>
          <w:rFonts w:hint="eastAsia"/>
        </w:rPr>
        <w:t>Default Sorting</w:t>
      </w:r>
      <w:bookmarkEnd w:id="136"/>
    </w:p>
    <w:p w:rsidR="00375F9C" w:rsidRPr="009C7882" w:rsidRDefault="00375F9C" w:rsidP="00375F9C">
      <w:pPr>
        <w:rPr>
          <w:b/>
        </w:rPr>
      </w:pPr>
      <w:r w:rsidRPr="009C7882">
        <w:rPr>
          <w:rFonts w:hint="eastAsia"/>
          <w:b/>
        </w:rPr>
        <w:t>Input:</w:t>
      </w:r>
    </w:p>
    <w:p w:rsidR="00375F9C" w:rsidRDefault="005C781A" w:rsidP="00375F9C">
      <w:r>
        <w:rPr>
          <w:noProof/>
        </w:rPr>
        <w:lastRenderedPageBreak/>
        <mc:AlternateContent>
          <mc:Choice Requires="wpc">
            <w:drawing>
              <wp:inline distT="0" distB="0" distL="0" distR="0" wp14:anchorId="1010C5E5" wp14:editId="6E84A0C1">
                <wp:extent cx="5257800" cy="1983105"/>
                <wp:effectExtent l="9525" t="0" r="9525" b="7620"/>
                <wp:docPr id="810" name="画布 8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57" name="Text Box 812"/>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.setCol</w:t>
                              </w:r>
                              <w:r>
                                <w:rPr>
                                  <w:rFonts w:hint="eastAsia"/>
                                  <w:sz w:val="18"/>
                                  <w:szCs w:val="18"/>
                                </w:rPr>
                                <w:t>Sortable</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Pr>
                                  <w:rFonts w:hint="eastAsia"/>
                                  <w:sz w:val="18"/>
                                  <w:szCs w:val="18"/>
                                </w:rPr>
                                <w:t>colSortable</w:t>
                              </w:r>
                              <w:r w:rsidRPr="005035BE">
                                <w:rPr>
                                  <w:rFonts w:hint="eastAsia"/>
                                  <w:sz w:val="18"/>
                                  <w:szCs w:val="18"/>
                                </w:rPr>
                                <w:t>:</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]).show(block)</w:t>
                              </w:r>
                            </w:p>
                          </w:txbxContent>
                        </wps:txbx>
                        <wps:bodyPr rot="0" vert="horz" wrap="square" lIns="54000" tIns="46800" rIns="54000" bIns="45720" anchor="t" anchorCtr="0" upright="1">
                          <a:spAutoFit/>
                        </wps:bodyPr>
                      </wps:wsp>
                      <wps:wsp>
                        <wps:cNvPr id="559" name="AutoShape 813"/>
                        <wps:cNvSpPr>
                          <a:spLocks noChangeArrowheads="1"/>
                        </wps:cNvSpPr>
                        <wps:spPr bwMode="auto">
                          <a:xfrm flipH="1">
                            <a:off x="3200400" y="693420"/>
                            <a:ext cx="1485900" cy="198120"/>
                          </a:xfrm>
                          <a:prstGeom prst="wedgeRoundRectCallout">
                            <a:avLst>
                              <a:gd name="adj1" fmla="val 91921"/>
                              <a:gd name="adj2" fmla="val 2025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882" w:rsidRDefault="0023747D" w:rsidP="00375F9C">
                              <w:pPr>
                                <w:rPr>
                                  <w:szCs w:val="18"/>
                                </w:rPr>
                              </w:pPr>
                              <w:r w:rsidRPr="009C7882">
                                <w:rPr>
                                  <w:szCs w:val="18"/>
                                </w:rPr>
                                <w:t>fine-grained</w:t>
                              </w:r>
                              <w:r>
                                <w:rPr>
                                  <w:rFonts w:hint="eastAsia"/>
                                  <w:szCs w:val="18"/>
                                </w:rPr>
                                <w:t xml:space="preserve"> setting</w:t>
                              </w:r>
                            </w:p>
                            <w:p w:rsidR="0023747D" w:rsidRPr="009C7882" w:rsidRDefault="0023747D" w:rsidP="00375F9C">
                              <w:pPr>
                                <w:rPr>
                                  <w:szCs w:val="18"/>
                                </w:rPr>
                              </w:pPr>
                            </w:p>
                            <w:p w:rsidR="0023747D" w:rsidRPr="00580F31" w:rsidRDefault="0023747D" w:rsidP="00375F9C">
                              <w:pPr>
                                <w:rPr>
                                  <w:szCs w:val="18"/>
                                </w:rPr>
                              </w:pPr>
                            </w:p>
                          </w:txbxContent>
                        </wps:txbx>
                        <wps:bodyPr rot="0" vert="horz" wrap="square" lIns="0" tIns="0" rIns="0" bIns="0" anchor="t" anchorCtr="0" upright="1">
                          <a:noAutofit/>
                        </wps:bodyPr>
                      </wps:wsp>
                      <wps:wsp>
                        <wps:cNvPr id="560" name="AutoShape 814"/>
                        <wps:cNvSpPr>
                          <a:spLocks noChangeArrowheads="1"/>
                        </wps:cNvSpPr>
                        <wps:spPr bwMode="auto">
                          <a:xfrm flipH="1">
                            <a:off x="2057400" y="396240"/>
                            <a:ext cx="1485900" cy="198120"/>
                          </a:xfrm>
                          <a:prstGeom prst="wedgeRoundRectCallout">
                            <a:avLst>
                              <a:gd name="adj1" fmla="val 115639"/>
                              <a:gd name="adj2" fmla="val 74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882" w:rsidRDefault="0023747D" w:rsidP="00375F9C">
                              <w:pPr>
                                <w:rPr>
                                  <w:szCs w:val="18"/>
                                </w:rPr>
                              </w:pPr>
                              <w:r w:rsidRPr="009C7882">
                                <w:rPr>
                                  <w:szCs w:val="18"/>
                                </w:rPr>
                                <w:t>coarse-grained</w:t>
                              </w:r>
                              <w:r>
                                <w:rPr>
                                  <w:rFonts w:hint="eastAsia"/>
                                  <w:szCs w:val="18"/>
                                </w:rPr>
                                <w:t xml:space="preserve"> setting</w:t>
                              </w:r>
                            </w:p>
                            <w:p w:rsidR="0023747D" w:rsidRPr="009C7882" w:rsidRDefault="0023747D" w:rsidP="00375F9C">
                              <w:pPr>
                                <w:rPr>
                                  <w:szCs w:val="18"/>
                                </w:rPr>
                              </w:pPr>
                            </w:p>
                            <w:p w:rsidR="0023747D" w:rsidRPr="00580F31"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810" o:spid="_x0000_s1600"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">
                <v:shape id="_x0000_s1601" type="#_x0000_t75" style="position:absolute;width:52578;height:19831;visibility:visible;mso-wrap-style:square">
                  <v:fill o:detectmouseclick="t"/>
                  <v:path o:connecttype="none"/>
                </v:shape>
                <v:shape id="Text Box 812" o:spid="_x0000_s1602"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D8a8QA&#10;AADcAAAADwAAAGRycy9kb3ducmV2LnhtbESPT2sCMRTE7wW/Q3hCbzWroLVbo4hS1otQ//T+2Lxu&#10;FjcvSxLX9dsbodDjMDO/YRar3jaiIx9qxwrGowwEcel0zZWC8+nrbQ4iRGSNjWNScKcAq+XgZYG5&#10;djc+UHeMlUgQDjkqMDG2uZShNGQxjFxLnLxf5y3GJH0ltcdbgttGTrJsJi3WnBYMtrQxVF6OV6ug&#10;vGz7bVH/GN9d7fxbfxT3/axQ6nXYrz9BROrjf/ivvdMKptN3eJ5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g/Gv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Pr>
                            <w:rFonts w:hint="eastAsia"/>
                            <w:sz w:val="18"/>
                            <w:szCs w:val="18"/>
                          </w:rPr>
                          <w:t>colSortable</w:t>
                        </w:r>
                        <w:r w:rsidRPr="005035BE">
                          <w:rPr>
                            <w:rFonts w:hint="eastAsia"/>
                            <w:sz w:val="18"/>
                            <w:szCs w:val="18"/>
                          </w:rPr>
                          <w:t>:</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813" o:spid="_x0000_s1603" type="#_x0000_t62" style="position:absolute;left:32004;top:6934;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ZT+sUA&#10;AADcAAAADwAAAGRycy9kb3ducmV2LnhtbESPQWvCQBSE7wX/w/IEb82mFYuNWcUqBe2hooaen9nX&#10;JJh9G7LbGP31bqHQ4zAz3zDpoje16Kh1lWUFT1EMgji3uuJCQXZ8f5yCcB5ZY22ZFFzJwWI+eEgx&#10;0fbCe+oOvhABwi5BBaX3TSKly0sy6CLbEAfv27YGfZBtIXWLlwA3tXyO4xdpsOKwUGJDq5Ly8+HH&#10;KPjstwbfTt3uK+uQx5uPo9vd1kqNhv1yBsJT7//Df+2NVjCZvMLvmXA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llP6xQAAANwAAAAPAAAAAAAAAAAAAAAAAJgCAABkcnMv&#10;ZG93bnJldi54bWxQSwUGAAAAAAQABAD1AAAAigMAAAAA&#10;" adj="30655,54553" fillcolor="#ff9">
                  <v:textbox inset="0,0,0,0">
                    <w:txbxContent>
                      <w:p w:rsidR="0023747D" w:rsidRPr="009C7882" w:rsidRDefault="0023747D" w:rsidP="00375F9C">
                        <w:pPr>
                          <w:rPr>
                            <w:szCs w:val="18"/>
                          </w:rPr>
                        </w:pPr>
                        <w:proofErr w:type="gramStart"/>
                        <w:r w:rsidRPr="009C7882">
                          <w:rPr>
                            <w:szCs w:val="18"/>
                          </w:rPr>
                          <w:t>fine-grained</w:t>
                        </w:r>
                        <w:proofErr w:type="gramEnd"/>
                        <w:r>
                          <w:rPr>
                            <w:rFonts w:hint="eastAsia"/>
                            <w:szCs w:val="18"/>
                          </w:rPr>
                          <w:t xml:space="preserve"> setting</w:t>
                        </w:r>
                      </w:p>
                      <w:p w:rsidR="0023747D" w:rsidRPr="009C7882" w:rsidRDefault="0023747D" w:rsidP="00375F9C">
                        <w:pPr>
                          <w:rPr>
                            <w:szCs w:val="18"/>
                          </w:rPr>
                        </w:pPr>
                      </w:p>
                      <w:p w:rsidR="0023747D" w:rsidRPr="00580F31" w:rsidRDefault="0023747D" w:rsidP="00375F9C">
                        <w:pPr>
                          <w:rPr>
                            <w:szCs w:val="18"/>
                          </w:rPr>
                        </w:pPr>
                      </w:p>
                    </w:txbxContent>
                  </v:textbox>
                </v:shape>
                <v:shape id="AutoShape 814" o:spid="_x0000_s1604" type="#_x0000_t62" style="position:absolute;left:20574;top:3962;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cJScIA&#10;AADcAAAADwAAAGRycy9kb3ducmV2LnhtbERPS2vCQBC+C/0PyxR6042CVqKrSEVoKVJfF29jdkxi&#10;s7Npdqvpv+8cBI8f33s6b12lrtSE0rOBfi8BRZx5W3Ju4LBfdcegQkS2WHkmA38UYD576kwxtf7G&#10;W7ruYq4khEOKBooY61TrkBXkMPR8TSzc2TcOo8Am17bBm4S7Sg+SZKQdliwNBdb0VlD2vft1BoaX&#10;sNqc/HH9Ohh+LH/W/vz1udTGvDy3iwmoSG18iO/udyu+kcyXM3IE9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twlJwgAAANwAAAAPAAAAAAAAAAAAAAAAAJgCAABkcnMvZG93&#10;bnJldi54bWxQSwUGAAAAAAQABAD1AAAAhwMAAAAA&#10;" adj="35778,26861" fillcolor="#ff9">
                  <v:textbox inset="0,0,0,0">
                    <w:txbxContent>
                      <w:p w:rsidR="0023747D" w:rsidRPr="009C7882" w:rsidRDefault="0023747D" w:rsidP="00375F9C">
                        <w:pPr>
                          <w:rPr>
                            <w:szCs w:val="18"/>
                          </w:rPr>
                        </w:pPr>
                        <w:proofErr w:type="gramStart"/>
                        <w:r w:rsidRPr="009C7882">
                          <w:rPr>
                            <w:szCs w:val="18"/>
                          </w:rPr>
                          <w:t>coarse-grained</w:t>
                        </w:r>
                        <w:proofErr w:type="gramEnd"/>
                        <w:r>
                          <w:rPr>
                            <w:rFonts w:hint="eastAsia"/>
                            <w:szCs w:val="18"/>
                          </w:rPr>
                          <w:t xml:space="preserve"> setting</w:t>
                        </w:r>
                      </w:p>
                      <w:p w:rsidR="0023747D" w:rsidRPr="009C7882" w:rsidRDefault="0023747D" w:rsidP="00375F9C">
                        <w:pPr>
                          <w:rPr>
                            <w:szCs w:val="18"/>
                          </w:rPr>
                        </w:pPr>
                      </w:p>
                      <w:p w:rsidR="0023747D" w:rsidRPr="00580F31" w:rsidRDefault="0023747D" w:rsidP="00375F9C">
                        <w:pPr>
                          <w:rPr>
                            <w:szCs w:val="18"/>
                          </w:rPr>
                        </w:pPr>
                      </w:p>
                    </w:txbxContent>
                  </v:textbox>
                </v:shape>
                <w10:anchorlock/>
              </v:group>
            </w:pict>
          </mc:Fallback>
        </mc:AlternateContent>
      </w:r>
    </w:p>
    <w:p w:rsidR="00375F9C" w:rsidRPr="00580F31" w:rsidRDefault="00375F9C" w:rsidP="00375F9C">
      <w:pPr>
        <w:rPr>
          <w:b/>
        </w:rPr>
      </w:pPr>
      <w:r w:rsidRPr="009C7882">
        <w:rPr>
          <w:b/>
        </w:rPr>
        <w:t>O</w:t>
      </w:r>
      <w:r w:rsidRPr="009C7882">
        <w:rPr>
          <w:rFonts w:hint="eastAsia"/>
          <w:b/>
        </w:rPr>
        <w:t>utput:</w:t>
      </w:r>
    </w:p>
    <w:p w:rsidR="00375F9C" w:rsidRPr="00DD6760" w:rsidRDefault="005C781A" w:rsidP="00375F9C">
      <w:r>
        <w:rPr>
          <w:rFonts w:hint="eastAsia"/>
          <w:noProof/>
        </w:rPr>
        <mc:AlternateContent>
          <mc:Choice Requires="wps">
            <w:drawing>
              <wp:anchor distT="0" distB="0" distL="114300" distR="114300" simplePos="0" relativeHeight="251592192" behindDoc="0" locked="0" layoutInCell="1" allowOverlap="1" wp14:anchorId="7117FFA6" wp14:editId="40B7871B">
                <wp:simplePos x="0" y="0"/>
                <wp:positionH relativeFrom="column">
                  <wp:posOffset>1371600</wp:posOffset>
                </wp:positionH>
                <wp:positionV relativeFrom="line">
                  <wp:posOffset>396240</wp:posOffset>
                </wp:positionV>
                <wp:extent cx="914400" cy="198120"/>
                <wp:effectExtent l="9525" t="158115" r="9525" b="5715"/>
                <wp:wrapNone/>
                <wp:docPr id="556" name="AutoShape 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198120"/>
                        </a:xfrm>
                        <a:prstGeom prst="wedgeRoundRectCallout">
                          <a:avLst>
                            <a:gd name="adj1" fmla="val -17292"/>
                            <a:gd name="adj2" fmla="val -1230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Sorting icon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8" o:spid="_x0000_s1605" type="#_x0000_t62" style="position:absolute;left:0;text-align:left;margin-left:108pt;margin-top:31.2pt;width:1in;height:15.6pt;flip:x;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" adj="7065,-15785" fillcolor="#ff9">
                <v:textbox inset="0,0,0,0">
                  <w:txbxContent>
                    <w:p w:rsidR="0023747D" w:rsidRPr="000E23E9" w:rsidRDefault="0023747D" w:rsidP="00375F9C">
                      <w:pPr>
                        <w:rPr>
                          <w:szCs w:val="18"/>
                        </w:rPr>
                      </w:pPr>
                      <w:r>
                        <w:rPr>
                          <w:rFonts w:hint="eastAsia"/>
                          <w:szCs w:val="18"/>
                        </w:rPr>
                        <w:t>Sorting icon</w:t>
                      </w:r>
                    </w:p>
                  </w:txbxContent>
                </v:textbox>
                <w10:wrap anchory="line"/>
              </v:shape>
            </w:pict>
          </mc:Fallback>
        </mc:AlternateContent>
      </w:r>
      <w:r>
        <w:rPr>
          <w:rFonts w:hint="eastAsia"/>
          <w:noProof/>
        </w:rPr>
        <w:drawing>
          <wp:inline distT="0" distB="0" distL="0" distR="0" wp14:anchorId="5BC6DDC4" wp14:editId="77368290">
            <wp:extent cx="2505075" cy="752475"/>
            <wp:effectExtent l="0" t="0" r="9525" b="952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505075" cy="752475"/>
                    </a:xfrm>
                    <a:prstGeom prst="rect">
                      <a:avLst/>
                    </a:prstGeom>
                    <a:noFill/>
                    <a:ln>
                      <a:noFill/>
                    </a:ln>
                  </pic:spPr>
                </pic:pic>
              </a:graphicData>
            </a:graphic>
          </wp:inline>
        </w:drawing>
      </w:r>
    </w:p>
    <w:p w:rsidR="00375F9C" w:rsidRDefault="00375F9C" w:rsidP="00E45D25">
      <w:pPr>
        <w:pStyle w:val="4"/>
        <w:numPr>
          <w:ilvl w:val="3"/>
          <w:numId w:val="17"/>
        </w:numPr>
      </w:pPr>
      <w:bookmarkStart w:id="137" w:name="_Toc356466270"/>
      <w:r>
        <w:rPr>
          <w:rFonts w:hint="eastAsia"/>
        </w:rPr>
        <w:t>Custom Sorting</w:t>
      </w:r>
      <w:bookmarkEnd w:id="137"/>
    </w:p>
    <w:p w:rsidR="00375F9C" w:rsidRDefault="005C781A" w:rsidP="00375F9C">
      <w:r>
        <w:rPr>
          <w:noProof/>
        </w:rPr>
        <mc:AlternateContent>
          <mc:Choice Requires="wpc">
            <w:drawing>
              <wp:inline distT="0" distB="0" distL="0" distR="0" wp14:anchorId="013BD0C4" wp14:editId="6EC4ABD1">
                <wp:extent cx="5257800" cy="1983105"/>
                <wp:effectExtent l="9525" t="0" r="9525" b="0"/>
                <wp:docPr id="829" name="画布 8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54" name="Text Box 831"/>
                        <wps:cNvSpPr txBox="1">
                          <a:spLocks noChangeArrowheads="1"/>
                        </wps:cNvSpPr>
                        <wps:spPr bwMode="auto">
                          <a:xfrm>
                            <a:off x="0" y="48895"/>
                            <a:ext cx="5257800" cy="1781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Pr>
                                  <w:rFonts w:hint="eastAsia"/>
                                  <w:sz w:val="18"/>
                                  <w:szCs w:val="18"/>
                                </w:rPr>
                                <w:t>sortby</w:t>
                              </w:r>
                              <w:r w:rsidRPr="005035BE">
                                <w:rPr>
                                  <w:rFonts w:hint="eastAsia"/>
                                  <w:sz w:val="18"/>
                                  <w:szCs w:val="18"/>
                                </w:rPr>
                                <w:t>:</w:t>
                              </w:r>
                              <w:r>
                                <w:rPr>
                                  <w:rFonts w:hint="eastAsia"/>
                                  <w:color w:val="0000FF"/>
                                  <w:sz w:val="18"/>
                                  <w:szCs w:val="18"/>
                                </w:rPr>
                                <w:t>function(x,y){return -1}</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]).show(block)</w:t>
                              </w:r>
                            </w:p>
                          </w:txbxContent>
                        </wps:txbx>
                        <wps:bodyPr rot="0" vert="horz" wrap="square" lIns="54000" tIns="46800" rIns="54000" bIns="45720" anchor="t" anchorCtr="0" upright="1">
                          <a:spAutoFit/>
                        </wps:bodyPr>
                      </wps:wsp>
                      <wps:wsp>
                        <wps:cNvPr id="555" name="AutoShape 834"/>
                        <wps:cNvSpPr>
                          <a:spLocks noChangeArrowheads="1"/>
                        </wps:cNvSpPr>
                        <wps:spPr bwMode="auto">
                          <a:xfrm flipH="1">
                            <a:off x="3086100" y="594360"/>
                            <a:ext cx="1600200" cy="198120"/>
                          </a:xfrm>
                          <a:prstGeom prst="wedgeRoundRectCallout">
                            <a:avLst>
                              <a:gd name="adj1" fmla="val 56782"/>
                              <a:gd name="adj2" fmla="val 1881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Custom </w:t>
                              </w:r>
                              <w:r>
                                <w:rPr>
                                  <w:szCs w:val="18"/>
                                </w:rPr>
                                <w:t>sorting</w:t>
                              </w:r>
                              <w:r>
                                <w:rPr>
                                  <w:rFonts w:hint="eastAsia"/>
                                  <w:szCs w:val="18"/>
                                </w:rPr>
                                <w:t xml:space="preserve"> function</w:t>
                              </w:r>
                            </w:p>
                          </w:txbxContent>
                        </wps:txbx>
                        <wps:bodyPr rot="0" vert="horz" wrap="square" lIns="0" tIns="0" rIns="0" bIns="0" anchor="t" anchorCtr="0" upright="1">
                          <a:noAutofit/>
                        </wps:bodyPr>
                      </wps:wsp>
                    </wpc:wpc>
                  </a:graphicData>
                </a:graphic>
              </wp:inline>
            </w:drawing>
          </mc:Choice>
          <mc:Fallback>
            <w:pict>
              <v:group id="画布 829" o:spid="_x0000_s1606"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">
                <v:shape id="_x0000_s1607" type="#_x0000_t75" style="position:absolute;width:52578;height:19831;visibility:visible;mso-wrap-style:square">
                  <v:fill o:detectmouseclick="t"/>
                  <v:path o:connecttype="none"/>
                </v:shape>
                <v:shape id="Text Box 831" o:spid="_x0000_s1608"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JiHMQA&#10;AADcAAAADwAAAGRycy9kb3ducmV2LnhtbESPT2sCMRTE74V+h/AK3mq2omK3RimKrBeh/un9sXnd&#10;LG5eliSu67c3gtDjMDO/YebL3jaiIx9qxwo+hhkI4tLpmisFp+PmfQYiRGSNjWNScKMAy8Xryxxz&#10;7a68p+4QK5EgHHJUYGJscylDachiGLqWOHl/zluMSfpKao/XBLeNHGXZVFqsOS0YbGllqDwfLlZB&#10;eV7366L+Nb672NmP/ixuu2mh1OCt//4CEamP/+Fne6sVTCZjeJx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yYhz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Pr>
                            <w:rFonts w:hint="eastAsia"/>
                            <w:sz w:val="18"/>
                            <w:szCs w:val="18"/>
                          </w:rPr>
                          <w:t>sortby</w:t>
                        </w:r>
                        <w:r w:rsidRPr="005035BE">
                          <w:rPr>
                            <w:rFonts w:hint="eastAsia"/>
                            <w:sz w:val="18"/>
                            <w:szCs w:val="18"/>
                          </w:rPr>
                          <w:t>:</w:t>
                        </w:r>
                        <w:r>
                          <w:rPr>
                            <w:rFonts w:hint="eastAsia"/>
                            <w:color w:val="0000FF"/>
                            <w:sz w:val="18"/>
                            <w:szCs w:val="18"/>
                          </w:rPr>
                          <w:t>function(x,y){return -1}</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834" o:spid="_x0000_s1609" type="#_x0000_t62" style="position:absolute;left:30861;top:5943;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ZuXMYA&#10;AADcAAAADwAAAGRycy9kb3ducmV2LnhtbESPQWvCQBSE7wX/w/IEb3WjNTakriJSQTxVW0p7e2Rf&#10;s8Hs25BdTdpf3xUEj8PMfMMsVr2txYVaXzlWMBknIIgLpysuFXy8bx8zED4ga6wdk4Jf8rBaDh4W&#10;mGvX8YEux1CKCGGfowITQpNL6QtDFv3YNcTR+3GtxRBlW0rdYhfhtpbTJJlLixXHBYMNbQwVp+PZ&#10;KnidJp+ZP2z/Zl/Z29P3s5l1+2an1GjYr19ABOrDPXxr77SCNE3heiYeAbn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ZuXMYAAADcAAAADwAAAAAAAAAAAAAAAACYAgAAZHJz&#10;L2Rvd25yZXYueG1sUEsFBgAAAAAEAAQA9QAAAIsDAAAAAA==&#10;" adj="23065,51438" fillcolor="#ff9">
                  <v:textbox inset="0,0,0,0">
                    <w:txbxContent>
                      <w:p w:rsidR="0023747D" w:rsidRPr="000E23E9" w:rsidRDefault="0023747D" w:rsidP="00375F9C">
                        <w:pPr>
                          <w:rPr>
                            <w:szCs w:val="18"/>
                          </w:rPr>
                        </w:pPr>
                        <w:r>
                          <w:rPr>
                            <w:rFonts w:hint="eastAsia"/>
                            <w:szCs w:val="18"/>
                          </w:rPr>
                          <w:t xml:space="preserve">Custom </w:t>
                        </w:r>
                        <w:r>
                          <w:rPr>
                            <w:szCs w:val="18"/>
                          </w:rPr>
                          <w:t>sorting</w:t>
                        </w:r>
                        <w:r>
                          <w:rPr>
                            <w:rFonts w:hint="eastAsia"/>
                            <w:szCs w:val="18"/>
                          </w:rPr>
                          <w:t xml:space="preserve"> function</w:t>
                        </w:r>
                      </w:p>
                    </w:txbxContent>
                  </v:textbox>
                </v:shape>
                <w10:anchorlock/>
              </v:group>
            </w:pict>
          </mc:Fallback>
        </mc:AlternateContent>
      </w:r>
    </w:p>
    <w:p w:rsidR="00375F9C" w:rsidRDefault="00375F9C" w:rsidP="00E45D25">
      <w:pPr>
        <w:pStyle w:val="4"/>
        <w:numPr>
          <w:ilvl w:val="3"/>
          <w:numId w:val="17"/>
        </w:numPr>
      </w:pPr>
      <w:bookmarkStart w:id="138" w:name="_Toc356466271"/>
      <w:r>
        <w:rPr>
          <w:rFonts w:hint="eastAsia"/>
        </w:rPr>
        <w:t>Hide columns</w:t>
      </w:r>
      <w:bookmarkEnd w:id="138"/>
      <w:r>
        <w:rPr>
          <w:rFonts w:hint="eastAsia"/>
        </w:rPr>
        <w:t xml:space="preserve"> </w:t>
      </w:r>
    </w:p>
    <w:p w:rsidR="00375F9C" w:rsidRPr="00A54710" w:rsidRDefault="00375F9C" w:rsidP="00375F9C">
      <w:pPr>
        <w:ind w:firstLine="420"/>
        <w:rPr>
          <w:b/>
        </w:rPr>
      </w:pPr>
      <w:r w:rsidRPr="00A54710">
        <w:rPr>
          <w:rFonts w:hint="eastAsia"/>
          <w:b/>
        </w:rPr>
        <w:t>Input</w:t>
      </w:r>
      <w:r>
        <w:rPr>
          <w:rFonts w:hint="eastAsia"/>
          <w:b/>
        </w:rPr>
        <w:t>:</w:t>
      </w:r>
    </w:p>
    <w:p w:rsidR="00375F9C" w:rsidRDefault="005C781A" w:rsidP="00375F9C">
      <w:r>
        <w:rPr>
          <w:noProof/>
        </w:rPr>
        <w:lastRenderedPageBreak/>
        <mc:AlternateContent>
          <mc:Choice Requires="wpc">
            <w:drawing>
              <wp:inline distT="0" distB="0" distL="0" distR="0" wp14:anchorId="0A006F1C" wp14:editId="4DB33FB1">
                <wp:extent cx="5257800" cy="1983105"/>
                <wp:effectExtent l="9525" t="0" r="9525" b="7620"/>
                <wp:docPr id="839" name="画布 8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51" name="Text Box 841"/>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w:t>
                              </w:r>
                              <w:r>
                                <w:rPr>
                                  <w:rFonts w:hint="eastAsia"/>
                                  <w:sz w:val="18"/>
                                  <w:szCs w:val="18"/>
                                </w:rPr>
                                <w:t>C</w:t>
                              </w:r>
                              <w:r w:rsidRPr="00A7006D">
                                <w:rPr>
                                  <w:sz w:val="18"/>
                                  <w:szCs w:val="18"/>
                                </w:rPr>
                                <w:t xml:space="preserve">olHidable </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r w:rsidRPr="00A7006D">
                                <w:t xml:space="preserve"> </w:t>
                              </w:r>
                              <w:r w:rsidRPr="00A7006D">
                                <w:rPr>
                                  <w:sz w:val="18"/>
                                  <w:szCs w:val="18"/>
                                </w:rPr>
                                <w:t>colHidable</w:t>
                              </w:r>
                              <w:r w:rsidRPr="005035BE">
                                <w:rPr>
                                  <w:rFonts w:hint="eastAsia"/>
                                  <w:sz w:val="18"/>
                                  <w:szCs w:val="18"/>
                                </w:rPr>
                                <w:t>:</w:t>
                              </w:r>
                              <w:r w:rsidRPr="005035BE">
                                <w:rPr>
                                  <w:rFonts w:hint="eastAsia"/>
                                  <w:color w:val="0000FF"/>
                                  <w:sz w:val="18"/>
                                  <w:szCs w:val="18"/>
                                </w:rPr>
                                <w:t>true</w:t>
                              </w:r>
                              <w:r w:rsidRPr="005035BE">
                                <w:rPr>
                                  <w:rFonts w:hint="eastAsia"/>
                                  <w:sz w:val="18"/>
                                  <w:szCs w:val="18"/>
                                </w:rPr>
                                <w:t xml:space="preserve"> },</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sidRPr="00A7006D">
                                <w:t xml:space="preserve"> </w:t>
                              </w:r>
                              <w:r w:rsidRPr="00A7006D">
                                <w:rPr>
                                  <w:sz w:val="18"/>
                                  <w:szCs w:val="18"/>
                                </w:rPr>
                                <w:t>colHidable</w:t>
                              </w:r>
                              <w:r w:rsidRPr="005035BE">
                                <w:rPr>
                                  <w:rFonts w:hint="eastAsia"/>
                                  <w:sz w:val="18"/>
                                  <w:szCs w:val="18"/>
                                </w:rPr>
                                <w:t>:</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]).show(block)</w:t>
                              </w:r>
                            </w:p>
                          </w:txbxContent>
                        </wps:txbx>
                        <wps:bodyPr rot="0" vert="horz" wrap="square" lIns="54000" tIns="46800" rIns="54000" bIns="45720" anchor="t" anchorCtr="0" upright="1">
                          <a:spAutoFit/>
                        </wps:bodyPr>
                      </wps:wsp>
                      <wps:wsp>
                        <wps:cNvPr id="552" name="AutoShape 842"/>
                        <wps:cNvSpPr>
                          <a:spLocks noChangeArrowheads="1"/>
                        </wps:cNvSpPr>
                        <wps:spPr bwMode="auto">
                          <a:xfrm flipH="1">
                            <a:off x="3429000" y="792480"/>
                            <a:ext cx="1143000" cy="396240"/>
                          </a:xfrm>
                          <a:prstGeom prst="wedgeRoundRectCallout">
                            <a:avLst>
                              <a:gd name="adj1" fmla="val 89500"/>
                              <a:gd name="adj2" fmla="val 472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54710" w:rsidRDefault="0023747D" w:rsidP="00375F9C">
                              <w:pPr>
                                <w:rPr>
                                  <w:szCs w:val="18"/>
                                </w:rPr>
                              </w:pPr>
                              <w:r>
                                <w:rPr>
                                  <w:rFonts w:hint="eastAsia"/>
                                  <w:szCs w:val="18"/>
                                </w:rPr>
                                <w:t xml:space="preserve">These 2 </w:t>
                              </w:r>
                              <w:r w:rsidRPr="00A54710">
                                <w:rPr>
                                  <w:szCs w:val="18"/>
                                </w:rPr>
                                <w:t>columns can be hidden</w:t>
                              </w:r>
                            </w:p>
                          </w:txbxContent>
                        </wps:txbx>
                        <wps:bodyPr rot="0" vert="horz" wrap="square" lIns="0" tIns="0" rIns="0" bIns="0" anchor="t" anchorCtr="0" upright="1">
                          <a:noAutofit/>
                        </wps:bodyPr>
                      </wps:wsp>
                      <wps:wsp>
                        <wps:cNvPr id="553" name="AutoShape 843"/>
                        <wps:cNvSpPr>
                          <a:spLocks noChangeArrowheads="1"/>
                        </wps:cNvSpPr>
                        <wps:spPr bwMode="auto">
                          <a:xfrm flipH="1">
                            <a:off x="2057400" y="396240"/>
                            <a:ext cx="1143000" cy="198120"/>
                          </a:xfrm>
                          <a:prstGeom prst="wedgeRoundRectCallout">
                            <a:avLst>
                              <a:gd name="adj1" fmla="val 135333"/>
                              <a:gd name="adj2" fmla="val 74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rPr>
                                  <w:szCs w:val="18"/>
                                </w:rPr>
                              </w:pPr>
                              <w:r>
                                <w:rPr>
                                  <w:szCs w:val="18"/>
                                </w:rPr>
                                <w:t>G</w:t>
                              </w:r>
                              <w:r>
                                <w:rPr>
                                  <w:rFonts w:hint="eastAsia"/>
                                  <w:szCs w:val="18"/>
                                </w:rPr>
                                <w:t>lobal setting</w:t>
                              </w:r>
                            </w:p>
                          </w:txbxContent>
                        </wps:txbx>
                        <wps:bodyPr rot="0" vert="horz" wrap="square" lIns="0" tIns="0" rIns="0" bIns="0" anchor="t" anchorCtr="0" upright="1">
                          <a:noAutofit/>
                        </wps:bodyPr>
                      </wps:wsp>
                    </wpc:wpc>
                  </a:graphicData>
                </a:graphic>
              </wp:inline>
            </w:drawing>
          </mc:Choice>
          <mc:Fallback>
            <w:pict>
              <v:group id="画布 839" o:spid="_x0000_s1610"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">
                <v:shape id="_x0000_s1611" type="#_x0000_t75" style="position:absolute;width:52578;height:19831;visibility:visible;mso-wrap-style:square">
                  <v:fill o:detectmouseclick="t"/>
                  <v:path o:connecttype="none"/>
                </v:shape>
                <v:shape id="Text Box 841" o:spid="_x0000_s1612"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XBhMMA&#10;AADcAAAADwAAAGRycy9kb3ducmV2LnhtbESPT2sCMRTE70K/Q3gFb5pVUHRrFFFkeynUP70/Ns/N&#10;4uZlSeK6fvumUPA4zMxvmNWmt43oyIfasYLJOANBXDpdc6Xgcj6MFiBCRNbYOCYFTwqwWb8NVphr&#10;9+AjdadYiQThkKMCE2ObSxlKQxbD2LXEybs6bzEm6SupPT4S3DZymmVzabHmtGCwpZ2h8na6WwXl&#10;bd/vi/rH+O5uF996WTy/5oVSw/d++wEiUh9f4f/2p1Ywm03g70w6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XBhMMAAADcAAAADwAAAAAAAAAAAAAAAACYAgAAZHJzL2Rv&#10;d25yZXYueG1sUEsFBgAAAAAEAAQA9QAAAIgDA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w:t>
                        </w:r>
                        <w:r>
                          <w:rPr>
                            <w:rFonts w:hint="eastAsia"/>
                            <w:sz w:val="18"/>
                            <w:szCs w:val="18"/>
                          </w:rPr>
                          <w:t>C</w:t>
                        </w:r>
                        <w:r w:rsidRPr="00A7006D">
                          <w:rPr>
                            <w:sz w:val="18"/>
                            <w:szCs w:val="18"/>
                          </w:rPr>
                          <w:t xml:space="preserve">olHidable </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r w:rsidRPr="00A7006D">
                          <w:t xml:space="preserve"> </w:t>
                        </w:r>
                        <w:r w:rsidRPr="00A7006D">
                          <w:rPr>
                            <w:sz w:val="18"/>
                            <w:szCs w:val="18"/>
                          </w:rPr>
                          <w:t>colHidable</w:t>
                        </w:r>
                        <w:r w:rsidRPr="005035BE">
                          <w:rPr>
                            <w:rFonts w:hint="eastAsia"/>
                            <w:sz w:val="18"/>
                            <w:szCs w:val="18"/>
                          </w:rPr>
                          <w:t>:</w:t>
                        </w:r>
                        <w:r w:rsidRPr="005035BE">
                          <w:rPr>
                            <w:rFonts w:hint="eastAsia"/>
                            <w:color w:val="0000FF"/>
                            <w:sz w:val="18"/>
                            <w:szCs w:val="18"/>
                          </w:rPr>
                          <w:t>true</w:t>
                        </w:r>
                        <w:r w:rsidRPr="005035BE">
                          <w:rPr>
                            <w:rFonts w:hint="eastAsia"/>
                            <w:sz w:val="18"/>
                            <w:szCs w:val="18"/>
                          </w:rPr>
                          <w:t xml:space="preserve"> },</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sidRPr="00A7006D">
                          <w:t xml:space="preserve"> </w:t>
                        </w:r>
                        <w:r w:rsidRPr="00A7006D">
                          <w:rPr>
                            <w:sz w:val="18"/>
                            <w:szCs w:val="18"/>
                          </w:rPr>
                          <w:t>colHidable</w:t>
                        </w:r>
                        <w:r w:rsidRPr="005035BE">
                          <w:rPr>
                            <w:rFonts w:hint="eastAsia"/>
                            <w:sz w:val="18"/>
                            <w:szCs w:val="18"/>
                          </w:rPr>
                          <w:t>:</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842" o:spid="_x0000_s1613" type="#_x0000_t62" style="position:absolute;left:34290;top:7924;width:11430;height:396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9tsYA&#10;AADcAAAADwAAAGRycy9kb3ducmV2LnhtbESPT2vCQBTE7wW/w/IEL0U3lSoaXaVKhEJ68O/9mX0m&#10;abNvQ3bV9Nu7BaHHYWZ+w8yXranEjRpXWlbwNohAEGdWl5wrOB42/QkI55E1VpZJwS85WC46L3OM&#10;tb3zjm57n4sAYRejgsL7OpbSZQUZdANbEwfvYhuDPsgml7rBe4CbSg6jaCwNlhwWCqxpXVD2s78a&#10;Be+rXWSTbVqdvpPpOD3X1/QreVWq120/ZiA8tf4//Gx/agWj0RD+zoQj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0/9tsYAAADcAAAADwAAAAAAAAAAAAAAAACYAgAAZHJz&#10;L2Rvd25yZXYueG1sUEsFBgAAAAAEAAQA9QAAAIsDAAAAAA==&#10;" adj="30132,21011" fillcolor="#ff9">
                  <v:textbox inset="0,0,0,0">
                    <w:txbxContent>
                      <w:p w:rsidR="0023747D" w:rsidRPr="00A54710" w:rsidRDefault="0023747D" w:rsidP="00375F9C">
                        <w:pPr>
                          <w:rPr>
                            <w:szCs w:val="18"/>
                          </w:rPr>
                        </w:pPr>
                        <w:r>
                          <w:rPr>
                            <w:rFonts w:hint="eastAsia"/>
                            <w:szCs w:val="18"/>
                          </w:rPr>
                          <w:t xml:space="preserve">These 2 </w:t>
                        </w:r>
                        <w:r w:rsidRPr="00A54710">
                          <w:rPr>
                            <w:szCs w:val="18"/>
                          </w:rPr>
                          <w:t>columns can be hidden</w:t>
                        </w:r>
                      </w:p>
                    </w:txbxContent>
                  </v:textbox>
                </v:shape>
                <v:shape id="AutoShape 843" o:spid="_x0000_s1614" type="#_x0000_t62" style="position:absolute;left:20574;top:3962;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XG8MA&#10;AADcAAAADwAAAGRycy9kb3ducmV2LnhtbESPQWvCQBSE74X+h+UVvNVNLRaNriJi0EsRo+D1kX0m&#10;odm3Ifsa03/fFQo9DjPfDLNcD65RPXWh9mzgbZyAIi68rbk0cDlnrzNQQZAtNp7JwA8FWK+en5aY&#10;Wn/nE/W5lCqWcEjRQCXSplqHoiKHYexb4ujdfOdQouxKbTu8x3LX6EmSfGiHNceFClvaVlR85d/O&#10;wNRl9XZ/lf54sfk8m+hP2R3FmNHLsFmAEhrkP/xHH2zkpu/wOBOPgF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XG8MAAADcAAAADwAAAAAAAAAAAAAAAACYAgAAZHJzL2Rv&#10;d25yZXYueG1sUEsFBgAAAAAEAAQA9QAAAIgDAAAAAA==&#10;" adj="40032,26861" fillcolor="#ff9">
                  <v:textbox inset="0,0,0,0">
                    <w:txbxContent>
                      <w:p w:rsidR="0023747D" w:rsidRPr="005035BE" w:rsidRDefault="0023747D" w:rsidP="00375F9C">
                        <w:pPr>
                          <w:rPr>
                            <w:szCs w:val="18"/>
                          </w:rPr>
                        </w:pPr>
                        <w:r>
                          <w:rPr>
                            <w:szCs w:val="18"/>
                          </w:rPr>
                          <w:t>G</w:t>
                        </w:r>
                        <w:r>
                          <w:rPr>
                            <w:rFonts w:hint="eastAsia"/>
                            <w:szCs w:val="18"/>
                          </w:rPr>
                          <w:t>lobal setting</w:t>
                        </w:r>
                      </w:p>
                    </w:txbxContent>
                  </v:textbox>
                </v:shape>
                <w10:anchorlock/>
              </v:group>
            </w:pict>
          </mc:Fallback>
        </mc:AlternateContent>
      </w:r>
    </w:p>
    <w:p w:rsidR="00375F9C" w:rsidRPr="00A54710" w:rsidRDefault="00375F9C" w:rsidP="00375F9C">
      <w:pPr>
        <w:rPr>
          <w:b/>
        </w:rPr>
      </w:pPr>
      <w:r w:rsidRPr="00A54710">
        <w:rPr>
          <w:b/>
        </w:rPr>
        <w:t>O</w:t>
      </w:r>
      <w:r w:rsidRPr="00A54710">
        <w:rPr>
          <w:rFonts w:hint="eastAsia"/>
          <w:b/>
        </w:rPr>
        <w:t>utput:</w:t>
      </w:r>
    </w:p>
    <w:p w:rsidR="00375F9C" w:rsidRPr="001B77DC" w:rsidRDefault="005C781A" w:rsidP="00375F9C">
      <w:r>
        <w:rPr>
          <w:rFonts w:hint="eastAsia"/>
          <w:noProof/>
        </w:rPr>
        <w:drawing>
          <wp:inline distT="0" distB="0" distL="0" distR="0" wp14:anchorId="709F3DD1" wp14:editId="281376EF">
            <wp:extent cx="2466975" cy="847725"/>
            <wp:effectExtent l="0" t="0" r="9525" b="9525"/>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466975" cy="847725"/>
                    </a:xfrm>
                    <a:prstGeom prst="rect">
                      <a:avLst/>
                    </a:prstGeom>
                    <a:noFill/>
                    <a:ln>
                      <a:noFill/>
                    </a:ln>
                  </pic:spPr>
                </pic:pic>
              </a:graphicData>
            </a:graphic>
          </wp:inline>
        </w:drawing>
      </w:r>
    </w:p>
    <w:p w:rsidR="00375F9C" w:rsidRDefault="00375F9C" w:rsidP="00E45D25">
      <w:pPr>
        <w:pStyle w:val="4"/>
        <w:numPr>
          <w:ilvl w:val="3"/>
          <w:numId w:val="17"/>
        </w:numPr>
      </w:pPr>
      <w:bookmarkStart w:id="139" w:name="_Toc356466272"/>
      <w:r>
        <w:rPr>
          <w:rFonts w:hint="eastAsia"/>
        </w:rPr>
        <w:t>Setting Cell Types in column header</w:t>
      </w:r>
      <w:bookmarkEnd w:id="139"/>
    </w:p>
    <w:p w:rsidR="00375F9C" w:rsidRPr="006A42BA" w:rsidRDefault="00375F9C" w:rsidP="00375F9C">
      <w:pPr>
        <w:rPr>
          <w:b/>
        </w:rPr>
      </w:pPr>
      <w:r w:rsidRPr="006A42BA">
        <w:rPr>
          <w:b/>
        </w:rPr>
        <w:t>I</w:t>
      </w:r>
      <w:r w:rsidRPr="006A42BA">
        <w:rPr>
          <w:rFonts w:hint="eastAsia"/>
          <w:b/>
        </w:rPr>
        <w:t>nput:</w:t>
      </w:r>
    </w:p>
    <w:p w:rsidR="00375F9C" w:rsidRDefault="005C781A" w:rsidP="00375F9C">
      <w:r>
        <w:rPr>
          <w:noProof/>
        </w:rPr>
        <mc:AlternateContent>
          <mc:Choice Requires="wpc">
            <w:drawing>
              <wp:inline distT="0" distB="0" distL="0" distR="0" wp14:anchorId="0DC679FB" wp14:editId="12424CC8">
                <wp:extent cx="5257800" cy="1983105"/>
                <wp:effectExtent l="9525" t="0" r="9525" b="7620"/>
                <wp:docPr id="815" name="画布 8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47" name="Text Box 817"/>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.setCol</w:t>
                              </w:r>
                              <w:r>
                                <w:rPr>
                                  <w:rFonts w:hint="eastAsia"/>
                                  <w:sz w:val="18"/>
                                  <w:szCs w:val="18"/>
                                </w:rPr>
                                <w:t>Sortable</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]).show(block)</w:t>
                              </w:r>
                            </w:p>
                          </w:txbxContent>
                        </wps:txbx>
                        <wps:bodyPr rot="0" vert="horz" wrap="square" lIns="54000" tIns="46800" rIns="54000" bIns="45720" anchor="t" anchorCtr="0" upright="1">
                          <a:spAutoFit/>
                        </wps:bodyPr>
                      </wps:wsp>
                      <wps:wsp>
                        <wps:cNvPr id="548" name="AutoShape 818"/>
                        <wps:cNvSpPr>
                          <a:spLocks noChangeArrowheads="1"/>
                        </wps:cNvSpPr>
                        <wps:spPr bwMode="auto">
                          <a:xfrm flipH="1">
                            <a:off x="3200400" y="693420"/>
                            <a:ext cx="914400" cy="198120"/>
                          </a:xfrm>
                          <a:prstGeom prst="wedgeRoundRectCallout">
                            <a:avLst>
                              <a:gd name="adj1" fmla="val 62917"/>
                              <a:gd name="adj2" fmla="val 22115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heckbox type</w:t>
                              </w:r>
                            </w:p>
                          </w:txbxContent>
                        </wps:txbx>
                        <wps:bodyPr rot="0" vert="horz" wrap="square" lIns="0" tIns="0" rIns="0" bIns="0" anchor="t" anchorCtr="0" upright="1">
                          <a:noAutofit/>
                        </wps:bodyPr>
                      </wps:wsp>
                      <wps:wsp>
                        <wps:cNvPr id="549" name="AutoShape 819"/>
                        <wps:cNvSpPr>
                          <a:spLocks noChangeArrowheads="1"/>
                        </wps:cNvSpPr>
                        <wps:spPr bwMode="auto">
                          <a:xfrm flipH="1">
                            <a:off x="2400300" y="594360"/>
                            <a:ext cx="685800" cy="198120"/>
                          </a:xfrm>
                          <a:prstGeom prst="wedgeRoundRectCallout">
                            <a:avLst>
                              <a:gd name="adj1" fmla="val 43611"/>
                              <a:gd name="adj2" fmla="val 175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rPr>
                                  <w:szCs w:val="18"/>
                                </w:rPr>
                              </w:pPr>
                              <w:r>
                                <w:rPr>
                                  <w:szCs w:val="18"/>
                                </w:rPr>
                                <w:t>N</w:t>
                              </w:r>
                              <w:r>
                                <w:rPr>
                                  <w:rFonts w:hint="eastAsia"/>
                                  <w:szCs w:val="18"/>
                                </w:rPr>
                                <w:t>umber type</w:t>
                              </w:r>
                            </w:p>
                          </w:txbxContent>
                        </wps:txbx>
                        <wps:bodyPr rot="0" vert="horz" wrap="square" lIns="0" tIns="0" rIns="0" bIns="0" anchor="t" anchorCtr="0" upright="1">
                          <a:noAutofit/>
                        </wps:bodyPr>
                      </wps:wsp>
                    </wpc:wpc>
                  </a:graphicData>
                </a:graphic>
              </wp:inline>
            </w:drawing>
          </mc:Choice>
          <mc:Fallback>
            <w:pict>
              <v:group id="画布 815" o:spid="_x0000_s1615"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">
                <v:shape id="_x0000_s1616" type="#_x0000_t75" style="position:absolute;width:52578;height:19831;visibility:visible;mso-wrap-style:square">
                  <v:fill o:detectmouseclick="t"/>
                  <v:path o:connecttype="none"/>
                </v:shape>
                <v:shape id="Text Box 817" o:spid="_x0000_s1617"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lqtsQA&#10;AADcAAAADwAAAGRycy9kb3ducmV2LnhtbESPQWsCMRSE7wX/Q3iCt5q1WLWrUaRStpeC2vb+2Dw3&#10;i5uXJYnr+u8bQehxmJlvmNWmt43oyIfasYLJOANBXDpdc6Xg5/vjeQEiRGSNjWNScKMAm/XgaYW5&#10;dlc+UHeMlUgQDjkqMDG2uZShNGQxjF1LnLyT8xZjkr6S2uM1wW0jX7JsJi3WnBYMtvRuqDwfL1ZB&#10;ed71u6L+Nb672MVevxW3r1mh1GjYb5cgIvXxP/xof2oFr9M53M+k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5arb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818" o:spid="_x0000_s1618" type="#_x0000_t62" style="position:absolute;left:32004;top:6934;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fMC8MA&#10;AADcAAAADwAAAGRycy9kb3ducmV2LnhtbERPTWvCQBC9F/oflin0ppuGRmqajYgglJyqFY23aXaa&#10;BLOzIbs16b93D0KPj/edrSbTiSsNrrWs4GUegSCurG65VnD42s7eQDiPrLGzTAr+yMEqf3zIMNV2&#10;5B1d974WIYRdigoa7/tUSlc1ZNDNbU8cuB87GPQBDrXUA44h3HQyjqKFNNhyaGiwp01D1WX/axT4&#10;ZXG4FLsyPn/HCX/W2+MpKmOlnp+m9TsIT5P/F9/dH1pB8hrWhjPhCMj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fMC8MAAADcAAAADwAAAAAAAAAAAAAAAACYAgAAZHJzL2Rv&#10;d25yZXYueG1sUEsFBgAAAAAEAAQA9QAAAIgDAAAAAA==&#10;" adj="24390,58569" fillcolor="#ff9">
                  <v:textbox inset="0,0,0,0">
                    <w:txbxContent>
                      <w:p w:rsidR="0023747D" w:rsidRPr="000E23E9" w:rsidRDefault="0023747D" w:rsidP="00375F9C">
                        <w:pPr>
                          <w:rPr>
                            <w:szCs w:val="18"/>
                          </w:rPr>
                        </w:pPr>
                        <w:r>
                          <w:rPr>
                            <w:szCs w:val="18"/>
                          </w:rPr>
                          <w:t>C</w:t>
                        </w:r>
                        <w:r>
                          <w:rPr>
                            <w:rFonts w:hint="eastAsia"/>
                            <w:szCs w:val="18"/>
                          </w:rPr>
                          <w:t>heckbox type</w:t>
                        </w:r>
                      </w:p>
                    </w:txbxContent>
                  </v:textbox>
                </v:shape>
                <v:shape id="AutoShape 819" o:spid="_x0000_s1619" type="#_x0000_t62" style="position:absolute;left:24003;top:5943;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RoKMUA&#10;AADcAAAADwAAAGRycy9kb3ducmV2LnhtbESPzWrDMBCE74W8g9hCb4nc0Py5lk1IUuihl7h9gI21&#10;/qHWyliK7ebpo0Khx2FmvmGSbDKtGKh3jWUFz4sIBHFhdcOVgq/Pt/kWhPPIGlvLpOCHHGTp7CHB&#10;WNuRzzTkvhIBwi5GBbX3XSylK2oy6Ba2Iw5eaXuDPsi+krrHMcBNK5dRtJYGGw4LNXZ0qKn4zq9G&#10;wW17O068xNNHJY+nQ3sp881eKvX0OO1fQXia/H/4r/2uFaxedvB7JhwBm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GgoxQAAANwAAAAPAAAAAAAAAAAAAAAAAJgCAABkcnMv&#10;ZG93bnJldi54bWxQSwUGAAAAAAQABAD1AAAAigMAAAAA&#10;" adj="20220,48669" fillcolor="#ff9">
                  <v:textbox inset="0,0,0,0">
                    <w:txbxContent>
                      <w:p w:rsidR="0023747D" w:rsidRPr="005035BE" w:rsidRDefault="0023747D" w:rsidP="00375F9C">
                        <w:pPr>
                          <w:rPr>
                            <w:szCs w:val="18"/>
                          </w:rPr>
                        </w:pPr>
                        <w:r>
                          <w:rPr>
                            <w:szCs w:val="18"/>
                          </w:rPr>
                          <w:t>N</w:t>
                        </w:r>
                        <w:r>
                          <w:rPr>
                            <w:rFonts w:hint="eastAsia"/>
                            <w:szCs w:val="18"/>
                          </w:rPr>
                          <w:t>umber type</w:t>
                        </w:r>
                      </w:p>
                    </w:txbxContent>
                  </v:textbox>
                </v:shape>
                <w10:anchorlock/>
              </v:group>
            </w:pict>
          </mc:Fallback>
        </mc:AlternateContent>
      </w:r>
    </w:p>
    <w:p w:rsidR="00375F9C" w:rsidRPr="00CE4D3D" w:rsidRDefault="005C781A" w:rsidP="00375F9C">
      <w:pPr>
        <w:rPr>
          <w:b/>
        </w:rPr>
      </w:pPr>
      <w:r>
        <w:rPr>
          <w:rFonts w:hint="eastAsia"/>
          <w:b/>
          <w:noProof/>
        </w:rPr>
        <mc:AlternateContent>
          <mc:Choice Requires="wps">
            <w:drawing>
              <wp:anchor distT="0" distB="0" distL="114300" distR="114300" simplePos="0" relativeHeight="251532800" behindDoc="0" locked="0" layoutInCell="1" allowOverlap="1" wp14:anchorId="148849C9" wp14:editId="4B834F2E">
                <wp:simplePos x="0" y="0"/>
                <wp:positionH relativeFrom="column">
                  <wp:posOffset>4229100</wp:posOffset>
                </wp:positionH>
                <wp:positionV relativeFrom="line">
                  <wp:posOffset>241935</wp:posOffset>
                </wp:positionV>
                <wp:extent cx="342900" cy="495300"/>
                <wp:effectExtent l="9525" t="13335" r="9525" b="15240"/>
                <wp:wrapNone/>
                <wp:docPr id="546" name="Oval 8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95300"/>
                        </a:xfrm>
                        <a:prstGeom prst="ellipse">
                          <a:avLst/>
                        </a:prstGeom>
                        <a:noFill/>
                        <a:ln w="1905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3" o:spid="_x0000_s1026" style="position:absolute;left:0;text-align:left;margin-left:333pt;margin-top:19.05pt;width:27pt;height:39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" filled="f" strokecolor="red" strokeweight="1.5pt">
                <v:textbox inset="1.5mm,1.3mm,1.5mm"/>
                <w10:wrap anchory="line"/>
              </v:oval>
            </w:pict>
          </mc:Fallback>
        </mc:AlternateContent>
      </w:r>
      <w:r>
        <w:rPr>
          <w:rFonts w:hint="eastAsia"/>
          <w:b/>
          <w:noProof/>
        </w:rPr>
        <mc:AlternateContent>
          <mc:Choice Requires="wps">
            <w:drawing>
              <wp:anchor distT="0" distB="0" distL="114300" distR="114300" simplePos="0" relativeHeight="251531776" behindDoc="0" locked="0" layoutInCell="1" allowOverlap="1" wp14:anchorId="0781632B" wp14:editId="09C618BB">
                <wp:simplePos x="0" y="0"/>
                <wp:positionH relativeFrom="column">
                  <wp:posOffset>3714750</wp:posOffset>
                </wp:positionH>
                <wp:positionV relativeFrom="line">
                  <wp:posOffset>236220</wp:posOffset>
                </wp:positionV>
                <wp:extent cx="342900" cy="495300"/>
                <wp:effectExtent l="9525" t="17145" r="9525" b="11430"/>
                <wp:wrapNone/>
                <wp:docPr id="545" name="Oval 8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95300"/>
                        </a:xfrm>
                        <a:prstGeom prst="ellipse">
                          <a:avLst/>
                        </a:prstGeom>
                        <a:noFill/>
                        <a:ln w="1905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2" o:spid="_x0000_s1026" style="position:absolute;left:0;text-align:left;margin-left:292.5pt;margin-top:18.6pt;width:27pt;height:39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" filled="f" strokecolor="red" strokeweight="1.5pt">
                <v:textbox inset="1.5mm,1.3mm,1.5mm"/>
                <w10:wrap anchory="line"/>
              </v:oval>
            </w:pict>
          </mc:Fallback>
        </mc:AlternateContent>
      </w:r>
      <w:r w:rsidR="00375F9C" w:rsidRPr="00CE4D3D">
        <w:rPr>
          <w:rFonts w:hint="eastAsia"/>
          <w:b/>
        </w:rPr>
        <w:t>Output:</w:t>
      </w:r>
    </w:p>
    <w:p w:rsidR="00375F9C" w:rsidRPr="00AD548D" w:rsidRDefault="005C781A" w:rsidP="00375F9C">
      <w:r>
        <w:rPr>
          <w:rFonts w:hint="eastAsia"/>
          <w:noProof/>
        </w:rPr>
        <w:drawing>
          <wp:inline distT="0" distB="0" distL="0" distR="0" wp14:anchorId="0FAF6294" wp14:editId="5665746C">
            <wp:extent cx="5124450" cy="771525"/>
            <wp:effectExtent l="0" t="0" r="0" b="9525"/>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124450" cy="771525"/>
                    </a:xfrm>
                    <a:prstGeom prst="rect">
                      <a:avLst/>
                    </a:prstGeom>
                    <a:noFill/>
                    <a:ln>
                      <a:noFill/>
                    </a:ln>
                  </pic:spPr>
                </pic:pic>
              </a:graphicData>
            </a:graphic>
          </wp:inline>
        </w:drawing>
      </w:r>
    </w:p>
    <w:p w:rsidR="00375F9C" w:rsidRDefault="00375F9C" w:rsidP="00E45D25">
      <w:pPr>
        <w:pStyle w:val="4"/>
        <w:numPr>
          <w:ilvl w:val="3"/>
          <w:numId w:val="17"/>
        </w:numPr>
      </w:pPr>
      <w:bookmarkStart w:id="140" w:name="_Toc356466273"/>
      <w:r w:rsidRPr="00B02A70">
        <w:t>column header style</w:t>
      </w:r>
      <w:bookmarkEnd w:id="140"/>
    </w:p>
    <w:p w:rsidR="00375F9C" w:rsidRPr="00547F5E" w:rsidRDefault="00375F9C" w:rsidP="00375F9C">
      <w:pPr>
        <w:rPr>
          <w:b/>
        </w:rPr>
      </w:pPr>
      <w:r w:rsidRPr="00547F5E">
        <w:rPr>
          <w:rFonts w:hint="eastAsia"/>
          <w:b/>
        </w:rPr>
        <w:t>Input:</w:t>
      </w:r>
    </w:p>
    <w:p w:rsidR="00375F9C" w:rsidRDefault="005C781A" w:rsidP="00375F9C">
      <w:r>
        <w:rPr>
          <w:noProof/>
        </w:rPr>
        <w:lastRenderedPageBreak/>
        <mc:AlternateContent>
          <mc:Choice Requires="wpc">
            <w:drawing>
              <wp:inline distT="0" distB="0" distL="0" distR="0" wp14:anchorId="0D3036F8" wp14:editId="0DB97282">
                <wp:extent cx="5257800" cy="1525905"/>
                <wp:effectExtent l="9525" t="0" r="9525" b="7620"/>
                <wp:docPr id="824" name="画布 8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43" name="Text Box 826"/>
                        <wps:cNvSpPr txBox="1">
                          <a:spLocks noChangeArrowheads="1"/>
                        </wps:cNvSpPr>
                        <wps:spPr bwMode="auto">
                          <a:xfrm>
                            <a:off x="0" y="48895"/>
                            <a:ext cx="5257800" cy="1477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.setCol</w:t>
                              </w:r>
                              <w:r>
                                <w:rPr>
                                  <w:rFonts w:hint="eastAsia"/>
                                  <w:sz w:val="18"/>
                                  <w:szCs w:val="18"/>
                                </w:rPr>
                                <w:t>Sortable</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color w:val="800000"/>
                                  <w:sz w:val="18"/>
                                  <w:szCs w:val="18"/>
                                </w:rPr>
                                <w:t>, headerStyle: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font-weight:bold;</w:t>
                              </w:r>
                              <w:r w:rsidRPr="005035BE">
                                <w:rPr>
                                  <w:rFonts w:hint="eastAsia"/>
                                  <w:color w:val="FF00FF"/>
                                  <w:sz w:val="18"/>
                                  <w:szCs w:val="18"/>
                                </w:rPr>
                                <w:t>"</w:t>
                              </w:r>
                              <w:r>
                                <w:rPr>
                                  <w:rFonts w:hint="eastAsia"/>
                                  <w:sz w:val="18"/>
                                  <w:szCs w:val="18"/>
                                </w:rPr>
                                <w:t>}</w:t>
                              </w:r>
                            </w:p>
                            <w:p w:rsidR="0023747D" w:rsidRPr="005035BE" w:rsidRDefault="0023747D" w:rsidP="00375F9C">
                              <w:pPr>
                                <w:spacing w:line="240" w:lineRule="exact"/>
                                <w:rPr>
                                  <w:sz w:val="18"/>
                                  <w:szCs w:val="18"/>
                                </w:rPr>
                              </w:pPr>
                              <w:r w:rsidRPr="005035BE">
                                <w:rPr>
                                  <w:sz w:val="18"/>
                                  <w:szCs w:val="18"/>
                                </w:rPr>
                                <w:t>]).show(block)</w:t>
                              </w:r>
                            </w:p>
                          </w:txbxContent>
                        </wps:txbx>
                        <wps:bodyPr rot="0" vert="horz" wrap="square" lIns="54000" tIns="46800" rIns="54000" bIns="45720" anchor="t" anchorCtr="0" upright="1">
                          <a:spAutoFit/>
                        </wps:bodyPr>
                      </wps:wsp>
                      <wps:wsp>
                        <wps:cNvPr id="544" name="AutoShape 827"/>
                        <wps:cNvSpPr>
                          <a:spLocks noChangeArrowheads="1"/>
                        </wps:cNvSpPr>
                        <wps:spPr bwMode="auto">
                          <a:xfrm flipH="1">
                            <a:off x="3200400" y="594360"/>
                            <a:ext cx="685800" cy="198120"/>
                          </a:xfrm>
                          <a:prstGeom prst="wedgeRoundRectCallout">
                            <a:avLst>
                              <a:gd name="adj1" fmla="val -39722"/>
                              <a:gd name="adj2" fmla="val 2227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bold</w:t>
                              </w:r>
                            </w:p>
                          </w:txbxContent>
                        </wps:txbx>
                        <wps:bodyPr rot="0" vert="horz" wrap="square" lIns="0" tIns="0" rIns="0" bIns="0" anchor="t" anchorCtr="0" upright="1">
                          <a:noAutofit/>
                        </wps:bodyPr>
                      </wps:wsp>
                    </wpc:wpc>
                  </a:graphicData>
                </a:graphic>
              </wp:inline>
            </w:drawing>
          </mc:Choice>
          <mc:Fallback>
            <w:pict>
              <v:group id="画布 824" o:spid="_x0000_s1620" editas="canvas" style="width:414pt;height:120.15pt;mso-position-horizontal-relative:char;mso-position-vertical-relative:line" coordsize="5257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">
                <v:shape id="_x0000_s1621" type="#_x0000_t75" style="position:absolute;width:52578;height:15259;visibility:visible;mso-wrap-style:square">
                  <v:fill o:detectmouseclick="t"/>
                  <v:path o:connecttype="none"/>
                </v:shape>
                <v:shape id="Text Box 826" o:spid="_x0000_s1622" type="#_x0000_t202" style="position:absolute;top:488;width:52578;height:14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JstcQA&#10;AADcAAAADwAAAGRycy9kb3ducmV2LnhtbESPzWrDMBCE74W+g9hCb43ctDWJEyWEhuJeAvm9L9bW&#10;MrFWRlIc5+2rQqDHYWa+YebLwbaiJx8axwpeRxkI4srphmsFx8PXywREiMgaW8ek4EYBlovHhzkW&#10;2l15R/0+1iJBOBSowMTYFVKGypDFMHIdcfJ+nLcYk/S11B6vCW5bOc6yXFpsOC0Y7OjTUHXeX6yC&#10;6rwe1mVzMr6/2MlWT8vbJi+Ven4aVjMQkYb4H763v7WCj/c3+Du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CbLX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color w:val="800000"/>
                            <w:sz w:val="18"/>
                            <w:szCs w:val="18"/>
                          </w:rPr>
                          <w:t>, headerStyle: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font-weight:bold;</w:t>
                        </w:r>
                        <w:r w:rsidRPr="005035BE">
                          <w:rPr>
                            <w:rFonts w:hint="eastAsia"/>
                            <w:color w:val="FF00FF"/>
                            <w:sz w:val="18"/>
                            <w:szCs w:val="18"/>
                          </w:rPr>
                          <w:t>"</w:t>
                        </w:r>
                        <w:r>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827" o:spid="_x0000_s1623" type="#_x0000_t62" style="position:absolute;left:32004;top:5943;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GMBcQA&#10;AADcAAAADwAAAGRycy9kb3ducmV2LnhtbESPQWvCQBSE74X+h+UVeim6SYhSo6uUQkuONUrPj+wz&#10;WZp9m2ZXk/57Vyh4HGbmG2azm2wnLjR441hBOk9AENdOG24UHA8fs1cQPiBr7ByTgj/ysNs+Pmyw&#10;0G7kPV2q0IgIYV+ggjaEvpDS1y1Z9HPXE0fv5AaLIcqhkXrAMcJtJ7MkWUqLhuNCiz29t1T/VGer&#10;YIUmlF/VS9b1vyZNz4fP/bL6Vur5aXpbgwg0hXv4v11qBYs8h9uZeATk9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jAXEAAAA3AAAAA8AAAAAAAAAAAAAAAAAmAIAAGRycy9k&#10;b3ducmV2LnhtbFBLBQYAAAAABAAEAPUAAACJAwAAAAA=&#10;" adj="2220,58915" fillcolor="#ff9">
                  <v:textbox inset="0,0,0,0">
                    <w:txbxContent>
                      <w:p w:rsidR="0023747D" w:rsidRPr="000E23E9" w:rsidRDefault="0023747D" w:rsidP="00375F9C">
                        <w:pPr>
                          <w:rPr>
                            <w:szCs w:val="18"/>
                          </w:rPr>
                        </w:pPr>
                        <w:r>
                          <w:rPr>
                            <w:szCs w:val="18"/>
                          </w:rPr>
                          <w:t>S</w:t>
                        </w:r>
                        <w:r>
                          <w:rPr>
                            <w:rFonts w:hint="eastAsia"/>
                            <w:szCs w:val="18"/>
                          </w:rPr>
                          <w:t>ets bold</w:t>
                        </w:r>
                      </w:p>
                    </w:txbxContent>
                  </v:textbox>
                </v:shape>
                <w10:anchorlock/>
              </v:group>
            </w:pict>
          </mc:Fallback>
        </mc:AlternateContent>
      </w:r>
    </w:p>
    <w:p w:rsidR="00375F9C" w:rsidRPr="00547F5E" w:rsidRDefault="00375F9C" w:rsidP="00375F9C">
      <w:pPr>
        <w:rPr>
          <w:b/>
        </w:rPr>
      </w:pPr>
      <w:r w:rsidRPr="00547F5E">
        <w:rPr>
          <w:rFonts w:hint="eastAsia"/>
          <w:b/>
        </w:rPr>
        <w:t>Output:</w:t>
      </w:r>
    </w:p>
    <w:p w:rsidR="00375F9C" w:rsidRPr="00AD548D" w:rsidRDefault="005C781A" w:rsidP="00375F9C">
      <w:r>
        <w:rPr>
          <w:rFonts w:hint="eastAsia"/>
          <w:noProof/>
        </w:rPr>
        <w:drawing>
          <wp:inline distT="0" distB="0" distL="0" distR="0" wp14:anchorId="1E6A915D" wp14:editId="79574FBC">
            <wp:extent cx="2381250" cy="266700"/>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381250" cy="266700"/>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t xml:space="preserve"> </w:t>
      </w:r>
      <w:bookmarkStart w:id="141" w:name="_Toc356466274"/>
      <w:r>
        <w:rPr>
          <w:rFonts w:hint="eastAsia"/>
        </w:rPr>
        <w:t>column header icon</w:t>
      </w:r>
      <w:bookmarkEnd w:id="141"/>
      <w:r>
        <w:rPr>
          <w:rFonts w:hint="eastAsia"/>
        </w:rPr>
        <w:t xml:space="preserve"> </w:t>
      </w:r>
    </w:p>
    <w:p w:rsidR="00375F9C" w:rsidRPr="00B33F49" w:rsidRDefault="00375F9C" w:rsidP="00375F9C">
      <w:pPr>
        <w:rPr>
          <w:b/>
        </w:rPr>
      </w:pPr>
      <w:r w:rsidRPr="00B33F49">
        <w:rPr>
          <w:rFonts w:hint="eastAsia"/>
          <w:b/>
        </w:rPr>
        <w:t>Input:</w:t>
      </w:r>
    </w:p>
    <w:p w:rsidR="00375F9C" w:rsidRDefault="005C781A" w:rsidP="00375F9C">
      <w:r>
        <w:rPr>
          <w:noProof/>
        </w:rPr>
        <mc:AlternateContent>
          <mc:Choice Requires="wpc">
            <w:drawing>
              <wp:inline distT="0" distB="0" distL="0" distR="0" wp14:anchorId="259ACCEB" wp14:editId="3EB42352">
                <wp:extent cx="5257800" cy="1830705"/>
                <wp:effectExtent l="9525" t="0" r="9525" b="7620"/>
                <wp:docPr id="844" name="画布 8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41" name="Text Box 846"/>
                        <wps:cNvSpPr txBox="1">
                          <a:spLocks noChangeArrowheads="1"/>
                        </wps:cNvSpPr>
                        <wps:spPr bwMode="auto">
                          <a:xfrm>
                            <a:off x="0" y="48895"/>
                            <a:ext cx="5257800" cy="1781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77625" w:rsidRDefault="0023747D" w:rsidP="00375F9C">
                              <w:pPr>
                                <w:spacing w:line="240" w:lineRule="exact"/>
                                <w:rPr>
                                  <w:sz w:val="18"/>
                                  <w:szCs w:val="18"/>
                                </w:rPr>
                              </w:pPr>
                              <w:r w:rsidRPr="00277625">
                                <w:rPr>
                                  <w:color w:val="0000FF"/>
                                  <w:sz w:val="18"/>
                                  <w:szCs w:val="18"/>
                                </w:rPr>
                                <w:t>var</w:t>
                              </w:r>
                              <w:r w:rsidRPr="00277625">
                                <w:rPr>
                                  <w:sz w:val="18"/>
                                  <w:szCs w:val="18"/>
                                </w:rPr>
                                <w:t xml:space="preserve"> block=</w:t>
                              </w:r>
                              <w:r w:rsidRPr="00277625">
                                <w:rPr>
                                  <w:color w:val="0000FF"/>
                                  <w:sz w:val="18"/>
                                  <w:szCs w:val="18"/>
                                </w:rPr>
                                <w:t>new</w:t>
                              </w:r>
                              <w:r w:rsidRPr="00277625">
                                <w:rPr>
                                  <w:sz w:val="18"/>
                                  <w:szCs w:val="18"/>
                                </w:rPr>
                                <w:t xml:space="preserve"> </w:t>
                              </w:r>
                              <w:r w:rsidR="0024376F">
                                <w:rPr>
                                  <w:sz w:val="18"/>
                                  <w:szCs w:val="18"/>
                                </w:rPr>
                                <w:t>xui</w:t>
                              </w:r>
                              <w:r w:rsidRPr="00277625">
                                <w:rPr>
                                  <w:sz w:val="18"/>
                                  <w:szCs w:val="18"/>
                                </w:rPr>
                                <w:t>.UI.Block({width:</w:t>
                              </w:r>
                              <w:r w:rsidRPr="00277625">
                                <w:rPr>
                                  <w:color w:val="800000"/>
                                  <w:sz w:val="18"/>
                                  <w:szCs w:val="18"/>
                                </w:rPr>
                                <w:t>240</w:t>
                              </w:r>
                              <w:r w:rsidRPr="00277625">
                                <w:rPr>
                                  <w:sz w:val="18"/>
                                  <w:szCs w:val="18"/>
                                </w:rPr>
                                <w:t>,height:</w:t>
                              </w:r>
                              <w:r w:rsidRPr="00277625">
                                <w:rPr>
                                  <w:color w:val="800000"/>
                                  <w:sz w:val="18"/>
                                  <w:szCs w:val="18"/>
                                </w:rPr>
                                <w:t>200</w:t>
                              </w:r>
                              <w:r w:rsidRPr="00277625">
                                <w:rPr>
                                  <w:sz w:val="18"/>
                                  <w:szCs w:val="18"/>
                                </w:rPr>
                                <w:t>}).show();</w:t>
                              </w:r>
                            </w:p>
                            <w:p w:rsidR="0023747D" w:rsidRPr="00277625" w:rsidRDefault="0023747D" w:rsidP="00375F9C">
                              <w:pPr>
                                <w:spacing w:line="240" w:lineRule="exact"/>
                                <w:rPr>
                                  <w:sz w:val="18"/>
                                  <w:szCs w:val="18"/>
                                </w:rPr>
                              </w:pPr>
                              <w:r w:rsidRPr="00277625">
                                <w:rPr>
                                  <w:color w:val="0000FF"/>
                                  <w:sz w:val="18"/>
                                  <w:szCs w:val="18"/>
                                </w:rPr>
                                <w:t>var</w:t>
                              </w:r>
                              <w:r w:rsidRPr="00277625">
                                <w:rPr>
                                  <w:sz w:val="18"/>
                                  <w:szCs w:val="18"/>
                                </w:rPr>
                                <w:t xml:space="preserve"> tg=</w:t>
                              </w:r>
                              <w:r w:rsidRPr="00277625">
                                <w:rPr>
                                  <w:color w:val="0000FF"/>
                                  <w:sz w:val="18"/>
                                  <w:szCs w:val="18"/>
                                </w:rPr>
                                <w:t>new</w:t>
                              </w:r>
                              <w:r w:rsidRPr="00277625">
                                <w:rPr>
                                  <w:sz w:val="18"/>
                                  <w:szCs w:val="18"/>
                                </w:rPr>
                                <w:t xml:space="preserve"> </w:t>
                              </w:r>
                              <w:r w:rsidR="0024376F">
                                <w:rPr>
                                  <w:sz w:val="18"/>
                                  <w:szCs w:val="18"/>
                                </w:rPr>
                                <w:t>xui</w:t>
                              </w:r>
                              <w:r w:rsidRPr="00277625">
                                <w:rPr>
                                  <w:sz w:val="18"/>
                                  <w:szCs w:val="18"/>
                                </w:rPr>
                                <w:t>.UI.TreeGrid;</w:t>
                              </w:r>
                            </w:p>
                            <w:p w:rsidR="0023747D" w:rsidRPr="00277625" w:rsidRDefault="0023747D" w:rsidP="00375F9C">
                              <w:pPr>
                                <w:spacing w:line="240" w:lineRule="exact"/>
                                <w:rPr>
                                  <w:sz w:val="18"/>
                                  <w:szCs w:val="18"/>
                                </w:rPr>
                              </w:pPr>
                              <w:r w:rsidRPr="00277625">
                                <w:rPr>
                                  <w:sz w:val="18"/>
                                  <w:szCs w:val="18"/>
                                </w:rPr>
                                <w:t>tg.setRowHandlerWidth(</w:t>
                              </w:r>
                              <w:r w:rsidRPr="00277625">
                                <w:rPr>
                                  <w:color w:val="800000"/>
                                  <w:sz w:val="18"/>
                                  <w:szCs w:val="18"/>
                                </w:rPr>
                                <w:t>80</w:t>
                              </w:r>
                              <w:r w:rsidRPr="00277625">
                                <w:rPr>
                                  <w:sz w:val="18"/>
                                  <w:szCs w:val="18"/>
                                </w:rPr>
                                <w:t>)</w:t>
                              </w:r>
                            </w:p>
                            <w:p w:rsidR="0023747D" w:rsidRPr="00277625" w:rsidRDefault="0023747D" w:rsidP="00375F9C">
                              <w:pPr>
                                <w:spacing w:line="240" w:lineRule="exact"/>
                                <w:rPr>
                                  <w:sz w:val="18"/>
                                  <w:szCs w:val="18"/>
                                </w:rPr>
                              </w:pPr>
                              <w:r w:rsidRPr="00277625">
                                <w:rPr>
                                  <w:sz w:val="18"/>
                                  <w:szCs w:val="18"/>
                                </w:rPr>
                                <w:t>.setColSortable(</w:t>
                              </w:r>
                              <w:r w:rsidRPr="00277625">
                                <w:rPr>
                                  <w:color w:val="0000FF"/>
                                  <w:sz w:val="18"/>
                                  <w:szCs w:val="18"/>
                                </w:rPr>
                                <w:t>false</w:t>
                              </w:r>
                              <w:r w:rsidRPr="00277625">
                                <w:rPr>
                                  <w:sz w:val="18"/>
                                  <w:szCs w:val="18"/>
                                </w:rPr>
                                <w:t>)</w:t>
                              </w:r>
                            </w:p>
                            <w:p w:rsidR="0023747D" w:rsidRPr="00277625" w:rsidRDefault="0023747D" w:rsidP="00375F9C">
                              <w:pPr>
                                <w:spacing w:line="240" w:lineRule="exact"/>
                                <w:rPr>
                                  <w:sz w:val="18"/>
                                  <w:szCs w:val="18"/>
                                </w:rPr>
                              </w:pPr>
                              <w:r w:rsidRPr="00277625">
                                <w:rPr>
                                  <w:rFonts w:hint="eastAsia"/>
                                  <w:sz w:val="18"/>
                                  <w:szCs w:val="18"/>
                                </w:rPr>
                                <w:t>.setGridHandlerCaption(</w:t>
                              </w:r>
                              <w:r w:rsidRPr="00277625">
                                <w:rPr>
                                  <w:rFonts w:hint="eastAsia"/>
                                  <w:color w:val="FF00FF"/>
                                  <w:sz w:val="18"/>
                                  <w:szCs w:val="18"/>
                                </w:rPr>
                                <w:t>"</w:t>
                              </w:r>
                              <w:r>
                                <w:rPr>
                                  <w:rFonts w:hint="eastAsia"/>
                                  <w:color w:val="FF00FF"/>
                                  <w:sz w:val="18"/>
                                  <w:szCs w:val="18"/>
                                </w:rPr>
                                <w:t>Name</w:t>
                              </w:r>
                              <w:r w:rsidRPr="00277625">
                                <w:rPr>
                                  <w:rFonts w:hint="eastAsia"/>
                                  <w:color w:val="FF00FF"/>
                                  <w:sz w:val="18"/>
                                  <w:szCs w:val="18"/>
                                </w:rPr>
                                <w:t>"</w:t>
                              </w:r>
                              <w:r w:rsidRPr="00277625">
                                <w:rPr>
                                  <w:rFonts w:hint="eastAsia"/>
                                  <w:sz w:val="18"/>
                                  <w:szCs w:val="18"/>
                                </w:rPr>
                                <w:t>)</w:t>
                              </w:r>
                            </w:p>
                            <w:p w:rsidR="0023747D" w:rsidRPr="00277625" w:rsidRDefault="0023747D" w:rsidP="00375F9C">
                              <w:pPr>
                                <w:spacing w:line="240" w:lineRule="exact"/>
                                <w:rPr>
                                  <w:sz w:val="18"/>
                                  <w:szCs w:val="18"/>
                                </w:rPr>
                              </w:pPr>
                              <w:r w:rsidRPr="00277625">
                                <w:rPr>
                                  <w:sz w:val="18"/>
                                  <w:szCs w:val="18"/>
                                </w:rPr>
                                <w:t>.setHeader([</w:t>
                              </w:r>
                            </w:p>
                            <w:p w:rsidR="0023747D" w:rsidRPr="00277625" w:rsidRDefault="0023747D" w:rsidP="00375F9C">
                              <w:pPr>
                                <w:spacing w:line="240" w:lineRule="exact"/>
                                <w:rPr>
                                  <w:sz w:val="18"/>
                                  <w:szCs w:val="18"/>
                                </w:rPr>
                              </w:pPr>
                              <w:r w:rsidRPr="00277625">
                                <w:rPr>
                                  <w:rFonts w:hint="eastAsia"/>
                                  <w:sz w:val="18"/>
                                  <w:szCs w:val="18"/>
                                </w:rPr>
                                <w:t xml:space="preserve">    {id:</w:t>
                              </w:r>
                              <w:r w:rsidRPr="00277625">
                                <w:rPr>
                                  <w:rFonts w:hint="eastAsia"/>
                                  <w:color w:val="FF00FF"/>
                                  <w:sz w:val="18"/>
                                  <w:szCs w:val="18"/>
                                </w:rPr>
                                <w:t>"col1"</w:t>
                              </w:r>
                              <w:r w:rsidRPr="00277625">
                                <w:rPr>
                                  <w:rFonts w:hint="eastAsia"/>
                                  <w:sz w:val="18"/>
                                  <w:szCs w:val="18"/>
                                </w:rPr>
                                <w:t>, caption:</w:t>
                              </w:r>
                              <w:r w:rsidRPr="00277625">
                                <w:rPr>
                                  <w:rFonts w:hint="eastAsia"/>
                                  <w:color w:val="FF00FF"/>
                                  <w:sz w:val="18"/>
                                  <w:szCs w:val="18"/>
                                </w:rPr>
                                <w:t>"</w:t>
                              </w:r>
                              <w:r>
                                <w:rPr>
                                  <w:rFonts w:hint="eastAsia"/>
                                  <w:color w:val="FF00FF"/>
                                  <w:sz w:val="18"/>
                                  <w:szCs w:val="18"/>
                                </w:rPr>
                                <w:t>Age</w:t>
                              </w:r>
                              <w:r w:rsidRPr="00277625">
                                <w:rPr>
                                  <w:rFonts w:hint="eastAsia"/>
                                  <w:color w:val="FF00FF"/>
                                  <w:sz w:val="18"/>
                                  <w:szCs w:val="18"/>
                                </w:rPr>
                                <w:t>"</w:t>
                              </w:r>
                              <w:r w:rsidRPr="00277625">
                                <w:rPr>
                                  <w:rFonts w:hint="eastAsia"/>
                                  <w:sz w:val="18"/>
                                  <w:szCs w:val="18"/>
                                </w:rPr>
                                <w:t>, width:</w:t>
                              </w:r>
                              <w:r w:rsidRPr="00277625">
                                <w:rPr>
                                  <w:rFonts w:hint="eastAsia"/>
                                  <w:color w:val="800000"/>
                                  <w:sz w:val="18"/>
                                  <w:szCs w:val="18"/>
                                </w:rPr>
                                <w:t>40</w:t>
                              </w:r>
                              <w:r w:rsidRPr="00277625">
                                <w:rPr>
                                  <w:rFonts w:hint="eastAsia"/>
                                  <w:sz w:val="18"/>
                                  <w:szCs w:val="18"/>
                                </w:rPr>
                                <w:t xml:space="preserve">, type: </w:t>
                              </w:r>
                              <w:r w:rsidRPr="00277625">
                                <w:rPr>
                                  <w:rFonts w:hint="eastAsia"/>
                                  <w:color w:val="FF00FF"/>
                                  <w:sz w:val="18"/>
                                  <w:szCs w:val="18"/>
                                </w:rPr>
                                <w:t>"number"</w:t>
                              </w:r>
                              <w:r w:rsidRPr="00277625">
                                <w:rPr>
                                  <w:rFonts w:hint="eastAsia"/>
                                  <w:sz w:val="18"/>
                                  <w:szCs w:val="18"/>
                                </w:rPr>
                                <w:t>},</w:t>
                              </w:r>
                            </w:p>
                            <w:p w:rsidR="0023747D" w:rsidRDefault="0023747D" w:rsidP="00375F9C">
                              <w:pPr>
                                <w:spacing w:line="240" w:lineRule="exact"/>
                                <w:ind w:firstLine="360"/>
                                <w:rPr>
                                  <w:sz w:val="18"/>
                                  <w:szCs w:val="18"/>
                                </w:rPr>
                              </w:pPr>
                              <w:r w:rsidRPr="00277625">
                                <w:rPr>
                                  <w:rFonts w:hint="eastAsia"/>
                                  <w:sz w:val="18"/>
                                  <w:szCs w:val="18"/>
                                </w:rPr>
                                <w:t>{id:</w:t>
                              </w:r>
                              <w:r w:rsidRPr="00277625">
                                <w:rPr>
                                  <w:rFonts w:hint="eastAsia"/>
                                  <w:color w:val="FF00FF"/>
                                  <w:sz w:val="18"/>
                                  <w:szCs w:val="18"/>
                                </w:rPr>
                                <w:t>"col2"</w:t>
                              </w:r>
                              <w:r w:rsidRPr="00277625">
                                <w:rPr>
                                  <w:rFonts w:hint="eastAsia"/>
                                  <w:sz w:val="18"/>
                                  <w:szCs w:val="18"/>
                                </w:rPr>
                                <w:t>, caption:</w:t>
                              </w:r>
                              <w:r w:rsidRPr="00277625">
                                <w:rPr>
                                  <w:rFonts w:hint="eastAsia"/>
                                  <w:color w:val="FF00FF"/>
                                  <w:sz w:val="18"/>
                                  <w:szCs w:val="18"/>
                                </w:rPr>
                                <w:t>"</w:t>
                              </w:r>
                              <w:r>
                                <w:rPr>
                                  <w:rFonts w:hint="eastAsia"/>
                                  <w:color w:val="FF00FF"/>
                                  <w:sz w:val="18"/>
                                  <w:szCs w:val="18"/>
                                </w:rPr>
                                <w:t>Part-time</w:t>
                              </w:r>
                              <w:r w:rsidRPr="00277625">
                                <w:rPr>
                                  <w:rFonts w:hint="eastAsia"/>
                                  <w:color w:val="FF00FF"/>
                                  <w:sz w:val="18"/>
                                  <w:szCs w:val="18"/>
                                </w:rPr>
                                <w:t>"</w:t>
                              </w:r>
                              <w:r w:rsidRPr="00277625">
                                <w:rPr>
                                  <w:rFonts w:hint="eastAsia"/>
                                  <w:sz w:val="18"/>
                                  <w:szCs w:val="18"/>
                                </w:rPr>
                                <w:t>, width:</w:t>
                              </w:r>
                              <w:r w:rsidRPr="00277625">
                                <w:rPr>
                                  <w:rFonts w:hint="eastAsia"/>
                                  <w:color w:val="800000"/>
                                  <w:sz w:val="18"/>
                                  <w:szCs w:val="18"/>
                                </w:rPr>
                                <w:t>90</w:t>
                              </w:r>
                              <w:r w:rsidRPr="00277625">
                                <w:rPr>
                                  <w:rFonts w:hint="eastAsia"/>
                                  <w:sz w:val="18"/>
                                  <w:szCs w:val="18"/>
                                </w:rPr>
                                <w:t xml:space="preserve">, type: </w:t>
                              </w:r>
                              <w:r w:rsidRPr="00277625">
                                <w:rPr>
                                  <w:rFonts w:hint="eastAsia"/>
                                  <w:color w:val="FF00FF"/>
                                  <w:sz w:val="18"/>
                                  <w:szCs w:val="18"/>
                                </w:rPr>
                                <w:t>"checkbox"</w:t>
                              </w:r>
                              <w:r w:rsidRPr="00277625">
                                <w:rPr>
                                  <w:rFonts w:hint="eastAsia"/>
                                  <w:sz w:val="18"/>
                                  <w:szCs w:val="18"/>
                                </w:rPr>
                                <w:t xml:space="preserve">, renderer: </w:t>
                              </w:r>
                              <w:r w:rsidRPr="00277625">
                                <w:rPr>
                                  <w:rFonts w:hint="eastAsia"/>
                                  <w:color w:val="0000FF"/>
                                  <w:sz w:val="18"/>
                                  <w:szCs w:val="18"/>
                                </w:rPr>
                                <w:t>function</w:t>
                              </w:r>
                              <w:r w:rsidRPr="00277625">
                                <w:rPr>
                                  <w:rFonts w:hint="eastAsia"/>
                                  <w:sz w:val="18"/>
                                  <w:szCs w:val="18"/>
                                </w:rPr>
                                <w:t>(h){</w:t>
                              </w:r>
                            </w:p>
                            <w:p w:rsidR="0023747D" w:rsidRDefault="0023747D" w:rsidP="00375F9C">
                              <w:pPr>
                                <w:spacing w:line="240" w:lineRule="exact"/>
                                <w:ind w:firstLineChars="400" w:firstLine="720"/>
                                <w:rPr>
                                  <w:sz w:val="18"/>
                                  <w:szCs w:val="18"/>
                                </w:rPr>
                              </w:pPr>
                              <w:r w:rsidRPr="00277625">
                                <w:rPr>
                                  <w:rFonts w:hint="eastAsia"/>
                                  <w:color w:val="0000FF"/>
                                  <w:sz w:val="18"/>
                                  <w:szCs w:val="18"/>
                                </w:rPr>
                                <w:t>return</w:t>
                              </w:r>
                              <w:r w:rsidRPr="00277625">
                                <w:rPr>
                                  <w:rFonts w:hint="eastAsia"/>
                                  <w:sz w:val="18"/>
                                  <w:szCs w:val="18"/>
                                </w:rPr>
                                <w:t xml:space="preserve"> </w:t>
                              </w:r>
                              <w:r w:rsidRPr="00277625">
                                <w:rPr>
                                  <w:rFonts w:hint="eastAsia"/>
                                  <w:color w:val="FF00FF"/>
                                  <w:sz w:val="18"/>
                                  <w:szCs w:val="18"/>
                                </w:rPr>
                                <w:t>"&lt;img style='vertical-align:middle' src='img/a.gif'&gt; "</w:t>
                              </w:r>
                              <w:r w:rsidRPr="00277625">
                                <w:rPr>
                                  <w:rFonts w:hint="eastAsia"/>
                                  <w:sz w:val="18"/>
                                  <w:szCs w:val="18"/>
                                </w:rPr>
                                <w:t>+ h.caption;</w:t>
                              </w:r>
                            </w:p>
                            <w:p w:rsidR="0023747D" w:rsidRPr="00277625" w:rsidRDefault="0023747D" w:rsidP="00375F9C">
                              <w:pPr>
                                <w:spacing w:line="240" w:lineRule="exact"/>
                                <w:ind w:firstLineChars="200" w:firstLine="360"/>
                                <w:rPr>
                                  <w:sz w:val="18"/>
                                  <w:szCs w:val="18"/>
                                </w:rPr>
                              </w:pPr>
                              <w:r w:rsidRPr="00277625">
                                <w:rPr>
                                  <w:rFonts w:hint="eastAsia"/>
                                  <w:sz w:val="18"/>
                                  <w:szCs w:val="18"/>
                                </w:rPr>
                                <w:t>}}</w:t>
                              </w:r>
                            </w:p>
                            <w:p w:rsidR="0023747D" w:rsidRPr="00277625" w:rsidRDefault="0023747D" w:rsidP="00375F9C">
                              <w:pPr>
                                <w:spacing w:line="240" w:lineRule="exact"/>
                                <w:rPr>
                                  <w:sz w:val="18"/>
                                  <w:szCs w:val="18"/>
                                </w:rPr>
                              </w:pPr>
                              <w:r w:rsidRPr="00277625">
                                <w:rPr>
                                  <w:sz w:val="18"/>
                                  <w:szCs w:val="18"/>
                                </w:rPr>
                                <w:t>]).show(block)</w:t>
                              </w:r>
                            </w:p>
                          </w:txbxContent>
                        </wps:txbx>
                        <wps:bodyPr rot="0" vert="horz" wrap="square" lIns="54000" tIns="46800" rIns="54000" bIns="45720" anchor="t" anchorCtr="0" upright="1">
                          <a:spAutoFit/>
                        </wps:bodyPr>
                      </wps:wsp>
                      <wps:wsp>
                        <wps:cNvPr id="542" name="AutoShape 848"/>
                        <wps:cNvSpPr>
                          <a:spLocks noChangeArrowheads="1"/>
                        </wps:cNvSpPr>
                        <wps:spPr bwMode="auto">
                          <a:xfrm flipH="1">
                            <a:off x="2857500" y="693420"/>
                            <a:ext cx="1257300" cy="198120"/>
                          </a:xfrm>
                          <a:prstGeom prst="wedgeRoundRectCallout">
                            <a:avLst>
                              <a:gd name="adj1" fmla="val -20153"/>
                              <a:gd name="adj2" fmla="val 19807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enderer function</w:t>
                              </w:r>
                            </w:p>
                          </w:txbxContent>
                        </wps:txbx>
                        <wps:bodyPr rot="0" vert="horz" wrap="square" lIns="0" tIns="0" rIns="0" bIns="0" anchor="t" anchorCtr="0" upright="1">
                          <a:noAutofit/>
                        </wps:bodyPr>
                      </wps:wsp>
                    </wpc:wpc>
                  </a:graphicData>
                </a:graphic>
              </wp:inline>
            </w:drawing>
          </mc:Choice>
          <mc:Fallback>
            <w:pict>
              <v:group id="画布 844" o:spid="_x0000_s1624" editas="canvas" style="width:414pt;height:144.15pt;mso-position-horizontal-relative:char;mso-position-vertical-relative:line" coordsize="52578,18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">
                <v:shape id="_x0000_s1625" type="#_x0000_t75" style="position:absolute;width:52578;height:18307;visibility:visible;mso-wrap-style:square">
                  <v:fill o:detectmouseclick="t"/>
                  <v:path o:connecttype="none"/>
                </v:shape>
                <v:shape id="Text Box 846" o:spid="_x0000_s1626"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XWcQA&#10;AADcAAAADwAAAGRycy9kb3ducmV2LnhtbESPT2sCMRTE74LfITzBm2YtVuzWKKKU7UWof3p/bF43&#10;i5uXJYnr+u2bgtDjMDO/YVab3jaiIx9qxwpm0wwEcel0zZWCy/ljsgQRIrLGxjEpeFCAzXo4WGGu&#10;3Z2P1J1iJRKEQ44KTIxtLmUoDVkMU9cSJ+/HeYsxSV9J7fGe4LaRL1m2kBZrTgsGW9oZKq+nm1VQ&#10;Xvf9vqi/je9udvml34rHYVEoNR7123cQkfr4H362P7WC1/kM/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cV1nEAAAA3AAAAA8AAAAAAAAAAAAAAAAAmAIAAGRycy9k&#10;b3ducmV2LnhtbFBLBQYAAAAABAAEAPUAAACJAwAAAAA=&#10;" strokeweight="1pt">
                  <v:textbox style="mso-fit-shape-to-text:t" inset="1.5mm,1.3mm,1.5mm">
                    <w:txbxContent>
                      <w:p w:rsidR="0023747D" w:rsidRPr="00277625" w:rsidRDefault="0023747D" w:rsidP="00375F9C">
                        <w:pPr>
                          <w:spacing w:line="240" w:lineRule="exact"/>
                          <w:rPr>
                            <w:sz w:val="18"/>
                            <w:szCs w:val="18"/>
                          </w:rPr>
                        </w:pPr>
                        <w:proofErr w:type="gramStart"/>
                        <w:r w:rsidRPr="00277625">
                          <w:rPr>
                            <w:color w:val="0000FF"/>
                            <w:sz w:val="18"/>
                            <w:szCs w:val="18"/>
                          </w:rPr>
                          <w:t>var</w:t>
                        </w:r>
                        <w:proofErr w:type="gramEnd"/>
                        <w:r w:rsidRPr="00277625">
                          <w:rPr>
                            <w:sz w:val="18"/>
                            <w:szCs w:val="18"/>
                          </w:rPr>
                          <w:t xml:space="preserve"> block=</w:t>
                        </w:r>
                        <w:r w:rsidRPr="00277625">
                          <w:rPr>
                            <w:color w:val="0000FF"/>
                            <w:sz w:val="18"/>
                            <w:szCs w:val="18"/>
                          </w:rPr>
                          <w:t>new</w:t>
                        </w:r>
                        <w:r w:rsidRPr="00277625">
                          <w:rPr>
                            <w:sz w:val="18"/>
                            <w:szCs w:val="18"/>
                          </w:rPr>
                          <w:t xml:space="preserve"> </w:t>
                        </w:r>
                        <w:r w:rsidR="0024376F">
                          <w:rPr>
                            <w:sz w:val="18"/>
                            <w:szCs w:val="18"/>
                          </w:rPr>
                          <w:t>xui</w:t>
                        </w:r>
                        <w:r w:rsidRPr="00277625">
                          <w:rPr>
                            <w:sz w:val="18"/>
                            <w:szCs w:val="18"/>
                          </w:rPr>
                          <w:t>.UI.Block({width:</w:t>
                        </w:r>
                        <w:r w:rsidRPr="00277625">
                          <w:rPr>
                            <w:color w:val="800000"/>
                            <w:sz w:val="18"/>
                            <w:szCs w:val="18"/>
                          </w:rPr>
                          <w:t>240</w:t>
                        </w:r>
                        <w:r w:rsidRPr="00277625">
                          <w:rPr>
                            <w:sz w:val="18"/>
                            <w:szCs w:val="18"/>
                          </w:rPr>
                          <w:t>,height:</w:t>
                        </w:r>
                        <w:r w:rsidRPr="00277625">
                          <w:rPr>
                            <w:color w:val="800000"/>
                            <w:sz w:val="18"/>
                            <w:szCs w:val="18"/>
                          </w:rPr>
                          <w:t>200</w:t>
                        </w:r>
                        <w:r w:rsidRPr="00277625">
                          <w:rPr>
                            <w:sz w:val="18"/>
                            <w:szCs w:val="18"/>
                          </w:rPr>
                          <w:t>}).show();</w:t>
                        </w:r>
                      </w:p>
                      <w:p w:rsidR="0023747D" w:rsidRPr="00277625" w:rsidRDefault="0023747D" w:rsidP="00375F9C">
                        <w:pPr>
                          <w:spacing w:line="240" w:lineRule="exact"/>
                          <w:rPr>
                            <w:sz w:val="18"/>
                            <w:szCs w:val="18"/>
                          </w:rPr>
                        </w:pPr>
                        <w:proofErr w:type="gramStart"/>
                        <w:r w:rsidRPr="00277625">
                          <w:rPr>
                            <w:color w:val="0000FF"/>
                            <w:sz w:val="18"/>
                            <w:szCs w:val="18"/>
                          </w:rPr>
                          <w:t>var</w:t>
                        </w:r>
                        <w:proofErr w:type="gramEnd"/>
                        <w:r w:rsidRPr="00277625">
                          <w:rPr>
                            <w:sz w:val="18"/>
                            <w:szCs w:val="18"/>
                          </w:rPr>
                          <w:t xml:space="preserve"> tg=</w:t>
                        </w:r>
                        <w:r w:rsidRPr="00277625">
                          <w:rPr>
                            <w:color w:val="0000FF"/>
                            <w:sz w:val="18"/>
                            <w:szCs w:val="18"/>
                          </w:rPr>
                          <w:t>new</w:t>
                        </w:r>
                        <w:r w:rsidRPr="00277625">
                          <w:rPr>
                            <w:sz w:val="18"/>
                            <w:szCs w:val="18"/>
                          </w:rPr>
                          <w:t xml:space="preserve"> </w:t>
                        </w:r>
                        <w:r w:rsidR="0024376F">
                          <w:rPr>
                            <w:sz w:val="18"/>
                            <w:szCs w:val="18"/>
                          </w:rPr>
                          <w:t>xui</w:t>
                        </w:r>
                        <w:r w:rsidRPr="00277625">
                          <w:rPr>
                            <w:sz w:val="18"/>
                            <w:szCs w:val="18"/>
                          </w:rPr>
                          <w:t>.UI.TreeGrid;</w:t>
                        </w:r>
                      </w:p>
                      <w:p w:rsidR="0023747D" w:rsidRPr="00277625" w:rsidRDefault="0023747D" w:rsidP="00375F9C">
                        <w:pPr>
                          <w:spacing w:line="240" w:lineRule="exact"/>
                          <w:rPr>
                            <w:sz w:val="18"/>
                            <w:szCs w:val="18"/>
                          </w:rPr>
                        </w:pPr>
                        <w:proofErr w:type="gramStart"/>
                        <w:r w:rsidRPr="00277625">
                          <w:rPr>
                            <w:sz w:val="18"/>
                            <w:szCs w:val="18"/>
                          </w:rPr>
                          <w:t>tg.setRowHandlerWidth(</w:t>
                        </w:r>
                        <w:proofErr w:type="gramEnd"/>
                        <w:r w:rsidRPr="00277625">
                          <w:rPr>
                            <w:color w:val="800000"/>
                            <w:sz w:val="18"/>
                            <w:szCs w:val="18"/>
                          </w:rPr>
                          <w:t>80</w:t>
                        </w:r>
                        <w:r w:rsidRPr="00277625">
                          <w:rPr>
                            <w:sz w:val="18"/>
                            <w:szCs w:val="18"/>
                          </w:rPr>
                          <w:t>)</w:t>
                        </w:r>
                      </w:p>
                      <w:p w:rsidR="0023747D" w:rsidRPr="00277625" w:rsidRDefault="0023747D" w:rsidP="00375F9C">
                        <w:pPr>
                          <w:spacing w:line="240" w:lineRule="exact"/>
                          <w:rPr>
                            <w:sz w:val="18"/>
                            <w:szCs w:val="18"/>
                          </w:rPr>
                        </w:pPr>
                        <w:r w:rsidRPr="00277625">
                          <w:rPr>
                            <w:sz w:val="18"/>
                            <w:szCs w:val="18"/>
                          </w:rPr>
                          <w:t>.</w:t>
                        </w:r>
                        <w:proofErr w:type="gramStart"/>
                        <w:r w:rsidRPr="00277625">
                          <w:rPr>
                            <w:sz w:val="18"/>
                            <w:szCs w:val="18"/>
                          </w:rPr>
                          <w:t>setColSortable(</w:t>
                        </w:r>
                        <w:proofErr w:type="gramEnd"/>
                        <w:r w:rsidRPr="00277625">
                          <w:rPr>
                            <w:color w:val="0000FF"/>
                            <w:sz w:val="18"/>
                            <w:szCs w:val="18"/>
                          </w:rPr>
                          <w:t>false</w:t>
                        </w:r>
                        <w:r w:rsidRPr="00277625">
                          <w:rPr>
                            <w:sz w:val="18"/>
                            <w:szCs w:val="18"/>
                          </w:rPr>
                          <w:t>)</w:t>
                        </w:r>
                      </w:p>
                      <w:p w:rsidR="0023747D" w:rsidRPr="00277625" w:rsidRDefault="0023747D" w:rsidP="00375F9C">
                        <w:pPr>
                          <w:spacing w:line="240" w:lineRule="exact"/>
                          <w:rPr>
                            <w:sz w:val="18"/>
                            <w:szCs w:val="18"/>
                          </w:rPr>
                        </w:pPr>
                        <w:r w:rsidRPr="00277625">
                          <w:rPr>
                            <w:rFonts w:hint="eastAsia"/>
                            <w:sz w:val="18"/>
                            <w:szCs w:val="18"/>
                          </w:rPr>
                          <w:t>.</w:t>
                        </w:r>
                        <w:proofErr w:type="gramStart"/>
                        <w:r w:rsidRPr="00277625">
                          <w:rPr>
                            <w:rFonts w:hint="eastAsia"/>
                            <w:sz w:val="18"/>
                            <w:szCs w:val="18"/>
                          </w:rPr>
                          <w:t>setGridHandlerCaption(</w:t>
                        </w:r>
                        <w:proofErr w:type="gramEnd"/>
                        <w:r w:rsidRPr="00277625">
                          <w:rPr>
                            <w:rFonts w:hint="eastAsia"/>
                            <w:color w:val="FF00FF"/>
                            <w:sz w:val="18"/>
                            <w:szCs w:val="18"/>
                          </w:rPr>
                          <w:t>"</w:t>
                        </w:r>
                        <w:r>
                          <w:rPr>
                            <w:rFonts w:hint="eastAsia"/>
                            <w:color w:val="FF00FF"/>
                            <w:sz w:val="18"/>
                            <w:szCs w:val="18"/>
                          </w:rPr>
                          <w:t>Name</w:t>
                        </w:r>
                        <w:r w:rsidRPr="00277625">
                          <w:rPr>
                            <w:rFonts w:hint="eastAsia"/>
                            <w:color w:val="FF00FF"/>
                            <w:sz w:val="18"/>
                            <w:szCs w:val="18"/>
                          </w:rPr>
                          <w:t>"</w:t>
                        </w:r>
                        <w:r w:rsidRPr="00277625">
                          <w:rPr>
                            <w:rFonts w:hint="eastAsia"/>
                            <w:sz w:val="18"/>
                            <w:szCs w:val="18"/>
                          </w:rPr>
                          <w:t>)</w:t>
                        </w:r>
                      </w:p>
                      <w:p w:rsidR="0023747D" w:rsidRPr="00277625" w:rsidRDefault="0023747D" w:rsidP="00375F9C">
                        <w:pPr>
                          <w:spacing w:line="240" w:lineRule="exact"/>
                          <w:rPr>
                            <w:sz w:val="18"/>
                            <w:szCs w:val="18"/>
                          </w:rPr>
                        </w:pPr>
                        <w:r w:rsidRPr="00277625">
                          <w:rPr>
                            <w:sz w:val="18"/>
                            <w:szCs w:val="18"/>
                          </w:rPr>
                          <w:t>.</w:t>
                        </w:r>
                        <w:proofErr w:type="gramStart"/>
                        <w:r w:rsidRPr="00277625">
                          <w:rPr>
                            <w:sz w:val="18"/>
                            <w:szCs w:val="18"/>
                          </w:rPr>
                          <w:t>setHeader([</w:t>
                        </w:r>
                        <w:proofErr w:type="gramEnd"/>
                      </w:p>
                      <w:p w:rsidR="0023747D" w:rsidRPr="00277625" w:rsidRDefault="0023747D" w:rsidP="00375F9C">
                        <w:pPr>
                          <w:spacing w:line="240" w:lineRule="exact"/>
                          <w:rPr>
                            <w:sz w:val="18"/>
                            <w:szCs w:val="18"/>
                          </w:rPr>
                        </w:pPr>
                        <w:r w:rsidRPr="00277625">
                          <w:rPr>
                            <w:rFonts w:hint="eastAsia"/>
                            <w:sz w:val="18"/>
                            <w:szCs w:val="18"/>
                          </w:rPr>
                          <w:t xml:space="preserve">    {</w:t>
                        </w:r>
                        <w:proofErr w:type="gramStart"/>
                        <w:r w:rsidRPr="00277625">
                          <w:rPr>
                            <w:rFonts w:hint="eastAsia"/>
                            <w:sz w:val="18"/>
                            <w:szCs w:val="18"/>
                          </w:rPr>
                          <w:t>id</w:t>
                        </w:r>
                        <w:proofErr w:type="gramEnd"/>
                        <w:r w:rsidRPr="00277625">
                          <w:rPr>
                            <w:rFonts w:hint="eastAsia"/>
                            <w:sz w:val="18"/>
                            <w:szCs w:val="18"/>
                          </w:rPr>
                          <w:t>:</w:t>
                        </w:r>
                        <w:r w:rsidRPr="00277625">
                          <w:rPr>
                            <w:rFonts w:hint="eastAsia"/>
                            <w:color w:val="FF00FF"/>
                            <w:sz w:val="18"/>
                            <w:szCs w:val="18"/>
                          </w:rPr>
                          <w:t>"col1"</w:t>
                        </w:r>
                        <w:r w:rsidRPr="00277625">
                          <w:rPr>
                            <w:rFonts w:hint="eastAsia"/>
                            <w:sz w:val="18"/>
                            <w:szCs w:val="18"/>
                          </w:rPr>
                          <w:t>, caption:</w:t>
                        </w:r>
                        <w:r w:rsidRPr="00277625">
                          <w:rPr>
                            <w:rFonts w:hint="eastAsia"/>
                            <w:color w:val="FF00FF"/>
                            <w:sz w:val="18"/>
                            <w:szCs w:val="18"/>
                          </w:rPr>
                          <w:t>"</w:t>
                        </w:r>
                        <w:r>
                          <w:rPr>
                            <w:rFonts w:hint="eastAsia"/>
                            <w:color w:val="FF00FF"/>
                            <w:sz w:val="18"/>
                            <w:szCs w:val="18"/>
                          </w:rPr>
                          <w:t>Age</w:t>
                        </w:r>
                        <w:r w:rsidRPr="00277625">
                          <w:rPr>
                            <w:rFonts w:hint="eastAsia"/>
                            <w:color w:val="FF00FF"/>
                            <w:sz w:val="18"/>
                            <w:szCs w:val="18"/>
                          </w:rPr>
                          <w:t>"</w:t>
                        </w:r>
                        <w:r w:rsidRPr="00277625">
                          <w:rPr>
                            <w:rFonts w:hint="eastAsia"/>
                            <w:sz w:val="18"/>
                            <w:szCs w:val="18"/>
                          </w:rPr>
                          <w:t>, width:</w:t>
                        </w:r>
                        <w:r w:rsidRPr="00277625">
                          <w:rPr>
                            <w:rFonts w:hint="eastAsia"/>
                            <w:color w:val="800000"/>
                            <w:sz w:val="18"/>
                            <w:szCs w:val="18"/>
                          </w:rPr>
                          <w:t>40</w:t>
                        </w:r>
                        <w:r w:rsidRPr="00277625">
                          <w:rPr>
                            <w:rFonts w:hint="eastAsia"/>
                            <w:sz w:val="18"/>
                            <w:szCs w:val="18"/>
                          </w:rPr>
                          <w:t xml:space="preserve">, type: </w:t>
                        </w:r>
                        <w:r w:rsidRPr="00277625">
                          <w:rPr>
                            <w:rFonts w:hint="eastAsia"/>
                            <w:color w:val="FF00FF"/>
                            <w:sz w:val="18"/>
                            <w:szCs w:val="18"/>
                          </w:rPr>
                          <w:t>"number"</w:t>
                        </w:r>
                        <w:r w:rsidRPr="00277625">
                          <w:rPr>
                            <w:rFonts w:hint="eastAsia"/>
                            <w:sz w:val="18"/>
                            <w:szCs w:val="18"/>
                          </w:rPr>
                          <w:t>},</w:t>
                        </w:r>
                      </w:p>
                      <w:p w:rsidR="0023747D" w:rsidRDefault="0023747D" w:rsidP="00375F9C">
                        <w:pPr>
                          <w:spacing w:line="240" w:lineRule="exact"/>
                          <w:ind w:firstLine="360"/>
                          <w:rPr>
                            <w:sz w:val="18"/>
                            <w:szCs w:val="18"/>
                          </w:rPr>
                        </w:pPr>
                        <w:r w:rsidRPr="00277625">
                          <w:rPr>
                            <w:rFonts w:hint="eastAsia"/>
                            <w:sz w:val="18"/>
                            <w:szCs w:val="18"/>
                          </w:rPr>
                          <w:t>{</w:t>
                        </w:r>
                        <w:proofErr w:type="gramStart"/>
                        <w:r w:rsidRPr="00277625">
                          <w:rPr>
                            <w:rFonts w:hint="eastAsia"/>
                            <w:sz w:val="18"/>
                            <w:szCs w:val="18"/>
                          </w:rPr>
                          <w:t>id</w:t>
                        </w:r>
                        <w:proofErr w:type="gramEnd"/>
                        <w:r w:rsidRPr="00277625">
                          <w:rPr>
                            <w:rFonts w:hint="eastAsia"/>
                            <w:sz w:val="18"/>
                            <w:szCs w:val="18"/>
                          </w:rPr>
                          <w:t>:</w:t>
                        </w:r>
                        <w:r w:rsidRPr="00277625">
                          <w:rPr>
                            <w:rFonts w:hint="eastAsia"/>
                            <w:color w:val="FF00FF"/>
                            <w:sz w:val="18"/>
                            <w:szCs w:val="18"/>
                          </w:rPr>
                          <w:t>"col2"</w:t>
                        </w:r>
                        <w:r w:rsidRPr="00277625">
                          <w:rPr>
                            <w:rFonts w:hint="eastAsia"/>
                            <w:sz w:val="18"/>
                            <w:szCs w:val="18"/>
                          </w:rPr>
                          <w:t>, caption:</w:t>
                        </w:r>
                        <w:r w:rsidRPr="00277625">
                          <w:rPr>
                            <w:rFonts w:hint="eastAsia"/>
                            <w:color w:val="FF00FF"/>
                            <w:sz w:val="18"/>
                            <w:szCs w:val="18"/>
                          </w:rPr>
                          <w:t>"</w:t>
                        </w:r>
                        <w:r>
                          <w:rPr>
                            <w:rFonts w:hint="eastAsia"/>
                            <w:color w:val="FF00FF"/>
                            <w:sz w:val="18"/>
                            <w:szCs w:val="18"/>
                          </w:rPr>
                          <w:t>Part-time</w:t>
                        </w:r>
                        <w:r w:rsidRPr="00277625">
                          <w:rPr>
                            <w:rFonts w:hint="eastAsia"/>
                            <w:color w:val="FF00FF"/>
                            <w:sz w:val="18"/>
                            <w:szCs w:val="18"/>
                          </w:rPr>
                          <w:t>"</w:t>
                        </w:r>
                        <w:r w:rsidRPr="00277625">
                          <w:rPr>
                            <w:rFonts w:hint="eastAsia"/>
                            <w:sz w:val="18"/>
                            <w:szCs w:val="18"/>
                          </w:rPr>
                          <w:t>, width:</w:t>
                        </w:r>
                        <w:r w:rsidRPr="00277625">
                          <w:rPr>
                            <w:rFonts w:hint="eastAsia"/>
                            <w:color w:val="800000"/>
                            <w:sz w:val="18"/>
                            <w:szCs w:val="18"/>
                          </w:rPr>
                          <w:t>90</w:t>
                        </w:r>
                        <w:r w:rsidRPr="00277625">
                          <w:rPr>
                            <w:rFonts w:hint="eastAsia"/>
                            <w:sz w:val="18"/>
                            <w:szCs w:val="18"/>
                          </w:rPr>
                          <w:t xml:space="preserve">, type: </w:t>
                        </w:r>
                        <w:r w:rsidRPr="00277625">
                          <w:rPr>
                            <w:rFonts w:hint="eastAsia"/>
                            <w:color w:val="FF00FF"/>
                            <w:sz w:val="18"/>
                            <w:szCs w:val="18"/>
                          </w:rPr>
                          <w:t>"checkbox"</w:t>
                        </w:r>
                        <w:r w:rsidRPr="00277625">
                          <w:rPr>
                            <w:rFonts w:hint="eastAsia"/>
                            <w:sz w:val="18"/>
                            <w:szCs w:val="18"/>
                          </w:rPr>
                          <w:t xml:space="preserve">, renderer: </w:t>
                        </w:r>
                        <w:r w:rsidRPr="00277625">
                          <w:rPr>
                            <w:rFonts w:hint="eastAsia"/>
                            <w:color w:val="0000FF"/>
                            <w:sz w:val="18"/>
                            <w:szCs w:val="18"/>
                          </w:rPr>
                          <w:t>function</w:t>
                        </w:r>
                        <w:r w:rsidRPr="00277625">
                          <w:rPr>
                            <w:rFonts w:hint="eastAsia"/>
                            <w:sz w:val="18"/>
                            <w:szCs w:val="18"/>
                          </w:rPr>
                          <w:t>(h){</w:t>
                        </w:r>
                      </w:p>
                      <w:p w:rsidR="0023747D" w:rsidRDefault="0023747D" w:rsidP="00375F9C">
                        <w:pPr>
                          <w:spacing w:line="240" w:lineRule="exact"/>
                          <w:ind w:firstLineChars="400" w:firstLine="720"/>
                          <w:rPr>
                            <w:sz w:val="18"/>
                            <w:szCs w:val="18"/>
                          </w:rPr>
                        </w:pPr>
                        <w:proofErr w:type="gramStart"/>
                        <w:r w:rsidRPr="00277625">
                          <w:rPr>
                            <w:rFonts w:hint="eastAsia"/>
                            <w:color w:val="0000FF"/>
                            <w:sz w:val="18"/>
                            <w:szCs w:val="18"/>
                          </w:rPr>
                          <w:t>return</w:t>
                        </w:r>
                        <w:proofErr w:type="gramEnd"/>
                        <w:r w:rsidRPr="00277625">
                          <w:rPr>
                            <w:rFonts w:hint="eastAsia"/>
                            <w:sz w:val="18"/>
                            <w:szCs w:val="18"/>
                          </w:rPr>
                          <w:t xml:space="preserve"> </w:t>
                        </w:r>
                        <w:r w:rsidRPr="00277625">
                          <w:rPr>
                            <w:rFonts w:hint="eastAsia"/>
                            <w:color w:val="FF00FF"/>
                            <w:sz w:val="18"/>
                            <w:szCs w:val="18"/>
                          </w:rPr>
                          <w:t>"&lt;img style='vertical-align:middle' src='img/a.gif'&gt; "</w:t>
                        </w:r>
                        <w:r w:rsidRPr="00277625">
                          <w:rPr>
                            <w:rFonts w:hint="eastAsia"/>
                            <w:sz w:val="18"/>
                            <w:szCs w:val="18"/>
                          </w:rPr>
                          <w:t>+ h.caption;</w:t>
                        </w:r>
                      </w:p>
                      <w:p w:rsidR="0023747D" w:rsidRPr="00277625" w:rsidRDefault="0023747D" w:rsidP="00375F9C">
                        <w:pPr>
                          <w:spacing w:line="240" w:lineRule="exact"/>
                          <w:ind w:firstLineChars="200" w:firstLine="360"/>
                          <w:rPr>
                            <w:sz w:val="18"/>
                            <w:szCs w:val="18"/>
                          </w:rPr>
                        </w:pPr>
                        <w:r w:rsidRPr="00277625">
                          <w:rPr>
                            <w:rFonts w:hint="eastAsia"/>
                            <w:sz w:val="18"/>
                            <w:szCs w:val="18"/>
                          </w:rPr>
                          <w:t>}}</w:t>
                        </w:r>
                      </w:p>
                      <w:p w:rsidR="0023747D" w:rsidRPr="00277625" w:rsidRDefault="0023747D" w:rsidP="00375F9C">
                        <w:pPr>
                          <w:spacing w:line="240" w:lineRule="exact"/>
                          <w:rPr>
                            <w:sz w:val="18"/>
                            <w:szCs w:val="18"/>
                          </w:rPr>
                        </w:pPr>
                        <w:r w:rsidRPr="00277625">
                          <w:rPr>
                            <w:sz w:val="18"/>
                            <w:szCs w:val="18"/>
                          </w:rPr>
                          <w:t>]).</w:t>
                        </w:r>
                        <w:proofErr w:type="gramStart"/>
                        <w:r w:rsidRPr="00277625">
                          <w:rPr>
                            <w:sz w:val="18"/>
                            <w:szCs w:val="18"/>
                          </w:rPr>
                          <w:t>show(</w:t>
                        </w:r>
                        <w:proofErr w:type="gramEnd"/>
                        <w:r w:rsidRPr="00277625">
                          <w:rPr>
                            <w:sz w:val="18"/>
                            <w:szCs w:val="18"/>
                          </w:rPr>
                          <w:t>block)</w:t>
                        </w:r>
                      </w:p>
                    </w:txbxContent>
                  </v:textbox>
                </v:shape>
                <v:shape id="AutoShape 848" o:spid="_x0000_s1627" type="#_x0000_t62" style="position:absolute;left:28575;top:6934;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ttzsYA&#10;AADcAAAADwAAAGRycy9kb3ducmV2LnhtbESP0WrCQBRE34X+w3ILfSm6qVQJ0VVEaOhDqhjzAdfs&#10;bZKavRuy25j+fbdQ8HGYmTPMejuaVgzUu8aygpdZBIK4tLrhSkFxfpvGIJxH1thaJgU/5GC7eZis&#10;MdH2xicacl+JAGGXoILa+y6R0pU1GXQz2xEH79P2Bn2QfSV1j7cAN62cR9FSGmw4LNTY0b6m8pp/&#10;GwVpFmdfH9iNl2vlssNzYeyxSJV6ehx3KxCeRn8P/7fftYLF6xz+zo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ttzsYAAADcAAAADwAAAAAAAAAAAAAAAACYAgAAZHJz&#10;L2Rvd25yZXYueG1sUEsFBgAAAAAEAAQA9QAAAIsDAAAAAA==&#10;" adj="6447,53584" fillcolor="#ff9">
                  <v:textbox inset="0,0,0,0">
                    <w:txbxContent>
                      <w:p w:rsidR="0023747D" w:rsidRPr="000E23E9" w:rsidRDefault="0023747D" w:rsidP="00375F9C">
                        <w:pPr>
                          <w:rPr>
                            <w:szCs w:val="18"/>
                          </w:rPr>
                        </w:pPr>
                        <w:r>
                          <w:rPr>
                            <w:szCs w:val="18"/>
                          </w:rPr>
                          <w:t>R</w:t>
                        </w:r>
                        <w:r>
                          <w:rPr>
                            <w:rFonts w:hint="eastAsia"/>
                            <w:szCs w:val="18"/>
                          </w:rPr>
                          <w:t>enderer function</w:t>
                        </w:r>
                      </w:p>
                    </w:txbxContent>
                  </v:textbox>
                </v:shape>
                <w10:anchorlock/>
              </v:group>
            </w:pict>
          </mc:Fallback>
        </mc:AlternateContent>
      </w:r>
    </w:p>
    <w:p w:rsidR="00375F9C" w:rsidRPr="00B33F49" w:rsidRDefault="00375F9C" w:rsidP="00375F9C">
      <w:pPr>
        <w:rPr>
          <w:b/>
        </w:rPr>
      </w:pPr>
      <w:r w:rsidRPr="00B33F49">
        <w:rPr>
          <w:b/>
        </w:rPr>
        <w:t>O</w:t>
      </w:r>
      <w:r w:rsidRPr="00B33F49">
        <w:rPr>
          <w:rFonts w:hint="eastAsia"/>
          <w:b/>
        </w:rPr>
        <w:t>utput:</w:t>
      </w:r>
    </w:p>
    <w:p w:rsidR="00375F9C" w:rsidRPr="00AD548D" w:rsidRDefault="005C781A" w:rsidP="00375F9C">
      <w:r>
        <w:rPr>
          <w:rFonts w:hint="eastAsia"/>
          <w:noProof/>
        </w:rPr>
        <w:drawing>
          <wp:inline distT="0" distB="0" distL="0" distR="0" wp14:anchorId="1FBBD35D" wp14:editId="03A850B5">
            <wp:extent cx="2343150" cy="257175"/>
            <wp:effectExtent l="0" t="0" r="0" b="952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343150" cy="257175"/>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lastRenderedPageBreak/>
        <w:t xml:space="preserve"> </w:t>
      </w:r>
      <w:bookmarkStart w:id="142" w:name="_Toc356466275"/>
      <w:r>
        <w:rPr>
          <w:rFonts w:hint="eastAsia"/>
        </w:rPr>
        <w:t>Update column header dynamically</w:t>
      </w:r>
      <w:bookmarkEnd w:id="142"/>
    </w:p>
    <w:p w:rsidR="00375F9C" w:rsidRDefault="005C781A" w:rsidP="00375F9C">
      <w:r>
        <w:rPr>
          <w:noProof/>
        </w:rPr>
        <mc:AlternateContent>
          <mc:Choice Requires="wpc">
            <w:drawing>
              <wp:inline distT="0" distB="0" distL="0" distR="0" wp14:anchorId="6B2CF2E3" wp14:editId="366EE514">
                <wp:extent cx="5257800" cy="3049905"/>
                <wp:effectExtent l="9525" t="0" r="9525" b="7620"/>
                <wp:docPr id="849" name="画布 8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8" name="Text Box 851"/>
                        <wps:cNvSpPr txBox="1">
                          <a:spLocks noChangeArrowheads="1"/>
                        </wps:cNvSpPr>
                        <wps:spPr bwMode="auto">
                          <a:xfrm>
                            <a:off x="0" y="48895"/>
                            <a:ext cx="5257800" cy="3001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93355" w:rsidRDefault="0023747D" w:rsidP="00375F9C">
                              <w:pPr>
                                <w:spacing w:line="240" w:lineRule="exact"/>
                                <w:rPr>
                                  <w:sz w:val="18"/>
                                  <w:szCs w:val="18"/>
                                </w:rPr>
                              </w:pPr>
                              <w:r w:rsidRPr="00193355">
                                <w:rPr>
                                  <w:color w:val="0000FF"/>
                                  <w:sz w:val="18"/>
                                  <w:szCs w:val="18"/>
                                </w:rPr>
                                <w:t>var</w:t>
                              </w:r>
                              <w:r w:rsidRPr="00193355">
                                <w:rPr>
                                  <w:sz w:val="18"/>
                                  <w:szCs w:val="18"/>
                                </w:rPr>
                                <w:t xml:space="preserve"> block=</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.UI.Block({width:</w:t>
                              </w:r>
                              <w:r w:rsidRPr="00193355">
                                <w:rPr>
                                  <w:color w:val="800000"/>
                                  <w:sz w:val="18"/>
                                  <w:szCs w:val="18"/>
                                </w:rPr>
                                <w:t>240</w:t>
                              </w:r>
                              <w:r w:rsidRPr="00193355">
                                <w:rPr>
                                  <w:sz w:val="18"/>
                                  <w:szCs w:val="18"/>
                                </w:rPr>
                                <w:t>,height:</w:t>
                              </w:r>
                              <w:r w:rsidRPr="00193355">
                                <w:rPr>
                                  <w:color w:val="800000"/>
                                  <w:sz w:val="18"/>
                                  <w:szCs w:val="18"/>
                                </w:rPr>
                                <w:t>200</w:t>
                              </w:r>
                              <w:r w:rsidRPr="00193355">
                                <w:rPr>
                                  <w:sz w:val="18"/>
                                  <w:szCs w:val="18"/>
                                </w:rPr>
                                <w:t>}).show();</w:t>
                              </w:r>
                            </w:p>
                            <w:p w:rsidR="0023747D" w:rsidRPr="00193355" w:rsidRDefault="0023747D" w:rsidP="00375F9C">
                              <w:pPr>
                                <w:spacing w:line="240" w:lineRule="exact"/>
                                <w:rPr>
                                  <w:sz w:val="18"/>
                                  <w:szCs w:val="18"/>
                                </w:rPr>
                              </w:pPr>
                              <w:r w:rsidRPr="00193355">
                                <w:rPr>
                                  <w:color w:val="0000FF"/>
                                  <w:sz w:val="18"/>
                                  <w:szCs w:val="18"/>
                                </w:rPr>
                                <w:t>var</w:t>
                              </w:r>
                              <w:r w:rsidRPr="00193355">
                                <w:rPr>
                                  <w:sz w:val="18"/>
                                  <w:szCs w:val="18"/>
                                </w:rPr>
                                <w:t xml:space="preserve"> tg=</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.UI.TreeGrid;</w:t>
                              </w:r>
                            </w:p>
                            <w:p w:rsidR="0023747D" w:rsidRPr="00193355" w:rsidRDefault="0023747D" w:rsidP="00375F9C">
                              <w:pPr>
                                <w:spacing w:line="240" w:lineRule="exact"/>
                                <w:rPr>
                                  <w:sz w:val="18"/>
                                  <w:szCs w:val="18"/>
                                </w:rPr>
                              </w:pPr>
                              <w:r w:rsidRPr="00193355">
                                <w:rPr>
                                  <w:rFonts w:hint="eastAsia"/>
                                  <w:sz w:val="18"/>
                                  <w:szCs w:val="18"/>
                                </w:rPr>
                                <w:t>tg.setGridHandlerCaption(</w:t>
                              </w:r>
                              <w:r w:rsidRPr="00193355">
                                <w:rPr>
                                  <w:rFonts w:hint="eastAsia"/>
                                  <w:color w:val="FF00FF"/>
                                  <w:sz w:val="18"/>
                                  <w:szCs w:val="18"/>
                                </w:rPr>
                                <w:t>"</w:t>
                              </w:r>
                              <w:r>
                                <w:rPr>
                                  <w:rFonts w:hint="eastAsia"/>
                                  <w:color w:val="FF00FF"/>
                                  <w:sz w:val="18"/>
                                  <w:szCs w:val="18"/>
                                </w:rPr>
                                <w:t>Name</w:t>
                              </w:r>
                              <w:r w:rsidRPr="00193355">
                                <w:rPr>
                                  <w:rFonts w:hint="eastAsia"/>
                                  <w:color w:val="FF00FF"/>
                                  <w:sz w:val="18"/>
                                  <w:szCs w:val="18"/>
                                </w:rPr>
                                <w:t>"</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.setHeader([</w:t>
                              </w:r>
                            </w:p>
                            <w:p w:rsidR="0023747D" w:rsidRPr="00193355" w:rsidRDefault="0023747D" w:rsidP="00375F9C">
                              <w:pPr>
                                <w:spacing w:line="240" w:lineRule="exact"/>
                                <w:rPr>
                                  <w:sz w:val="18"/>
                                  <w:szCs w:val="18"/>
                                </w:rPr>
                              </w:pPr>
                              <w:r w:rsidRPr="00193355">
                                <w:rPr>
                                  <w:rFonts w:hint="eastAsia"/>
                                  <w:sz w:val="18"/>
                                  <w:szCs w:val="18"/>
                                </w:rPr>
                                <w:t xml:space="preserve">    {id:</w:t>
                              </w:r>
                              <w:r w:rsidRPr="00193355">
                                <w:rPr>
                                  <w:rFonts w:hint="eastAsia"/>
                                  <w:color w:val="FF00FF"/>
                                  <w:sz w:val="18"/>
                                  <w:szCs w:val="18"/>
                                </w:rPr>
                                <w:t>"col1"</w:t>
                              </w:r>
                              <w:r w:rsidRPr="00193355">
                                <w:rPr>
                                  <w:rFonts w:hint="eastAsia"/>
                                  <w:sz w:val="18"/>
                                  <w:szCs w:val="18"/>
                                </w:rPr>
                                <w:t>, caption:</w:t>
                              </w:r>
                              <w:r w:rsidRPr="00193355">
                                <w:rPr>
                                  <w:rFonts w:hint="eastAsia"/>
                                  <w:color w:val="FF00FF"/>
                                  <w:sz w:val="18"/>
                                  <w:szCs w:val="18"/>
                                </w:rPr>
                                <w:t>"</w:t>
                              </w:r>
                              <w:r>
                                <w:rPr>
                                  <w:rFonts w:hint="eastAsia"/>
                                  <w:color w:val="FF00FF"/>
                                  <w:sz w:val="18"/>
                                  <w:szCs w:val="18"/>
                                </w:rPr>
                                <w:t>Age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40</w:t>
                              </w:r>
                              <w:r w:rsidRPr="00193355">
                                <w:rPr>
                                  <w:rFonts w:hint="eastAsia"/>
                                  <w:sz w:val="18"/>
                                  <w:szCs w:val="18"/>
                                </w:rPr>
                                <w:t xml:space="preserve">, type: </w:t>
                              </w:r>
                              <w:r w:rsidRPr="00193355">
                                <w:rPr>
                                  <w:rFonts w:hint="eastAsia"/>
                                  <w:color w:val="FF00FF"/>
                                  <w:sz w:val="18"/>
                                  <w:szCs w:val="18"/>
                                </w:rPr>
                                <w:t>"number"</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{id:</w:t>
                              </w:r>
                              <w:r w:rsidRPr="00193355">
                                <w:rPr>
                                  <w:rFonts w:hint="eastAsia"/>
                                  <w:color w:val="FF00FF"/>
                                  <w:sz w:val="18"/>
                                  <w:szCs w:val="18"/>
                                </w:rPr>
                                <w:t>"col2"</w:t>
                              </w:r>
                              <w:r w:rsidRPr="00193355">
                                <w:rPr>
                                  <w:rFonts w:hint="eastAsia"/>
                                  <w:sz w:val="18"/>
                                  <w:szCs w:val="18"/>
                                </w:rPr>
                                <w:t>, caption:</w:t>
                              </w:r>
                              <w:r w:rsidRPr="00193355">
                                <w:rPr>
                                  <w:rFonts w:hint="eastAsia"/>
                                  <w:color w:val="FF00FF"/>
                                  <w:sz w:val="18"/>
                                  <w:szCs w:val="18"/>
                                </w:rPr>
                                <w:t>"</w:t>
                              </w:r>
                              <w:r>
                                <w:rPr>
                                  <w:rFonts w:hint="eastAsia"/>
                                  <w:color w:val="FF00FF"/>
                                  <w:sz w:val="18"/>
                                  <w:szCs w:val="18"/>
                                </w:rPr>
                                <w:t>Part-time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90</w:t>
                              </w:r>
                              <w:r w:rsidRPr="00193355">
                                <w:rPr>
                                  <w:rFonts w:hint="eastAsia"/>
                                  <w:sz w:val="18"/>
                                  <w:szCs w:val="18"/>
                                </w:rPr>
                                <w:t xml:space="preserve">, type: </w:t>
                              </w:r>
                              <w:r w:rsidRPr="00193355">
                                <w:rPr>
                                  <w:rFonts w:hint="eastAsia"/>
                                  <w:color w:val="FF00FF"/>
                                  <w:sz w:val="18"/>
                                  <w:szCs w:val="18"/>
                                </w:rPr>
                                <w:t>"checkbox"</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]).setRows([</w:t>
                              </w:r>
                            </w:p>
                            <w:p w:rsidR="0023747D" w:rsidRPr="00193355" w:rsidRDefault="0023747D" w:rsidP="00375F9C">
                              <w:pPr>
                                <w:spacing w:line="240" w:lineRule="exact"/>
                                <w:rPr>
                                  <w:sz w:val="18"/>
                                  <w:szCs w:val="18"/>
                                </w:rPr>
                              </w:pPr>
                              <w:r w:rsidRPr="00193355">
                                <w:rPr>
                                  <w:rFonts w:hint="eastAsia"/>
                                  <w:sz w:val="18"/>
                                  <w:szCs w:val="18"/>
                                </w:rPr>
                                <w:t xml:space="preserve">    {id:</w:t>
                              </w:r>
                              <w:r w:rsidRPr="00193355">
                                <w:rPr>
                                  <w:rFonts w:hint="eastAsia"/>
                                  <w:color w:val="FF00FF"/>
                                  <w:sz w:val="18"/>
                                  <w:szCs w:val="18"/>
                                </w:rPr>
                                <w:t>"row1"</w:t>
                              </w:r>
                              <w:r w:rsidRPr="00193355">
                                <w:rPr>
                                  <w:rFonts w:hint="eastAsia"/>
                                  <w:sz w:val="18"/>
                                  <w:szCs w:val="18"/>
                                </w:rPr>
                                <w:t>,caption:</w:t>
                              </w:r>
                              <w:r w:rsidRPr="00193355">
                                <w:rPr>
                                  <w:rFonts w:hint="eastAsia"/>
                                  <w:color w:val="FF00FF"/>
                                  <w:sz w:val="18"/>
                                  <w:szCs w:val="18"/>
                                </w:rPr>
                                <w:t>'</w:t>
                              </w:r>
                              <w:r>
                                <w:rPr>
                                  <w:rFonts w:hint="eastAsia"/>
                                  <w:color w:val="FF00FF"/>
                                  <w:sz w:val="18"/>
                                  <w:szCs w:val="18"/>
                                </w:rPr>
                                <w:t>Jack</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23</w:t>
                              </w:r>
                              <w:r w:rsidRPr="00193355">
                                <w:rPr>
                                  <w:rFonts w:hint="eastAsia"/>
                                  <w:sz w:val="18"/>
                                  <w:szCs w:val="18"/>
                                </w:rPr>
                                <w:t xml:space="preserve">, </w:t>
                              </w:r>
                              <w:r w:rsidRPr="00193355">
                                <w:rPr>
                                  <w:rFonts w:hint="eastAsia"/>
                                  <w:color w:val="0000FF"/>
                                  <w:sz w:val="18"/>
                                  <w:szCs w:val="18"/>
                                </w:rPr>
                                <w:t>true</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{id:</w:t>
                              </w:r>
                              <w:r w:rsidRPr="00193355">
                                <w:rPr>
                                  <w:rFonts w:hint="eastAsia"/>
                                  <w:color w:val="FF00FF"/>
                                  <w:sz w:val="18"/>
                                  <w:szCs w:val="18"/>
                                </w:rPr>
                                <w:t>"row2"</w:t>
                              </w:r>
                              <w:r w:rsidRPr="00193355">
                                <w:rPr>
                                  <w:rFonts w:hint="eastAsia"/>
                                  <w:sz w:val="18"/>
                                  <w:szCs w:val="18"/>
                                </w:rPr>
                                <w:t>,caption:</w:t>
                              </w:r>
                              <w:r w:rsidRPr="00193355">
                                <w:rPr>
                                  <w:rFonts w:hint="eastAsia"/>
                                  <w:color w:val="FF00FF"/>
                                  <w:sz w:val="18"/>
                                  <w:szCs w:val="18"/>
                                </w:rPr>
                                <w:t>'</w:t>
                              </w:r>
                              <w:r>
                                <w:rPr>
                                  <w:rFonts w:hint="eastAsia"/>
                                  <w:color w:val="FF00FF"/>
                                  <w:sz w:val="18"/>
                                  <w:szCs w:val="18"/>
                                </w:rPr>
                                <w:t>John</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32</w:t>
                              </w:r>
                              <w:r w:rsidRPr="00193355">
                                <w:rPr>
                                  <w:rFonts w:hint="eastAsia"/>
                                  <w:sz w:val="18"/>
                                  <w:szCs w:val="18"/>
                                </w:rPr>
                                <w:t xml:space="preserve">, </w:t>
                              </w:r>
                              <w:r w:rsidRPr="00193355">
                                <w:rPr>
                                  <w:rFonts w:hint="eastAsia"/>
                                  <w:color w:val="0000FF"/>
                                  <w:sz w:val="18"/>
                                  <w:szCs w:val="18"/>
                                </w:rPr>
                                <w:t>false</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]).show(block)</w:t>
                              </w:r>
                            </w:p>
                            <w:p w:rsidR="0023747D" w:rsidRPr="00193355" w:rsidRDefault="0023747D" w:rsidP="00375F9C">
                              <w:pPr>
                                <w:spacing w:line="240" w:lineRule="exact"/>
                                <w:rPr>
                                  <w:sz w:val="18"/>
                                  <w:szCs w:val="18"/>
                                </w:rPr>
                              </w:pPr>
                            </w:p>
                            <w:p w:rsidR="0023747D" w:rsidRPr="00193355" w:rsidRDefault="0023747D" w:rsidP="00375F9C">
                              <w:pPr>
                                <w:spacing w:line="240" w:lineRule="exact"/>
                                <w:rPr>
                                  <w:sz w:val="18"/>
                                  <w:szCs w:val="18"/>
                                </w:rPr>
                              </w:pPr>
                              <w:r w:rsidRPr="00193355">
                                <w:rPr>
                                  <w:sz w:val="18"/>
                                  <w:szCs w:val="18"/>
                                </w:rPr>
                                <w:t>_.asyRun(</w:t>
                              </w:r>
                              <w:r w:rsidRPr="00193355">
                                <w:rPr>
                                  <w:color w:val="0000FF"/>
                                  <w:sz w:val="18"/>
                                  <w:szCs w:val="18"/>
                                </w:rPr>
                                <w:t>function</w:t>
                              </w:r>
                              <w:r w:rsidRPr="00193355">
                                <w:rPr>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tg.updateHeader(</w:t>
                              </w:r>
                              <w:r w:rsidRPr="00193355">
                                <w:rPr>
                                  <w:rFonts w:hint="eastAsia"/>
                                  <w:color w:val="FF00FF"/>
                                  <w:sz w:val="18"/>
                                  <w:szCs w:val="18"/>
                                </w:rPr>
                                <w:t>'col2'</w:t>
                              </w:r>
                              <w:r w:rsidRPr="00193355">
                                <w:rPr>
                                  <w:rFonts w:hint="eastAsia"/>
                                  <w:sz w:val="18"/>
                                  <w:szCs w:val="18"/>
                                </w:rPr>
                                <w:t>,</w:t>
                              </w:r>
                              <w:r w:rsidRPr="00193355">
                                <w:rPr>
                                  <w:rFonts w:hint="eastAsia"/>
                                  <w:color w:val="FF00FF"/>
                                  <w:sz w:val="18"/>
                                  <w:szCs w:val="18"/>
                                </w:rPr>
                                <w:t>'</w:t>
                              </w:r>
                              <w:r>
                                <w:rPr>
                                  <w:rFonts w:hint="eastAsia"/>
                                  <w:color w:val="FF00FF"/>
                                  <w:sz w:val="18"/>
                                  <w:szCs w:val="18"/>
                                </w:rPr>
                                <w:t>Full-time</w:t>
                              </w:r>
                              <w:r w:rsidRPr="00193355">
                                <w:rPr>
                                  <w:rFonts w:hint="eastAsia"/>
                                  <w:color w:val="FF00FF"/>
                                  <w:sz w:val="18"/>
                                  <w:szCs w:val="18"/>
                                </w:rPr>
                                <w:t>'</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r w:rsidRPr="00193355">
                                <w:rPr>
                                  <w:color w:val="800000"/>
                                  <w:sz w:val="18"/>
                                  <w:szCs w:val="18"/>
                                </w:rPr>
                                <w:t>1000</w:t>
                              </w:r>
                              <w:r w:rsidRPr="00193355">
                                <w:rPr>
                                  <w:sz w:val="18"/>
                                  <w:szCs w:val="18"/>
                                </w:rPr>
                                <w:t>)</w:t>
                              </w:r>
                            </w:p>
                            <w:p w:rsidR="0023747D" w:rsidRPr="00193355" w:rsidRDefault="0023747D" w:rsidP="00375F9C">
                              <w:pPr>
                                <w:spacing w:line="240" w:lineRule="exact"/>
                                <w:rPr>
                                  <w:sz w:val="18"/>
                                  <w:szCs w:val="18"/>
                                </w:rPr>
                              </w:pPr>
                            </w:p>
                            <w:p w:rsidR="0023747D" w:rsidRPr="00193355" w:rsidRDefault="0023747D" w:rsidP="00375F9C">
                              <w:pPr>
                                <w:spacing w:line="240" w:lineRule="exact"/>
                                <w:rPr>
                                  <w:sz w:val="18"/>
                                  <w:szCs w:val="18"/>
                                </w:rPr>
                              </w:pPr>
                              <w:r w:rsidRPr="00193355">
                                <w:rPr>
                                  <w:sz w:val="18"/>
                                  <w:szCs w:val="18"/>
                                </w:rPr>
                                <w:t>_.asyRun(</w:t>
                              </w:r>
                              <w:r w:rsidRPr="00193355">
                                <w:rPr>
                                  <w:color w:val="0000FF"/>
                                  <w:sz w:val="18"/>
                                  <w:szCs w:val="18"/>
                                </w:rPr>
                                <w:t>function</w:t>
                              </w:r>
                              <w:r w:rsidRPr="00193355">
                                <w:rPr>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tg.updateHeader(</w:t>
                              </w:r>
                              <w:r w:rsidRPr="00193355">
                                <w:rPr>
                                  <w:rFonts w:hint="eastAsia"/>
                                  <w:color w:val="FF00FF"/>
                                  <w:sz w:val="18"/>
                                  <w:szCs w:val="18"/>
                                </w:rPr>
                                <w:t>'col2'</w:t>
                              </w:r>
                              <w:r w:rsidRPr="00193355">
                                <w:rPr>
                                  <w:rFonts w:hint="eastAsia"/>
                                  <w:sz w:val="18"/>
                                  <w:szCs w:val="18"/>
                                </w:rPr>
                                <w:t>,{caption:</w:t>
                              </w:r>
                              <w:r w:rsidRPr="00193355">
                                <w:rPr>
                                  <w:rFonts w:hint="eastAsia"/>
                                  <w:color w:val="FF00FF"/>
                                  <w:sz w:val="18"/>
                                  <w:szCs w:val="18"/>
                                </w:rPr>
                                <w:t>'</w:t>
                              </w:r>
                              <w:r>
                                <w:rPr>
                                  <w:color w:val="FF00FF"/>
                                  <w:sz w:val="18"/>
                                  <w:szCs w:val="18"/>
                                </w:rPr>
                                <w:t>Part-time</w:t>
                              </w:r>
                              <w:r w:rsidRPr="00193355">
                                <w:rPr>
                                  <w:rFonts w:hint="eastAsia"/>
                                  <w:color w:val="FF00FF"/>
                                  <w:sz w:val="18"/>
                                  <w:szCs w:val="18"/>
                                </w:rPr>
                                <w:t>'</w:t>
                              </w:r>
                              <w:r w:rsidRPr="00193355">
                                <w:rPr>
                                  <w:rFonts w:hint="eastAsia"/>
                                  <w:sz w:val="18"/>
                                  <w:szCs w:val="18"/>
                                </w:rPr>
                                <w:t>,</w:t>
                              </w:r>
                              <w:r>
                                <w:rPr>
                                  <w:rFonts w:hint="eastAsia"/>
                                  <w:sz w:val="18"/>
                                  <w:szCs w:val="18"/>
                                </w:rPr>
                                <w:t xml:space="preserve"> </w:t>
                              </w:r>
                              <w:r w:rsidRPr="00193355">
                                <w:rPr>
                                  <w:rFonts w:hint="eastAsia"/>
                                  <w:sz w:val="18"/>
                                  <w:szCs w:val="18"/>
                                </w:rPr>
                                <w:t>width:</w:t>
                              </w:r>
                              <w:r w:rsidRPr="00193355">
                                <w:rPr>
                                  <w:rFonts w:hint="eastAsia"/>
                                  <w:color w:val="800000"/>
                                  <w:sz w:val="18"/>
                                  <w:szCs w:val="18"/>
                                </w:rPr>
                                <w:t>40</w:t>
                              </w:r>
                              <w:r w:rsidRPr="00193355">
                                <w:rPr>
                                  <w:rFonts w:hint="eastAsia"/>
                                  <w:sz w:val="18"/>
                                  <w:szCs w:val="18"/>
                                </w:rPr>
                                <w:t>,</w:t>
                              </w:r>
                              <w:r>
                                <w:rPr>
                                  <w:rFonts w:hint="eastAsia"/>
                                  <w:sz w:val="18"/>
                                  <w:szCs w:val="18"/>
                                </w:rPr>
                                <w:t xml:space="preserve"> </w:t>
                              </w:r>
                              <w:r w:rsidRPr="00193355">
                                <w:rPr>
                                  <w:rFonts w:hint="eastAsia"/>
                                  <w:sz w:val="18"/>
                                  <w:szCs w:val="18"/>
                                </w:rPr>
                                <w:t>headerStyle:</w:t>
                              </w:r>
                              <w:r w:rsidRPr="00193355">
                                <w:rPr>
                                  <w:rFonts w:hint="eastAsia"/>
                                  <w:color w:val="FF00FF"/>
                                  <w:sz w:val="18"/>
                                  <w:szCs w:val="18"/>
                                </w:rPr>
                                <w:t>'font-weight:bold'</w:t>
                              </w:r>
                              <w:r w:rsidRPr="00193355">
                                <w:rPr>
                                  <w:rFonts w:hint="eastAsia"/>
                                  <w:sz w:val="18"/>
                                  <w:szCs w:val="18"/>
                                </w:rPr>
                                <w:t>,</w:t>
                              </w:r>
                              <w:r>
                                <w:rPr>
                                  <w:rFonts w:hint="eastAsia"/>
                                  <w:sz w:val="18"/>
                                  <w:szCs w:val="18"/>
                                </w:rPr>
                                <w:t xml:space="preserve"> </w:t>
                              </w:r>
                              <w:r w:rsidRPr="00193355">
                                <w:rPr>
                                  <w:rFonts w:hint="eastAsia"/>
                                  <w:sz w:val="18"/>
                                  <w:szCs w:val="18"/>
                                </w:rPr>
                                <w:t>colResizer:</w:t>
                              </w:r>
                              <w:r w:rsidRPr="00193355">
                                <w:rPr>
                                  <w:rFonts w:hint="eastAsia"/>
                                  <w:color w:val="0000FF"/>
                                  <w:sz w:val="18"/>
                                  <w:szCs w:val="18"/>
                                </w:rPr>
                                <w:t>false</w:t>
                              </w:r>
                              <w:r w:rsidRPr="00193355">
                                <w:rPr>
                                  <w:rFonts w:hint="eastAsia"/>
                                  <w:sz w:val="18"/>
                                  <w:szCs w:val="18"/>
                                </w:rPr>
                                <w:t>,</w:t>
                              </w:r>
                              <w:r>
                                <w:rPr>
                                  <w:rFonts w:hint="eastAsia"/>
                                  <w:sz w:val="18"/>
                                  <w:szCs w:val="18"/>
                                </w:rPr>
                                <w:t xml:space="preserve"> </w:t>
                              </w:r>
                              <w:r w:rsidRPr="00193355">
                                <w:rPr>
                                  <w:rFonts w:hint="eastAsia"/>
                                  <w:sz w:val="18"/>
                                  <w:szCs w:val="18"/>
                                </w:rPr>
                                <w:t>colSortable:</w:t>
                              </w:r>
                              <w:r w:rsidRPr="00193355">
                                <w:rPr>
                                  <w:rFonts w:hint="eastAsia"/>
                                  <w:color w:val="0000FF"/>
                                  <w:sz w:val="18"/>
                                  <w:szCs w:val="18"/>
                                </w:rPr>
                                <w:t>false</w:t>
                              </w:r>
                              <w:r w:rsidRPr="00193355">
                                <w:rPr>
                                  <w:rFonts w:hint="eastAsia"/>
                                  <w:sz w:val="18"/>
                                  <w:szCs w:val="18"/>
                                </w:rPr>
                                <w:t>,</w:t>
                              </w:r>
                              <w:r>
                                <w:rPr>
                                  <w:rFonts w:hint="eastAsia"/>
                                  <w:sz w:val="18"/>
                                  <w:szCs w:val="18"/>
                                </w:rPr>
                                <w:t xml:space="preserve"> </w:t>
                              </w:r>
                              <w:r w:rsidRPr="00193355">
                                <w:rPr>
                                  <w:rFonts w:hint="eastAsia"/>
                                  <w:sz w:val="18"/>
                                  <w:szCs w:val="18"/>
                                </w:rPr>
                                <w:t>colMovable:</w:t>
                              </w:r>
                              <w:r w:rsidRPr="00193355">
                                <w:rPr>
                                  <w:rFonts w:hint="eastAsia"/>
                                  <w:color w:val="0000FF"/>
                                  <w:sz w:val="18"/>
                                  <w:szCs w:val="18"/>
                                </w:rPr>
                                <w:t>true</w:t>
                              </w:r>
                              <w:r w:rsidRPr="00193355">
                                <w:rPr>
                                  <w:rFonts w:hint="eastAsia"/>
                                  <w:sz w:val="18"/>
                                  <w:szCs w:val="18"/>
                                </w:rPr>
                                <w:t>,</w:t>
                              </w:r>
                              <w:r>
                                <w:rPr>
                                  <w:rFonts w:hint="eastAsia"/>
                                  <w:sz w:val="18"/>
                                  <w:szCs w:val="18"/>
                                </w:rPr>
                                <w:t xml:space="preserve"> </w:t>
                              </w:r>
                              <w:r w:rsidRPr="00193355">
                                <w:rPr>
                                  <w:rFonts w:hint="eastAsia"/>
                                  <w:sz w:val="18"/>
                                  <w:szCs w:val="18"/>
                                </w:rPr>
                                <w:t>colHidable:</w:t>
                              </w:r>
                              <w:r w:rsidRPr="00193355">
                                <w:rPr>
                                  <w:rFonts w:hint="eastAsia"/>
                                  <w:color w:val="0000FF"/>
                                  <w:sz w:val="18"/>
                                  <w:szCs w:val="18"/>
                                </w:rPr>
                                <w:t>true</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r w:rsidRPr="00193355">
                                <w:rPr>
                                  <w:color w:val="800000"/>
                                  <w:sz w:val="18"/>
                                  <w:szCs w:val="18"/>
                                </w:rPr>
                                <w:t>2000</w:t>
                              </w:r>
                              <w:r w:rsidRPr="00193355">
                                <w:rPr>
                                  <w:sz w:val="18"/>
                                  <w:szCs w:val="18"/>
                                </w:rPr>
                                <w:t>)</w:t>
                              </w:r>
                            </w:p>
                          </w:txbxContent>
                        </wps:txbx>
                        <wps:bodyPr rot="0" vert="horz" wrap="square" lIns="54000" tIns="46800" rIns="54000" bIns="45720" anchor="t" anchorCtr="0" upright="1">
                          <a:spAutoFit/>
                        </wps:bodyPr>
                      </wps:wsp>
                      <wps:wsp>
                        <wps:cNvPr id="539" name="AutoShape 852"/>
                        <wps:cNvSpPr>
                          <a:spLocks noChangeArrowheads="1"/>
                        </wps:cNvSpPr>
                        <wps:spPr bwMode="auto">
                          <a:xfrm flipH="1">
                            <a:off x="1943100" y="1485900"/>
                            <a:ext cx="1257300" cy="198120"/>
                          </a:xfrm>
                          <a:prstGeom prst="wedgeRoundRectCallout">
                            <a:avLst>
                              <a:gd name="adj1" fmla="val 60148"/>
                              <a:gd name="adj2" fmla="val 17660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Updates caption only</w:t>
                              </w:r>
                            </w:p>
                          </w:txbxContent>
                        </wps:txbx>
                        <wps:bodyPr rot="0" vert="horz" wrap="square" lIns="0" tIns="0" rIns="0" bIns="0" anchor="t" anchorCtr="0" upright="1">
                          <a:noAutofit/>
                        </wps:bodyPr>
                      </wps:wsp>
                      <wps:wsp>
                        <wps:cNvPr id="540" name="AutoShape 853"/>
                        <wps:cNvSpPr>
                          <a:spLocks noChangeArrowheads="1"/>
                        </wps:cNvSpPr>
                        <wps:spPr bwMode="auto">
                          <a:xfrm flipH="1">
                            <a:off x="2743200" y="1882140"/>
                            <a:ext cx="2057400" cy="198120"/>
                          </a:xfrm>
                          <a:prstGeom prst="wedgeRoundRectCallout">
                            <a:avLst>
                              <a:gd name="adj1" fmla="val 43704"/>
                              <a:gd name="adj2" fmla="val 2400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Those properties are updatable</w:t>
                              </w:r>
                            </w:p>
                          </w:txbxContent>
                        </wps:txbx>
                        <wps:bodyPr rot="0" vert="horz" wrap="square" lIns="0" tIns="0" rIns="0" bIns="0" anchor="t" anchorCtr="0" upright="1">
                          <a:noAutofit/>
                        </wps:bodyPr>
                      </wps:wsp>
                    </wpc:wpc>
                  </a:graphicData>
                </a:graphic>
              </wp:inline>
            </w:drawing>
          </mc:Choice>
          <mc:Fallback>
            <w:pict>
              <v:group id="画布 849" o:spid="_x0000_s1628" editas="canvas" style="width:414pt;height:240.15pt;mso-position-horizontal-relative:char;mso-position-vertical-relative:line" coordsize="52578,30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">
                <v:shape id="_x0000_s1629" type="#_x0000_t75" style="position:absolute;width:52578;height:30499;visibility:visible;mso-wrap-style:square">
                  <v:fill o:detectmouseclick="t"/>
                  <v:path o:connecttype="none"/>
                </v:shape>
                <v:shape id="Text Box 851" o:spid="_x0000_s1630" type="#_x0000_t202" style="position:absolute;top:488;width:52578;height:300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CNucAA&#10;AADcAAAADwAAAGRycy9kb3ducmV2LnhtbERPy4rCMBTdD/gP4QruxtSREa1GkRHpbAbG1/7SXJti&#10;c1OSWOvfm8XALA/nvdr0thEd+VA7VjAZZyCIS6drrhScT/v3OYgQkTU2jknBkwJs1oO3FebaPfhA&#10;3TFWIoVwyFGBibHNpQylIYth7FrixF2dtxgT9JXUHh8p3DbyI8tm0mLNqcFgS1+GytvxbhWUt12/&#10;K+qL8d3dzn/1onj+zAqlRsN+uwQRqY//4j/3t1bwOU1r05l0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CNucAAAADcAAAADwAAAAAAAAAAAAAAAACYAgAAZHJzL2Rvd25y&#10;ZXYueG1sUEsFBgAAAAAEAAQA9QAAAIUDAAAAAA==&#10;" strokeweight="1pt">
                  <v:textbox style="mso-fit-shape-to-text:t" inset="1.5mm,1.3mm,1.5mm">
                    <w:txbxContent>
                      <w:p w:rsidR="0023747D" w:rsidRPr="00193355" w:rsidRDefault="0023747D" w:rsidP="00375F9C">
                        <w:pPr>
                          <w:spacing w:line="240" w:lineRule="exact"/>
                          <w:rPr>
                            <w:sz w:val="18"/>
                            <w:szCs w:val="18"/>
                          </w:rPr>
                        </w:pPr>
                        <w:proofErr w:type="gramStart"/>
                        <w:r w:rsidRPr="00193355">
                          <w:rPr>
                            <w:color w:val="0000FF"/>
                            <w:sz w:val="18"/>
                            <w:szCs w:val="18"/>
                          </w:rPr>
                          <w:t>var</w:t>
                        </w:r>
                        <w:proofErr w:type="gramEnd"/>
                        <w:r w:rsidRPr="00193355">
                          <w:rPr>
                            <w:sz w:val="18"/>
                            <w:szCs w:val="18"/>
                          </w:rPr>
                          <w:t xml:space="preserve"> block=</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.UI.Block({width:</w:t>
                        </w:r>
                        <w:r w:rsidRPr="00193355">
                          <w:rPr>
                            <w:color w:val="800000"/>
                            <w:sz w:val="18"/>
                            <w:szCs w:val="18"/>
                          </w:rPr>
                          <w:t>240</w:t>
                        </w:r>
                        <w:r w:rsidRPr="00193355">
                          <w:rPr>
                            <w:sz w:val="18"/>
                            <w:szCs w:val="18"/>
                          </w:rPr>
                          <w:t>,height:</w:t>
                        </w:r>
                        <w:r w:rsidRPr="00193355">
                          <w:rPr>
                            <w:color w:val="800000"/>
                            <w:sz w:val="18"/>
                            <w:szCs w:val="18"/>
                          </w:rPr>
                          <w:t>200</w:t>
                        </w:r>
                        <w:r w:rsidRPr="00193355">
                          <w:rPr>
                            <w:sz w:val="18"/>
                            <w:szCs w:val="18"/>
                          </w:rPr>
                          <w:t>}).show();</w:t>
                        </w:r>
                      </w:p>
                      <w:p w:rsidR="0023747D" w:rsidRPr="00193355" w:rsidRDefault="0023747D" w:rsidP="00375F9C">
                        <w:pPr>
                          <w:spacing w:line="240" w:lineRule="exact"/>
                          <w:rPr>
                            <w:sz w:val="18"/>
                            <w:szCs w:val="18"/>
                          </w:rPr>
                        </w:pPr>
                        <w:proofErr w:type="gramStart"/>
                        <w:r w:rsidRPr="00193355">
                          <w:rPr>
                            <w:color w:val="0000FF"/>
                            <w:sz w:val="18"/>
                            <w:szCs w:val="18"/>
                          </w:rPr>
                          <w:t>var</w:t>
                        </w:r>
                        <w:proofErr w:type="gramEnd"/>
                        <w:r w:rsidRPr="00193355">
                          <w:rPr>
                            <w:sz w:val="18"/>
                            <w:szCs w:val="18"/>
                          </w:rPr>
                          <w:t xml:space="preserve"> tg=</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.UI.TreeGrid;</w:t>
                        </w:r>
                      </w:p>
                      <w:p w:rsidR="0023747D" w:rsidRPr="00193355" w:rsidRDefault="0023747D" w:rsidP="00375F9C">
                        <w:pPr>
                          <w:spacing w:line="240" w:lineRule="exact"/>
                          <w:rPr>
                            <w:sz w:val="18"/>
                            <w:szCs w:val="18"/>
                          </w:rPr>
                        </w:pPr>
                        <w:proofErr w:type="gramStart"/>
                        <w:r w:rsidRPr="00193355">
                          <w:rPr>
                            <w:rFonts w:hint="eastAsia"/>
                            <w:sz w:val="18"/>
                            <w:szCs w:val="18"/>
                          </w:rPr>
                          <w:t>tg.setGridHandlerCaption(</w:t>
                        </w:r>
                        <w:proofErr w:type="gramEnd"/>
                        <w:r w:rsidRPr="00193355">
                          <w:rPr>
                            <w:rFonts w:hint="eastAsia"/>
                            <w:color w:val="FF00FF"/>
                            <w:sz w:val="18"/>
                            <w:szCs w:val="18"/>
                          </w:rPr>
                          <w:t>"</w:t>
                        </w:r>
                        <w:r>
                          <w:rPr>
                            <w:rFonts w:hint="eastAsia"/>
                            <w:color w:val="FF00FF"/>
                            <w:sz w:val="18"/>
                            <w:szCs w:val="18"/>
                          </w:rPr>
                          <w:t>Name</w:t>
                        </w:r>
                        <w:r w:rsidRPr="00193355">
                          <w:rPr>
                            <w:rFonts w:hint="eastAsia"/>
                            <w:color w:val="FF00FF"/>
                            <w:sz w:val="18"/>
                            <w:szCs w:val="18"/>
                          </w:rPr>
                          <w:t>"</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setHeader([</w:t>
                        </w:r>
                        <w:proofErr w:type="gramEnd"/>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"col1"</w:t>
                        </w:r>
                        <w:r w:rsidRPr="00193355">
                          <w:rPr>
                            <w:rFonts w:hint="eastAsia"/>
                            <w:sz w:val="18"/>
                            <w:szCs w:val="18"/>
                          </w:rPr>
                          <w:t>, caption:</w:t>
                        </w:r>
                        <w:r w:rsidRPr="00193355">
                          <w:rPr>
                            <w:rFonts w:hint="eastAsia"/>
                            <w:color w:val="FF00FF"/>
                            <w:sz w:val="18"/>
                            <w:szCs w:val="18"/>
                          </w:rPr>
                          <w:t>"</w:t>
                        </w:r>
                        <w:r>
                          <w:rPr>
                            <w:rFonts w:hint="eastAsia"/>
                            <w:color w:val="FF00FF"/>
                            <w:sz w:val="18"/>
                            <w:szCs w:val="18"/>
                          </w:rPr>
                          <w:t>Age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40</w:t>
                        </w:r>
                        <w:r w:rsidRPr="00193355">
                          <w:rPr>
                            <w:rFonts w:hint="eastAsia"/>
                            <w:sz w:val="18"/>
                            <w:szCs w:val="18"/>
                          </w:rPr>
                          <w:t xml:space="preserve">, type: </w:t>
                        </w:r>
                        <w:r w:rsidRPr="00193355">
                          <w:rPr>
                            <w:rFonts w:hint="eastAsia"/>
                            <w:color w:val="FF00FF"/>
                            <w:sz w:val="18"/>
                            <w:szCs w:val="18"/>
                          </w:rPr>
                          <w:t>"number"</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"col2"</w:t>
                        </w:r>
                        <w:r w:rsidRPr="00193355">
                          <w:rPr>
                            <w:rFonts w:hint="eastAsia"/>
                            <w:sz w:val="18"/>
                            <w:szCs w:val="18"/>
                          </w:rPr>
                          <w:t>, caption:</w:t>
                        </w:r>
                        <w:r w:rsidRPr="00193355">
                          <w:rPr>
                            <w:rFonts w:hint="eastAsia"/>
                            <w:color w:val="FF00FF"/>
                            <w:sz w:val="18"/>
                            <w:szCs w:val="18"/>
                          </w:rPr>
                          <w:t>"</w:t>
                        </w:r>
                        <w:r>
                          <w:rPr>
                            <w:rFonts w:hint="eastAsia"/>
                            <w:color w:val="FF00FF"/>
                            <w:sz w:val="18"/>
                            <w:szCs w:val="18"/>
                          </w:rPr>
                          <w:t>Part-time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90</w:t>
                        </w:r>
                        <w:r w:rsidRPr="00193355">
                          <w:rPr>
                            <w:rFonts w:hint="eastAsia"/>
                            <w:sz w:val="18"/>
                            <w:szCs w:val="18"/>
                          </w:rPr>
                          <w:t xml:space="preserve">, type: </w:t>
                        </w:r>
                        <w:r w:rsidRPr="00193355">
                          <w:rPr>
                            <w:rFonts w:hint="eastAsia"/>
                            <w:color w:val="FF00FF"/>
                            <w:sz w:val="18"/>
                            <w:szCs w:val="18"/>
                          </w:rPr>
                          <w:t>"checkbox"</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setRows([</w:t>
                        </w:r>
                        <w:proofErr w:type="gramEnd"/>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"row1"</w:t>
                        </w:r>
                        <w:r w:rsidRPr="00193355">
                          <w:rPr>
                            <w:rFonts w:hint="eastAsia"/>
                            <w:sz w:val="18"/>
                            <w:szCs w:val="18"/>
                          </w:rPr>
                          <w:t>,caption:</w:t>
                        </w:r>
                        <w:r w:rsidRPr="00193355">
                          <w:rPr>
                            <w:rFonts w:hint="eastAsia"/>
                            <w:color w:val="FF00FF"/>
                            <w:sz w:val="18"/>
                            <w:szCs w:val="18"/>
                          </w:rPr>
                          <w:t>'</w:t>
                        </w:r>
                        <w:r>
                          <w:rPr>
                            <w:rFonts w:hint="eastAsia"/>
                            <w:color w:val="FF00FF"/>
                            <w:sz w:val="18"/>
                            <w:szCs w:val="18"/>
                          </w:rPr>
                          <w:t>Jack</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23</w:t>
                        </w:r>
                        <w:r w:rsidRPr="00193355">
                          <w:rPr>
                            <w:rFonts w:hint="eastAsia"/>
                            <w:sz w:val="18"/>
                            <w:szCs w:val="18"/>
                          </w:rPr>
                          <w:t xml:space="preserve">, </w:t>
                        </w:r>
                        <w:r w:rsidRPr="00193355">
                          <w:rPr>
                            <w:rFonts w:hint="eastAsia"/>
                            <w:color w:val="0000FF"/>
                            <w:sz w:val="18"/>
                            <w:szCs w:val="18"/>
                          </w:rPr>
                          <w:t>true</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"row2"</w:t>
                        </w:r>
                        <w:r w:rsidRPr="00193355">
                          <w:rPr>
                            <w:rFonts w:hint="eastAsia"/>
                            <w:sz w:val="18"/>
                            <w:szCs w:val="18"/>
                          </w:rPr>
                          <w:t>,caption:</w:t>
                        </w:r>
                        <w:r w:rsidRPr="00193355">
                          <w:rPr>
                            <w:rFonts w:hint="eastAsia"/>
                            <w:color w:val="FF00FF"/>
                            <w:sz w:val="18"/>
                            <w:szCs w:val="18"/>
                          </w:rPr>
                          <w:t>'</w:t>
                        </w:r>
                        <w:r>
                          <w:rPr>
                            <w:rFonts w:hint="eastAsia"/>
                            <w:color w:val="FF00FF"/>
                            <w:sz w:val="18"/>
                            <w:szCs w:val="18"/>
                          </w:rPr>
                          <w:t>John</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32</w:t>
                        </w:r>
                        <w:r w:rsidRPr="00193355">
                          <w:rPr>
                            <w:rFonts w:hint="eastAsia"/>
                            <w:sz w:val="18"/>
                            <w:szCs w:val="18"/>
                          </w:rPr>
                          <w:t xml:space="preserve">, </w:t>
                        </w:r>
                        <w:r w:rsidRPr="00193355">
                          <w:rPr>
                            <w:rFonts w:hint="eastAsia"/>
                            <w:color w:val="0000FF"/>
                            <w:sz w:val="18"/>
                            <w:szCs w:val="18"/>
                          </w:rPr>
                          <w:t>false</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show(</w:t>
                        </w:r>
                        <w:proofErr w:type="gramEnd"/>
                        <w:r w:rsidRPr="00193355">
                          <w:rPr>
                            <w:sz w:val="18"/>
                            <w:szCs w:val="18"/>
                          </w:rPr>
                          <w:t>block)</w:t>
                        </w:r>
                      </w:p>
                      <w:p w:rsidR="0023747D" w:rsidRPr="00193355" w:rsidRDefault="0023747D" w:rsidP="00375F9C">
                        <w:pPr>
                          <w:spacing w:line="240" w:lineRule="exact"/>
                          <w:rPr>
                            <w:sz w:val="18"/>
                            <w:szCs w:val="18"/>
                          </w:rPr>
                        </w:pPr>
                      </w:p>
                      <w:p w:rsidR="0023747D" w:rsidRPr="00193355" w:rsidRDefault="0023747D" w:rsidP="00375F9C">
                        <w:pPr>
                          <w:spacing w:line="240" w:lineRule="exact"/>
                          <w:rPr>
                            <w:sz w:val="18"/>
                            <w:szCs w:val="18"/>
                          </w:rPr>
                        </w:pPr>
                        <w:r w:rsidRPr="00193355">
                          <w:rPr>
                            <w:sz w:val="18"/>
                            <w:szCs w:val="18"/>
                          </w:rPr>
                          <w:t>_.</w:t>
                        </w:r>
                        <w:proofErr w:type="gramStart"/>
                        <w:r w:rsidRPr="00193355">
                          <w:rPr>
                            <w:sz w:val="18"/>
                            <w:szCs w:val="18"/>
                          </w:rPr>
                          <w:t>asyRun(</w:t>
                        </w:r>
                        <w:proofErr w:type="gramEnd"/>
                        <w:r w:rsidRPr="00193355">
                          <w:rPr>
                            <w:color w:val="0000FF"/>
                            <w:sz w:val="18"/>
                            <w:szCs w:val="18"/>
                          </w:rPr>
                          <w:t>function</w:t>
                        </w:r>
                        <w:r w:rsidRPr="00193355">
                          <w:rPr>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tg.updateHeader(</w:t>
                        </w:r>
                        <w:proofErr w:type="gramEnd"/>
                        <w:r w:rsidRPr="00193355">
                          <w:rPr>
                            <w:rFonts w:hint="eastAsia"/>
                            <w:color w:val="FF00FF"/>
                            <w:sz w:val="18"/>
                            <w:szCs w:val="18"/>
                          </w:rPr>
                          <w:t>'col2'</w:t>
                        </w:r>
                        <w:r w:rsidRPr="00193355">
                          <w:rPr>
                            <w:rFonts w:hint="eastAsia"/>
                            <w:sz w:val="18"/>
                            <w:szCs w:val="18"/>
                          </w:rPr>
                          <w:t>,</w:t>
                        </w:r>
                        <w:r w:rsidRPr="00193355">
                          <w:rPr>
                            <w:rFonts w:hint="eastAsia"/>
                            <w:color w:val="FF00FF"/>
                            <w:sz w:val="18"/>
                            <w:szCs w:val="18"/>
                          </w:rPr>
                          <w:t>'</w:t>
                        </w:r>
                        <w:r>
                          <w:rPr>
                            <w:rFonts w:hint="eastAsia"/>
                            <w:color w:val="FF00FF"/>
                            <w:sz w:val="18"/>
                            <w:szCs w:val="18"/>
                          </w:rPr>
                          <w:t>Full-time</w:t>
                        </w:r>
                        <w:r w:rsidRPr="00193355">
                          <w:rPr>
                            <w:rFonts w:hint="eastAsia"/>
                            <w:color w:val="FF00FF"/>
                            <w:sz w:val="18"/>
                            <w:szCs w:val="18"/>
                          </w:rPr>
                          <w:t>'</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w:t>
                        </w:r>
                        <w:r w:rsidRPr="00193355">
                          <w:rPr>
                            <w:color w:val="800000"/>
                            <w:sz w:val="18"/>
                            <w:szCs w:val="18"/>
                          </w:rPr>
                          <w:t>1000</w:t>
                        </w:r>
                        <w:proofErr w:type="gramEnd"/>
                        <w:r w:rsidRPr="00193355">
                          <w:rPr>
                            <w:sz w:val="18"/>
                            <w:szCs w:val="18"/>
                          </w:rPr>
                          <w:t>)</w:t>
                        </w:r>
                      </w:p>
                      <w:p w:rsidR="0023747D" w:rsidRPr="00193355" w:rsidRDefault="0023747D" w:rsidP="00375F9C">
                        <w:pPr>
                          <w:spacing w:line="240" w:lineRule="exact"/>
                          <w:rPr>
                            <w:sz w:val="18"/>
                            <w:szCs w:val="18"/>
                          </w:rPr>
                        </w:pPr>
                      </w:p>
                      <w:p w:rsidR="0023747D" w:rsidRPr="00193355" w:rsidRDefault="0023747D" w:rsidP="00375F9C">
                        <w:pPr>
                          <w:spacing w:line="240" w:lineRule="exact"/>
                          <w:rPr>
                            <w:sz w:val="18"/>
                            <w:szCs w:val="18"/>
                          </w:rPr>
                        </w:pPr>
                        <w:r w:rsidRPr="00193355">
                          <w:rPr>
                            <w:sz w:val="18"/>
                            <w:szCs w:val="18"/>
                          </w:rPr>
                          <w:t>_.</w:t>
                        </w:r>
                        <w:proofErr w:type="gramStart"/>
                        <w:r w:rsidRPr="00193355">
                          <w:rPr>
                            <w:sz w:val="18"/>
                            <w:szCs w:val="18"/>
                          </w:rPr>
                          <w:t>asyRun(</w:t>
                        </w:r>
                        <w:proofErr w:type="gramEnd"/>
                        <w:r w:rsidRPr="00193355">
                          <w:rPr>
                            <w:color w:val="0000FF"/>
                            <w:sz w:val="18"/>
                            <w:szCs w:val="18"/>
                          </w:rPr>
                          <w:t>function</w:t>
                        </w:r>
                        <w:r w:rsidRPr="00193355">
                          <w:rPr>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tg.updateHeader(</w:t>
                        </w:r>
                        <w:proofErr w:type="gramEnd"/>
                        <w:r w:rsidRPr="00193355">
                          <w:rPr>
                            <w:rFonts w:hint="eastAsia"/>
                            <w:color w:val="FF00FF"/>
                            <w:sz w:val="18"/>
                            <w:szCs w:val="18"/>
                          </w:rPr>
                          <w:t>'col2'</w:t>
                        </w:r>
                        <w:r w:rsidRPr="00193355">
                          <w:rPr>
                            <w:rFonts w:hint="eastAsia"/>
                            <w:sz w:val="18"/>
                            <w:szCs w:val="18"/>
                          </w:rPr>
                          <w:t>,{caption:</w:t>
                        </w:r>
                        <w:r w:rsidRPr="00193355">
                          <w:rPr>
                            <w:rFonts w:hint="eastAsia"/>
                            <w:color w:val="FF00FF"/>
                            <w:sz w:val="18"/>
                            <w:szCs w:val="18"/>
                          </w:rPr>
                          <w:t>'</w:t>
                        </w:r>
                        <w:r>
                          <w:rPr>
                            <w:color w:val="FF00FF"/>
                            <w:sz w:val="18"/>
                            <w:szCs w:val="18"/>
                          </w:rPr>
                          <w:t>Part-time</w:t>
                        </w:r>
                        <w:r w:rsidRPr="00193355">
                          <w:rPr>
                            <w:rFonts w:hint="eastAsia"/>
                            <w:color w:val="FF00FF"/>
                            <w:sz w:val="18"/>
                            <w:szCs w:val="18"/>
                          </w:rPr>
                          <w:t>'</w:t>
                        </w:r>
                        <w:r w:rsidRPr="00193355">
                          <w:rPr>
                            <w:rFonts w:hint="eastAsia"/>
                            <w:sz w:val="18"/>
                            <w:szCs w:val="18"/>
                          </w:rPr>
                          <w:t>,</w:t>
                        </w:r>
                        <w:r>
                          <w:rPr>
                            <w:rFonts w:hint="eastAsia"/>
                            <w:sz w:val="18"/>
                            <w:szCs w:val="18"/>
                          </w:rPr>
                          <w:t xml:space="preserve"> </w:t>
                        </w:r>
                        <w:r w:rsidRPr="00193355">
                          <w:rPr>
                            <w:rFonts w:hint="eastAsia"/>
                            <w:sz w:val="18"/>
                            <w:szCs w:val="18"/>
                          </w:rPr>
                          <w:t>width:</w:t>
                        </w:r>
                        <w:r w:rsidRPr="00193355">
                          <w:rPr>
                            <w:rFonts w:hint="eastAsia"/>
                            <w:color w:val="800000"/>
                            <w:sz w:val="18"/>
                            <w:szCs w:val="18"/>
                          </w:rPr>
                          <w:t>40</w:t>
                        </w:r>
                        <w:r w:rsidRPr="00193355">
                          <w:rPr>
                            <w:rFonts w:hint="eastAsia"/>
                            <w:sz w:val="18"/>
                            <w:szCs w:val="18"/>
                          </w:rPr>
                          <w:t>,</w:t>
                        </w:r>
                        <w:r>
                          <w:rPr>
                            <w:rFonts w:hint="eastAsia"/>
                            <w:sz w:val="18"/>
                            <w:szCs w:val="18"/>
                          </w:rPr>
                          <w:t xml:space="preserve"> </w:t>
                        </w:r>
                        <w:r w:rsidRPr="00193355">
                          <w:rPr>
                            <w:rFonts w:hint="eastAsia"/>
                            <w:sz w:val="18"/>
                            <w:szCs w:val="18"/>
                          </w:rPr>
                          <w:t>headerStyle:</w:t>
                        </w:r>
                        <w:r w:rsidRPr="00193355">
                          <w:rPr>
                            <w:rFonts w:hint="eastAsia"/>
                            <w:color w:val="FF00FF"/>
                            <w:sz w:val="18"/>
                            <w:szCs w:val="18"/>
                          </w:rPr>
                          <w:t>'font-weight:bold'</w:t>
                        </w:r>
                        <w:r w:rsidRPr="00193355">
                          <w:rPr>
                            <w:rFonts w:hint="eastAsia"/>
                            <w:sz w:val="18"/>
                            <w:szCs w:val="18"/>
                          </w:rPr>
                          <w:t>,</w:t>
                        </w:r>
                        <w:r>
                          <w:rPr>
                            <w:rFonts w:hint="eastAsia"/>
                            <w:sz w:val="18"/>
                            <w:szCs w:val="18"/>
                          </w:rPr>
                          <w:t xml:space="preserve"> </w:t>
                        </w:r>
                        <w:r w:rsidRPr="00193355">
                          <w:rPr>
                            <w:rFonts w:hint="eastAsia"/>
                            <w:sz w:val="18"/>
                            <w:szCs w:val="18"/>
                          </w:rPr>
                          <w:t>colResizer:</w:t>
                        </w:r>
                        <w:r w:rsidRPr="00193355">
                          <w:rPr>
                            <w:rFonts w:hint="eastAsia"/>
                            <w:color w:val="0000FF"/>
                            <w:sz w:val="18"/>
                            <w:szCs w:val="18"/>
                          </w:rPr>
                          <w:t>false</w:t>
                        </w:r>
                        <w:r w:rsidRPr="00193355">
                          <w:rPr>
                            <w:rFonts w:hint="eastAsia"/>
                            <w:sz w:val="18"/>
                            <w:szCs w:val="18"/>
                          </w:rPr>
                          <w:t>,</w:t>
                        </w:r>
                        <w:r>
                          <w:rPr>
                            <w:rFonts w:hint="eastAsia"/>
                            <w:sz w:val="18"/>
                            <w:szCs w:val="18"/>
                          </w:rPr>
                          <w:t xml:space="preserve"> </w:t>
                        </w:r>
                        <w:r w:rsidRPr="00193355">
                          <w:rPr>
                            <w:rFonts w:hint="eastAsia"/>
                            <w:sz w:val="18"/>
                            <w:szCs w:val="18"/>
                          </w:rPr>
                          <w:t>colSortable:</w:t>
                        </w:r>
                        <w:r w:rsidRPr="00193355">
                          <w:rPr>
                            <w:rFonts w:hint="eastAsia"/>
                            <w:color w:val="0000FF"/>
                            <w:sz w:val="18"/>
                            <w:szCs w:val="18"/>
                          </w:rPr>
                          <w:t>false</w:t>
                        </w:r>
                        <w:r w:rsidRPr="00193355">
                          <w:rPr>
                            <w:rFonts w:hint="eastAsia"/>
                            <w:sz w:val="18"/>
                            <w:szCs w:val="18"/>
                          </w:rPr>
                          <w:t>,</w:t>
                        </w:r>
                        <w:r>
                          <w:rPr>
                            <w:rFonts w:hint="eastAsia"/>
                            <w:sz w:val="18"/>
                            <w:szCs w:val="18"/>
                          </w:rPr>
                          <w:t xml:space="preserve"> </w:t>
                        </w:r>
                        <w:r w:rsidRPr="00193355">
                          <w:rPr>
                            <w:rFonts w:hint="eastAsia"/>
                            <w:sz w:val="18"/>
                            <w:szCs w:val="18"/>
                          </w:rPr>
                          <w:t>colMovable:</w:t>
                        </w:r>
                        <w:r w:rsidRPr="00193355">
                          <w:rPr>
                            <w:rFonts w:hint="eastAsia"/>
                            <w:color w:val="0000FF"/>
                            <w:sz w:val="18"/>
                            <w:szCs w:val="18"/>
                          </w:rPr>
                          <w:t>true</w:t>
                        </w:r>
                        <w:r w:rsidRPr="00193355">
                          <w:rPr>
                            <w:rFonts w:hint="eastAsia"/>
                            <w:sz w:val="18"/>
                            <w:szCs w:val="18"/>
                          </w:rPr>
                          <w:t>,</w:t>
                        </w:r>
                        <w:r>
                          <w:rPr>
                            <w:rFonts w:hint="eastAsia"/>
                            <w:sz w:val="18"/>
                            <w:szCs w:val="18"/>
                          </w:rPr>
                          <w:t xml:space="preserve"> </w:t>
                        </w:r>
                        <w:r w:rsidRPr="00193355">
                          <w:rPr>
                            <w:rFonts w:hint="eastAsia"/>
                            <w:sz w:val="18"/>
                            <w:szCs w:val="18"/>
                          </w:rPr>
                          <w:t>colHidable:</w:t>
                        </w:r>
                        <w:r w:rsidRPr="00193355">
                          <w:rPr>
                            <w:rFonts w:hint="eastAsia"/>
                            <w:color w:val="0000FF"/>
                            <w:sz w:val="18"/>
                            <w:szCs w:val="18"/>
                          </w:rPr>
                          <w:t>true</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w:t>
                        </w:r>
                        <w:r w:rsidRPr="00193355">
                          <w:rPr>
                            <w:color w:val="800000"/>
                            <w:sz w:val="18"/>
                            <w:szCs w:val="18"/>
                          </w:rPr>
                          <w:t>2000</w:t>
                        </w:r>
                        <w:proofErr w:type="gramEnd"/>
                        <w:r w:rsidRPr="00193355">
                          <w:rPr>
                            <w:sz w:val="18"/>
                            <w:szCs w:val="18"/>
                          </w:rPr>
                          <w:t>)</w:t>
                        </w:r>
                      </w:p>
                    </w:txbxContent>
                  </v:textbox>
                </v:shape>
                <v:shape id="AutoShape 852" o:spid="_x0000_s1631" type="#_x0000_t62" style="position:absolute;left:19431;top:14859;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AjaMMA&#10;AADcAAAADwAAAGRycy9kb3ducmV2LnhtbESP0YrCMBRE3wX/IVzBtzVVV6nVKCIIivuwq37Apbm2&#10;xeamJlHr328WFnwcZuYMs1i1phYPcr6yrGA4SEAQ51ZXXCg4n7YfKQgfkDXWlknBizyslt3OAjNt&#10;n/xDj2MoRISwz1BBGUKTSenzkgz6gW2Io3exzmCI0hVSO3xGuKnlKEmm0mDFcaHEhjYl5dfj3Sgw&#10;h2E+GyXpp/se72+HF6UOJ19K9Xvteg4iUBve4f/2TiuYjGfwdyYe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AjaMMAAADcAAAADwAAAAAAAAAAAAAAAACYAgAAZHJzL2Rv&#10;d25yZXYueG1sUEsFBgAAAAAEAAQA9QAAAIgDAAAAAA==&#10;" adj="23792,48946" fillcolor="#ff9">
                  <v:textbox inset="0,0,0,0">
                    <w:txbxContent>
                      <w:p w:rsidR="0023747D" w:rsidRPr="000E23E9" w:rsidRDefault="0023747D" w:rsidP="00375F9C">
                        <w:pPr>
                          <w:rPr>
                            <w:szCs w:val="18"/>
                          </w:rPr>
                        </w:pPr>
                        <w:r>
                          <w:rPr>
                            <w:rFonts w:hint="eastAsia"/>
                            <w:szCs w:val="18"/>
                          </w:rPr>
                          <w:t>Updates caption only</w:t>
                        </w:r>
                      </w:p>
                    </w:txbxContent>
                  </v:textbox>
                </v:shape>
                <v:shape id="AutoShape 853" o:spid="_x0000_s1632" type="#_x0000_t62" style="position:absolute;left:27432;top:18821;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vO18IA&#10;AADcAAAADwAAAGRycy9kb3ducmV2LnhtbERPy4rCMBTdC/MP4Q64kTH1NUjHKMOA6EJBWz/g0txp&#10;q81NadJa/94sBJeH815telOJjhpXWlYwGUcgiDOrS84VXNLt1xKE88gaK8uk4EEONuuPwQpjbe98&#10;pi7xuQgh7GJUUHhfx1K6rCCDbmxr4sD928agD7DJpW7wHsJNJadR9C0NlhwaCqzpr6DslrRGwa6d&#10;ZKNTezzMH2l/sN3+Oit3qVLDz/73B4Sn3r/FL/deK1jMw/xwJhwB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S87XwgAAANwAAAAPAAAAAAAAAAAAAAAAAJgCAABkcnMvZG93&#10;bnJldi54bWxQSwUGAAAAAAQABAD1AAAAhwMAAAAA&#10;" adj="20240,62653" fillcolor="#ff9">
                  <v:textbox inset="0,0,0,0">
                    <w:txbxContent>
                      <w:p w:rsidR="0023747D" w:rsidRPr="000E23E9" w:rsidRDefault="0023747D" w:rsidP="00375F9C">
                        <w:pPr>
                          <w:rPr>
                            <w:szCs w:val="18"/>
                          </w:rPr>
                        </w:pPr>
                        <w:r>
                          <w:rPr>
                            <w:rFonts w:hint="eastAsia"/>
                            <w:szCs w:val="18"/>
                          </w:rPr>
                          <w:t>Those properties are updatable</w:t>
                        </w:r>
                      </w:p>
                    </w:txbxContent>
                  </v:textbox>
                </v:shape>
                <w10:anchorlock/>
              </v:group>
            </w:pict>
          </mc:Fallback>
        </mc:AlternateContent>
      </w:r>
    </w:p>
    <w:p w:rsidR="00375F9C" w:rsidRDefault="00375F9C" w:rsidP="00E45D25">
      <w:pPr>
        <w:pStyle w:val="3"/>
        <w:numPr>
          <w:ilvl w:val="2"/>
          <w:numId w:val="17"/>
        </w:numPr>
      </w:pPr>
      <w:bookmarkStart w:id="143" w:name="_Toc356466276"/>
      <w:r>
        <w:rPr>
          <w:rFonts w:hint="eastAsia"/>
        </w:rPr>
        <w:t xml:space="preserve">Row </w:t>
      </w:r>
      <w:r w:rsidRPr="00155EBD">
        <w:t>config</w:t>
      </w:r>
      <w:bookmarkEnd w:id="143"/>
    </w:p>
    <w:p w:rsidR="00375F9C" w:rsidRDefault="00375F9C" w:rsidP="00E45D25">
      <w:pPr>
        <w:pStyle w:val="4"/>
        <w:numPr>
          <w:ilvl w:val="3"/>
          <w:numId w:val="17"/>
        </w:numPr>
      </w:pPr>
      <w:bookmarkStart w:id="144" w:name="_Toc356466277"/>
      <w:r>
        <w:rPr>
          <w:rFonts w:hint="eastAsia"/>
        </w:rPr>
        <w:t>Row height</w:t>
      </w:r>
      <w:bookmarkEnd w:id="144"/>
      <w:r>
        <w:rPr>
          <w:rFonts w:hint="eastAsia"/>
        </w:rPr>
        <w:t xml:space="preserve"> </w:t>
      </w:r>
    </w:p>
    <w:p w:rsidR="00375F9C" w:rsidRPr="00524AF9" w:rsidRDefault="00375F9C" w:rsidP="00375F9C">
      <w:pPr>
        <w:rPr>
          <w:b/>
        </w:rPr>
      </w:pPr>
      <w:r w:rsidRPr="00524AF9">
        <w:rPr>
          <w:rFonts w:hint="eastAsia"/>
          <w:b/>
        </w:rPr>
        <w:t>Input:</w:t>
      </w:r>
    </w:p>
    <w:p w:rsidR="00375F9C" w:rsidRDefault="005C781A" w:rsidP="00375F9C">
      <w:r>
        <w:rPr>
          <w:noProof/>
        </w:rPr>
        <mc:AlternateContent>
          <mc:Choice Requires="wpc">
            <w:drawing>
              <wp:inline distT="0" distB="0" distL="0" distR="0" wp14:anchorId="5756F86C" wp14:editId="3E851E00">
                <wp:extent cx="5257800" cy="1678305"/>
                <wp:effectExtent l="9525" t="0" r="9525" b="7620"/>
                <wp:docPr id="854" name="画布 8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6" name="Text Box 856"/>
                        <wps:cNvSpPr txBox="1">
                          <a:spLocks noChangeArrowheads="1"/>
                        </wps:cNvSpPr>
                        <wps:spPr bwMode="auto">
                          <a:xfrm>
                            <a:off x="0" y="48895"/>
                            <a:ext cx="5257800" cy="1629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93355" w:rsidRDefault="0023747D" w:rsidP="00375F9C">
                              <w:pPr>
                                <w:spacing w:line="240" w:lineRule="exact"/>
                                <w:rPr>
                                  <w:sz w:val="18"/>
                                  <w:szCs w:val="18"/>
                                </w:rPr>
                              </w:pPr>
                              <w:r w:rsidRPr="00193355">
                                <w:rPr>
                                  <w:color w:val="0000FF"/>
                                  <w:sz w:val="18"/>
                                  <w:szCs w:val="18"/>
                                </w:rPr>
                                <w:t>var</w:t>
                              </w:r>
                              <w:r w:rsidRPr="00193355">
                                <w:rPr>
                                  <w:sz w:val="18"/>
                                  <w:szCs w:val="18"/>
                                </w:rPr>
                                <w:t xml:space="preserve"> block=</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.UI.Block({width:</w:t>
                              </w:r>
                              <w:r w:rsidRPr="00193355">
                                <w:rPr>
                                  <w:color w:val="800000"/>
                                  <w:sz w:val="18"/>
                                  <w:szCs w:val="18"/>
                                </w:rPr>
                                <w:t>240</w:t>
                              </w:r>
                              <w:r w:rsidRPr="00193355">
                                <w:rPr>
                                  <w:sz w:val="18"/>
                                  <w:szCs w:val="18"/>
                                </w:rPr>
                                <w:t>,height:</w:t>
                              </w:r>
                              <w:r w:rsidRPr="00193355">
                                <w:rPr>
                                  <w:color w:val="800000"/>
                                  <w:sz w:val="18"/>
                                  <w:szCs w:val="18"/>
                                </w:rPr>
                                <w:t>200</w:t>
                              </w:r>
                              <w:r w:rsidRPr="00193355">
                                <w:rPr>
                                  <w:sz w:val="18"/>
                                  <w:szCs w:val="18"/>
                                </w:rPr>
                                <w:t>}).show();</w:t>
                              </w:r>
                            </w:p>
                            <w:p w:rsidR="0023747D" w:rsidRPr="00193355" w:rsidRDefault="0023747D" w:rsidP="00375F9C">
                              <w:pPr>
                                <w:spacing w:line="240" w:lineRule="exact"/>
                                <w:rPr>
                                  <w:sz w:val="18"/>
                                  <w:szCs w:val="18"/>
                                </w:rPr>
                              </w:pPr>
                              <w:r w:rsidRPr="00193355">
                                <w:rPr>
                                  <w:color w:val="0000FF"/>
                                  <w:sz w:val="18"/>
                                  <w:szCs w:val="18"/>
                                </w:rPr>
                                <w:t>var</w:t>
                              </w:r>
                              <w:r w:rsidRPr="00193355">
                                <w:rPr>
                                  <w:sz w:val="18"/>
                                  <w:szCs w:val="18"/>
                                </w:rPr>
                                <w:t xml:space="preserve"> tg=</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.UI.TreeGrid;</w:t>
                              </w:r>
                            </w:p>
                            <w:p w:rsidR="0023747D" w:rsidRPr="00193355" w:rsidRDefault="0023747D" w:rsidP="00375F9C">
                              <w:pPr>
                                <w:spacing w:line="240" w:lineRule="exact"/>
                                <w:rPr>
                                  <w:sz w:val="18"/>
                                  <w:szCs w:val="18"/>
                                </w:rPr>
                              </w:pPr>
                              <w:r w:rsidRPr="00193355">
                                <w:rPr>
                                  <w:rFonts w:hint="eastAsia"/>
                                  <w:sz w:val="18"/>
                                  <w:szCs w:val="18"/>
                                </w:rPr>
                                <w:t>tg.setGridHandlerCaption(</w:t>
                              </w:r>
                              <w:r w:rsidRPr="00193355">
                                <w:rPr>
                                  <w:rFonts w:hint="eastAsia"/>
                                  <w:color w:val="FF00FF"/>
                                  <w:sz w:val="18"/>
                                  <w:szCs w:val="18"/>
                                </w:rPr>
                                <w:t>"</w:t>
                              </w:r>
                              <w:r>
                                <w:rPr>
                                  <w:rFonts w:hint="eastAsia"/>
                                  <w:color w:val="FF00FF"/>
                                  <w:sz w:val="18"/>
                                  <w:szCs w:val="18"/>
                                </w:rPr>
                                <w:t>Name</w:t>
                              </w:r>
                              <w:r w:rsidRPr="00193355">
                                <w:rPr>
                                  <w:rFonts w:hint="eastAsia"/>
                                  <w:color w:val="FF00FF"/>
                                  <w:sz w:val="18"/>
                                  <w:szCs w:val="18"/>
                                </w:rPr>
                                <w:t>"</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.setHeader([</w:t>
                              </w:r>
                            </w:p>
                            <w:p w:rsidR="0023747D" w:rsidRPr="00193355" w:rsidRDefault="0023747D" w:rsidP="00375F9C">
                              <w:pPr>
                                <w:spacing w:line="240" w:lineRule="exact"/>
                                <w:rPr>
                                  <w:sz w:val="18"/>
                                  <w:szCs w:val="18"/>
                                </w:rPr>
                              </w:pPr>
                              <w:r w:rsidRPr="00193355">
                                <w:rPr>
                                  <w:rFonts w:hint="eastAsia"/>
                                  <w:sz w:val="18"/>
                                  <w:szCs w:val="18"/>
                                </w:rPr>
                                <w:t xml:space="preserve">    {id:</w:t>
                              </w:r>
                              <w:r w:rsidRPr="00193355">
                                <w:rPr>
                                  <w:rFonts w:hint="eastAsia"/>
                                  <w:color w:val="FF00FF"/>
                                  <w:sz w:val="18"/>
                                  <w:szCs w:val="18"/>
                                </w:rPr>
                                <w:t>"col1"</w:t>
                              </w:r>
                              <w:r w:rsidRPr="00193355">
                                <w:rPr>
                                  <w:rFonts w:hint="eastAsia"/>
                                  <w:sz w:val="18"/>
                                  <w:szCs w:val="18"/>
                                </w:rPr>
                                <w:t>, caption:</w:t>
                              </w:r>
                              <w:r w:rsidRPr="00193355">
                                <w:rPr>
                                  <w:rFonts w:hint="eastAsia"/>
                                  <w:color w:val="FF00FF"/>
                                  <w:sz w:val="18"/>
                                  <w:szCs w:val="18"/>
                                </w:rPr>
                                <w:t>"</w:t>
                              </w:r>
                              <w:r>
                                <w:rPr>
                                  <w:rFonts w:hint="eastAsia"/>
                                  <w:color w:val="FF00FF"/>
                                  <w:sz w:val="18"/>
                                  <w:szCs w:val="18"/>
                                </w:rPr>
                                <w:t>Age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40</w:t>
                              </w:r>
                              <w:r w:rsidRPr="00193355">
                                <w:rPr>
                                  <w:rFonts w:hint="eastAsia"/>
                                  <w:sz w:val="18"/>
                                  <w:szCs w:val="18"/>
                                </w:rPr>
                                <w:t xml:space="preserve">, type: </w:t>
                              </w:r>
                              <w:r w:rsidRPr="00193355">
                                <w:rPr>
                                  <w:rFonts w:hint="eastAsia"/>
                                  <w:color w:val="FF00FF"/>
                                  <w:sz w:val="18"/>
                                  <w:szCs w:val="18"/>
                                </w:rPr>
                                <w:t>"number"</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{id:</w:t>
                              </w:r>
                              <w:r w:rsidRPr="00193355">
                                <w:rPr>
                                  <w:rFonts w:hint="eastAsia"/>
                                  <w:color w:val="FF00FF"/>
                                  <w:sz w:val="18"/>
                                  <w:szCs w:val="18"/>
                                </w:rPr>
                                <w:t>"col2"</w:t>
                              </w:r>
                              <w:r w:rsidRPr="00193355">
                                <w:rPr>
                                  <w:rFonts w:hint="eastAsia"/>
                                  <w:sz w:val="18"/>
                                  <w:szCs w:val="18"/>
                                </w:rPr>
                                <w:t>, caption:</w:t>
                              </w:r>
                              <w:r w:rsidRPr="00193355">
                                <w:rPr>
                                  <w:rFonts w:hint="eastAsia"/>
                                  <w:color w:val="FF00FF"/>
                                  <w:sz w:val="18"/>
                                  <w:szCs w:val="18"/>
                                </w:rPr>
                                <w:t>"</w:t>
                              </w:r>
                              <w:r>
                                <w:rPr>
                                  <w:rFonts w:hint="eastAsia"/>
                                  <w:color w:val="FF00FF"/>
                                  <w:sz w:val="18"/>
                                  <w:szCs w:val="18"/>
                                </w:rPr>
                                <w:t>Full-time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90</w:t>
                              </w:r>
                              <w:r w:rsidRPr="00193355">
                                <w:rPr>
                                  <w:rFonts w:hint="eastAsia"/>
                                  <w:sz w:val="18"/>
                                  <w:szCs w:val="18"/>
                                </w:rPr>
                                <w:t xml:space="preserve">, type: </w:t>
                              </w:r>
                              <w:r w:rsidRPr="00193355">
                                <w:rPr>
                                  <w:rFonts w:hint="eastAsia"/>
                                  <w:color w:val="FF00FF"/>
                                  <w:sz w:val="18"/>
                                  <w:szCs w:val="18"/>
                                </w:rPr>
                                <w:t>"checkbox"</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]).setRows([</w:t>
                              </w:r>
                            </w:p>
                            <w:p w:rsidR="0023747D" w:rsidRPr="00193355" w:rsidRDefault="0023747D" w:rsidP="00375F9C">
                              <w:pPr>
                                <w:spacing w:line="240" w:lineRule="exact"/>
                                <w:rPr>
                                  <w:sz w:val="18"/>
                                  <w:szCs w:val="18"/>
                                </w:rPr>
                              </w:pPr>
                              <w:r w:rsidRPr="00193355">
                                <w:rPr>
                                  <w:rFonts w:hint="eastAsia"/>
                                  <w:sz w:val="18"/>
                                  <w:szCs w:val="18"/>
                                </w:rPr>
                                <w:t xml:space="preserve">    {id:</w:t>
                              </w:r>
                              <w:r w:rsidRPr="00193355">
                                <w:rPr>
                                  <w:rFonts w:hint="eastAsia"/>
                                  <w:color w:val="FF00FF"/>
                                  <w:sz w:val="18"/>
                                  <w:szCs w:val="18"/>
                                </w:rPr>
                                <w:t>"row1"</w:t>
                              </w:r>
                              <w:r w:rsidRPr="00193355">
                                <w:rPr>
                                  <w:rFonts w:hint="eastAsia"/>
                                  <w:sz w:val="18"/>
                                  <w:szCs w:val="18"/>
                                </w:rPr>
                                <w:t>,caption:</w:t>
                              </w:r>
                              <w:r w:rsidRPr="00193355">
                                <w:rPr>
                                  <w:rFonts w:hint="eastAsia"/>
                                  <w:color w:val="FF00FF"/>
                                  <w:sz w:val="18"/>
                                  <w:szCs w:val="18"/>
                                </w:rPr>
                                <w:t>'</w:t>
                              </w:r>
                              <w:r>
                                <w:rPr>
                                  <w:rFonts w:hint="eastAsia"/>
                                  <w:color w:val="FF00FF"/>
                                  <w:sz w:val="18"/>
                                  <w:szCs w:val="18"/>
                                </w:rPr>
                                <w:t>Jack</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23</w:t>
                              </w:r>
                              <w:r w:rsidRPr="00193355">
                                <w:rPr>
                                  <w:rFonts w:hint="eastAsia"/>
                                  <w:sz w:val="18"/>
                                  <w:szCs w:val="18"/>
                                </w:rPr>
                                <w:t xml:space="preserve">, </w:t>
                              </w:r>
                              <w:r w:rsidRPr="00193355">
                                <w:rPr>
                                  <w:rFonts w:hint="eastAsia"/>
                                  <w:color w:val="0000FF"/>
                                  <w:sz w:val="18"/>
                                  <w:szCs w:val="18"/>
                                </w:rPr>
                                <w:t>true</w:t>
                              </w:r>
                              <w:r w:rsidRPr="00193355">
                                <w:rPr>
                                  <w:rFonts w:hint="eastAsia"/>
                                  <w:sz w:val="18"/>
                                  <w:szCs w:val="18"/>
                                </w:rPr>
                                <w:t>]</w:t>
                              </w:r>
                              <w:r>
                                <w:rPr>
                                  <w:rFonts w:hint="eastAsia"/>
                                  <w:sz w:val="18"/>
                                  <w:szCs w:val="18"/>
                                </w:rPr>
                                <w:t>,</w:t>
                              </w:r>
                              <w:r w:rsidRPr="00193355">
                                <w:rPr>
                                  <w:rFonts w:hint="eastAsia"/>
                                  <w:sz w:val="18"/>
                                  <w:szCs w:val="18"/>
                                </w:rPr>
                                <w:t xml:space="preserve"> </w:t>
                              </w:r>
                              <w:r>
                                <w:rPr>
                                  <w:rFonts w:hint="eastAsia"/>
                                  <w:sz w:val="18"/>
                                  <w:szCs w:val="18"/>
                                </w:rPr>
                                <w:t>height</w:t>
                              </w:r>
                              <w:r w:rsidRPr="00193355">
                                <w:rPr>
                                  <w:rFonts w:hint="eastAsia"/>
                                  <w:sz w:val="18"/>
                                  <w:szCs w:val="18"/>
                                </w:rPr>
                                <w:t>:</w:t>
                              </w:r>
                              <w:r>
                                <w:rPr>
                                  <w:rFonts w:hint="eastAsia"/>
                                  <w:color w:val="800000"/>
                                  <w:sz w:val="18"/>
                                  <w:szCs w:val="18"/>
                                </w:rPr>
                                <w:t>12</w:t>
                              </w:r>
                              <w:r w:rsidRPr="00193355">
                                <w:rPr>
                                  <w:rFonts w:hint="eastAsia"/>
                                  <w:color w:val="800000"/>
                                  <w:sz w:val="18"/>
                                  <w:szCs w:val="18"/>
                                </w:rPr>
                                <w:t>0</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{id:</w:t>
                              </w:r>
                              <w:r w:rsidRPr="00193355">
                                <w:rPr>
                                  <w:rFonts w:hint="eastAsia"/>
                                  <w:color w:val="FF00FF"/>
                                  <w:sz w:val="18"/>
                                  <w:szCs w:val="18"/>
                                </w:rPr>
                                <w:t>"row2"</w:t>
                              </w:r>
                              <w:r w:rsidRPr="00193355">
                                <w:rPr>
                                  <w:rFonts w:hint="eastAsia"/>
                                  <w:sz w:val="18"/>
                                  <w:szCs w:val="18"/>
                                </w:rPr>
                                <w:t>,caption:</w:t>
                              </w:r>
                              <w:r w:rsidRPr="00193355">
                                <w:rPr>
                                  <w:rFonts w:hint="eastAsia"/>
                                  <w:color w:val="FF00FF"/>
                                  <w:sz w:val="18"/>
                                  <w:szCs w:val="18"/>
                                </w:rPr>
                                <w:t>'</w:t>
                              </w:r>
                              <w:r>
                                <w:rPr>
                                  <w:rFonts w:hint="eastAsia"/>
                                  <w:color w:val="FF00FF"/>
                                  <w:sz w:val="18"/>
                                  <w:szCs w:val="18"/>
                                </w:rPr>
                                <w:t>John</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32</w:t>
                              </w:r>
                              <w:r w:rsidRPr="00193355">
                                <w:rPr>
                                  <w:rFonts w:hint="eastAsia"/>
                                  <w:sz w:val="18"/>
                                  <w:szCs w:val="18"/>
                                </w:rPr>
                                <w:t xml:space="preserve">, </w:t>
                              </w:r>
                              <w:r w:rsidRPr="00193355">
                                <w:rPr>
                                  <w:rFonts w:hint="eastAsia"/>
                                  <w:color w:val="0000FF"/>
                                  <w:sz w:val="18"/>
                                  <w:szCs w:val="18"/>
                                </w:rPr>
                                <w:t>false</w:t>
                              </w:r>
                              <w:r w:rsidRPr="00193355">
                                <w:rPr>
                                  <w:rFonts w:hint="eastAsia"/>
                                  <w:sz w:val="18"/>
                                  <w:szCs w:val="18"/>
                                </w:rPr>
                                <w:t>]}</w:t>
                              </w:r>
                            </w:p>
                            <w:p w:rsidR="0023747D" w:rsidRPr="00193355" w:rsidRDefault="0023747D" w:rsidP="00375F9C">
                              <w:pPr>
                                <w:spacing w:line="240" w:lineRule="exact"/>
                                <w:rPr>
                                  <w:sz w:val="18"/>
                                  <w:szCs w:val="18"/>
                                </w:rPr>
                              </w:pPr>
                              <w:r>
                                <w:rPr>
                                  <w:sz w:val="18"/>
                                  <w:szCs w:val="18"/>
                                </w:rPr>
                                <w:t>]).show(block)</w:t>
                              </w:r>
                            </w:p>
                          </w:txbxContent>
                        </wps:txbx>
                        <wps:bodyPr rot="0" vert="horz" wrap="square" lIns="54000" tIns="46800" rIns="54000" bIns="45720" anchor="t" anchorCtr="0" upright="1">
                          <a:spAutoFit/>
                        </wps:bodyPr>
                      </wps:wsp>
                      <wps:wsp>
                        <wps:cNvPr id="537" name="AutoShape 857"/>
                        <wps:cNvSpPr>
                          <a:spLocks noChangeArrowheads="1"/>
                        </wps:cNvSpPr>
                        <wps:spPr bwMode="auto">
                          <a:xfrm flipH="1">
                            <a:off x="3200400" y="990600"/>
                            <a:ext cx="914400" cy="198120"/>
                          </a:xfrm>
                          <a:prstGeom prst="wedgeRoundRectCallout">
                            <a:avLst>
                              <a:gd name="adj1" fmla="val 116042"/>
                              <a:gd name="adj2" fmla="val 5929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row height</w:t>
                              </w:r>
                            </w:p>
                          </w:txbxContent>
                        </wps:txbx>
                        <wps:bodyPr rot="0" vert="horz" wrap="square" lIns="0" tIns="0" rIns="0" bIns="0" anchor="t" anchorCtr="0" upright="1">
                          <a:noAutofit/>
                        </wps:bodyPr>
                      </wps:wsp>
                    </wpc:wpc>
                  </a:graphicData>
                </a:graphic>
              </wp:inline>
            </w:drawing>
          </mc:Choice>
          <mc:Fallback>
            <w:pict>
              <v:group id="画布 854" o:spid="_x0000_s1633" editas="canvas" style="width:414pt;height:132.15pt;mso-position-horizontal-relative:char;mso-position-vertical-relative:line" coordsize="52578,16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">
                <v:shape id="_x0000_s1634" type="#_x0000_t75" style="position:absolute;width:52578;height:16783;visibility:visible;mso-wrap-style:square">
                  <v:fill o:detectmouseclick="t"/>
                  <v:path o:connecttype="none"/>
                </v:shape>
                <v:shape id="Text Box 856" o:spid="_x0000_s1635" type="#_x0000_t202" style="position:absolute;top:488;width:52578;height:16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O8UMQA&#10;AADcAAAADwAAAGRycy9kb3ducmV2LnhtbESPQWvCQBSE74X+h+UVvNVNlYY0dRVRJF4KVdv7I/ua&#10;DWbfht01xn/vFgo9DjPzDbNYjbYTA/nQOlbwMs1AENdOt9wo+DrtngsQISJr7ByTghsFWC0fHxZY&#10;anflAw3H2IgE4VCiAhNjX0oZakMWw9T1xMn7cd5iTNI3Unu8Jrjt5CzLcmmx5bRgsKeNofp8vFgF&#10;9Xk7bqv22/jhYotP/VbdPvJKqcnTuH4HEWmM/+G/9l4reJ3n8HsmHQ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vFDEAAAA3AAAAA8AAAAAAAAAAAAAAAAAmAIAAGRycy9k&#10;b3ducmV2LnhtbFBLBQYAAAAABAAEAPUAAACJAwAAAAA=&#10;" strokeweight="1pt">
                  <v:textbox style="mso-fit-shape-to-text:t" inset="1.5mm,1.3mm,1.5mm">
                    <w:txbxContent>
                      <w:p w:rsidR="0023747D" w:rsidRPr="00193355" w:rsidRDefault="0023747D" w:rsidP="00375F9C">
                        <w:pPr>
                          <w:spacing w:line="240" w:lineRule="exact"/>
                          <w:rPr>
                            <w:sz w:val="18"/>
                            <w:szCs w:val="18"/>
                          </w:rPr>
                        </w:pPr>
                        <w:proofErr w:type="gramStart"/>
                        <w:r w:rsidRPr="00193355">
                          <w:rPr>
                            <w:color w:val="0000FF"/>
                            <w:sz w:val="18"/>
                            <w:szCs w:val="18"/>
                          </w:rPr>
                          <w:t>var</w:t>
                        </w:r>
                        <w:proofErr w:type="gramEnd"/>
                        <w:r w:rsidRPr="00193355">
                          <w:rPr>
                            <w:sz w:val="18"/>
                            <w:szCs w:val="18"/>
                          </w:rPr>
                          <w:t xml:space="preserve"> block=</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.UI.Block({width:</w:t>
                        </w:r>
                        <w:r w:rsidRPr="00193355">
                          <w:rPr>
                            <w:color w:val="800000"/>
                            <w:sz w:val="18"/>
                            <w:szCs w:val="18"/>
                          </w:rPr>
                          <w:t>240</w:t>
                        </w:r>
                        <w:r w:rsidRPr="00193355">
                          <w:rPr>
                            <w:sz w:val="18"/>
                            <w:szCs w:val="18"/>
                          </w:rPr>
                          <w:t>,height:</w:t>
                        </w:r>
                        <w:r w:rsidRPr="00193355">
                          <w:rPr>
                            <w:color w:val="800000"/>
                            <w:sz w:val="18"/>
                            <w:szCs w:val="18"/>
                          </w:rPr>
                          <w:t>200</w:t>
                        </w:r>
                        <w:r w:rsidRPr="00193355">
                          <w:rPr>
                            <w:sz w:val="18"/>
                            <w:szCs w:val="18"/>
                          </w:rPr>
                          <w:t>}).show();</w:t>
                        </w:r>
                      </w:p>
                      <w:p w:rsidR="0023747D" w:rsidRPr="00193355" w:rsidRDefault="0023747D" w:rsidP="00375F9C">
                        <w:pPr>
                          <w:spacing w:line="240" w:lineRule="exact"/>
                          <w:rPr>
                            <w:sz w:val="18"/>
                            <w:szCs w:val="18"/>
                          </w:rPr>
                        </w:pPr>
                        <w:proofErr w:type="gramStart"/>
                        <w:r w:rsidRPr="00193355">
                          <w:rPr>
                            <w:color w:val="0000FF"/>
                            <w:sz w:val="18"/>
                            <w:szCs w:val="18"/>
                          </w:rPr>
                          <w:t>var</w:t>
                        </w:r>
                        <w:proofErr w:type="gramEnd"/>
                        <w:r w:rsidRPr="00193355">
                          <w:rPr>
                            <w:sz w:val="18"/>
                            <w:szCs w:val="18"/>
                          </w:rPr>
                          <w:t xml:space="preserve"> tg=</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.UI.TreeGrid;</w:t>
                        </w:r>
                      </w:p>
                      <w:p w:rsidR="0023747D" w:rsidRPr="00193355" w:rsidRDefault="0023747D" w:rsidP="00375F9C">
                        <w:pPr>
                          <w:spacing w:line="240" w:lineRule="exact"/>
                          <w:rPr>
                            <w:sz w:val="18"/>
                            <w:szCs w:val="18"/>
                          </w:rPr>
                        </w:pPr>
                        <w:proofErr w:type="gramStart"/>
                        <w:r w:rsidRPr="00193355">
                          <w:rPr>
                            <w:rFonts w:hint="eastAsia"/>
                            <w:sz w:val="18"/>
                            <w:szCs w:val="18"/>
                          </w:rPr>
                          <w:t>tg.setGridHandlerCaption(</w:t>
                        </w:r>
                        <w:proofErr w:type="gramEnd"/>
                        <w:r w:rsidRPr="00193355">
                          <w:rPr>
                            <w:rFonts w:hint="eastAsia"/>
                            <w:color w:val="FF00FF"/>
                            <w:sz w:val="18"/>
                            <w:szCs w:val="18"/>
                          </w:rPr>
                          <w:t>"</w:t>
                        </w:r>
                        <w:r>
                          <w:rPr>
                            <w:rFonts w:hint="eastAsia"/>
                            <w:color w:val="FF00FF"/>
                            <w:sz w:val="18"/>
                            <w:szCs w:val="18"/>
                          </w:rPr>
                          <w:t>Name</w:t>
                        </w:r>
                        <w:r w:rsidRPr="00193355">
                          <w:rPr>
                            <w:rFonts w:hint="eastAsia"/>
                            <w:color w:val="FF00FF"/>
                            <w:sz w:val="18"/>
                            <w:szCs w:val="18"/>
                          </w:rPr>
                          <w:t>"</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setHeader([</w:t>
                        </w:r>
                        <w:proofErr w:type="gramEnd"/>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"col1"</w:t>
                        </w:r>
                        <w:r w:rsidRPr="00193355">
                          <w:rPr>
                            <w:rFonts w:hint="eastAsia"/>
                            <w:sz w:val="18"/>
                            <w:szCs w:val="18"/>
                          </w:rPr>
                          <w:t>, caption:</w:t>
                        </w:r>
                        <w:r w:rsidRPr="00193355">
                          <w:rPr>
                            <w:rFonts w:hint="eastAsia"/>
                            <w:color w:val="FF00FF"/>
                            <w:sz w:val="18"/>
                            <w:szCs w:val="18"/>
                          </w:rPr>
                          <w:t>"</w:t>
                        </w:r>
                        <w:r>
                          <w:rPr>
                            <w:rFonts w:hint="eastAsia"/>
                            <w:color w:val="FF00FF"/>
                            <w:sz w:val="18"/>
                            <w:szCs w:val="18"/>
                          </w:rPr>
                          <w:t>Age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40</w:t>
                        </w:r>
                        <w:r w:rsidRPr="00193355">
                          <w:rPr>
                            <w:rFonts w:hint="eastAsia"/>
                            <w:sz w:val="18"/>
                            <w:szCs w:val="18"/>
                          </w:rPr>
                          <w:t xml:space="preserve">, type: </w:t>
                        </w:r>
                        <w:r w:rsidRPr="00193355">
                          <w:rPr>
                            <w:rFonts w:hint="eastAsia"/>
                            <w:color w:val="FF00FF"/>
                            <w:sz w:val="18"/>
                            <w:szCs w:val="18"/>
                          </w:rPr>
                          <w:t>"number"</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"col2"</w:t>
                        </w:r>
                        <w:r w:rsidRPr="00193355">
                          <w:rPr>
                            <w:rFonts w:hint="eastAsia"/>
                            <w:sz w:val="18"/>
                            <w:szCs w:val="18"/>
                          </w:rPr>
                          <w:t>, caption:</w:t>
                        </w:r>
                        <w:r w:rsidRPr="00193355">
                          <w:rPr>
                            <w:rFonts w:hint="eastAsia"/>
                            <w:color w:val="FF00FF"/>
                            <w:sz w:val="18"/>
                            <w:szCs w:val="18"/>
                          </w:rPr>
                          <w:t>"</w:t>
                        </w:r>
                        <w:r>
                          <w:rPr>
                            <w:rFonts w:hint="eastAsia"/>
                            <w:color w:val="FF00FF"/>
                            <w:sz w:val="18"/>
                            <w:szCs w:val="18"/>
                          </w:rPr>
                          <w:t>Full-time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90</w:t>
                        </w:r>
                        <w:r w:rsidRPr="00193355">
                          <w:rPr>
                            <w:rFonts w:hint="eastAsia"/>
                            <w:sz w:val="18"/>
                            <w:szCs w:val="18"/>
                          </w:rPr>
                          <w:t xml:space="preserve">, type: </w:t>
                        </w:r>
                        <w:r w:rsidRPr="00193355">
                          <w:rPr>
                            <w:rFonts w:hint="eastAsia"/>
                            <w:color w:val="FF00FF"/>
                            <w:sz w:val="18"/>
                            <w:szCs w:val="18"/>
                          </w:rPr>
                          <w:t>"checkbox"</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setRows([</w:t>
                        </w:r>
                        <w:proofErr w:type="gramEnd"/>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"row1"</w:t>
                        </w:r>
                        <w:r w:rsidRPr="00193355">
                          <w:rPr>
                            <w:rFonts w:hint="eastAsia"/>
                            <w:sz w:val="18"/>
                            <w:szCs w:val="18"/>
                          </w:rPr>
                          <w:t>,caption:</w:t>
                        </w:r>
                        <w:r w:rsidRPr="00193355">
                          <w:rPr>
                            <w:rFonts w:hint="eastAsia"/>
                            <w:color w:val="FF00FF"/>
                            <w:sz w:val="18"/>
                            <w:szCs w:val="18"/>
                          </w:rPr>
                          <w:t>'</w:t>
                        </w:r>
                        <w:r>
                          <w:rPr>
                            <w:rFonts w:hint="eastAsia"/>
                            <w:color w:val="FF00FF"/>
                            <w:sz w:val="18"/>
                            <w:szCs w:val="18"/>
                          </w:rPr>
                          <w:t>Jack</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23</w:t>
                        </w:r>
                        <w:r w:rsidRPr="00193355">
                          <w:rPr>
                            <w:rFonts w:hint="eastAsia"/>
                            <w:sz w:val="18"/>
                            <w:szCs w:val="18"/>
                          </w:rPr>
                          <w:t xml:space="preserve">, </w:t>
                        </w:r>
                        <w:r w:rsidRPr="00193355">
                          <w:rPr>
                            <w:rFonts w:hint="eastAsia"/>
                            <w:color w:val="0000FF"/>
                            <w:sz w:val="18"/>
                            <w:szCs w:val="18"/>
                          </w:rPr>
                          <w:t>true</w:t>
                        </w:r>
                        <w:r w:rsidRPr="00193355">
                          <w:rPr>
                            <w:rFonts w:hint="eastAsia"/>
                            <w:sz w:val="18"/>
                            <w:szCs w:val="18"/>
                          </w:rPr>
                          <w:t>]</w:t>
                        </w:r>
                        <w:r>
                          <w:rPr>
                            <w:rFonts w:hint="eastAsia"/>
                            <w:sz w:val="18"/>
                            <w:szCs w:val="18"/>
                          </w:rPr>
                          <w:t>,</w:t>
                        </w:r>
                        <w:r w:rsidRPr="00193355">
                          <w:rPr>
                            <w:rFonts w:hint="eastAsia"/>
                            <w:sz w:val="18"/>
                            <w:szCs w:val="18"/>
                          </w:rPr>
                          <w:t xml:space="preserve"> </w:t>
                        </w:r>
                        <w:r>
                          <w:rPr>
                            <w:rFonts w:hint="eastAsia"/>
                            <w:sz w:val="18"/>
                            <w:szCs w:val="18"/>
                          </w:rPr>
                          <w:t>height</w:t>
                        </w:r>
                        <w:r w:rsidRPr="00193355">
                          <w:rPr>
                            <w:rFonts w:hint="eastAsia"/>
                            <w:sz w:val="18"/>
                            <w:szCs w:val="18"/>
                          </w:rPr>
                          <w:t>:</w:t>
                        </w:r>
                        <w:r>
                          <w:rPr>
                            <w:rFonts w:hint="eastAsia"/>
                            <w:color w:val="800000"/>
                            <w:sz w:val="18"/>
                            <w:szCs w:val="18"/>
                          </w:rPr>
                          <w:t>12</w:t>
                        </w:r>
                        <w:r w:rsidRPr="00193355">
                          <w:rPr>
                            <w:rFonts w:hint="eastAsia"/>
                            <w:color w:val="800000"/>
                            <w:sz w:val="18"/>
                            <w:szCs w:val="18"/>
                          </w:rPr>
                          <w:t>0</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"row2"</w:t>
                        </w:r>
                        <w:r w:rsidRPr="00193355">
                          <w:rPr>
                            <w:rFonts w:hint="eastAsia"/>
                            <w:sz w:val="18"/>
                            <w:szCs w:val="18"/>
                          </w:rPr>
                          <w:t>,caption:</w:t>
                        </w:r>
                        <w:r w:rsidRPr="00193355">
                          <w:rPr>
                            <w:rFonts w:hint="eastAsia"/>
                            <w:color w:val="FF00FF"/>
                            <w:sz w:val="18"/>
                            <w:szCs w:val="18"/>
                          </w:rPr>
                          <w:t>'</w:t>
                        </w:r>
                        <w:r>
                          <w:rPr>
                            <w:rFonts w:hint="eastAsia"/>
                            <w:color w:val="FF00FF"/>
                            <w:sz w:val="18"/>
                            <w:szCs w:val="18"/>
                          </w:rPr>
                          <w:t>John</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32</w:t>
                        </w:r>
                        <w:r w:rsidRPr="00193355">
                          <w:rPr>
                            <w:rFonts w:hint="eastAsia"/>
                            <w:sz w:val="18"/>
                            <w:szCs w:val="18"/>
                          </w:rPr>
                          <w:t xml:space="preserve">, </w:t>
                        </w:r>
                        <w:r w:rsidRPr="00193355">
                          <w:rPr>
                            <w:rFonts w:hint="eastAsia"/>
                            <w:color w:val="0000FF"/>
                            <w:sz w:val="18"/>
                            <w:szCs w:val="18"/>
                          </w:rPr>
                          <w:t>false</w:t>
                        </w:r>
                        <w:r w:rsidRPr="00193355">
                          <w:rPr>
                            <w:rFonts w:hint="eastAsia"/>
                            <w:sz w:val="18"/>
                            <w:szCs w:val="18"/>
                          </w:rPr>
                          <w:t>]}</w:t>
                        </w:r>
                      </w:p>
                      <w:p w:rsidR="0023747D" w:rsidRPr="00193355" w:rsidRDefault="0023747D" w:rsidP="00375F9C">
                        <w:pPr>
                          <w:spacing w:line="240" w:lineRule="exact"/>
                          <w:rPr>
                            <w:sz w:val="18"/>
                            <w:szCs w:val="18"/>
                          </w:rPr>
                        </w:pPr>
                        <w:r>
                          <w:rPr>
                            <w:sz w:val="18"/>
                            <w:szCs w:val="18"/>
                          </w:rPr>
                          <w:t>]).</w:t>
                        </w:r>
                        <w:proofErr w:type="gramStart"/>
                        <w:r>
                          <w:rPr>
                            <w:sz w:val="18"/>
                            <w:szCs w:val="18"/>
                          </w:rPr>
                          <w:t>show(</w:t>
                        </w:r>
                        <w:proofErr w:type="gramEnd"/>
                        <w:r>
                          <w:rPr>
                            <w:sz w:val="18"/>
                            <w:szCs w:val="18"/>
                          </w:rPr>
                          <w:t>block)</w:t>
                        </w:r>
                      </w:p>
                    </w:txbxContent>
                  </v:textbox>
                </v:shape>
                <v:shape id="AutoShape 857" o:spid="_x0000_s1636" type="#_x0000_t62" style="position:absolute;left:32004;top:9906;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Q598MA&#10;AADcAAAADwAAAGRycy9kb3ducmV2LnhtbESPW2sCMRSE3wv+h3AE32pWpVVXo0iL0Nd6wdfD5uwF&#10;NydxE+O2v74pFPo4zMw3zHrbm1ZE6nxjWcFknIEgLqxuuFJwOu6fFyB8QNbYWiYFX+Rhuxk8rTHX&#10;9sGfFA+hEgnCPkcFdQgul9IXNRn0Y+uIk1fazmBIsquk7vCR4KaV0yx7lQYbTgs1Onqrqbge7kZB&#10;dHpWFtP3i7vevs/3pS0j+ajUaNjvViAC9eE//Nf+0ApeZnP4PZOO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Q598MAAADcAAAADwAAAAAAAAAAAAAAAACYAgAAZHJzL2Rv&#10;d25yZXYueG1sUEsFBgAAAAAEAAQA9QAAAIgDAAAAAA==&#10;" adj="35865,23607" fillcolor="#ff9">
                  <v:textbox inset="0,0,0,0">
                    <w:txbxContent>
                      <w:p w:rsidR="0023747D" w:rsidRPr="000E23E9" w:rsidRDefault="0023747D" w:rsidP="00375F9C">
                        <w:pPr>
                          <w:rPr>
                            <w:szCs w:val="18"/>
                          </w:rPr>
                        </w:pPr>
                        <w:r>
                          <w:rPr>
                            <w:rFonts w:hint="eastAsia"/>
                            <w:szCs w:val="18"/>
                          </w:rPr>
                          <w:t>Sets row height</w:t>
                        </w:r>
                      </w:p>
                    </w:txbxContent>
                  </v:textbox>
                </v:shape>
                <w10:anchorlock/>
              </v:group>
            </w:pict>
          </mc:Fallback>
        </mc:AlternateContent>
      </w:r>
    </w:p>
    <w:p w:rsidR="00375F9C" w:rsidRPr="00524AF9" w:rsidRDefault="00375F9C" w:rsidP="00375F9C">
      <w:pPr>
        <w:rPr>
          <w:b/>
        </w:rPr>
      </w:pPr>
      <w:r w:rsidRPr="00524AF9">
        <w:rPr>
          <w:b/>
        </w:rPr>
        <w:t>O</w:t>
      </w:r>
      <w:r w:rsidRPr="00524AF9">
        <w:rPr>
          <w:rFonts w:hint="eastAsia"/>
          <w:b/>
        </w:rPr>
        <w:t>utput:</w:t>
      </w:r>
    </w:p>
    <w:p w:rsidR="00375F9C" w:rsidRPr="00AD548D" w:rsidRDefault="005C781A" w:rsidP="00375F9C">
      <w:r>
        <w:rPr>
          <w:rFonts w:hint="eastAsia"/>
          <w:noProof/>
        </w:rPr>
        <w:lastRenderedPageBreak/>
        <w:drawing>
          <wp:inline distT="0" distB="0" distL="0" distR="0" wp14:anchorId="13DCCCE1" wp14:editId="18AC9647">
            <wp:extent cx="2409825" cy="1666875"/>
            <wp:effectExtent l="0" t="0" r="9525" b="952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409825" cy="1666875"/>
                    </a:xfrm>
                    <a:prstGeom prst="rect">
                      <a:avLst/>
                    </a:prstGeom>
                    <a:noFill/>
                    <a:ln>
                      <a:noFill/>
                    </a:ln>
                  </pic:spPr>
                </pic:pic>
              </a:graphicData>
            </a:graphic>
          </wp:inline>
        </w:drawing>
      </w:r>
    </w:p>
    <w:p w:rsidR="00375F9C" w:rsidRDefault="00375F9C" w:rsidP="00E45D25">
      <w:pPr>
        <w:pStyle w:val="4"/>
        <w:numPr>
          <w:ilvl w:val="3"/>
          <w:numId w:val="17"/>
        </w:numPr>
      </w:pPr>
      <w:bookmarkStart w:id="145" w:name="_Toc356466278"/>
      <w:r>
        <w:rPr>
          <w:rFonts w:hint="eastAsia"/>
        </w:rPr>
        <w:t>Drag&amp;Drop to modify row height</w:t>
      </w:r>
      <w:bookmarkEnd w:id="145"/>
      <w:r>
        <w:rPr>
          <w:rFonts w:hint="eastAsia"/>
        </w:rPr>
        <w:t xml:space="preserve"> </w:t>
      </w:r>
    </w:p>
    <w:p w:rsidR="00375F9C" w:rsidRPr="00524AF9" w:rsidRDefault="00375F9C" w:rsidP="00375F9C">
      <w:pPr>
        <w:rPr>
          <w:b/>
        </w:rPr>
      </w:pPr>
      <w:r w:rsidRPr="00524AF9">
        <w:rPr>
          <w:b/>
        </w:rPr>
        <w:t>I</w:t>
      </w:r>
      <w:r w:rsidRPr="00524AF9">
        <w:rPr>
          <w:rFonts w:hint="eastAsia"/>
          <w:b/>
        </w:rPr>
        <w:t>nput:</w:t>
      </w:r>
    </w:p>
    <w:p w:rsidR="00375F9C" w:rsidRDefault="005C781A" w:rsidP="00375F9C">
      <w:r>
        <w:rPr>
          <w:noProof/>
        </w:rPr>
        <mc:AlternateContent>
          <mc:Choice Requires="wpc">
            <w:drawing>
              <wp:inline distT="0" distB="0" distL="0" distR="0" wp14:anchorId="300DE0A9" wp14:editId="1F707615">
                <wp:extent cx="5257800" cy="2440305"/>
                <wp:effectExtent l="9525" t="0" r="9525" b="0"/>
                <wp:docPr id="863" name="画布 8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3" name="Text Box 865"/>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Pr>
                                  <w:rFonts w:hint="eastAsia"/>
                                  <w:vanish/>
                                </w:rPr>
                                <w:t>下拉辑</w:t>
                              </w:r>
                              <w:r>
                                <w:rPr>
                                  <w:rFonts w:hint="eastAsia"/>
                                  <w:vanish/>
                                </w:rPr>
                                <w:t>ckboxleizer(false)ion(profile,item){</w:t>
                              </w:r>
                              <w:r>
                                <w:rPr>
                                  <w:rFonts w:hint="eastAsia"/>
                                  <w:vanish/>
                                </w:rPr>
                                <w:cr/>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w:t>
                              </w:r>
                              <w:r>
                                <w:rPr>
                                  <w:rFonts w:hint="eastAsia"/>
                                  <w:sz w:val="18"/>
                                  <w:szCs w:val="18"/>
                                </w:rPr>
                                <w:t>Row</w:t>
                              </w:r>
                              <w:r w:rsidRPr="005035BE">
                                <w:rPr>
                                  <w:sz w:val="18"/>
                                  <w:szCs w:val="18"/>
                                </w:rPr>
                                <w:t>Resizer(</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r>
                                <w:rPr>
                                  <w:rFonts w:hint="eastAsia"/>
                                  <w:sz w:val="18"/>
                                  <w:szCs w:val="18"/>
                                </w:rPr>
                                <w:t>,rowResizer:true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]).show(block)</w:t>
                              </w:r>
                            </w:p>
                          </w:txbxContent>
                        </wps:txbx>
                        <wps:bodyPr rot="0" vert="horz" wrap="square" lIns="54000" tIns="46800" rIns="54000" bIns="45720" anchor="t" anchorCtr="0" upright="1">
                          <a:spAutoFit/>
                        </wps:bodyPr>
                      </wps:wsp>
                      <wps:wsp>
                        <wps:cNvPr id="534" name="AutoShape 866"/>
                        <wps:cNvSpPr>
                          <a:spLocks noChangeArrowheads="1"/>
                        </wps:cNvSpPr>
                        <wps:spPr bwMode="auto">
                          <a:xfrm flipH="1">
                            <a:off x="2857500" y="1188720"/>
                            <a:ext cx="1485900" cy="198120"/>
                          </a:xfrm>
                          <a:prstGeom prst="wedgeRoundRectCallout">
                            <a:avLst>
                              <a:gd name="adj1" fmla="val 61153"/>
                              <a:gd name="adj2" fmla="val 1679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his row has rowResizer</w:t>
                              </w:r>
                            </w:p>
                          </w:txbxContent>
                        </wps:txbx>
                        <wps:bodyPr rot="0" vert="horz" wrap="square" lIns="0" tIns="0" rIns="0" bIns="0" anchor="t" anchorCtr="0" upright="1">
                          <a:noAutofit/>
                        </wps:bodyPr>
                      </wps:wsp>
                      <wps:wsp>
                        <wps:cNvPr id="535" name="AutoShape 867"/>
                        <wps:cNvSpPr>
                          <a:spLocks noChangeArrowheads="1"/>
                        </wps:cNvSpPr>
                        <wps:spPr bwMode="auto">
                          <a:xfrm flipH="1">
                            <a:off x="2057400" y="396240"/>
                            <a:ext cx="1828800" cy="198120"/>
                          </a:xfrm>
                          <a:prstGeom prst="wedgeRoundRectCallout">
                            <a:avLst>
                              <a:gd name="adj1" fmla="val 103333"/>
                              <a:gd name="adj2" fmla="val 7467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rPr>
                                  <w:szCs w:val="18"/>
                                </w:rPr>
                              </w:pPr>
                              <w:r>
                                <w:rPr>
                                  <w:szCs w:val="18"/>
                                </w:rPr>
                                <w:t>G</w:t>
                              </w:r>
                              <w:r>
                                <w:rPr>
                                  <w:rFonts w:hint="eastAsia"/>
                                  <w:szCs w:val="18"/>
                                </w:rPr>
                                <w:t xml:space="preserve">lobal </w:t>
                              </w:r>
                              <w:r>
                                <w:rPr>
                                  <w:szCs w:val="18"/>
                                </w:rPr>
                                <w:t>disabled</w:t>
                              </w:r>
                              <w:r>
                                <w:rPr>
                                  <w:rFonts w:hint="eastAsia"/>
                                  <w:szCs w:val="18"/>
                                </w:rPr>
                                <w:t xml:space="preserve"> rowResizer</w:t>
                              </w:r>
                            </w:p>
                          </w:txbxContent>
                        </wps:txbx>
                        <wps:bodyPr rot="0" vert="horz" wrap="square" lIns="0" tIns="0" rIns="0" bIns="0" anchor="t" anchorCtr="0" upright="1">
                          <a:noAutofit/>
                        </wps:bodyPr>
                      </wps:wsp>
                    </wpc:wpc>
                  </a:graphicData>
                </a:graphic>
              </wp:inline>
            </w:drawing>
          </mc:Choice>
          <mc:Fallback>
            <w:pict>
              <v:group id="画布 863" o:spid="_x0000_s1637" editas="canvas" style="width:414pt;height:192.15pt;mso-position-horizontal-relative:char;mso-position-vertical-relative:line" coordsize="52578,24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">
                <v:shape id="_x0000_s1638" type="#_x0000_t75" style="position:absolute;width:52578;height:24403;visibility:visible;mso-wrap-style:square">
                  <v:fill o:detectmouseclick="t"/>
                  <v:path o:connecttype="none"/>
                </v:shape>
                <v:shape id="Text Box 865" o:spid="_x0000_s1639"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QfyMQA&#10;AADcAAAADwAAAGRycy9kb3ducmV2LnhtbESPT2sCMRTE74LfITyhN81aqditUaRS1otQ//T+2Lxu&#10;FjcvSxLX9dubgtDjMDO/YZbr3jaiIx9qxwqmkwwEcel0zZWC8+lrvAARIrLGxjEpuFOA9Wo4WGKu&#10;3Y0P1B1jJRKEQ44KTIxtLmUoDVkME9cSJ+/XeYsxSV9J7fGW4LaRr1k2lxZrTgsGW/o0VF6OV6ug&#10;vGz7bVH/GN9d7eJbvxf3/bxQ6mXUbz5AROrjf/jZ3mkFb7MZ/J1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H8j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r>
                          <w:rPr>
                            <w:rFonts w:hint="eastAsia"/>
                            <w:vanish/>
                          </w:rPr>
                          <w:t>下拉辑</w:t>
                        </w:r>
                        <w:r>
                          <w:rPr>
                            <w:rFonts w:hint="eastAsia"/>
                            <w:vanish/>
                          </w:rPr>
                          <w:t>ckboxleizer(false)ion(profile,item){</w:t>
                        </w:r>
                        <w:r>
                          <w:rPr>
                            <w:rFonts w:hint="eastAsia"/>
                            <w:vanish/>
                          </w:rPr>
                          <w:cr/>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w:t>
                        </w:r>
                        <w:r>
                          <w:rPr>
                            <w:rFonts w:hint="eastAsia"/>
                            <w:sz w:val="18"/>
                            <w:szCs w:val="18"/>
                          </w:rPr>
                          <w:t>Row</w:t>
                        </w:r>
                        <w:r w:rsidRPr="005035BE">
                          <w:rPr>
                            <w:sz w:val="18"/>
                            <w:szCs w:val="18"/>
                          </w:rPr>
                          <w:t>Resizer(</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r>
                          <w:rPr>
                            <w:rFonts w:hint="eastAsia"/>
                            <w:sz w:val="18"/>
                            <w:szCs w:val="18"/>
                          </w:rPr>
                          <w:t>,rowResizer:true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866" o:spid="_x0000_s1640" type="#_x0000_t62" style="position:absolute;left:28575;top:11887;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YfucYA&#10;AADcAAAADwAAAGRycy9kb3ducmV2LnhtbESPS2vDMBCE74X+B7GF3hq5eVGcKKEOefSUUCeX3BZr&#10;a7u2VsZSbeffV4FCj8PMfMMs14OpRUetKy0reB1FIIgzq0vOFVzOu5c3EM4ja6wtk4IbOVivHh+W&#10;GGvb8yd1qc9FgLCLUUHhfRNL6bKCDLqRbYiD92Vbgz7INpe6xT7ATS3HUTSXBksOCwU2tCkoq9If&#10;o+BaJZcy+04Prt7ecr3n4Xg9JUo9Pw3vCxCeBv8f/mt/aAWzyRTu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YfucYAAADcAAAADwAAAAAAAAAAAAAAAACYAgAAZHJz&#10;L2Rvd25yZXYueG1sUEsFBgAAAAAEAAQA9QAAAIsDAAAAAA==&#10;" adj="24009,47076" fillcolor="#ff9">
                  <v:textbox inset="0,0,0,0">
                    <w:txbxContent>
                      <w:p w:rsidR="0023747D" w:rsidRPr="000E23E9" w:rsidRDefault="0023747D" w:rsidP="00375F9C">
                        <w:pPr>
                          <w:rPr>
                            <w:szCs w:val="18"/>
                          </w:rPr>
                        </w:pPr>
                        <w:r>
                          <w:rPr>
                            <w:szCs w:val="18"/>
                          </w:rPr>
                          <w:t>T</w:t>
                        </w:r>
                        <w:r>
                          <w:rPr>
                            <w:rFonts w:hint="eastAsia"/>
                            <w:szCs w:val="18"/>
                          </w:rPr>
                          <w:t>his row has rowResizer</w:t>
                        </w:r>
                      </w:p>
                    </w:txbxContent>
                  </v:textbox>
                </v:shape>
                <v:shape id="AutoShape 867" o:spid="_x0000_s1641" type="#_x0000_t62" style="position:absolute;left:20574;top:3962;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GabsMA&#10;AADcAAAADwAAAGRycy9kb3ducmV2LnhtbESPQYvCMBSE78L+h/AW9mZTd6tINcqyIOvFg9Uf8Gye&#10;bbF5KU1qq7/eCILHYWa+YZbrwdTiSq2rLCuYRDEI4tzqigsFx8NmPAfhPLLG2jIpuJGD9epjtMRU&#10;2573dM18IQKEXYoKSu+bVEqXl2TQRbYhDt7ZtgZ9kG0hdYt9gJtafsfxTBqsOCyU2NBfSfkl64yC&#10;3Zb/s80w7zupk6PNu+R0PyVKfX0OvwsQngb/Dr/aW61g+jOF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GabsMAAADcAAAADwAAAAAAAAAAAAAAAACYAgAAZHJzL2Rv&#10;d25yZXYueG1sUEsFBgAAAAAEAAQA9QAAAIgDAAAAAA==&#10;" adj="33120,26930" fillcolor="#ff9">
                  <v:textbox inset="0,0,0,0">
                    <w:txbxContent>
                      <w:p w:rsidR="0023747D" w:rsidRPr="005035BE" w:rsidRDefault="0023747D" w:rsidP="00375F9C">
                        <w:pPr>
                          <w:rPr>
                            <w:szCs w:val="18"/>
                          </w:rPr>
                        </w:pPr>
                        <w:r>
                          <w:rPr>
                            <w:szCs w:val="18"/>
                          </w:rPr>
                          <w:t>G</w:t>
                        </w:r>
                        <w:r>
                          <w:rPr>
                            <w:rFonts w:hint="eastAsia"/>
                            <w:szCs w:val="18"/>
                          </w:rPr>
                          <w:t xml:space="preserve">lobal </w:t>
                        </w:r>
                        <w:r>
                          <w:rPr>
                            <w:szCs w:val="18"/>
                          </w:rPr>
                          <w:t>disabled</w:t>
                        </w:r>
                        <w:r>
                          <w:rPr>
                            <w:rFonts w:hint="eastAsia"/>
                            <w:szCs w:val="18"/>
                          </w:rPr>
                          <w:t xml:space="preserve"> rowResizer</w:t>
                        </w:r>
                      </w:p>
                    </w:txbxContent>
                  </v:textbox>
                </v:shape>
                <w10:anchorlock/>
              </v:group>
            </w:pict>
          </mc:Fallback>
        </mc:AlternateContent>
      </w:r>
    </w:p>
    <w:p w:rsidR="00375F9C" w:rsidRPr="00524AF9" w:rsidRDefault="00375F9C" w:rsidP="00375F9C">
      <w:pPr>
        <w:rPr>
          <w:b/>
        </w:rPr>
      </w:pPr>
      <w:r w:rsidRPr="00524AF9">
        <w:rPr>
          <w:b/>
        </w:rPr>
        <w:t>O</w:t>
      </w:r>
      <w:r w:rsidRPr="00524AF9">
        <w:rPr>
          <w:rFonts w:hint="eastAsia"/>
          <w:b/>
        </w:rPr>
        <w:t>utput:</w:t>
      </w:r>
    </w:p>
    <w:p w:rsidR="00375F9C" w:rsidRPr="00AD548D" w:rsidRDefault="005C781A" w:rsidP="00375F9C">
      <w:r>
        <w:rPr>
          <w:rFonts w:hint="eastAsia"/>
          <w:noProof/>
        </w:rPr>
        <w:drawing>
          <wp:inline distT="0" distB="0" distL="0" distR="0" wp14:anchorId="386ED06E" wp14:editId="0E3EECC6">
            <wp:extent cx="2486025" cy="1038225"/>
            <wp:effectExtent l="0" t="0" r="9525" b="952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486025" cy="1038225"/>
                    </a:xfrm>
                    <a:prstGeom prst="rect">
                      <a:avLst/>
                    </a:prstGeom>
                    <a:noFill/>
                    <a:ln>
                      <a:noFill/>
                    </a:ln>
                  </pic:spPr>
                </pic:pic>
              </a:graphicData>
            </a:graphic>
          </wp:inline>
        </w:drawing>
      </w:r>
    </w:p>
    <w:p w:rsidR="00375F9C" w:rsidRDefault="00375F9C" w:rsidP="00E45D25">
      <w:pPr>
        <w:pStyle w:val="4"/>
        <w:numPr>
          <w:ilvl w:val="3"/>
          <w:numId w:val="17"/>
        </w:numPr>
      </w:pPr>
      <w:bookmarkStart w:id="146" w:name="_Toc356466279"/>
      <w:r>
        <w:rPr>
          <w:rFonts w:hint="eastAsia"/>
        </w:rPr>
        <w:t>Setting cell type in row</w:t>
      </w:r>
      <w:bookmarkEnd w:id="146"/>
      <w:r>
        <w:rPr>
          <w:rFonts w:hint="eastAsia"/>
        </w:rPr>
        <w:t xml:space="preserve"> </w:t>
      </w:r>
    </w:p>
    <w:p w:rsidR="00375F9C" w:rsidRPr="00524AF9" w:rsidRDefault="00375F9C" w:rsidP="00375F9C">
      <w:pPr>
        <w:rPr>
          <w:b/>
        </w:rPr>
      </w:pPr>
      <w:r w:rsidRPr="00524AF9">
        <w:rPr>
          <w:b/>
        </w:rPr>
        <w:t>I</w:t>
      </w:r>
      <w:r w:rsidRPr="00524AF9">
        <w:rPr>
          <w:rFonts w:hint="eastAsia"/>
          <w:b/>
        </w:rPr>
        <w:t>nput:</w:t>
      </w:r>
    </w:p>
    <w:p w:rsidR="00375F9C" w:rsidRDefault="005C781A" w:rsidP="00375F9C">
      <w:r>
        <w:rPr>
          <w:noProof/>
        </w:rPr>
        <w:lastRenderedPageBreak/>
        <mc:AlternateContent>
          <mc:Choice Requires="wpc">
            <w:drawing>
              <wp:inline distT="0" distB="0" distL="0" distR="0" wp14:anchorId="1F0E0F1F" wp14:editId="7966CBA9">
                <wp:extent cx="5257800" cy="1983105"/>
                <wp:effectExtent l="9525" t="0" r="9525" b="7620"/>
                <wp:docPr id="873" name="画布 8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1" name="Text Box 875"/>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.setCol</w:t>
                              </w:r>
                              <w:r>
                                <w:rPr>
                                  <w:rFonts w:hint="eastAsia"/>
                                  <w:sz w:val="18"/>
                                  <w:szCs w:val="18"/>
                                </w:rPr>
                                <w:t>Sortable</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r>
                                <w:rPr>
                                  <w:rFonts w:hint="eastAsia"/>
                                  <w:sz w:val="18"/>
                                  <w:szCs w:val="18"/>
                                </w:rPr>
                                <w:t>,type: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label</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]).show(block)</w:t>
                              </w:r>
                            </w:p>
                          </w:txbxContent>
                        </wps:txbx>
                        <wps:bodyPr rot="0" vert="horz" wrap="square" lIns="54000" tIns="46800" rIns="54000" bIns="45720" anchor="t" anchorCtr="0" upright="1">
                          <a:spAutoFit/>
                        </wps:bodyPr>
                      </wps:wsp>
                      <wps:wsp>
                        <wps:cNvPr id="532" name="AutoShape 876"/>
                        <wps:cNvSpPr>
                          <a:spLocks noChangeArrowheads="1"/>
                        </wps:cNvSpPr>
                        <wps:spPr bwMode="auto">
                          <a:xfrm flipH="1">
                            <a:off x="2971800" y="1188720"/>
                            <a:ext cx="1485900" cy="495300"/>
                          </a:xfrm>
                          <a:prstGeom prst="wedgeRoundRectCallout">
                            <a:avLst>
                              <a:gd name="adj1" fmla="val 70769"/>
                              <a:gd name="adj2" fmla="val 379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r>
                                <w:t>S</w:t>
                              </w:r>
                              <w:r>
                                <w:rPr>
                                  <w:rFonts w:hint="eastAsia"/>
                                </w:rPr>
                                <w:t xml:space="preserve">ets all cells in this row type to </w:t>
                              </w:r>
                              <w:r>
                                <w:t>‘'label'</w:t>
                              </w:r>
                            </w:p>
                          </w:txbxContent>
                        </wps:txbx>
                        <wps:bodyPr rot="0" vert="horz" wrap="square" lIns="0" tIns="0" rIns="0" bIns="0" anchor="t" anchorCtr="0" upright="1">
                          <a:noAutofit/>
                        </wps:bodyPr>
                      </wps:wsp>
                    </wpc:wpc>
                  </a:graphicData>
                </a:graphic>
              </wp:inline>
            </w:drawing>
          </mc:Choice>
          <mc:Fallback>
            <w:pict>
              <v:group id="画布 873" o:spid="_x0000_s1642"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">
                <v:shape id="_x0000_s1643" type="#_x0000_t75" style="position:absolute;width:52578;height:19831;visibility:visible;mso-wrap-style:square">
                  <v:fill o:detectmouseclick="t"/>
                  <v:path o:connecttype="none"/>
                </v:shape>
                <v:shape id="Text Box 875" o:spid="_x0000_s1644"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okJMQA&#10;AADcAAAADwAAAGRycy9kb3ducmV2LnhtbESPT2sCMRTE74LfITzBm2atVOzWKKKU7UWof3p/bF43&#10;i5uXJYnr+u2bgtDjMDO/YVab3jaiIx9qxwpm0wwEcel0zZWCy/ljsgQRIrLGxjEpeFCAzXo4WGGu&#10;3Z2P1J1iJRKEQ44KTIxtLmUoDVkMU9cSJ+/HeYsxSV9J7fGe4LaRL1m2kBZrTgsGW9oZKq+nm1VQ&#10;Xvf9vqi/je9udvml34rHYVEoNR7123cQkfr4H362P7WC1/kM/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aJCT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r>
                          <w:rPr>
                            <w:rFonts w:hint="eastAsia"/>
                            <w:sz w:val="18"/>
                            <w:szCs w:val="18"/>
                          </w:rPr>
                          <w:t>,type: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label</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876" o:spid="_x0000_s1645" type="#_x0000_t62" style="position:absolute;left:29718;top:11887;width:14859;height:495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pJMMYA&#10;AADcAAAADwAAAGRycy9kb3ducmV2LnhtbESPS2vDMBCE74X8B7GBXEojJ30Q3CjBDQRySA95EMht&#10;sbaWiLUylmo7/74qFHocZuYbZrkeXC06aoP1rGA2zUAQl15brhScT9unBYgQkTXWnknBnQKsV6OH&#10;Jeba93yg7hgrkSAcclRgYmxyKUNpyGGY+oY4eV++dRiTbCupW+wT3NVynmVv0qHltGCwoY2h8nb8&#10;dgo++s9LUb4U1311MHvLF9ra7lGpyXgo3kFEGuJ/+K+90wpen+fweyYd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pJMMYAAADcAAAADwAAAAAAAAAAAAAAAACYAgAAZHJz&#10;L2Rvd25yZXYueG1sUEsFBgAAAAAEAAQA9QAAAIsDAAAAAA==&#10;" adj="26086,18996" fillcolor="#ff9">
                  <v:textbox inset="0,0,0,0">
                    <w:txbxContent>
                      <w:p w:rsidR="0023747D" w:rsidRPr="000E23E9" w:rsidRDefault="0023747D" w:rsidP="00375F9C">
                        <w:r>
                          <w:t>S</w:t>
                        </w:r>
                        <w:r>
                          <w:rPr>
                            <w:rFonts w:hint="eastAsia"/>
                          </w:rPr>
                          <w:t xml:space="preserve">ets all cells in this row type to </w:t>
                        </w:r>
                        <w:r>
                          <w:t>‘'label'</w:t>
                        </w:r>
                      </w:p>
                    </w:txbxContent>
                  </v:textbox>
                </v:shape>
                <w10:anchorlock/>
              </v:group>
            </w:pict>
          </mc:Fallback>
        </mc:AlternateContent>
      </w:r>
    </w:p>
    <w:p w:rsidR="00375F9C" w:rsidRPr="00524AF9" w:rsidRDefault="00375F9C" w:rsidP="00375F9C">
      <w:pPr>
        <w:rPr>
          <w:b/>
        </w:rPr>
      </w:pPr>
      <w:r w:rsidRPr="00524AF9">
        <w:rPr>
          <w:b/>
        </w:rPr>
        <w:t>O</w:t>
      </w:r>
      <w:r w:rsidRPr="00524AF9">
        <w:rPr>
          <w:rFonts w:hint="eastAsia"/>
          <w:b/>
        </w:rPr>
        <w:t>utput:</w:t>
      </w:r>
    </w:p>
    <w:p w:rsidR="00375F9C" w:rsidRPr="00AD548D" w:rsidRDefault="005C781A" w:rsidP="00375F9C">
      <w:r>
        <w:rPr>
          <w:rFonts w:hint="eastAsia"/>
          <w:noProof/>
        </w:rPr>
        <mc:AlternateContent>
          <mc:Choice Requires="wps">
            <w:drawing>
              <wp:anchor distT="0" distB="0" distL="114300" distR="114300" simplePos="0" relativeHeight="251533824" behindDoc="0" locked="0" layoutInCell="1" allowOverlap="1" wp14:anchorId="77A00375" wp14:editId="50B1A374">
                <wp:simplePos x="0" y="0"/>
                <wp:positionH relativeFrom="column">
                  <wp:posOffset>2857500</wp:posOffset>
                </wp:positionH>
                <wp:positionV relativeFrom="line">
                  <wp:posOffset>438785</wp:posOffset>
                </wp:positionV>
                <wp:extent cx="1828800" cy="268605"/>
                <wp:effectExtent l="9525" t="10160" r="9525" b="16510"/>
                <wp:wrapNone/>
                <wp:docPr id="530" name="Oval 8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268605"/>
                        </a:xfrm>
                        <a:prstGeom prst="ellipse">
                          <a:avLst/>
                        </a:prstGeom>
                        <a:noFill/>
                        <a:ln w="1905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78" o:spid="_x0000_s1026" style="position:absolute;left:0;text-align:left;margin-left:225pt;margin-top:34.55pt;width:2in;height:21.15p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" filled="f" strokecolor="red" strokeweight="1.5pt">
                <v:textbox inset="1.5mm,1.3mm,1.5mm"/>
                <w10:wrap anchory="line"/>
              </v:oval>
            </w:pict>
          </mc:Fallback>
        </mc:AlternateContent>
      </w:r>
      <w:r w:rsidR="00375F9C" w:rsidRPr="00940608">
        <w:rPr>
          <w:rFonts w:hint="eastAsia"/>
        </w:rPr>
        <w:t xml:space="preserve"> </w:t>
      </w:r>
      <w:r>
        <w:rPr>
          <w:rFonts w:hint="eastAsia"/>
          <w:noProof/>
        </w:rPr>
        <w:drawing>
          <wp:inline distT="0" distB="0" distL="0" distR="0" wp14:anchorId="49D86E09" wp14:editId="0F022165">
            <wp:extent cx="5000625" cy="752475"/>
            <wp:effectExtent l="0" t="0" r="9525" b="952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000625" cy="752475"/>
                    </a:xfrm>
                    <a:prstGeom prst="rect">
                      <a:avLst/>
                    </a:prstGeom>
                    <a:noFill/>
                    <a:ln>
                      <a:noFill/>
                    </a:ln>
                  </pic:spPr>
                </pic:pic>
              </a:graphicData>
            </a:graphic>
          </wp:inline>
        </w:drawing>
      </w:r>
    </w:p>
    <w:p w:rsidR="00375F9C" w:rsidRDefault="00375F9C" w:rsidP="00E45D25">
      <w:pPr>
        <w:pStyle w:val="4"/>
        <w:numPr>
          <w:ilvl w:val="3"/>
          <w:numId w:val="17"/>
        </w:numPr>
      </w:pPr>
      <w:bookmarkStart w:id="147" w:name="_Toc356466280"/>
      <w:r>
        <w:rPr>
          <w:rFonts w:hint="eastAsia"/>
        </w:rPr>
        <w:t>Row style</w:t>
      </w:r>
      <w:bookmarkEnd w:id="147"/>
      <w:r>
        <w:rPr>
          <w:rFonts w:hint="eastAsia"/>
        </w:rPr>
        <w:t xml:space="preserve"> </w:t>
      </w:r>
    </w:p>
    <w:p w:rsidR="00375F9C" w:rsidRPr="00405CB2" w:rsidRDefault="00375F9C" w:rsidP="00375F9C">
      <w:pPr>
        <w:rPr>
          <w:b/>
        </w:rPr>
      </w:pPr>
      <w:r w:rsidRPr="00405CB2">
        <w:rPr>
          <w:rFonts w:hint="eastAsia"/>
          <w:b/>
        </w:rPr>
        <w:t>Input:</w:t>
      </w:r>
    </w:p>
    <w:p w:rsidR="00375F9C" w:rsidRDefault="005C781A" w:rsidP="00375F9C">
      <w:r>
        <w:rPr>
          <w:noProof/>
        </w:rPr>
        <mc:AlternateContent>
          <mc:Choice Requires="wpc">
            <w:drawing>
              <wp:inline distT="0" distB="0" distL="0" distR="0" wp14:anchorId="5FC7D62A" wp14:editId="106FE520">
                <wp:extent cx="5257800" cy="1983105"/>
                <wp:effectExtent l="9525" t="0" r="9525" b="0"/>
                <wp:docPr id="880" name="画布 8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8" name="Text Box 882"/>
                        <wps:cNvSpPr txBox="1">
                          <a:spLocks noChangeArrowheads="1"/>
                        </wps:cNvSpPr>
                        <wps:spPr bwMode="auto">
                          <a:xfrm>
                            <a:off x="0" y="48895"/>
                            <a:ext cx="5257800" cy="1781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r>
                                <w:rPr>
                                  <w:rFonts w:hint="eastAsia"/>
                                  <w:sz w:val="18"/>
                                  <w:szCs w:val="18"/>
                                </w:rPr>
                                <w:t>,rowStyle: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background-color:#00ff00</w:t>
                              </w:r>
                              <w:r w:rsidRPr="005035BE">
                                <w:rPr>
                                  <w:rFonts w:hint="eastAsia"/>
                                  <w:color w:val="FF00FF"/>
                                  <w:sz w:val="18"/>
                                  <w:szCs w:val="18"/>
                                </w:rPr>
                                <w:t>"</w:t>
                              </w:r>
                              <w:r w:rsidRPr="005035BE">
                                <w:rPr>
                                  <w:rFonts w:hint="eastAsia"/>
                                  <w:sz w:val="18"/>
                                  <w:szCs w:val="18"/>
                                </w:rPr>
                                <w:t>}</w:t>
                              </w:r>
                            </w:p>
                            <w:p w:rsidR="0023747D" w:rsidRPr="00543A6A" w:rsidRDefault="0023747D" w:rsidP="00375F9C">
                              <w:pPr>
                                <w:spacing w:line="240" w:lineRule="exact"/>
                                <w:rPr>
                                  <w:sz w:val="18"/>
                                  <w:szCs w:val="18"/>
                                </w:rPr>
                              </w:pPr>
                              <w:r w:rsidRPr="005035BE">
                                <w:rPr>
                                  <w:sz w:val="18"/>
                                  <w:szCs w:val="18"/>
                                </w:rPr>
                                <w:t>]).show(block)</w:t>
                              </w:r>
                            </w:p>
                          </w:txbxContent>
                        </wps:txbx>
                        <wps:bodyPr rot="0" vert="horz" wrap="square" lIns="54000" tIns="46800" rIns="54000" bIns="45720" anchor="t" anchorCtr="0" upright="1">
                          <a:spAutoFit/>
                        </wps:bodyPr>
                      </wps:wsp>
                      <wps:wsp>
                        <wps:cNvPr id="529" name="AutoShape 883"/>
                        <wps:cNvSpPr>
                          <a:spLocks noChangeArrowheads="1"/>
                        </wps:cNvSpPr>
                        <wps:spPr bwMode="auto">
                          <a:xfrm flipH="1">
                            <a:off x="3429000" y="990600"/>
                            <a:ext cx="1143000" cy="198120"/>
                          </a:xfrm>
                          <a:prstGeom prst="wedgeRoundRectCallout">
                            <a:avLst>
                              <a:gd name="adj1" fmla="val 76167"/>
                              <a:gd name="adj2" fmla="val 19455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styles</w:t>
                              </w:r>
                            </w:p>
                          </w:txbxContent>
                        </wps:txbx>
                        <wps:bodyPr rot="0" vert="horz" wrap="square" lIns="0" tIns="0" rIns="0" bIns="0" anchor="t" anchorCtr="0" upright="1">
                          <a:noAutofit/>
                        </wps:bodyPr>
                      </wps:wsp>
                    </wpc:wpc>
                  </a:graphicData>
                </a:graphic>
              </wp:inline>
            </w:drawing>
          </mc:Choice>
          <mc:Fallback>
            <w:pict>
              <v:group id="画布 880" o:spid="_x0000_s1646"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">
                <v:shape id="_x0000_s1647" type="#_x0000_t75" style="position:absolute;width:52578;height:19831;visibility:visible;mso-wrap-style:square">
                  <v:fill o:detectmouseclick="t"/>
                  <v:path o:connecttype="none"/>
                </v:shape>
                <v:shape id="Text Box 882" o:spid="_x0000_s1648"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kbZMAA&#10;AADcAAAADwAAAGRycy9kb3ducmV2LnhtbERPy4rCMBTdD/gP4QruxlRhRKtRRBnqRpjxsb8016bY&#10;3JQk1vr3ZjEwy8N5rza9bURHPtSOFUzGGQji0umaKwWX8/fnHESIyBobx6TgRQE268HHCnPtnvxL&#10;3SlWIoVwyFGBibHNpQylIYth7FrixN2ctxgT9JXUHp8p3DZymmUzabHm1GCwpZ2h8n56WAXlfd/v&#10;i/pqfPew8x+9KF7HWaHUaNhvlyAi9fFf/Oc+aAVf07Q2nUlH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LkbZMAAAADcAAAADwAAAAAAAAAAAAAAAACYAgAAZHJzL2Rvd25y&#10;ZXYueG1sUEsFBgAAAAAEAAQA9QAAAIUDA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r>
                          <w:rPr>
                            <w:rFonts w:hint="eastAsia"/>
                            <w:sz w:val="18"/>
                            <w:szCs w:val="18"/>
                          </w:rPr>
                          <w:t>,rowStyle: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background-color:#00ff00</w:t>
                        </w:r>
                        <w:r w:rsidRPr="005035BE">
                          <w:rPr>
                            <w:rFonts w:hint="eastAsia"/>
                            <w:color w:val="FF00FF"/>
                            <w:sz w:val="18"/>
                            <w:szCs w:val="18"/>
                          </w:rPr>
                          <w:t>"</w:t>
                        </w:r>
                        <w:r w:rsidRPr="005035BE">
                          <w:rPr>
                            <w:rFonts w:hint="eastAsia"/>
                            <w:sz w:val="18"/>
                            <w:szCs w:val="18"/>
                          </w:rPr>
                          <w:t>}</w:t>
                        </w:r>
                      </w:p>
                      <w:p w:rsidR="0023747D" w:rsidRPr="00543A6A"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883" o:spid="_x0000_s1649" type="#_x0000_t62" style="position:absolute;left:34290;top:9906;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h2L8MA&#10;AADcAAAADwAAAGRycy9kb3ducmV2LnhtbESPwWrDMBBE74H8g9hAb4lcQ0vsRjFNoNAc66TtdbE2&#10;lrG1MpZqu39fFQI5DjPzhtkVs+3ESINvHCt43CQgiCunG64VXM5v6y0IH5A1do5JwS95KPbLxQ5z&#10;7Sb+oLEMtYgQ9jkqMCH0uZS+MmTRb1xPHL2rGyyGKIda6gGnCLedTJPkWVpsOC4Y7OloqGrLH6ug&#10;OnV1i9l4deWXOfX+k78PCSv1sJpfX0AEmsM9fGu/awVPaQb/Z+IRkP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h2L8MAAADcAAAADwAAAAAAAAAAAAAAAACYAgAAZHJzL2Rv&#10;d25yZXYueG1sUEsFBgAAAAAEAAQA9QAAAIgDAAAAAA==&#10;" adj="27252,52823" fillcolor="#ff9">
                  <v:textbox inset="0,0,0,0">
                    <w:txbxContent>
                      <w:p w:rsidR="0023747D" w:rsidRPr="000E23E9" w:rsidRDefault="0023747D" w:rsidP="00375F9C">
                        <w:pPr>
                          <w:rPr>
                            <w:szCs w:val="18"/>
                          </w:rPr>
                        </w:pPr>
                        <w:r>
                          <w:rPr>
                            <w:rFonts w:hint="eastAsia"/>
                            <w:szCs w:val="18"/>
                          </w:rPr>
                          <w:t>Sets styles</w:t>
                        </w:r>
                      </w:p>
                    </w:txbxContent>
                  </v:textbox>
                </v:shape>
                <w10:anchorlock/>
              </v:group>
            </w:pict>
          </mc:Fallback>
        </mc:AlternateContent>
      </w:r>
    </w:p>
    <w:p w:rsidR="00375F9C" w:rsidRPr="00405CB2" w:rsidRDefault="00375F9C" w:rsidP="00375F9C">
      <w:pPr>
        <w:rPr>
          <w:b/>
        </w:rPr>
      </w:pPr>
      <w:r w:rsidRPr="00405CB2">
        <w:rPr>
          <w:b/>
        </w:rPr>
        <w:t>O</w:t>
      </w:r>
      <w:r w:rsidRPr="00405CB2">
        <w:rPr>
          <w:rFonts w:hint="eastAsia"/>
          <w:b/>
        </w:rPr>
        <w:t>utput:</w:t>
      </w:r>
    </w:p>
    <w:p w:rsidR="00375F9C" w:rsidRPr="00AD548D" w:rsidRDefault="005C781A" w:rsidP="00375F9C">
      <w:r>
        <w:rPr>
          <w:rFonts w:hint="eastAsia"/>
          <w:noProof/>
        </w:rPr>
        <w:drawing>
          <wp:inline distT="0" distB="0" distL="0" distR="0" wp14:anchorId="2FB5A443" wp14:editId="666B7B8C">
            <wp:extent cx="2390775" cy="666750"/>
            <wp:effectExtent l="0" t="0" r="9525"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90775" cy="666750"/>
                    </a:xfrm>
                    <a:prstGeom prst="rect">
                      <a:avLst/>
                    </a:prstGeom>
                    <a:noFill/>
                    <a:ln>
                      <a:noFill/>
                    </a:ln>
                  </pic:spPr>
                </pic:pic>
              </a:graphicData>
            </a:graphic>
          </wp:inline>
        </w:drawing>
      </w:r>
    </w:p>
    <w:p w:rsidR="00375F9C" w:rsidRDefault="00375F9C" w:rsidP="00E45D25">
      <w:pPr>
        <w:pStyle w:val="4"/>
        <w:numPr>
          <w:ilvl w:val="3"/>
          <w:numId w:val="17"/>
        </w:numPr>
      </w:pPr>
      <w:bookmarkStart w:id="148" w:name="_Toc356466281"/>
      <w:r>
        <w:rPr>
          <w:rFonts w:hint="eastAsia"/>
        </w:rPr>
        <w:t>Row numbers</w:t>
      </w:r>
      <w:bookmarkEnd w:id="148"/>
      <w:r>
        <w:rPr>
          <w:rFonts w:hint="eastAsia"/>
        </w:rPr>
        <w:t xml:space="preserve"> </w:t>
      </w:r>
    </w:p>
    <w:p w:rsidR="00375F9C" w:rsidRPr="00405CB2" w:rsidRDefault="00375F9C" w:rsidP="00375F9C">
      <w:pPr>
        <w:rPr>
          <w:b/>
        </w:rPr>
      </w:pPr>
      <w:r w:rsidRPr="00405CB2">
        <w:rPr>
          <w:rFonts w:hint="eastAsia"/>
          <w:b/>
        </w:rPr>
        <w:t>Input:</w:t>
      </w:r>
    </w:p>
    <w:p w:rsidR="00375F9C" w:rsidRDefault="005C781A" w:rsidP="00375F9C">
      <w:r>
        <w:rPr>
          <w:noProof/>
        </w:rPr>
        <w:lastRenderedPageBreak/>
        <mc:AlternateContent>
          <mc:Choice Requires="wpc">
            <w:drawing>
              <wp:inline distT="0" distB="0" distL="0" distR="0" wp14:anchorId="446FA890" wp14:editId="0AA27C13">
                <wp:extent cx="5257800" cy="2745105"/>
                <wp:effectExtent l="9525" t="0" r="9525" b="0"/>
                <wp:docPr id="884" name="画布 8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Text Box 886"/>
                        <wps:cNvSpPr txBox="1">
                          <a:spLocks noChangeArrowheads="1"/>
                        </wps:cNvSpPr>
                        <wps:spPr bwMode="auto">
                          <a:xfrm>
                            <a:off x="0" y="48895"/>
                            <a:ext cx="5257800" cy="2391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r>
                                <w:rPr>
                                  <w:rFonts w:hint="eastAsia"/>
                                  <w:sz w:val="18"/>
                                  <w:szCs w:val="18"/>
                                </w:rPr>
                                <w:t>setRowNumbered</w:t>
                              </w:r>
                              <w:r w:rsidRPr="005035BE">
                                <w:rPr>
                                  <w:sz w:val="18"/>
                                  <w:szCs w:val="18"/>
                                </w:rPr>
                                <w:t>(</w:t>
                              </w:r>
                              <w:r>
                                <w:rPr>
                                  <w:rFonts w:hint="eastAsia"/>
                                  <w:color w:val="0000FF"/>
                                  <w:sz w:val="18"/>
                                  <w:szCs w:val="18"/>
                                </w:rPr>
                                <w:t>true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vanish/>
                                  <w:color w:val="FF00FF"/>
                                  <w:sz w:val="18"/>
                                  <w:szCs w:val="18"/>
                                </w:rPr>
                                <w:t>e paires</w:t>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sub:[{id: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035BE">
                                <w:rPr>
                                  <w:sz w:val="18"/>
                                  <w:szCs w:val="18"/>
                                </w:rPr>
                                <w:t>]).show(block)</w:t>
                              </w:r>
                            </w:p>
                          </w:txbxContent>
                        </wps:txbx>
                        <wps:bodyPr rot="0" vert="horz" wrap="square" lIns="54000" tIns="46800" rIns="54000" bIns="45720" anchor="t" anchorCtr="0" upright="1">
                          <a:spAutoFit/>
                        </wps:bodyPr>
                      </wps:wsp>
                      <wps:wsp>
                        <wps:cNvPr id="527" name="AutoShape 887"/>
                        <wps:cNvSpPr>
                          <a:spLocks noChangeArrowheads="1"/>
                        </wps:cNvSpPr>
                        <wps:spPr bwMode="auto">
                          <a:xfrm flipH="1">
                            <a:off x="1828800" y="495300"/>
                            <a:ext cx="1371600" cy="198120"/>
                          </a:xfrm>
                          <a:prstGeom prst="wedgeRoundRectCallout">
                            <a:avLst>
                              <a:gd name="adj1" fmla="val 89167"/>
                              <a:gd name="adj2" fmla="val 1538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o show row numbers</w:t>
                              </w:r>
                            </w:p>
                          </w:txbxContent>
                        </wps:txbx>
                        <wps:bodyPr rot="0" vert="horz" wrap="square" lIns="0" tIns="0" rIns="0" bIns="0" anchor="t" anchorCtr="0" upright="1">
                          <a:noAutofit/>
                        </wps:bodyPr>
                      </wps:wsp>
                    </wpc:wpc>
                  </a:graphicData>
                </a:graphic>
              </wp:inline>
            </w:drawing>
          </mc:Choice>
          <mc:Fallback>
            <w:pict>
              <v:group id="画布 884" o:spid="_x0000_s1650" editas="canvas" style="width:414pt;height:216.15pt;mso-position-horizontal-relative:char;mso-position-vertical-relative:line" coordsize="52578,27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">
                <v:shape id="_x0000_s1651" type="#_x0000_t75" style="position:absolute;width:52578;height:27451;visibility:visible;mso-wrap-style:square">
                  <v:fill o:detectmouseclick="t"/>
                  <v:path o:connecttype="none"/>
                </v:shape>
                <v:shape id="Text Box 886" o:spid="_x0000_s1652" type="#_x0000_t202" style="position:absolute;top:488;width:52578;height:23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qjcQA&#10;AADcAAAADwAAAGRycy9kb3ducmV2LnhtbESPwWrDMBBE74X+g9hCbo2cQEzqRDEhIbiXQpu298Xa&#10;WMbWykiK4/x9VSj0OMzMG2ZbTrYXI/nQOlawmGcgiGunW24UfH2entcgQkTW2DsmBXcKUO4eH7ZY&#10;aHfjDxrPsREJwqFABSbGoZAy1IYshrkbiJN3cd5iTNI3Unu8Jbjt5TLLcmmx5bRgcKCDobo7X62C&#10;ujtOx6r9Nn682vW7fqnub3ml1Oxp2m9ARJrif/iv/aoVrJY5/J5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qKo3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Pr>
                            <w:rFonts w:hint="eastAsia"/>
                            <w:sz w:val="18"/>
                            <w:szCs w:val="18"/>
                          </w:rPr>
                          <w:t>setRowNumbered</w:t>
                        </w:r>
                        <w:r w:rsidRPr="005035BE">
                          <w:rPr>
                            <w:sz w:val="18"/>
                            <w:szCs w:val="18"/>
                          </w:rPr>
                          <w:t>(</w:t>
                        </w:r>
                        <w:proofErr w:type="gramEnd"/>
                        <w:r>
                          <w:rPr>
                            <w:rFonts w:hint="eastAsia"/>
                            <w:color w:val="0000FF"/>
                            <w:sz w:val="18"/>
                            <w:szCs w:val="18"/>
                          </w:rPr>
                          <w:t>true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vanish/>
                            <w:color w:val="FF00FF"/>
                            <w:sz w:val="18"/>
                            <w:szCs w:val="18"/>
                          </w:rPr>
                          <w:t>e paires</w:t>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887" o:spid="_x0000_s1653" type="#_x0000_t62" style="position:absolute;left:18288;top:4953;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MKzMQA&#10;AADcAAAADwAAAGRycy9kb3ducmV2LnhtbESPT4vCMBTE74LfITxhL6LpiqtSjbK7sOJpwT8HvT2b&#10;Z1ttXkoTa/32RhA8DjPzG2a2aEwhaqpcblnBZz8CQZxYnXOqYLf9601AOI+ssbBMCu7kYDFvt2YY&#10;a3vjNdUbn4oAYRejgsz7MpbSJRkZdH1bEgfvZCuDPsgqlbrCW4CbQg6iaCQN5hwWMizpN6Pksrka&#10;BUeN7nDuslz/X/0ex4efYb1slProNN9TEJ4a/w6/2iut4Gswhu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zCszEAAAA3AAAAA8AAAAAAAAAAAAAAAAAmAIAAGRycy9k&#10;b3ducmV2LnhtbFBLBQYAAAAABAAEAPUAAACJAwAAAAA=&#10;" adj="30060,14123" fillcolor="#ff9">
                  <v:textbox inset="0,0,0,0">
                    <w:txbxContent>
                      <w:p w:rsidR="0023747D" w:rsidRPr="000E23E9" w:rsidRDefault="0023747D" w:rsidP="00375F9C">
                        <w:pPr>
                          <w:rPr>
                            <w:szCs w:val="18"/>
                          </w:rPr>
                        </w:pPr>
                        <w:r>
                          <w:rPr>
                            <w:szCs w:val="18"/>
                          </w:rPr>
                          <w:t>T</w:t>
                        </w:r>
                        <w:r>
                          <w:rPr>
                            <w:rFonts w:hint="eastAsia"/>
                            <w:szCs w:val="18"/>
                          </w:rPr>
                          <w:t>o show row numbers</w:t>
                        </w:r>
                      </w:p>
                    </w:txbxContent>
                  </v:textbox>
                </v:shape>
                <w10:anchorlock/>
              </v:group>
            </w:pict>
          </mc:Fallback>
        </mc:AlternateContent>
      </w:r>
    </w:p>
    <w:p w:rsidR="00375F9C" w:rsidRPr="00405CB2" w:rsidRDefault="00375F9C" w:rsidP="00375F9C">
      <w:pPr>
        <w:rPr>
          <w:b/>
        </w:rPr>
      </w:pPr>
      <w:r w:rsidRPr="00405CB2">
        <w:rPr>
          <w:b/>
        </w:rPr>
        <w:t>Output</w:t>
      </w:r>
      <w:r w:rsidRPr="00405CB2">
        <w:rPr>
          <w:rFonts w:hint="eastAsia"/>
          <w:b/>
        </w:rPr>
        <w:t>:</w:t>
      </w:r>
    </w:p>
    <w:p w:rsidR="00375F9C" w:rsidRDefault="005C781A" w:rsidP="00375F9C">
      <w:r>
        <w:rPr>
          <w:rFonts w:hint="eastAsia"/>
          <w:noProof/>
        </w:rPr>
        <mc:AlternateContent>
          <mc:Choice Requires="wps">
            <w:drawing>
              <wp:anchor distT="0" distB="0" distL="114300" distR="114300" simplePos="0" relativeHeight="251612672" behindDoc="0" locked="0" layoutInCell="1" allowOverlap="1" wp14:anchorId="167E9DA0" wp14:editId="1271C9DC">
                <wp:simplePos x="0" y="0"/>
                <wp:positionH relativeFrom="column">
                  <wp:posOffset>914400</wp:posOffset>
                </wp:positionH>
                <wp:positionV relativeFrom="line">
                  <wp:posOffset>212090</wp:posOffset>
                </wp:positionV>
                <wp:extent cx="1714500" cy="198120"/>
                <wp:effectExtent l="323850" t="12065" r="9525" b="332740"/>
                <wp:wrapNone/>
                <wp:docPr id="525" name="AutoShape 5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714500" cy="198120"/>
                        </a:xfrm>
                        <a:prstGeom prst="wedgeRoundRectCallout">
                          <a:avLst>
                            <a:gd name="adj1" fmla="val 65778"/>
                            <a:gd name="adj2" fmla="val 2025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D</w:t>
                            </w:r>
                            <w:r>
                              <w:rPr>
                                <w:rFonts w:hint="eastAsia"/>
                                <w:szCs w:val="18"/>
                              </w:rPr>
                              <w:t>efault format line numbers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7" o:spid="_x0000_s1654" type="#_x0000_t62" style="position:absolute;left:0;text-align:left;margin-left:1in;margin-top:16.7pt;width:135pt;height:15.6pt;flip:x;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" adj="25008,54553" fillcolor="#ff9">
                <v:textbox inset="0,0,0,0">
                  <w:txbxContent>
                    <w:p w:rsidR="0023747D" w:rsidRPr="000E23E9" w:rsidRDefault="0023747D" w:rsidP="00375F9C">
                      <w:pPr>
                        <w:rPr>
                          <w:szCs w:val="18"/>
                        </w:rPr>
                      </w:pPr>
                      <w:r>
                        <w:rPr>
                          <w:szCs w:val="18"/>
                        </w:rPr>
                        <w:t>D</w:t>
                      </w:r>
                      <w:r>
                        <w:rPr>
                          <w:rFonts w:hint="eastAsia"/>
                          <w:szCs w:val="18"/>
                        </w:rPr>
                        <w:t>efault format line numbers</w:t>
                      </w:r>
                    </w:p>
                  </w:txbxContent>
                </v:textbox>
                <w10:wrap anchory="line"/>
              </v:shape>
            </w:pict>
          </mc:Fallback>
        </mc:AlternateContent>
      </w:r>
      <w:r>
        <w:rPr>
          <w:rFonts w:hint="eastAsia"/>
          <w:noProof/>
        </w:rPr>
        <w:drawing>
          <wp:inline distT="0" distB="0" distL="0" distR="0" wp14:anchorId="3259C262" wp14:editId="3882EBB0">
            <wp:extent cx="2562225" cy="1143000"/>
            <wp:effectExtent l="0" t="0" r="9525"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562225" cy="1143000"/>
                    </a:xfrm>
                    <a:prstGeom prst="rect">
                      <a:avLst/>
                    </a:prstGeom>
                    <a:noFill/>
                    <a:ln>
                      <a:noFill/>
                    </a:ln>
                  </pic:spPr>
                </pic:pic>
              </a:graphicData>
            </a:graphic>
          </wp:inline>
        </w:drawing>
      </w:r>
    </w:p>
    <w:p w:rsidR="00375F9C" w:rsidRDefault="00375F9C" w:rsidP="00E45D25">
      <w:pPr>
        <w:pStyle w:val="4"/>
        <w:numPr>
          <w:ilvl w:val="3"/>
          <w:numId w:val="17"/>
        </w:numPr>
      </w:pPr>
      <w:bookmarkStart w:id="149" w:name="_Toc356466282"/>
      <w:r>
        <w:rPr>
          <w:rFonts w:hint="eastAsia"/>
        </w:rPr>
        <w:t>Custom row numbers</w:t>
      </w:r>
      <w:bookmarkEnd w:id="149"/>
      <w:r>
        <w:rPr>
          <w:rFonts w:hint="eastAsia"/>
        </w:rPr>
        <w:t xml:space="preserve"> </w:t>
      </w:r>
    </w:p>
    <w:p w:rsidR="00375F9C" w:rsidRPr="00405CB2" w:rsidRDefault="00375F9C" w:rsidP="00375F9C">
      <w:pPr>
        <w:rPr>
          <w:b/>
        </w:rPr>
      </w:pPr>
      <w:r w:rsidRPr="00405CB2">
        <w:rPr>
          <w:b/>
        </w:rPr>
        <w:t>I</w:t>
      </w:r>
      <w:r w:rsidRPr="00405CB2">
        <w:rPr>
          <w:rFonts w:hint="eastAsia"/>
          <w:b/>
        </w:rPr>
        <w:t>nput:</w:t>
      </w:r>
    </w:p>
    <w:p w:rsidR="00375F9C" w:rsidRDefault="005C781A" w:rsidP="00375F9C">
      <w:r>
        <w:rPr>
          <w:noProof/>
        </w:rPr>
        <mc:AlternateContent>
          <mc:Choice Requires="wpc">
            <w:drawing>
              <wp:inline distT="0" distB="0" distL="0" distR="0" wp14:anchorId="1198A0B9" wp14:editId="275A8E42">
                <wp:extent cx="5257800" cy="3705225"/>
                <wp:effectExtent l="9525" t="0" r="9525" b="0"/>
                <wp:docPr id="891" name="画布 8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3" name="Text Box 893"/>
                        <wps:cNvSpPr txBox="1">
                          <a:spLocks noChangeArrowheads="1"/>
                        </wps:cNvSpPr>
                        <wps:spPr bwMode="auto">
                          <a:xfrm>
                            <a:off x="0" y="48895"/>
                            <a:ext cx="5257800" cy="3351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43A6A" w:rsidRDefault="0023747D" w:rsidP="00375F9C">
                              <w:pPr>
                                <w:spacing w:line="240" w:lineRule="exact"/>
                                <w:rPr>
                                  <w:sz w:val="18"/>
                                  <w:szCs w:val="18"/>
                                </w:rPr>
                              </w:pPr>
                              <w:r w:rsidRPr="00543A6A">
                                <w:rPr>
                                  <w:color w:val="0000FF"/>
                                  <w:sz w:val="18"/>
                                  <w:szCs w:val="18"/>
                                </w:rPr>
                                <w:t>var</w:t>
                              </w:r>
                              <w:r w:rsidRPr="00543A6A">
                                <w:rPr>
                                  <w:sz w:val="18"/>
                                  <w:szCs w:val="18"/>
                                </w:rPr>
                                <w:t xml:space="preserve"> block=</w:t>
                              </w:r>
                              <w:r w:rsidRPr="00543A6A">
                                <w:rPr>
                                  <w:color w:val="0000FF"/>
                                  <w:sz w:val="18"/>
                                  <w:szCs w:val="18"/>
                                </w:rPr>
                                <w:t>new</w:t>
                              </w:r>
                              <w:r w:rsidRPr="00543A6A">
                                <w:rPr>
                                  <w:sz w:val="18"/>
                                  <w:szCs w:val="18"/>
                                </w:rPr>
                                <w:t xml:space="preserve"> </w:t>
                              </w:r>
                              <w:r w:rsidR="0024376F">
                                <w:rPr>
                                  <w:sz w:val="18"/>
                                  <w:szCs w:val="18"/>
                                </w:rPr>
                                <w:t>xui</w:t>
                              </w:r>
                              <w:r w:rsidRPr="00543A6A">
                                <w:rPr>
                                  <w:sz w:val="18"/>
                                  <w:szCs w:val="18"/>
                                </w:rPr>
                                <w:t>.UI.Block({width:</w:t>
                              </w:r>
                              <w:r w:rsidRPr="00543A6A">
                                <w:rPr>
                                  <w:color w:val="800000"/>
                                  <w:sz w:val="18"/>
                                  <w:szCs w:val="18"/>
                                </w:rPr>
                                <w:t>240</w:t>
                              </w:r>
                              <w:r w:rsidRPr="00543A6A">
                                <w:rPr>
                                  <w:sz w:val="18"/>
                                  <w:szCs w:val="18"/>
                                </w:rPr>
                                <w:t>,height:</w:t>
                              </w:r>
                              <w:r w:rsidRPr="00543A6A">
                                <w:rPr>
                                  <w:color w:val="800000"/>
                                  <w:sz w:val="18"/>
                                  <w:szCs w:val="18"/>
                                </w:rPr>
                                <w:t>200</w:t>
                              </w:r>
                              <w:r w:rsidRPr="00543A6A">
                                <w:rPr>
                                  <w:sz w:val="18"/>
                                  <w:szCs w:val="18"/>
                                </w:rPr>
                                <w:t>}).show();</w:t>
                              </w:r>
                            </w:p>
                            <w:p w:rsidR="0023747D" w:rsidRPr="00543A6A" w:rsidRDefault="0023747D" w:rsidP="00375F9C">
                              <w:pPr>
                                <w:spacing w:line="240" w:lineRule="exact"/>
                                <w:rPr>
                                  <w:sz w:val="18"/>
                                  <w:szCs w:val="18"/>
                                </w:rPr>
                              </w:pPr>
                              <w:r w:rsidRPr="00543A6A">
                                <w:rPr>
                                  <w:color w:val="0000FF"/>
                                  <w:sz w:val="18"/>
                                  <w:szCs w:val="18"/>
                                </w:rPr>
                                <w:t>var</w:t>
                              </w:r>
                              <w:r w:rsidRPr="00543A6A">
                                <w:rPr>
                                  <w:sz w:val="18"/>
                                  <w:szCs w:val="18"/>
                                </w:rPr>
                                <w:t xml:space="preserve"> tg=</w:t>
                              </w:r>
                              <w:r w:rsidRPr="00543A6A">
                                <w:rPr>
                                  <w:color w:val="0000FF"/>
                                  <w:sz w:val="18"/>
                                  <w:szCs w:val="18"/>
                                </w:rPr>
                                <w:t>new</w:t>
                              </w:r>
                              <w:r w:rsidRPr="00543A6A">
                                <w:rPr>
                                  <w:sz w:val="18"/>
                                  <w:szCs w:val="18"/>
                                </w:rPr>
                                <w:t xml:space="preserve"> </w:t>
                              </w:r>
                              <w:r w:rsidR="0024376F">
                                <w:rPr>
                                  <w:sz w:val="18"/>
                                  <w:szCs w:val="18"/>
                                </w:rPr>
                                <w:t>xui</w:t>
                              </w:r>
                              <w:r w:rsidRPr="00543A6A">
                                <w:rPr>
                                  <w:sz w:val="18"/>
                                  <w:szCs w:val="18"/>
                                </w:rPr>
                                <w:t>.UI.TreeGrid;</w:t>
                              </w:r>
                            </w:p>
                            <w:p w:rsidR="0023747D" w:rsidRPr="00543A6A" w:rsidRDefault="0023747D" w:rsidP="00375F9C">
                              <w:pPr>
                                <w:spacing w:line="240" w:lineRule="exact"/>
                                <w:rPr>
                                  <w:sz w:val="18"/>
                                  <w:szCs w:val="18"/>
                                </w:rPr>
                              </w:pPr>
                              <w:r w:rsidRPr="00543A6A">
                                <w:rPr>
                                  <w:sz w:val="18"/>
                                  <w:szCs w:val="18"/>
                                </w:rPr>
                                <w:t>tg.setRowHandlerWidth(</w:t>
                              </w:r>
                              <w:r w:rsidRPr="00543A6A">
                                <w:rPr>
                                  <w:color w:val="800000"/>
                                  <w:sz w:val="18"/>
                                  <w:szCs w:val="18"/>
                                </w:rPr>
                                <w:t>80</w:t>
                              </w:r>
                              <w:r w:rsidRPr="00543A6A">
                                <w:rPr>
                                  <w:sz w:val="18"/>
                                  <w:szCs w:val="18"/>
                                </w:rPr>
                                <w:t>)</w:t>
                              </w:r>
                            </w:p>
                            <w:p w:rsidR="0023747D" w:rsidRPr="00543A6A" w:rsidRDefault="0023747D" w:rsidP="00375F9C">
                              <w:pPr>
                                <w:spacing w:line="240" w:lineRule="exact"/>
                                <w:rPr>
                                  <w:sz w:val="18"/>
                                  <w:szCs w:val="18"/>
                                </w:rPr>
                              </w:pPr>
                              <w:r w:rsidRPr="00543A6A">
                                <w:rPr>
                                  <w:sz w:val="18"/>
                                  <w:szCs w:val="18"/>
                                </w:rPr>
                                <w:t>.setRowNumbered(</w:t>
                              </w:r>
                              <w:r w:rsidRPr="00543A6A">
                                <w:rPr>
                                  <w:color w:val="0000FF"/>
                                  <w:sz w:val="18"/>
                                  <w:szCs w:val="18"/>
                                </w:rPr>
                                <w:t>true</w:t>
                              </w:r>
                              <w:r w:rsidRPr="00543A6A">
                                <w:rPr>
                                  <w:sz w:val="18"/>
                                  <w:szCs w:val="18"/>
                                </w:rPr>
                                <w:t>)</w:t>
                              </w:r>
                            </w:p>
                            <w:p w:rsidR="0023747D" w:rsidRPr="00543A6A" w:rsidRDefault="0023747D" w:rsidP="00375F9C">
                              <w:pPr>
                                <w:spacing w:line="240" w:lineRule="exact"/>
                                <w:rPr>
                                  <w:sz w:val="18"/>
                                  <w:szCs w:val="18"/>
                                </w:rPr>
                              </w:pPr>
                              <w:r w:rsidRPr="00543A6A">
                                <w:rPr>
                                  <w:rFonts w:hint="eastAsia"/>
                                  <w:sz w:val="18"/>
                                  <w:szCs w:val="18"/>
                                </w:rPr>
                                <w:t>.setGridHandlerCaption(</w:t>
                              </w:r>
                              <w:r w:rsidRPr="00543A6A">
                                <w:rPr>
                                  <w:rFonts w:hint="eastAsia"/>
                                  <w:color w:val="FF00FF"/>
                                  <w:sz w:val="18"/>
                                  <w:szCs w:val="18"/>
                                </w:rPr>
                                <w:t>"</w:t>
                              </w:r>
                              <w:r w:rsidRPr="00543A6A">
                                <w:rPr>
                                  <w:rFonts w:hint="eastAsia"/>
                                  <w:color w:val="FF00FF"/>
                                  <w:sz w:val="18"/>
                                  <w:szCs w:val="18"/>
                                </w:rPr>
                                <w:t>姓名</w:t>
                              </w:r>
                              <w:r w:rsidRPr="00543A6A">
                                <w:rPr>
                                  <w:rFonts w:hint="eastAsia"/>
                                  <w:color w:val="FF00FF"/>
                                  <w:sz w:val="18"/>
                                  <w:szCs w:val="18"/>
                                </w:rPr>
                                <w:t>"</w:t>
                              </w:r>
                              <w:r w:rsidRPr="00543A6A">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vanish/>
                                  <w:color w:val="FF00FF"/>
                                  <w:sz w:val="18"/>
                                  <w:szCs w:val="18"/>
                                </w:rPr>
                                <w:t>e paires</w:t>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sub:[{id: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43A6A">
                                <w:rPr>
                                  <w:sz w:val="18"/>
                                  <w:szCs w:val="18"/>
                                </w:rPr>
                                <w:t>])</w:t>
                              </w:r>
                            </w:p>
                            <w:p w:rsidR="0023747D" w:rsidRPr="00543A6A" w:rsidRDefault="0023747D" w:rsidP="00375F9C">
                              <w:pPr>
                                <w:spacing w:line="240" w:lineRule="exact"/>
                                <w:rPr>
                                  <w:sz w:val="18"/>
                                  <w:szCs w:val="18"/>
                                </w:rPr>
                              </w:pPr>
                              <w:r w:rsidRPr="00543A6A">
                                <w:rPr>
                                  <w:sz w:val="18"/>
                                  <w:szCs w:val="18"/>
                                </w:rPr>
                                <w:t>.setCustomFunction(</w:t>
                              </w:r>
                              <w:r w:rsidRPr="00543A6A">
                                <w:rPr>
                                  <w:color w:val="FF00FF"/>
                                  <w:sz w:val="18"/>
                                  <w:szCs w:val="18"/>
                                </w:rPr>
                                <w:t>'getNumberedStr'</w:t>
                              </w:r>
                              <w:r w:rsidRPr="00543A6A">
                                <w:rPr>
                                  <w:sz w:val="18"/>
                                  <w:szCs w:val="18"/>
                                </w:rPr>
                                <w:t>,</w:t>
                              </w:r>
                              <w:r w:rsidRPr="00543A6A">
                                <w:rPr>
                                  <w:color w:val="0000FF"/>
                                  <w:sz w:val="18"/>
                                  <w:szCs w:val="18"/>
                                </w:rPr>
                                <w:t>function</w:t>
                              </w:r>
                              <w:r w:rsidRPr="00543A6A">
                                <w:rPr>
                                  <w:sz w:val="18"/>
                                  <w:szCs w:val="18"/>
                                </w:rPr>
                                <w:t>(no){</w:t>
                              </w:r>
                            </w:p>
                            <w:p w:rsidR="0023747D" w:rsidRPr="00543A6A" w:rsidRDefault="0023747D" w:rsidP="00375F9C">
                              <w:pPr>
                                <w:spacing w:line="240" w:lineRule="exact"/>
                                <w:rPr>
                                  <w:sz w:val="18"/>
                                  <w:szCs w:val="18"/>
                                </w:rPr>
                              </w:pPr>
                              <w:r w:rsidRPr="00543A6A">
                                <w:rPr>
                                  <w:sz w:val="18"/>
                                  <w:szCs w:val="18"/>
                                </w:rPr>
                                <w:t xml:space="preserve">    </w:t>
                              </w:r>
                              <w:r w:rsidRPr="00543A6A">
                                <w:rPr>
                                  <w:color w:val="0000FF"/>
                                  <w:sz w:val="18"/>
                                  <w:szCs w:val="18"/>
                                </w:rPr>
                                <w:t>var</w:t>
                              </w:r>
                              <w:r w:rsidRPr="00543A6A">
                                <w:rPr>
                                  <w:sz w:val="18"/>
                                  <w:szCs w:val="18"/>
                                </w:rPr>
                                <w:t xml:space="preserve"> a=no.split(</w:t>
                              </w:r>
                              <w:r w:rsidRPr="00543A6A">
                                <w:rPr>
                                  <w:color w:val="FF00FF"/>
                                  <w:sz w:val="18"/>
                                  <w:szCs w:val="18"/>
                                </w:rPr>
                                <w:t>'.'</w:t>
                              </w:r>
                              <w:r w:rsidRPr="00543A6A">
                                <w:rPr>
                                  <w:sz w:val="18"/>
                                  <w:szCs w:val="18"/>
                                </w:rPr>
                                <w:t>);</w:t>
                              </w:r>
                            </w:p>
                            <w:p w:rsidR="0023747D" w:rsidRPr="00543A6A" w:rsidRDefault="0023747D" w:rsidP="00375F9C">
                              <w:pPr>
                                <w:spacing w:line="240" w:lineRule="exact"/>
                                <w:rPr>
                                  <w:sz w:val="18"/>
                                  <w:szCs w:val="18"/>
                                </w:rPr>
                              </w:pPr>
                              <w:r w:rsidRPr="00543A6A">
                                <w:rPr>
                                  <w:rFonts w:hint="eastAsia"/>
                                  <w:sz w:val="18"/>
                                  <w:szCs w:val="18"/>
                                </w:rPr>
                                <w:t xml:space="preserve">    a[</w:t>
                              </w:r>
                              <w:r w:rsidRPr="00543A6A">
                                <w:rPr>
                                  <w:rFonts w:hint="eastAsia"/>
                                  <w:color w:val="800000"/>
                                  <w:sz w:val="18"/>
                                  <w:szCs w:val="18"/>
                                </w:rPr>
                                <w:t>0</w:t>
                              </w:r>
                              <w:r w:rsidRPr="00543A6A">
                                <w:rPr>
                                  <w:rFonts w:hint="eastAsia"/>
                                  <w:sz w:val="18"/>
                                  <w:szCs w:val="18"/>
                                </w:rPr>
                                <w:t>]={</w:t>
                              </w:r>
                              <w:r w:rsidRPr="00543A6A">
                                <w:rPr>
                                  <w:rFonts w:hint="eastAsia"/>
                                  <w:color w:val="800000"/>
                                  <w:sz w:val="18"/>
                                  <w:szCs w:val="18"/>
                                </w:rPr>
                                <w:t>1</w:t>
                              </w:r>
                              <w:r w:rsidRPr="00543A6A">
                                <w:rPr>
                                  <w:rFonts w:hint="eastAsia"/>
                                  <w:sz w:val="18"/>
                                  <w:szCs w:val="18"/>
                                </w:rPr>
                                <w:t>:</w:t>
                              </w:r>
                              <w:r w:rsidRPr="00543A6A">
                                <w:rPr>
                                  <w:rFonts w:hint="eastAsia"/>
                                  <w:color w:val="FF00FF"/>
                                  <w:sz w:val="18"/>
                                  <w:szCs w:val="18"/>
                                </w:rPr>
                                <w:t>'</w:t>
                              </w:r>
                              <w:r>
                                <w:rPr>
                                  <w:rFonts w:hint="eastAsia"/>
                                  <w:color w:val="FF00FF"/>
                                  <w:sz w:val="18"/>
                                  <w:szCs w:val="18"/>
                                </w:rPr>
                                <w:t>I</w:t>
                              </w:r>
                              <w:r w:rsidRPr="00543A6A">
                                <w:rPr>
                                  <w:rFonts w:hint="eastAsia"/>
                                  <w:color w:val="FF00FF"/>
                                  <w:sz w:val="18"/>
                                  <w:szCs w:val="18"/>
                                </w:rPr>
                                <w:t>'</w:t>
                              </w:r>
                              <w:r w:rsidRPr="00543A6A">
                                <w:rPr>
                                  <w:rFonts w:hint="eastAsia"/>
                                  <w:sz w:val="18"/>
                                  <w:szCs w:val="18"/>
                                </w:rPr>
                                <w:t>,</w:t>
                              </w:r>
                              <w:r w:rsidRPr="00543A6A">
                                <w:rPr>
                                  <w:rFonts w:hint="eastAsia"/>
                                  <w:color w:val="800000"/>
                                  <w:sz w:val="18"/>
                                  <w:szCs w:val="18"/>
                                </w:rPr>
                                <w:t>2</w:t>
                              </w:r>
                              <w:r w:rsidRPr="00543A6A">
                                <w:rPr>
                                  <w:rFonts w:hint="eastAsia"/>
                                  <w:sz w:val="18"/>
                                  <w:szCs w:val="18"/>
                                </w:rPr>
                                <w:t>:</w:t>
                              </w:r>
                              <w:r w:rsidRPr="00543A6A">
                                <w:rPr>
                                  <w:rFonts w:hint="eastAsia"/>
                                  <w:color w:val="FF00FF"/>
                                  <w:sz w:val="18"/>
                                  <w:szCs w:val="18"/>
                                </w:rPr>
                                <w:t>'</w:t>
                              </w:r>
                              <w:r>
                                <w:rPr>
                                  <w:rFonts w:hint="eastAsia"/>
                                  <w:color w:val="FF00FF"/>
                                  <w:sz w:val="18"/>
                                  <w:szCs w:val="18"/>
                                </w:rPr>
                                <w:t>II</w:t>
                              </w:r>
                              <w:r w:rsidRPr="00543A6A">
                                <w:rPr>
                                  <w:rFonts w:hint="eastAsia"/>
                                  <w:color w:val="FF00FF"/>
                                  <w:sz w:val="18"/>
                                  <w:szCs w:val="18"/>
                                </w:rPr>
                                <w:t>'</w:t>
                              </w:r>
                              <w:r w:rsidRPr="00543A6A">
                                <w:rPr>
                                  <w:rFonts w:hint="eastAsia"/>
                                  <w:sz w:val="18"/>
                                  <w:szCs w:val="18"/>
                                </w:rPr>
                                <w:t>}[a[</w:t>
                              </w:r>
                              <w:r w:rsidRPr="00543A6A">
                                <w:rPr>
                                  <w:rFonts w:hint="eastAsia"/>
                                  <w:color w:val="800000"/>
                                  <w:sz w:val="18"/>
                                  <w:szCs w:val="18"/>
                                </w:rPr>
                                <w:t>0</w:t>
                              </w:r>
                              <w:r w:rsidRPr="00543A6A">
                                <w:rPr>
                                  <w:rFonts w:hint="eastAsia"/>
                                  <w:sz w:val="18"/>
                                  <w:szCs w:val="18"/>
                                </w:rPr>
                                <w:t>]];</w:t>
                              </w:r>
                            </w:p>
                            <w:p w:rsidR="0023747D" w:rsidRPr="00543A6A" w:rsidRDefault="0023747D" w:rsidP="00375F9C">
                              <w:pPr>
                                <w:spacing w:line="240" w:lineRule="exact"/>
                                <w:rPr>
                                  <w:sz w:val="18"/>
                                  <w:szCs w:val="18"/>
                                </w:rPr>
                              </w:pPr>
                              <w:r w:rsidRPr="00543A6A">
                                <w:rPr>
                                  <w:sz w:val="18"/>
                                  <w:szCs w:val="18"/>
                                </w:rPr>
                                <w:t xml:space="preserve">    </w:t>
                              </w:r>
                              <w:r w:rsidRPr="00543A6A">
                                <w:rPr>
                                  <w:color w:val="0000FF"/>
                                  <w:sz w:val="18"/>
                                  <w:szCs w:val="18"/>
                                </w:rPr>
                                <w:t>return</w:t>
                              </w:r>
                              <w:r w:rsidRPr="00543A6A">
                                <w:rPr>
                                  <w:sz w:val="18"/>
                                  <w:szCs w:val="18"/>
                                </w:rPr>
                                <w:t xml:space="preserve"> a.join(</w:t>
                              </w:r>
                              <w:r w:rsidRPr="00543A6A">
                                <w:rPr>
                                  <w:color w:val="FF00FF"/>
                                  <w:sz w:val="18"/>
                                  <w:szCs w:val="18"/>
                                </w:rPr>
                                <w:t>'-'</w:t>
                              </w:r>
                              <w:r w:rsidRPr="00543A6A">
                                <w:rPr>
                                  <w:sz w:val="18"/>
                                  <w:szCs w:val="18"/>
                                </w:rPr>
                                <w:t>)</w:t>
                              </w:r>
                            </w:p>
                            <w:p w:rsidR="0023747D" w:rsidRPr="00543A6A" w:rsidRDefault="0023747D" w:rsidP="00375F9C">
                              <w:pPr>
                                <w:spacing w:line="240" w:lineRule="exact"/>
                                <w:rPr>
                                  <w:sz w:val="18"/>
                                  <w:szCs w:val="18"/>
                                </w:rPr>
                              </w:pPr>
                              <w:r w:rsidRPr="00543A6A">
                                <w:rPr>
                                  <w:sz w:val="18"/>
                                  <w:szCs w:val="18"/>
                                </w:rPr>
                                <w:t>})</w:t>
                              </w:r>
                            </w:p>
                            <w:p w:rsidR="0023747D" w:rsidRPr="00543A6A" w:rsidRDefault="0023747D" w:rsidP="00375F9C">
                              <w:pPr>
                                <w:rPr>
                                  <w:szCs w:val="18"/>
                                </w:rPr>
                              </w:pPr>
                              <w:r w:rsidRPr="00543A6A">
                                <w:rPr>
                                  <w:sz w:val="18"/>
                                  <w:szCs w:val="18"/>
                                </w:rPr>
                                <w:t>.show(block)</w:t>
                              </w:r>
                            </w:p>
                          </w:txbxContent>
                        </wps:txbx>
                        <wps:bodyPr rot="0" vert="horz" wrap="square" lIns="54000" tIns="46800" rIns="54000" bIns="45720" anchor="t" anchorCtr="0" upright="1">
                          <a:spAutoFit/>
                        </wps:bodyPr>
                      </wps:wsp>
                      <wps:wsp>
                        <wps:cNvPr id="524" name="AutoShape 894"/>
                        <wps:cNvSpPr>
                          <a:spLocks noChangeArrowheads="1"/>
                        </wps:cNvSpPr>
                        <wps:spPr bwMode="auto">
                          <a:xfrm flipH="1">
                            <a:off x="2743200" y="2080260"/>
                            <a:ext cx="1143000" cy="198120"/>
                          </a:xfrm>
                          <a:prstGeom prst="wedgeRoundRectCallout">
                            <a:avLst>
                              <a:gd name="adj1" fmla="val 73667"/>
                              <a:gd name="adj2" fmla="val 15192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ustom function</w:t>
                              </w:r>
                            </w:p>
                          </w:txbxContent>
                        </wps:txbx>
                        <wps:bodyPr rot="0" vert="horz" wrap="square" lIns="0" tIns="0" rIns="0" bIns="0" anchor="t" anchorCtr="0" upright="1">
                          <a:noAutofit/>
                        </wps:bodyPr>
                      </wps:wsp>
                    </wpc:wpc>
                  </a:graphicData>
                </a:graphic>
              </wp:inline>
            </w:drawing>
          </mc:Choice>
          <mc:Fallback>
            <w:pict>
              <v:group id="画布 891" o:spid="_x0000_s1655" editas="canvas" style="width:414pt;height:291.75pt;mso-position-horizontal-relative:char;mso-position-vertical-relative:line" coordsize="52578,3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">
                <v:shape id="_x0000_s1656" type="#_x0000_t75" style="position:absolute;width:52578;height:37052;visibility:visible;mso-wrap-style:square">
                  <v:fill o:detectmouseclick="t"/>
                  <v:path o:connecttype="none"/>
                </v:shape>
                <v:shape id="Text Box 893" o:spid="_x0000_s1657" type="#_x0000_t202" style="position:absolute;top:488;width:52578;height:3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2JFcQA&#10;AADcAAAADwAAAGRycy9kb3ducmV2LnhtbESPT2sCMRTE74V+h/AK3mq2imK3RimKrJeC/3p/bF43&#10;i5uXJYnr+u2NUPA4zMxvmPmyt43oyIfasYKPYQaCuHS65krB6bh5n4EIEVlj45gU3CjAcvH6Msdc&#10;uyvvqTvESiQIhxwVmBjbXMpQGrIYhq4lTt6f8xZjkr6S2uM1wW0jR1k2lRZrTgsGW1oZKs+Hi1VQ&#10;ntf9uqh/je8udrbTn8XtZ1ooNXjrv79AROrjM/zf3moFk9EYHmfSEZ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diRXEAAAA3AAAAA8AAAAAAAAAAAAAAAAAmAIAAGRycy9k&#10;b3ducmV2LnhtbFBLBQYAAAAABAAEAPUAAACJAwAAAAA=&#10;" strokeweight="1pt">
                  <v:textbox style="mso-fit-shape-to-text:t" inset="1.5mm,1.3mm,1.5mm">
                    <w:txbxContent>
                      <w:p w:rsidR="0023747D" w:rsidRPr="00543A6A" w:rsidRDefault="0023747D" w:rsidP="00375F9C">
                        <w:pPr>
                          <w:spacing w:line="240" w:lineRule="exact"/>
                          <w:rPr>
                            <w:sz w:val="18"/>
                            <w:szCs w:val="18"/>
                          </w:rPr>
                        </w:pPr>
                        <w:proofErr w:type="gramStart"/>
                        <w:r w:rsidRPr="00543A6A">
                          <w:rPr>
                            <w:color w:val="0000FF"/>
                            <w:sz w:val="18"/>
                            <w:szCs w:val="18"/>
                          </w:rPr>
                          <w:t>var</w:t>
                        </w:r>
                        <w:proofErr w:type="gramEnd"/>
                        <w:r w:rsidRPr="00543A6A">
                          <w:rPr>
                            <w:sz w:val="18"/>
                            <w:szCs w:val="18"/>
                          </w:rPr>
                          <w:t xml:space="preserve"> block=</w:t>
                        </w:r>
                        <w:r w:rsidRPr="00543A6A">
                          <w:rPr>
                            <w:color w:val="0000FF"/>
                            <w:sz w:val="18"/>
                            <w:szCs w:val="18"/>
                          </w:rPr>
                          <w:t>new</w:t>
                        </w:r>
                        <w:r w:rsidRPr="00543A6A">
                          <w:rPr>
                            <w:sz w:val="18"/>
                            <w:szCs w:val="18"/>
                          </w:rPr>
                          <w:t xml:space="preserve"> </w:t>
                        </w:r>
                        <w:r w:rsidR="0024376F">
                          <w:rPr>
                            <w:sz w:val="18"/>
                            <w:szCs w:val="18"/>
                          </w:rPr>
                          <w:t>xui</w:t>
                        </w:r>
                        <w:r w:rsidRPr="00543A6A">
                          <w:rPr>
                            <w:sz w:val="18"/>
                            <w:szCs w:val="18"/>
                          </w:rPr>
                          <w:t>.UI.Block({width:</w:t>
                        </w:r>
                        <w:r w:rsidRPr="00543A6A">
                          <w:rPr>
                            <w:color w:val="800000"/>
                            <w:sz w:val="18"/>
                            <w:szCs w:val="18"/>
                          </w:rPr>
                          <w:t>240</w:t>
                        </w:r>
                        <w:r w:rsidRPr="00543A6A">
                          <w:rPr>
                            <w:sz w:val="18"/>
                            <w:szCs w:val="18"/>
                          </w:rPr>
                          <w:t>,height:</w:t>
                        </w:r>
                        <w:r w:rsidRPr="00543A6A">
                          <w:rPr>
                            <w:color w:val="800000"/>
                            <w:sz w:val="18"/>
                            <w:szCs w:val="18"/>
                          </w:rPr>
                          <w:t>200</w:t>
                        </w:r>
                        <w:r w:rsidRPr="00543A6A">
                          <w:rPr>
                            <w:sz w:val="18"/>
                            <w:szCs w:val="18"/>
                          </w:rPr>
                          <w:t>}).show();</w:t>
                        </w:r>
                      </w:p>
                      <w:p w:rsidR="0023747D" w:rsidRPr="00543A6A" w:rsidRDefault="0023747D" w:rsidP="00375F9C">
                        <w:pPr>
                          <w:spacing w:line="240" w:lineRule="exact"/>
                          <w:rPr>
                            <w:sz w:val="18"/>
                            <w:szCs w:val="18"/>
                          </w:rPr>
                        </w:pPr>
                        <w:proofErr w:type="gramStart"/>
                        <w:r w:rsidRPr="00543A6A">
                          <w:rPr>
                            <w:color w:val="0000FF"/>
                            <w:sz w:val="18"/>
                            <w:szCs w:val="18"/>
                          </w:rPr>
                          <w:t>var</w:t>
                        </w:r>
                        <w:proofErr w:type="gramEnd"/>
                        <w:r w:rsidRPr="00543A6A">
                          <w:rPr>
                            <w:sz w:val="18"/>
                            <w:szCs w:val="18"/>
                          </w:rPr>
                          <w:t xml:space="preserve"> tg=</w:t>
                        </w:r>
                        <w:r w:rsidRPr="00543A6A">
                          <w:rPr>
                            <w:color w:val="0000FF"/>
                            <w:sz w:val="18"/>
                            <w:szCs w:val="18"/>
                          </w:rPr>
                          <w:t>new</w:t>
                        </w:r>
                        <w:r w:rsidRPr="00543A6A">
                          <w:rPr>
                            <w:sz w:val="18"/>
                            <w:szCs w:val="18"/>
                          </w:rPr>
                          <w:t xml:space="preserve"> </w:t>
                        </w:r>
                        <w:r w:rsidR="0024376F">
                          <w:rPr>
                            <w:sz w:val="18"/>
                            <w:szCs w:val="18"/>
                          </w:rPr>
                          <w:t>xui</w:t>
                        </w:r>
                        <w:r w:rsidRPr="00543A6A">
                          <w:rPr>
                            <w:sz w:val="18"/>
                            <w:szCs w:val="18"/>
                          </w:rPr>
                          <w:t>.UI.TreeGrid;</w:t>
                        </w:r>
                      </w:p>
                      <w:p w:rsidR="0023747D" w:rsidRPr="00543A6A" w:rsidRDefault="0023747D" w:rsidP="00375F9C">
                        <w:pPr>
                          <w:spacing w:line="240" w:lineRule="exact"/>
                          <w:rPr>
                            <w:sz w:val="18"/>
                            <w:szCs w:val="18"/>
                          </w:rPr>
                        </w:pPr>
                        <w:proofErr w:type="gramStart"/>
                        <w:r w:rsidRPr="00543A6A">
                          <w:rPr>
                            <w:sz w:val="18"/>
                            <w:szCs w:val="18"/>
                          </w:rPr>
                          <w:t>tg.setRowHandlerWidth(</w:t>
                        </w:r>
                        <w:proofErr w:type="gramEnd"/>
                        <w:r w:rsidRPr="00543A6A">
                          <w:rPr>
                            <w:color w:val="800000"/>
                            <w:sz w:val="18"/>
                            <w:szCs w:val="18"/>
                          </w:rPr>
                          <w:t>80</w:t>
                        </w:r>
                        <w:r w:rsidRPr="00543A6A">
                          <w:rPr>
                            <w:sz w:val="18"/>
                            <w:szCs w:val="18"/>
                          </w:rPr>
                          <w:t>)</w:t>
                        </w:r>
                      </w:p>
                      <w:p w:rsidR="0023747D" w:rsidRPr="00543A6A" w:rsidRDefault="0023747D" w:rsidP="00375F9C">
                        <w:pPr>
                          <w:spacing w:line="240" w:lineRule="exact"/>
                          <w:rPr>
                            <w:sz w:val="18"/>
                            <w:szCs w:val="18"/>
                          </w:rPr>
                        </w:pPr>
                        <w:r w:rsidRPr="00543A6A">
                          <w:rPr>
                            <w:sz w:val="18"/>
                            <w:szCs w:val="18"/>
                          </w:rPr>
                          <w:t>.</w:t>
                        </w:r>
                        <w:proofErr w:type="gramStart"/>
                        <w:r w:rsidRPr="00543A6A">
                          <w:rPr>
                            <w:sz w:val="18"/>
                            <w:szCs w:val="18"/>
                          </w:rPr>
                          <w:t>setRowNumbered(</w:t>
                        </w:r>
                        <w:proofErr w:type="gramEnd"/>
                        <w:r w:rsidRPr="00543A6A">
                          <w:rPr>
                            <w:color w:val="0000FF"/>
                            <w:sz w:val="18"/>
                            <w:szCs w:val="18"/>
                          </w:rPr>
                          <w:t>true</w:t>
                        </w:r>
                        <w:r w:rsidRPr="00543A6A">
                          <w:rPr>
                            <w:sz w:val="18"/>
                            <w:szCs w:val="18"/>
                          </w:rPr>
                          <w:t>)</w:t>
                        </w:r>
                      </w:p>
                      <w:p w:rsidR="0023747D" w:rsidRPr="00543A6A" w:rsidRDefault="0023747D" w:rsidP="00375F9C">
                        <w:pPr>
                          <w:spacing w:line="240" w:lineRule="exact"/>
                          <w:rPr>
                            <w:sz w:val="18"/>
                            <w:szCs w:val="18"/>
                          </w:rPr>
                        </w:pPr>
                        <w:r w:rsidRPr="00543A6A">
                          <w:rPr>
                            <w:rFonts w:hint="eastAsia"/>
                            <w:sz w:val="18"/>
                            <w:szCs w:val="18"/>
                          </w:rPr>
                          <w:t>.setGridHandlerCaption(</w:t>
                        </w:r>
                        <w:r w:rsidRPr="00543A6A">
                          <w:rPr>
                            <w:rFonts w:hint="eastAsia"/>
                            <w:color w:val="FF00FF"/>
                            <w:sz w:val="18"/>
                            <w:szCs w:val="18"/>
                          </w:rPr>
                          <w:t>"</w:t>
                        </w:r>
                        <w:r w:rsidRPr="00543A6A">
                          <w:rPr>
                            <w:rFonts w:hint="eastAsia"/>
                            <w:color w:val="FF00FF"/>
                            <w:sz w:val="18"/>
                            <w:szCs w:val="18"/>
                          </w:rPr>
                          <w:t>姓名</w:t>
                        </w:r>
                        <w:r w:rsidRPr="00543A6A">
                          <w:rPr>
                            <w:rFonts w:hint="eastAsia"/>
                            <w:color w:val="FF00FF"/>
                            <w:sz w:val="18"/>
                            <w:szCs w:val="18"/>
                          </w:rPr>
                          <w:t>"</w:t>
                        </w:r>
                        <w:r w:rsidRPr="00543A6A">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vanish/>
                            <w:color w:val="FF00FF"/>
                            <w:sz w:val="18"/>
                            <w:szCs w:val="18"/>
                          </w:rPr>
                          <w:t>e paires</w:t>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43A6A">
                          <w:rPr>
                            <w:sz w:val="18"/>
                            <w:szCs w:val="18"/>
                          </w:rPr>
                          <w:t>])</w:t>
                        </w:r>
                      </w:p>
                      <w:p w:rsidR="0023747D" w:rsidRPr="00543A6A" w:rsidRDefault="0023747D" w:rsidP="00375F9C">
                        <w:pPr>
                          <w:spacing w:line="240" w:lineRule="exact"/>
                          <w:rPr>
                            <w:sz w:val="18"/>
                            <w:szCs w:val="18"/>
                          </w:rPr>
                        </w:pPr>
                        <w:r w:rsidRPr="00543A6A">
                          <w:rPr>
                            <w:sz w:val="18"/>
                            <w:szCs w:val="18"/>
                          </w:rPr>
                          <w:t>.</w:t>
                        </w:r>
                        <w:proofErr w:type="gramStart"/>
                        <w:r w:rsidRPr="00543A6A">
                          <w:rPr>
                            <w:sz w:val="18"/>
                            <w:szCs w:val="18"/>
                          </w:rPr>
                          <w:t>setCustomFunction(</w:t>
                        </w:r>
                        <w:proofErr w:type="gramEnd"/>
                        <w:r w:rsidRPr="00543A6A">
                          <w:rPr>
                            <w:color w:val="FF00FF"/>
                            <w:sz w:val="18"/>
                            <w:szCs w:val="18"/>
                          </w:rPr>
                          <w:t>'getNumberedStr'</w:t>
                        </w:r>
                        <w:r w:rsidRPr="00543A6A">
                          <w:rPr>
                            <w:sz w:val="18"/>
                            <w:szCs w:val="18"/>
                          </w:rPr>
                          <w:t>,</w:t>
                        </w:r>
                        <w:r w:rsidRPr="00543A6A">
                          <w:rPr>
                            <w:color w:val="0000FF"/>
                            <w:sz w:val="18"/>
                            <w:szCs w:val="18"/>
                          </w:rPr>
                          <w:t>function</w:t>
                        </w:r>
                        <w:r w:rsidRPr="00543A6A">
                          <w:rPr>
                            <w:sz w:val="18"/>
                            <w:szCs w:val="18"/>
                          </w:rPr>
                          <w:t>(no){</w:t>
                        </w:r>
                      </w:p>
                      <w:p w:rsidR="0023747D" w:rsidRPr="00543A6A" w:rsidRDefault="0023747D" w:rsidP="00375F9C">
                        <w:pPr>
                          <w:spacing w:line="240" w:lineRule="exact"/>
                          <w:rPr>
                            <w:sz w:val="18"/>
                            <w:szCs w:val="18"/>
                          </w:rPr>
                        </w:pPr>
                        <w:r w:rsidRPr="00543A6A">
                          <w:rPr>
                            <w:sz w:val="18"/>
                            <w:szCs w:val="18"/>
                          </w:rPr>
                          <w:t xml:space="preserve">    </w:t>
                        </w:r>
                        <w:proofErr w:type="gramStart"/>
                        <w:r w:rsidRPr="00543A6A">
                          <w:rPr>
                            <w:color w:val="0000FF"/>
                            <w:sz w:val="18"/>
                            <w:szCs w:val="18"/>
                          </w:rPr>
                          <w:t>var</w:t>
                        </w:r>
                        <w:proofErr w:type="gramEnd"/>
                        <w:r w:rsidRPr="00543A6A">
                          <w:rPr>
                            <w:sz w:val="18"/>
                            <w:szCs w:val="18"/>
                          </w:rPr>
                          <w:t xml:space="preserve"> a=no.split(</w:t>
                        </w:r>
                        <w:r w:rsidRPr="00543A6A">
                          <w:rPr>
                            <w:color w:val="FF00FF"/>
                            <w:sz w:val="18"/>
                            <w:szCs w:val="18"/>
                          </w:rPr>
                          <w:t>'.'</w:t>
                        </w:r>
                        <w:r w:rsidRPr="00543A6A">
                          <w:rPr>
                            <w:sz w:val="18"/>
                            <w:szCs w:val="18"/>
                          </w:rPr>
                          <w:t>);</w:t>
                        </w:r>
                      </w:p>
                      <w:p w:rsidR="0023747D" w:rsidRPr="00543A6A" w:rsidRDefault="0023747D" w:rsidP="00375F9C">
                        <w:pPr>
                          <w:spacing w:line="240" w:lineRule="exact"/>
                          <w:rPr>
                            <w:sz w:val="18"/>
                            <w:szCs w:val="18"/>
                          </w:rPr>
                        </w:pPr>
                        <w:r w:rsidRPr="00543A6A">
                          <w:rPr>
                            <w:rFonts w:hint="eastAsia"/>
                            <w:sz w:val="18"/>
                            <w:szCs w:val="18"/>
                          </w:rPr>
                          <w:t xml:space="preserve">    </w:t>
                        </w:r>
                        <w:proofErr w:type="gramStart"/>
                        <w:r w:rsidRPr="00543A6A">
                          <w:rPr>
                            <w:rFonts w:hint="eastAsia"/>
                            <w:sz w:val="18"/>
                            <w:szCs w:val="18"/>
                          </w:rPr>
                          <w:t>a[</w:t>
                        </w:r>
                        <w:proofErr w:type="gramEnd"/>
                        <w:r w:rsidRPr="00543A6A">
                          <w:rPr>
                            <w:rFonts w:hint="eastAsia"/>
                            <w:color w:val="800000"/>
                            <w:sz w:val="18"/>
                            <w:szCs w:val="18"/>
                          </w:rPr>
                          <w:t>0</w:t>
                        </w:r>
                        <w:r w:rsidRPr="00543A6A">
                          <w:rPr>
                            <w:rFonts w:hint="eastAsia"/>
                            <w:sz w:val="18"/>
                            <w:szCs w:val="18"/>
                          </w:rPr>
                          <w:t>]={</w:t>
                        </w:r>
                        <w:r w:rsidRPr="00543A6A">
                          <w:rPr>
                            <w:rFonts w:hint="eastAsia"/>
                            <w:color w:val="800000"/>
                            <w:sz w:val="18"/>
                            <w:szCs w:val="18"/>
                          </w:rPr>
                          <w:t>1</w:t>
                        </w:r>
                        <w:r w:rsidRPr="00543A6A">
                          <w:rPr>
                            <w:rFonts w:hint="eastAsia"/>
                            <w:sz w:val="18"/>
                            <w:szCs w:val="18"/>
                          </w:rPr>
                          <w:t>:</w:t>
                        </w:r>
                        <w:r w:rsidRPr="00543A6A">
                          <w:rPr>
                            <w:rFonts w:hint="eastAsia"/>
                            <w:color w:val="FF00FF"/>
                            <w:sz w:val="18"/>
                            <w:szCs w:val="18"/>
                          </w:rPr>
                          <w:t>'</w:t>
                        </w:r>
                        <w:r>
                          <w:rPr>
                            <w:rFonts w:hint="eastAsia"/>
                            <w:color w:val="FF00FF"/>
                            <w:sz w:val="18"/>
                            <w:szCs w:val="18"/>
                          </w:rPr>
                          <w:t>I</w:t>
                        </w:r>
                        <w:r w:rsidRPr="00543A6A">
                          <w:rPr>
                            <w:rFonts w:hint="eastAsia"/>
                            <w:color w:val="FF00FF"/>
                            <w:sz w:val="18"/>
                            <w:szCs w:val="18"/>
                          </w:rPr>
                          <w:t>'</w:t>
                        </w:r>
                        <w:r w:rsidRPr="00543A6A">
                          <w:rPr>
                            <w:rFonts w:hint="eastAsia"/>
                            <w:sz w:val="18"/>
                            <w:szCs w:val="18"/>
                          </w:rPr>
                          <w:t>,</w:t>
                        </w:r>
                        <w:r w:rsidRPr="00543A6A">
                          <w:rPr>
                            <w:rFonts w:hint="eastAsia"/>
                            <w:color w:val="800000"/>
                            <w:sz w:val="18"/>
                            <w:szCs w:val="18"/>
                          </w:rPr>
                          <w:t>2</w:t>
                        </w:r>
                        <w:r w:rsidRPr="00543A6A">
                          <w:rPr>
                            <w:rFonts w:hint="eastAsia"/>
                            <w:sz w:val="18"/>
                            <w:szCs w:val="18"/>
                          </w:rPr>
                          <w:t>:</w:t>
                        </w:r>
                        <w:r w:rsidRPr="00543A6A">
                          <w:rPr>
                            <w:rFonts w:hint="eastAsia"/>
                            <w:color w:val="FF00FF"/>
                            <w:sz w:val="18"/>
                            <w:szCs w:val="18"/>
                          </w:rPr>
                          <w:t>'</w:t>
                        </w:r>
                        <w:r>
                          <w:rPr>
                            <w:rFonts w:hint="eastAsia"/>
                            <w:color w:val="FF00FF"/>
                            <w:sz w:val="18"/>
                            <w:szCs w:val="18"/>
                          </w:rPr>
                          <w:t>II</w:t>
                        </w:r>
                        <w:r w:rsidRPr="00543A6A">
                          <w:rPr>
                            <w:rFonts w:hint="eastAsia"/>
                            <w:color w:val="FF00FF"/>
                            <w:sz w:val="18"/>
                            <w:szCs w:val="18"/>
                          </w:rPr>
                          <w:t>'</w:t>
                        </w:r>
                        <w:r w:rsidRPr="00543A6A">
                          <w:rPr>
                            <w:rFonts w:hint="eastAsia"/>
                            <w:sz w:val="18"/>
                            <w:szCs w:val="18"/>
                          </w:rPr>
                          <w:t>}[a[</w:t>
                        </w:r>
                        <w:r w:rsidRPr="00543A6A">
                          <w:rPr>
                            <w:rFonts w:hint="eastAsia"/>
                            <w:color w:val="800000"/>
                            <w:sz w:val="18"/>
                            <w:szCs w:val="18"/>
                          </w:rPr>
                          <w:t>0</w:t>
                        </w:r>
                        <w:r w:rsidRPr="00543A6A">
                          <w:rPr>
                            <w:rFonts w:hint="eastAsia"/>
                            <w:sz w:val="18"/>
                            <w:szCs w:val="18"/>
                          </w:rPr>
                          <w:t>]];</w:t>
                        </w:r>
                      </w:p>
                      <w:p w:rsidR="0023747D" w:rsidRPr="00543A6A" w:rsidRDefault="0023747D" w:rsidP="00375F9C">
                        <w:pPr>
                          <w:spacing w:line="240" w:lineRule="exact"/>
                          <w:rPr>
                            <w:sz w:val="18"/>
                            <w:szCs w:val="18"/>
                          </w:rPr>
                        </w:pPr>
                        <w:r w:rsidRPr="00543A6A">
                          <w:rPr>
                            <w:sz w:val="18"/>
                            <w:szCs w:val="18"/>
                          </w:rPr>
                          <w:t xml:space="preserve">    </w:t>
                        </w:r>
                        <w:proofErr w:type="gramStart"/>
                        <w:r w:rsidRPr="00543A6A">
                          <w:rPr>
                            <w:color w:val="0000FF"/>
                            <w:sz w:val="18"/>
                            <w:szCs w:val="18"/>
                          </w:rPr>
                          <w:t>return</w:t>
                        </w:r>
                        <w:proofErr w:type="gramEnd"/>
                        <w:r w:rsidRPr="00543A6A">
                          <w:rPr>
                            <w:sz w:val="18"/>
                            <w:szCs w:val="18"/>
                          </w:rPr>
                          <w:t xml:space="preserve"> a.join(</w:t>
                        </w:r>
                        <w:r w:rsidRPr="00543A6A">
                          <w:rPr>
                            <w:color w:val="FF00FF"/>
                            <w:sz w:val="18"/>
                            <w:szCs w:val="18"/>
                          </w:rPr>
                          <w:t>'-'</w:t>
                        </w:r>
                        <w:r w:rsidRPr="00543A6A">
                          <w:rPr>
                            <w:sz w:val="18"/>
                            <w:szCs w:val="18"/>
                          </w:rPr>
                          <w:t>)</w:t>
                        </w:r>
                      </w:p>
                      <w:p w:rsidR="0023747D" w:rsidRPr="00543A6A" w:rsidRDefault="0023747D" w:rsidP="00375F9C">
                        <w:pPr>
                          <w:spacing w:line="240" w:lineRule="exact"/>
                          <w:rPr>
                            <w:sz w:val="18"/>
                            <w:szCs w:val="18"/>
                          </w:rPr>
                        </w:pPr>
                        <w:r w:rsidRPr="00543A6A">
                          <w:rPr>
                            <w:sz w:val="18"/>
                            <w:szCs w:val="18"/>
                          </w:rPr>
                          <w:t>})</w:t>
                        </w:r>
                      </w:p>
                      <w:p w:rsidR="0023747D" w:rsidRPr="00543A6A" w:rsidRDefault="0023747D" w:rsidP="00375F9C">
                        <w:pPr>
                          <w:rPr>
                            <w:szCs w:val="18"/>
                          </w:rPr>
                        </w:pPr>
                        <w:r w:rsidRPr="00543A6A">
                          <w:rPr>
                            <w:sz w:val="18"/>
                            <w:szCs w:val="18"/>
                          </w:rPr>
                          <w:t>.</w:t>
                        </w:r>
                        <w:proofErr w:type="gramStart"/>
                        <w:r w:rsidRPr="00543A6A">
                          <w:rPr>
                            <w:sz w:val="18"/>
                            <w:szCs w:val="18"/>
                          </w:rPr>
                          <w:t>show(</w:t>
                        </w:r>
                        <w:proofErr w:type="gramEnd"/>
                        <w:r w:rsidRPr="00543A6A">
                          <w:rPr>
                            <w:sz w:val="18"/>
                            <w:szCs w:val="18"/>
                          </w:rPr>
                          <w:t>block)</w:t>
                        </w:r>
                      </w:p>
                    </w:txbxContent>
                  </v:textbox>
                </v:shape>
                <v:shape id="AutoShape 894" o:spid="_x0000_s1658" type="#_x0000_t62" style="position:absolute;left:27432;top:20802;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49T8cA&#10;AADcAAAADwAAAGRycy9kb3ducmV2LnhtbESPT2vCQBTE74V+h+UVvNVNoxaJriIWoSDW1j8Hb4/s&#10;axLNvk2z2yR+e1co9DjMzG+Y6bwzpWiodoVlBS/9CARxanXBmYLDfvU8BuE8ssbSMim4koP57PFh&#10;iom2LX9Rs/OZCBB2CSrIva8SKV2ak0HXtxVx8L5tbdAHWWdS19gGuCllHEWv0mDBYSHHipY5pZfd&#10;r1Hw+bEtGzyPfkw2eDutr8dNsVlrpXpP3WICwlPn/8N/7XetYBQP4X4mH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uPU/HAAAA3AAAAA8AAAAAAAAAAAAAAAAAmAIAAGRy&#10;cy9kb3ducmV2LnhtbFBLBQYAAAAABAAEAPUAAACMAwAAAAA=&#10;" adj="26712,43615" fillcolor="#ff9">
                  <v:textbox inset="0,0,0,0">
                    <w:txbxContent>
                      <w:p w:rsidR="0023747D" w:rsidRPr="000E23E9" w:rsidRDefault="0023747D" w:rsidP="00375F9C">
                        <w:pPr>
                          <w:rPr>
                            <w:szCs w:val="18"/>
                          </w:rPr>
                        </w:pPr>
                        <w:r>
                          <w:rPr>
                            <w:szCs w:val="18"/>
                          </w:rPr>
                          <w:t>C</w:t>
                        </w:r>
                        <w:r>
                          <w:rPr>
                            <w:rFonts w:hint="eastAsia"/>
                            <w:szCs w:val="18"/>
                          </w:rPr>
                          <w:t>ustom function</w:t>
                        </w:r>
                      </w:p>
                    </w:txbxContent>
                  </v:textbox>
                </v:shape>
                <w10:anchorlock/>
              </v:group>
            </w:pict>
          </mc:Fallback>
        </mc:AlternateContent>
      </w:r>
    </w:p>
    <w:p w:rsidR="00375F9C" w:rsidRDefault="00375F9C" w:rsidP="00375F9C">
      <w:r>
        <w:lastRenderedPageBreak/>
        <w:t>O</w:t>
      </w:r>
      <w:r>
        <w:rPr>
          <w:rFonts w:hint="eastAsia"/>
        </w:rPr>
        <w:t>utput:</w:t>
      </w:r>
    </w:p>
    <w:p w:rsidR="00375F9C" w:rsidRPr="00543A6A" w:rsidRDefault="005C781A" w:rsidP="00375F9C">
      <w:r>
        <w:rPr>
          <w:rFonts w:hint="eastAsia"/>
          <w:noProof/>
        </w:rPr>
        <w:drawing>
          <wp:inline distT="0" distB="0" distL="0" distR="0" wp14:anchorId="58104487" wp14:editId="0321E4FC">
            <wp:extent cx="2447925" cy="1095375"/>
            <wp:effectExtent l="0" t="0" r="9525"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447925" cy="1095375"/>
                    </a:xfrm>
                    <a:prstGeom prst="rect">
                      <a:avLst/>
                    </a:prstGeom>
                    <a:noFill/>
                    <a:ln>
                      <a:noFill/>
                    </a:ln>
                  </pic:spPr>
                </pic:pic>
              </a:graphicData>
            </a:graphic>
          </wp:inline>
        </w:drawing>
      </w:r>
    </w:p>
    <w:p w:rsidR="00375F9C" w:rsidRDefault="00375F9C" w:rsidP="00E45D25">
      <w:pPr>
        <w:pStyle w:val="4"/>
        <w:numPr>
          <w:ilvl w:val="3"/>
          <w:numId w:val="17"/>
        </w:numPr>
      </w:pPr>
      <w:bookmarkStart w:id="150" w:name="_Toc356466283"/>
      <w:r w:rsidRPr="00405CB2">
        <w:t>Alternate Row Colors</w:t>
      </w:r>
      <w:bookmarkEnd w:id="150"/>
    </w:p>
    <w:p w:rsidR="00375F9C" w:rsidRPr="00405CB2" w:rsidRDefault="00375F9C" w:rsidP="00375F9C">
      <w:pPr>
        <w:rPr>
          <w:b/>
        </w:rPr>
      </w:pPr>
      <w:r w:rsidRPr="00405CB2">
        <w:rPr>
          <w:rFonts w:hint="eastAsia"/>
          <w:b/>
        </w:rPr>
        <w:t>Input:</w:t>
      </w:r>
    </w:p>
    <w:p w:rsidR="00375F9C" w:rsidRDefault="005C781A" w:rsidP="00375F9C">
      <w:r>
        <w:rPr>
          <w:noProof/>
        </w:rPr>
        <mc:AlternateContent>
          <mc:Choice Requires="wpc">
            <w:drawing>
              <wp:inline distT="0" distB="0" distL="0" distR="0" wp14:anchorId="465A4747" wp14:editId="106D3D53">
                <wp:extent cx="5257800" cy="2440305"/>
                <wp:effectExtent l="9525" t="0" r="9525" b="7620"/>
                <wp:docPr id="895" name="画布 8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1" name="Text Box 897"/>
                        <wps:cNvSpPr txBox="1">
                          <a:spLocks noChangeArrowheads="1"/>
                        </wps:cNvSpPr>
                        <wps:spPr bwMode="auto">
                          <a:xfrm>
                            <a:off x="0" y="48895"/>
                            <a:ext cx="5257800" cy="2391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r>
                                <w:rPr>
                                  <w:rFonts w:hint="eastAsia"/>
                                </w:rPr>
                                <w:t>setA</w:t>
                              </w:r>
                              <w:r w:rsidRPr="00D26225">
                                <w:rPr>
                                  <w:sz w:val="18"/>
                                  <w:szCs w:val="18"/>
                                </w:rPr>
                                <w:t xml:space="preserve">ltRowsBg </w:t>
                              </w:r>
                              <w:r w:rsidRPr="005035BE">
                                <w:rPr>
                                  <w:sz w:val="18"/>
                                  <w:szCs w:val="18"/>
                                </w:rPr>
                                <w:t>(</w:t>
                              </w:r>
                              <w:r>
                                <w:rPr>
                                  <w:rFonts w:hint="eastAsia"/>
                                  <w:color w:val="0000FF"/>
                                  <w:sz w:val="18"/>
                                  <w:szCs w:val="18"/>
                                </w:rPr>
                                <w:t>true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sub:[{id: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035BE">
                                <w:rPr>
                                  <w:sz w:val="18"/>
                                  <w:szCs w:val="18"/>
                                </w:rPr>
                                <w:t>]).show(block)</w:t>
                              </w:r>
                            </w:p>
                          </w:txbxContent>
                        </wps:txbx>
                        <wps:bodyPr rot="0" vert="horz" wrap="square" lIns="54000" tIns="46800" rIns="54000" bIns="45720" anchor="t" anchorCtr="0" upright="1">
                          <a:spAutoFit/>
                        </wps:bodyPr>
                      </wps:wsp>
                      <wps:wsp>
                        <wps:cNvPr id="522" name="AutoShape 898"/>
                        <wps:cNvSpPr>
                          <a:spLocks noChangeArrowheads="1"/>
                        </wps:cNvSpPr>
                        <wps:spPr bwMode="auto">
                          <a:xfrm flipH="1">
                            <a:off x="1828800" y="495300"/>
                            <a:ext cx="1371600" cy="198120"/>
                          </a:xfrm>
                          <a:prstGeom prst="wedgeRoundRectCallout">
                            <a:avLst>
                              <a:gd name="adj1" fmla="val 89167"/>
                              <a:gd name="adj2" fmla="val 147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alternate bg color</w:t>
                              </w:r>
                            </w:p>
                          </w:txbxContent>
                        </wps:txbx>
                        <wps:bodyPr rot="0" vert="horz" wrap="square" lIns="0" tIns="0" rIns="0" bIns="0" anchor="t" anchorCtr="0" upright="1">
                          <a:noAutofit/>
                        </wps:bodyPr>
                      </wps:wsp>
                    </wpc:wpc>
                  </a:graphicData>
                </a:graphic>
              </wp:inline>
            </w:drawing>
          </mc:Choice>
          <mc:Fallback>
            <w:pict>
              <v:group id="画布 895" o:spid="_x0000_s1659" editas="canvas" style="width:414pt;height:192.15pt;mso-position-horizontal-relative:char;mso-position-vertical-relative:line" coordsize="52578,24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">
                <v:shape id="_x0000_s1660" type="#_x0000_t75" style="position:absolute;width:52578;height:24403;visibility:visible;mso-wrap-style:square">
                  <v:fill o:detectmouseclick="t"/>
                  <v:path o:connecttype="none"/>
                </v:shape>
                <v:shape id="Text Box 897" o:spid="_x0000_s1661" type="#_x0000_t202" style="position:absolute;top:488;width:52578;height:23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Oy+cQA&#10;AADcAAAADwAAAGRycy9kb3ducmV2LnhtbESPwWrDMBBE74X8g9hAb42cQEPiRg6lobiXQOuk98Xa&#10;WsbWykiK4/x9FSj0OMzMG2a3n2wvRvKhdaxguchAENdOt9woOJ/enzYgQkTW2DsmBTcKsC9mDzvM&#10;tbvyF41VbESCcMhRgYlxyKUMtSGLYeEG4uT9OG8xJukbqT1eE9z2cpVla2mx5bRgcKA3Q3VXXayC&#10;ujtMh7L9Nn682M2n3pa347pU6nE+vb6AiDTF//Bf+0MreF4t4X4mHQ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Dsvn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r>
                          <w:rPr>
                            <w:rFonts w:hint="eastAsia"/>
                          </w:rPr>
                          <w:t>setA</w:t>
                        </w:r>
                        <w:r w:rsidRPr="00D26225">
                          <w:rPr>
                            <w:sz w:val="18"/>
                            <w:szCs w:val="18"/>
                          </w:rPr>
                          <w:t xml:space="preserve">ltRowsBg </w:t>
                        </w:r>
                        <w:r w:rsidRPr="005035BE">
                          <w:rPr>
                            <w:sz w:val="18"/>
                            <w:szCs w:val="18"/>
                          </w:rPr>
                          <w:t>(</w:t>
                        </w:r>
                        <w:r>
                          <w:rPr>
                            <w:rFonts w:hint="eastAsia"/>
                            <w:color w:val="0000FF"/>
                            <w:sz w:val="18"/>
                            <w:szCs w:val="18"/>
                          </w:rPr>
                          <w:t>true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898" o:spid="_x0000_s1662" type="#_x0000_t62" style="position:absolute;left:18288;top:4953;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nnUsMA&#10;AADcAAAADwAAAGRycy9kb3ducmV2LnhtbESPQYvCMBSE74L/ITxhb5paVpFqLEUQ9CKsK3h9NG/b&#10;ss1LTWKt/94sCHscZuYbZpMPphU9Od9YVjCfJSCIS6sbrhRcvvfTFQgfkDW2lknBkzzk2/Fog5m2&#10;D/6i/hwqESHsM1RQh9BlUvqyJoN+Zjvi6P1YZzBE6SqpHT4i3LQyTZKlNNhwXKixo11N5e/5bhTc&#10;XH9Kr8dCNs/5J90vtFpej6VSH5OhWIMINIT/8Lt90AoWaQp/Z+IR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nnUsMAAADcAAAADwAAAAAAAAAAAAAAAACYAgAAZHJzL2Rv&#10;d25yZXYueG1sUEsFBgAAAAAEAAQA9QAAAIgDAAAAAA==&#10;" adj="30060,13984" fillcolor="#ff9">
                  <v:textbox inset="0,0,0,0">
                    <w:txbxContent>
                      <w:p w:rsidR="0023747D" w:rsidRPr="000E23E9" w:rsidRDefault="0023747D" w:rsidP="00375F9C">
                        <w:pPr>
                          <w:rPr>
                            <w:szCs w:val="18"/>
                          </w:rPr>
                        </w:pPr>
                        <w:r>
                          <w:rPr>
                            <w:rFonts w:hint="eastAsia"/>
                            <w:szCs w:val="18"/>
                          </w:rPr>
                          <w:t xml:space="preserve">Sets alternate </w:t>
                        </w:r>
                        <w:proofErr w:type="gramStart"/>
                        <w:r>
                          <w:rPr>
                            <w:rFonts w:hint="eastAsia"/>
                            <w:szCs w:val="18"/>
                          </w:rPr>
                          <w:t>bg</w:t>
                        </w:r>
                        <w:proofErr w:type="gramEnd"/>
                        <w:r>
                          <w:rPr>
                            <w:rFonts w:hint="eastAsia"/>
                            <w:szCs w:val="18"/>
                          </w:rPr>
                          <w:t xml:space="preserve"> color</w:t>
                        </w:r>
                      </w:p>
                    </w:txbxContent>
                  </v:textbox>
                </v:shape>
                <w10:anchorlock/>
              </v:group>
            </w:pict>
          </mc:Fallback>
        </mc:AlternateContent>
      </w:r>
    </w:p>
    <w:p w:rsidR="00375F9C" w:rsidRPr="00405CB2" w:rsidRDefault="00375F9C" w:rsidP="00375F9C">
      <w:pPr>
        <w:rPr>
          <w:b/>
        </w:rPr>
      </w:pPr>
      <w:r w:rsidRPr="00405CB2">
        <w:rPr>
          <w:b/>
        </w:rPr>
        <w:t>O</w:t>
      </w:r>
      <w:r w:rsidRPr="00405CB2">
        <w:rPr>
          <w:rFonts w:hint="eastAsia"/>
          <w:b/>
        </w:rPr>
        <w:t>utput:</w:t>
      </w:r>
    </w:p>
    <w:p w:rsidR="00375F9C" w:rsidRDefault="005C781A" w:rsidP="00375F9C">
      <w:r>
        <w:rPr>
          <w:rFonts w:hint="eastAsia"/>
          <w:noProof/>
        </w:rPr>
        <w:drawing>
          <wp:inline distT="0" distB="0" distL="0" distR="0" wp14:anchorId="49D64B0E" wp14:editId="3D0A30E0">
            <wp:extent cx="2476500" cy="1133475"/>
            <wp:effectExtent l="0" t="0" r="0" b="952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476500" cy="1133475"/>
                    </a:xfrm>
                    <a:prstGeom prst="rect">
                      <a:avLst/>
                    </a:prstGeom>
                    <a:noFill/>
                    <a:ln>
                      <a:noFill/>
                    </a:ln>
                  </pic:spPr>
                </pic:pic>
              </a:graphicData>
            </a:graphic>
          </wp:inline>
        </w:drawing>
      </w:r>
    </w:p>
    <w:p w:rsidR="00375F9C" w:rsidRPr="00AD548D" w:rsidRDefault="00375F9C" w:rsidP="00375F9C"/>
    <w:p w:rsidR="00375F9C" w:rsidRDefault="00375F9C" w:rsidP="00E45D25">
      <w:pPr>
        <w:pStyle w:val="4"/>
        <w:numPr>
          <w:ilvl w:val="3"/>
          <w:numId w:val="17"/>
        </w:numPr>
      </w:pPr>
      <w:bookmarkStart w:id="151" w:name="_Toc356466284"/>
      <w:r>
        <w:rPr>
          <w:rFonts w:hint="eastAsia"/>
        </w:rPr>
        <w:t>Group</w:t>
      </w:r>
      <w:bookmarkEnd w:id="151"/>
      <w:r>
        <w:rPr>
          <w:rFonts w:hint="eastAsia"/>
        </w:rPr>
        <w:t xml:space="preserve"> </w:t>
      </w:r>
    </w:p>
    <w:p w:rsidR="00375F9C" w:rsidRPr="00405CB2" w:rsidRDefault="00375F9C" w:rsidP="00375F9C">
      <w:pPr>
        <w:rPr>
          <w:b/>
        </w:rPr>
      </w:pPr>
      <w:r w:rsidRPr="00405CB2">
        <w:rPr>
          <w:rFonts w:hint="eastAsia"/>
          <w:b/>
        </w:rPr>
        <w:t>Input:</w:t>
      </w:r>
    </w:p>
    <w:p w:rsidR="00375F9C" w:rsidRDefault="005C781A" w:rsidP="00375F9C">
      <w:r>
        <w:rPr>
          <w:noProof/>
        </w:rPr>
        <w:lastRenderedPageBreak/>
        <mc:AlternateContent>
          <mc:Choice Requires="wpc">
            <w:drawing>
              <wp:inline distT="0" distB="0" distL="0" distR="0" wp14:anchorId="4B01E494" wp14:editId="22AAEE7D">
                <wp:extent cx="5257800" cy="2440305"/>
                <wp:effectExtent l="9525" t="0" r="9525" b="0"/>
                <wp:docPr id="899" name="画布 8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9" name="Text Box 901"/>
                        <wps:cNvSpPr txBox="1">
                          <a:spLocks noChangeArrowheads="1"/>
                        </wps:cNvSpPr>
                        <wps:spPr bwMode="auto">
                          <a:xfrm>
                            <a:off x="0" y="48895"/>
                            <a:ext cx="5257800" cy="2239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r>
                                <w:rPr>
                                  <w:rFonts w:hint="eastAsia"/>
                                  <w:sz w:val="18"/>
                                  <w:szCs w:val="18"/>
                                </w:rPr>
                                <w:t>group:true,</w:t>
                              </w:r>
                            </w:p>
                            <w:p w:rsidR="0023747D" w:rsidRPr="00A4575A" w:rsidRDefault="0023747D" w:rsidP="00375F9C">
                              <w:pPr>
                                <w:spacing w:line="240" w:lineRule="exact"/>
                                <w:rPr>
                                  <w:sz w:val="18"/>
                                  <w:szCs w:val="18"/>
                                </w:rPr>
                              </w:pPr>
                              <w:r w:rsidRPr="00A4575A">
                                <w:rPr>
                                  <w:rFonts w:hint="eastAsia"/>
                                  <w:sz w:val="18"/>
                                  <w:szCs w:val="18"/>
                                </w:rPr>
                                <w:t xml:space="preserve">     sub:[{id: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035BE">
                                <w:rPr>
                                  <w:sz w:val="18"/>
                                  <w:szCs w:val="18"/>
                                </w:rPr>
                                <w:t>]).show(block)</w:t>
                              </w:r>
                            </w:p>
                          </w:txbxContent>
                        </wps:txbx>
                        <wps:bodyPr rot="0" vert="horz" wrap="square" lIns="54000" tIns="46800" rIns="54000" bIns="45720" anchor="t" anchorCtr="0" upright="1">
                          <a:spAutoFit/>
                        </wps:bodyPr>
                      </wps:wsp>
                      <wps:wsp>
                        <wps:cNvPr id="520" name="AutoShape 902"/>
                        <wps:cNvSpPr>
                          <a:spLocks noChangeArrowheads="1"/>
                        </wps:cNvSpPr>
                        <wps:spPr bwMode="auto">
                          <a:xfrm flipH="1">
                            <a:off x="2743200" y="1188720"/>
                            <a:ext cx="1143000" cy="198120"/>
                          </a:xfrm>
                          <a:prstGeom prst="wedgeRoundRectCallout">
                            <a:avLst>
                              <a:gd name="adj1" fmla="val 72000"/>
                              <a:gd name="adj2" fmla="val 11955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It</w:t>
                              </w:r>
                              <w:r>
                                <w:rPr>
                                  <w:szCs w:val="18"/>
                                </w:rPr>
                                <w:t>’</w:t>
                              </w:r>
                              <w:r>
                                <w:rPr>
                                  <w:rFonts w:hint="eastAsia"/>
                                  <w:szCs w:val="18"/>
                                </w:rPr>
                                <w:t>s a group row</w:t>
                              </w:r>
                            </w:p>
                          </w:txbxContent>
                        </wps:txbx>
                        <wps:bodyPr rot="0" vert="horz" wrap="square" lIns="0" tIns="0" rIns="0" bIns="0" anchor="t" anchorCtr="0" upright="1">
                          <a:noAutofit/>
                        </wps:bodyPr>
                      </wps:wsp>
                    </wpc:wpc>
                  </a:graphicData>
                </a:graphic>
              </wp:inline>
            </w:drawing>
          </mc:Choice>
          <mc:Fallback>
            <w:pict>
              <v:group id="画布 899" o:spid="_x0000_s1663" editas="canvas" style="width:414pt;height:192.15pt;mso-position-horizontal-relative:char;mso-position-vertical-relative:line" coordsize="52578,24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">
                <v:shape id="_x0000_s1664" type="#_x0000_t75" style="position:absolute;width:52578;height:24403;visibility:visible;mso-wrap-style:square">
                  <v:fill o:detectmouseclick="t"/>
                  <v:path o:connecttype="none"/>
                </v:shape>
                <v:shape id="Text Box 901" o:spid="_x0000_s1665" type="#_x0000_t202" style="position:absolute;top:488;width:52578;height:22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l0QsMA&#10;AADcAAAADwAAAGRycy9kb3ducmV2LnhtbESPT2sCMRTE7wW/Q3hCbzWrUNHVKKLIeim0/rk/Ns/N&#10;4uZlSeK6fntTKPQ4zMxvmOW6t43oyIfasYLxKANBXDpdc6XgfNp/zECEiKyxcUwKnhRgvRq8LTHX&#10;7sE/1B1jJRKEQ44KTIxtLmUoDVkMI9cSJ+/qvMWYpK+k9vhIcNvISZZNpcWa04LBlraGytvxbhWU&#10;t12/K+qL8d3dzr71vHh+TQul3of9ZgEiUh//w3/tg1bwOZ7D75l0BO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l0QsMAAADcAAAADwAAAAAAAAAAAAAAAACYAgAAZHJzL2Rv&#10;d25yZXYueG1sUEsFBgAAAAAEAAQA9QAAAIgDA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r>
                          <w:rPr>
                            <w:rFonts w:hint="eastAsia"/>
                            <w:sz w:val="18"/>
                            <w:szCs w:val="18"/>
                          </w:rPr>
                          <w:t>group:true,</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902" o:spid="_x0000_s1666" type="#_x0000_t62" style="position:absolute;left:27432;top:11887;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REuMIA&#10;AADcAAAADwAAAGRycy9kb3ducmV2LnhtbERPy2oCMRTdC/2HcAtupGa0KDIapRSULorgg+ryMrlO&#10;Bic3wyTG8e+bheDycN6LVWdrEan1lWMFo2EGgrhwuuJSwfGw/piB8AFZY+2YFDzIw2r51ltgrt2d&#10;dxT3oRQphH2OCkwITS6lLwxZ9EPXECfu4lqLIcG2lLrFewq3tRxn2VRarDg1GGzo21Bx3d+sArSP&#10;37+TjuYz7maDeL5uD7cNKdV/777mIAJ14SV+un+0gsk4zU9n0h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FES4wgAAANwAAAAPAAAAAAAAAAAAAAAAAJgCAABkcnMvZG93&#10;bnJldi54bWxQSwUGAAAAAAQABAD1AAAAhwMAAAAA&#10;" adj="26352,36623" fillcolor="#ff9">
                  <v:textbox inset="0,0,0,0">
                    <w:txbxContent>
                      <w:p w:rsidR="0023747D" w:rsidRPr="000E23E9" w:rsidRDefault="0023747D" w:rsidP="00375F9C">
                        <w:pPr>
                          <w:rPr>
                            <w:szCs w:val="18"/>
                          </w:rPr>
                        </w:pPr>
                        <w:r>
                          <w:rPr>
                            <w:rFonts w:hint="eastAsia"/>
                            <w:szCs w:val="18"/>
                          </w:rPr>
                          <w:t>It</w:t>
                        </w:r>
                        <w:r>
                          <w:rPr>
                            <w:szCs w:val="18"/>
                          </w:rPr>
                          <w:t>’</w:t>
                        </w:r>
                        <w:r>
                          <w:rPr>
                            <w:rFonts w:hint="eastAsia"/>
                            <w:szCs w:val="18"/>
                          </w:rPr>
                          <w:t>s a group row</w:t>
                        </w:r>
                      </w:p>
                    </w:txbxContent>
                  </v:textbox>
                </v:shape>
                <w10:anchorlock/>
              </v:group>
            </w:pict>
          </mc:Fallback>
        </mc:AlternateContent>
      </w:r>
    </w:p>
    <w:p w:rsidR="00375F9C" w:rsidRPr="00AD548D" w:rsidRDefault="005C781A" w:rsidP="00375F9C">
      <w:r>
        <w:rPr>
          <w:rFonts w:hint="eastAsia"/>
          <w:noProof/>
        </w:rPr>
        <mc:AlternateContent>
          <mc:Choice Requires="wps">
            <w:drawing>
              <wp:anchor distT="0" distB="0" distL="114300" distR="114300" simplePos="0" relativeHeight="251613696" behindDoc="0" locked="0" layoutInCell="1" allowOverlap="1" wp14:anchorId="128BFA65" wp14:editId="1F11A506">
                <wp:simplePos x="0" y="0"/>
                <wp:positionH relativeFrom="column">
                  <wp:posOffset>1257300</wp:posOffset>
                </wp:positionH>
                <wp:positionV relativeFrom="line">
                  <wp:posOffset>232410</wp:posOffset>
                </wp:positionV>
                <wp:extent cx="800100" cy="198120"/>
                <wp:effectExtent l="533400" t="13335" r="9525" b="150495"/>
                <wp:wrapNone/>
                <wp:docPr id="518" name="AutoShape 5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115949"/>
                            <a:gd name="adj2" fmla="val 1054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G</w:t>
                            </w:r>
                            <w:r>
                              <w:rPr>
                                <w:rFonts w:hint="eastAsia"/>
                                <w:szCs w:val="18"/>
                              </w:rPr>
                              <w:t>roup row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8" o:spid="_x0000_s1667" type="#_x0000_t62" style="position:absolute;left:0;text-align:left;margin-left:99pt;margin-top:18.3pt;width:63pt;height:15.6pt;flip:x;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" adj="35845,33576" fillcolor="#ff9">
                <v:textbox inset="0,0,0,0">
                  <w:txbxContent>
                    <w:p w:rsidR="0023747D" w:rsidRPr="000E23E9" w:rsidRDefault="0023747D" w:rsidP="00375F9C">
                      <w:pPr>
                        <w:rPr>
                          <w:szCs w:val="18"/>
                        </w:rPr>
                      </w:pPr>
                      <w:r>
                        <w:rPr>
                          <w:szCs w:val="18"/>
                        </w:rPr>
                        <w:t>G</w:t>
                      </w:r>
                      <w:r>
                        <w:rPr>
                          <w:rFonts w:hint="eastAsia"/>
                          <w:szCs w:val="18"/>
                        </w:rPr>
                        <w:t>roup row</w:t>
                      </w:r>
                    </w:p>
                  </w:txbxContent>
                </v:textbox>
                <w10:wrap anchory="line"/>
              </v:shape>
            </w:pict>
          </mc:Fallback>
        </mc:AlternateContent>
      </w:r>
      <w:r>
        <w:rPr>
          <w:rFonts w:hint="eastAsia"/>
          <w:noProof/>
        </w:rPr>
        <w:drawing>
          <wp:inline distT="0" distB="0" distL="0" distR="0" wp14:anchorId="02F490BB" wp14:editId="7B60F639">
            <wp:extent cx="2428875" cy="1133475"/>
            <wp:effectExtent l="0" t="0" r="9525" b="9525"/>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428875" cy="1133475"/>
                    </a:xfrm>
                    <a:prstGeom prst="rect">
                      <a:avLst/>
                    </a:prstGeom>
                    <a:noFill/>
                    <a:ln>
                      <a:noFill/>
                    </a:ln>
                  </pic:spPr>
                </pic:pic>
              </a:graphicData>
            </a:graphic>
          </wp:inline>
        </w:drawing>
      </w:r>
    </w:p>
    <w:p w:rsidR="00375F9C" w:rsidRDefault="00375F9C" w:rsidP="00E45D25">
      <w:pPr>
        <w:pStyle w:val="4"/>
        <w:numPr>
          <w:ilvl w:val="3"/>
          <w:numId w:val="17"/>
        </w:numPr>
      </w:pPr>
      <w:bookmarkStart w:id="152" w:name="_Toc356466285"/>
      <w:r>
        <w:rPr>
          <w:rFonts w:hint="eastAsia"/>
        </w:rPr>
        <w:t>Preview and Summary region</w:t>
      </w:r>
      <w:bookmarkEnd w:id="152"/>
    </w:p>
    <w:p w:rsidR="00375F9C" w:rsidRPr="00405CB2" w:rsidRDefault="00375F9C" w:rsidP="00375F9C">
      <w:pPr>
        <w:rPr>
          <w:b/>
        </w:rPr>
      </w:pPr>
      <w:r w:rsidRPr="00405CB2">
        <w:rPr>
          <w:b/>
        </w:rPr>
        <w:t>I</w:t>
      </w:r>
      <w:r w:rsidRPr="00405CB2">
        <w:rPr>
          <w:rFonts w:hint="eastAsia"/>
          <w:b/>
        </w:rPr>
        <w:t>nput:</w:t>
      </w:r>
    </w:p>
    <w:p w:rsidR="00375F9C" w:rsidRPr="00166139" w:rsidRDefault="005C781A" w:rsidP="00375F9C">
      <w:r>
        <w:rPr>
          <w:noProof/>
        </w:rPr>
        <mc:AlternateContent>
          <mc:Choice Requires="wpc">
            <w:drawing>
              <wp:inline distT="0" distB="0" distL="0" distR="0" wp14:anchorId="51D2F3ED" wp14:editId="24E4A863">
                <wp:extent cx="5257800" cy="2486025"/>
                <wp:effectExtent l="9525" t="0" r="9525" b="9525"/>
                <wp:docPr id="903" name="画布 9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4" name="Text Box 905"/>
                        <wps:cNvSpPr txBox="1">
                          <a:spLocks noChangeArrowheads="1"/>
                        </wps:cNvSpPr>
                        <wps:spPr bwMode="auto">
                          <a:xfrm>
                            <a:off x="0" y="48895"/>
                            <a:ext cx="5257800" cy="2437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66139" w:rsidRDefault="0023747D" w:rsidP="00375F9C">
                              <w:pPr>
                                <w:spacing w:line="240" w:lineRule="exact"/>
                                <w:rPr>
                                  <w:sz w:val="18"/>
                                  <w:szCs w:val="18"/>
                                </w:rPr>
                              </w:pPr>
                              <w:r w:rsidRPr="00166139">
                                <w:rPr>
                                  <w:color w:val="0000FF"/>
                                  <w:sz w:val="18"/>
                                  <w:szCs w:val="18"/>
                                </w:rPr>
                                <w:t>var</w:t>
                              </w:r>
                              <w:r w:rsidRPr="00166139">
                                <w:rPr>
                                  <w:sz w:val="18"/>
                                  <w:szCs w:val="18"/>
                                </w:rPr>
                                <w:t xml:space="preserve"> block=</w:t>
                              </w:r>
                              <w:r w:rsidRPr="00166139">
                                <w:rPr>
                                  <w:color w:val="0000FF"/>
                                  <w:sz w:val="18"/>
                                  <w:szCs w:val="18"/>
                                </w:rPr>
                                <w:t>new</w:t>
                              </w:r>
                              <w:r w:rsidRPr="00166139">
                                <w:rPr>
                                  <w:sz w:val="18"/>
                                  <w:szCs w:val="18"/>
                                </w:rPr>
                                <w:t xml:space="preserve"> </w:t>
                              </w:r>
                              <w:r w:rsidR="0024376F">
                                <w:rPr>
                                  <w:sz w:val="18"/>
                                  <w:szCs w:val="18"/>
                                </w:rPr>
                                <w:t>xui</w:t>
                              </w:r>
                              <w:r w:rsidRPr="00166139">
                                <w:rPr>
                                  <w:sz w:val="18"/>
                                  <w:szCs w:val="18"/>
                                </w:rPr>
                                <w:t>.UI.Block({width:</w:t>
                              </w:r>
                              <w:r w:rsidRPr="00166139">
                                <w:rPr>
                                  <w:color w:val="800000"/>
                                  <w:sz w:val="18"/>
                                  <w:szCs w:val="18"/>
                                </w:rPr>
                                <w:t>240</w:t>
                              </w:r>
                              <w:r w:rsidRPr="00166139">
                                <w:rPr>
                                  <w:sz w:val="18"/>
                                  <w:szCs w:val="18"/>
                                </w:rPr>
                                <w:t>,height:</w:t>
                              </w:r>
                              <w:r w:rsidRPr="00166139">
                                <w:rPr>
                                  <w:color w:val="800000"/>
                                  <w:sz w:val="18"/>
                                  <w:szCs w:val="18"/>
                                </w:rPr>
                                <w:t>200</w:t>
                              </w:r>
                              <w:r w:rsidRPr="00166139">
                                <w:rPr>
                                  <w:sz w:val="18"/>
                                  <w:szCs w:val="18"/>
                                </w:rPr>
                                <w:t>}).show();</w:t>
                              </w:r>
                            </w:p>
                            <w:p w:rsidR="0023747D" w:rsidRPr="00166139" w:rsidRDefault="0023747D" w:rsidP="00375F9C">
                              <w:pPr>
                                <w:spacing w:line="240" w:lineRule="exact"/>
                                <w:rPr>
                                  <w:sz w:val="18"/>
                                  <w:szCs w:val="18"/>
                                </w:rPr>
                              </w:pPr>
                              <w:r w:rsidRPr="00166139">
                                <w:rPr>
                                  <w:color w:val="0000FF"/>
                                  <w:sz w:val="18"/>
                                  <w:szCs w:val="18"/>
                                </w:rPr>
                                <w:t>var</w:t>
                              </w:r>
                              <w:r w:rsidRPr="00166139">
                                <w:rPr>
                                  <w:sz w:val="18"/>
                                  <w:szCs w:val="18"/>
                                </w:rPr>
                                <w:t xml:space="preserve"> tg=</w:t>
                              </w:r>
                              <w:r w:rsidRPr="00166139">
                                <w:rPr>
                                  <w:color w:val="0000FF"/>
                                  <w:sz w:val="18"/>
                                  <w:szCs w:val="18"/>
                                </w:rPr>
                                <w:t>new</w:t>
                              </w:r>
                              <w:r w:rsidRPr="00166139">
                                <w:rPr>
                                  <w:sz w:val="18"/>
                                  <w:szCs w:val="18"/>
                                </w:rPr>
                                <w:t xml:space="preserve"> </w:t>
                              </w:r>
                              <w:r w:rsidR="0024376F">
                                <w:rPr>
                                  <w:sz w:val="18"/>
                                  <w:szCs w:val="18"/>
                                </w:rPr>
                                <w:t>xui</w:t>
                              </w:r>
                              <w:r w:rsidRPr="00166139">
                                <w:rPr>
                                  <w:sz w:val="18"/>
                                  <w:szCs w:val="18"/>
                                </w:rPr>
                                <w:t>.UI.TreeGrid;</w:t>
                              </w:r>
                            </w:p>
                            <w:p w:rsidR="0023747D" w:rsidRPr="00166139" w:rsidRDefault="0023747D" w:rsidP="00375F9C">
                              <w:pPr>
                                <w:spacing w:line="240" w:lineRule="exact"/>
                                <w:rPr>
                                  <w:sz w:val="18"/>
                                  <w:szCs w:val="18"/>
                                </w:rPr>
                              </w:pPr>
                              <w:r w:rsidRPr="00166139">
                                <w:rPr>
                                  <w:sz w:val="18"/>
                                  <w:szCs w:val="18"/>
                                </w:rPr>
                                <w:t>tg.setRowHandlerWidth(</w:t>
                              </w:r>
                              <w:r w:rsidRPr="00166139">
                                <w:rPr>
                                  <w:color w:val="800000"/>
                                  <w:sz w:val="18"/>
                                  <w:szCs w:val="18"/>
                                </w:rPr>
                                <w:t>80</w:t>
                              </w:r>
                              <w:r w:rsidRPr="00166139">
                                <w:rPr>
                                  <w:sz w:val="18"/>
                                  <w:szCs w:val="18"/>
                                </w:rPr>
                                <w:t>)</w:t>
                              </w:r>
                            </w:p>
                            <w:p w:rsidR="0023747D" w:rsidRPr="00166139" w:rsidRDefault="0023747D" w:rsidP="00375F9C">
                              <w:pPr>
                                <w:spacing w:line="240" w:lineRule="exact"/>
                                <w:rPr>
                                  <w:sz w:val="18"/>
                                  <w:szCs w:val="18"/>
                                </w:rPr>
                              </w:pPr>
                              <w:r w:rsidRPr="00166139">
                                <w:rPr>
                                  <w:rFonts w:hint="eastAsia"/>
                                  <w:sz w:val="18"/>
                                  <w:szCs w:val="18"/>
                                </w:rPr>
                                <w:t>.setGridHandlerCaption(</w:t>
                              </w:r>
                              <w:r w:rsidRPr="00166139">
                                <w:rPr>
                                  <w:rFonts w:hint="eastAsia"/>
                                  <w:color w:val="FF00FF"/>
                                  <w:sz w:val="18"/>
                                  <w:szCs w:val="18"/>
                                </w:rPr>
                                <w:t>"</w:t>
                              </w:r>
                              <w:r>
                                <w:rPr>
                                  <w:rFonts w:hint="eastAsia"/>
                                  <w:color w:val="FF00FF"/>
                                  <w:sz w:val="18"/>
                                  <w:szCs w:val="18"/>
                                </w:rPr>
                                <w:t>Name</w:t>
                              </w:r>
                              <w:r w:rsidRPr="00166139">
                                <w:rPr>
                                  <w:rFonts w:hint="eastAsia"/>
                                  <w:color w:val="FF00FF"/>
                                  <w:sz w:val="18"/>
                                  <w:szCs w:val="18"/>
                                </w:rPr>
                                <w:t>"</w:t>
                              </w:r>
                              <w:r w:rsidRPr="00166139">
                                <w:rPr>
                                  <w:rFonts w:hint="eastAsia"/>
                                  <w:sz w:val="18"/>
                                  <w:szCs w:val="18"/>
                                </w:rPr>
                                <w:t>)</w:t>
                              </w:r>
                            </w:p>
                            <w:p w:rsidR="0023747D" w:rsidRPr="00166139" w:rsidRDefault="0023747D" w:rsidP="00375F9C">
                              <w:pPr>
                                <w:spacing w:line="240" w:lineRule="exact"/>
                                <w:rPr>
                                  <w:sz w:val="18"/>
                                  <w:szCs w:val="18"/>
                                </w:rPr>
                              </w:pPr>
                              <w:r w:rsidRPr="00166139">
                                <w:rPr>
                                  <w:sz w:val="18"/>
                                  <w:szCs w:val="18"/>
                                </w:rPr>
                                <w:t>.setHeader([</w:t>
                              </w:r>
                            </w:p>
                            <w:p w:rsidR="0023747D" w:rsidRPr="00166139" w:rsidRDefault="0023747D" w:rsidP="00375F9C">
                              <w:pPr>
                                <w:spacing w:line="240" w:lineRule="exact"/>
                                <w:rPr>
                                  <w:sz w:val="18"/>
                                  <w:szCs w:val="18"/>
                                </w:rPr>
                              </w:pPr>
                              <w:r w:rsidRPr="00166139">
                                <w:rPr>
                                  <w:rFonts w:hint="eastAsia"/>
                                  <w:sz w:val="18"/>
                                  <w:szCs w:val="18"/>
                                </w:rPr>
                                <w:t xml:space="preserve">    {id:</w:t>
                              </w:r>
                              <w:r w:rsidRPr="00166139">
                                <w:rPr>
                                  <w:rFonts w:hint="eastAsia"/>
                                  <w:color w:val="FF00FF"/>
                                  <w:sz w:val="18"/>
                                  <w:szCs w:val="18"/>
                                </w:rPr>
                                <w:t>"col1"</w:t>
                              </w:r>
                              <w:r w:rsidRPr="00166139">
                                <w:rPr>
                                  <w:rFonts w:hint="eastAsia"/>
                                  <w:sz w:val="18"/>
                                  <w:szCs w:val="18"/>
                                </w:rPr>
                                <w:t>, caption:</w:t>
                              </w:r>
                              <w:r w:rsidRPr="00166139">
                                <w:rPr>
                                  <w:rFonts w:hint="eastAsia"/>
                                  <w:color w:val="FF00FF"/>
                                  <w:sz w:val="18"/>
                                  <w:szCs w:val="18"/>
                                </w:rPr>
                                <w:t>"</w:t>
                              </w:r>
                              <w:r>
                                <w:rPr>
                                  <w:rFonts w:hint="eastAsia"/>
                                  <w:color w:val="FF00FF"/>
                                  <w:sz w:val="18"/>
                                  <w:szCs w:val="18"/>
                                </w:rPr>
                                <w:t>Age</w:t>
                              </w:r>
                              <w:r w:rsidRPr="00166139">
                                <w:rPr>
                                  <w:rFonts w:hint="eastAsia"/>
                                  <w:color w:val="FF00FF"/>
                                  <w:sz w:val="18"/>
                                  <w:szCs w:val="18"/>
                                </w:rPr>
                                <w:t>"</w:t>
                              </w:r>
                              <w:r w:rsidRPr="00166139">
                                <w:rPr>
                                  <w:rFonts w:hint="eastAsia"/>
                                  <w:sz w:val="18"/>
                                  <w:szCs w:val="18"/>
                                </w:rPr>
                                <w:t>, width:</w:t>
                              </w:r>
                              <w:r w:rsidRPr="00166139">
                                <w:rPr>
                                  <w:rFonts w:hint="eastAsia"/>
                                  <w:color w:val="800000"/>
                                  <w:sz w:val="18"/>
                                  <w:szCs w:val="18"/>
                                </w:rPr>
                                <w:t>40</w:t>
                              </w:r>
                              <w:r w:rsidRPr="00166139">
                                <w:rPr>
                                  <w:rFonts w:hint="eastAsia"/>
                                  <w:sz w:val="18"/>
                                  <w:szCs w:val="18"/>
                                </w:rPr>
                                <w:t xml:space="preserve">, type: </w:t>
                              </w:r>
                              <w:r w:rsidRPr="00166139">
                                <w:rPr>
                                  <w:rFonts w:hint="eastAsia"/>
                                  <w:color w:val="FF00FF"/>
                                  <w:sz w:val="18"/>
                                  <w:szCs w:val="18"/>
                                </w:rPr>
                                <w:t>"number"</w:t>
                              </w:r>
                              <w:r w:rsidRPr="00166139">
                                <w:rPr>
                                  <w:rFonts w:hint="eastAsia"/>
                                  <w:sz w:val="18"/>
                                  <w:szCs w:val="18"/>
                                </w:rPr>
                                <w:t>},</w:t>
                              </w:r>
                            </w:p>
                            <w:p w:rsidR="0023747D" w:rsidRPr="00166139" w:rsidRDefault="0023747D" w:rsidP="00375F9C">
                              <w:pPr>
                                <w:spacing w:line="240" w:lineRule="exact"/>
                                <w:rPr>
                                  <w:sz w:val="18"/>
                                  <w:szCs w:val="18"/>
                                </w:rPr>
                              </w:pPr>
                              <w:r w:rsidRPr="00166139">
                                <w:rPr>
                                  <w:rFonts w:hint="eastAsia"/>
                                  <w:sz w:val="18"/>
                                  <w:szCs w:val="18"/>
                                </w:rPr>
                                <w:t xml:space="preserve">    {id:</w:t>
                              </w:r>
                              <w:r w:rsidRPr="00166139">
                                <w:rPr>
                                  <w:rFonts w:hint="eastAsia"/>
                                  <w:color w:val="FF00FF"/>
                                  <w:sz w:val="18"/>
                                  <w:szCs w:val="18"/>
                                </w:rPr>
                                <w:t>"col2"</w:t>
                              </w:r>
                              <w:r w:rsidRPr="00166139">
                                <w:rPr>
                                  <w:rFonts w:hint="eastAsia"/>
                                  <w:sz w:val="18"/>
                                  <w:szCs w:val="18"/>
                                </w:rPr>
                                <w:t>, caption:</w:t>
                              </w:r>
                              <w:r w:rsidRPr="00166139">
                                <w:rPr>
                                  <w:rFonts w:hint="eastAsia"/>
                                  <w:color w:val="FF00FF"/>
                                  <w:sz w:val="18"/>
                                  <w:szCs w:val="18"/>
                                </w:rPr>
                                <w:t>"</w:t>
                              </w:r>
                              <w:r>
                                <w:rPr>
                                  <w:rFonts w:hint="eastAsia"/>
                                  <w:color w:val="FF00FF"/>
                                  <w:sz w:val="18"/>
                                  <w:szCs w:val="18"/>
                                </w:rPr>
                                <w:t>Full-time</w:t>
                              </w:r>
                              <w:r w:rsidRPr="00166139">
                                <w:rPr>
                                  <w:rFonts w:hint="eastAsia"/>
                                  <w:color w:val="FF00FF"/>
                                  <w:sz w:val="18"/>
                                  <w:szCs w:val="18"/>
                                </w:rPr>
                                <w:t>"</w:t>
                              </w:r>
                              <w:r w:rsidRPr="00166139">
                                <w:rPr>
                                  <w:rFonts w:hint="eastAsia"/>
                                  <w:sz w:val="18"/>
                                  <w:szCs w:val="18"/>
                                </w:rPr>
                                <w:t>, width:</w:t>
                              </w:r>
                              <w:r w:rsidRPr="00166139">
                                <w:rPr>
                                  <w:rFonts w:hint="eastAsia"/>
                                  <w:color w:val="800000"/>
                                  <w:sz w:val="18"/>
                                  <w:szCs w:val="18"/>
                                </w:rPr>
                                <w:t>90</w:t>
                              </w:r>
                              <w:r w:rsidRPr="00166139">
                                <w:rPr>
                                  <w:rFonts w:hint="eastAsia"/>
                                  <w:sz w:val="18"/>
                                  <w:szCs w:val="18"/>
                                </w:rPr>
                                <w:t xml:space="preserve">, type: </w:t>
                              </w:r>
                              <w:r w:rsidRPr="00166139">
                                <w:rPr>
                                  <w:rFonts w:hint="eastAsia"/>
                                  <w:color w:val="FF00FF"/>
                                  <w:sz w:val="18"/>
                                  <w:szCs w:val="18"/>
                                </w:rPr>
                                <w:t>"checkbox"</w:t>
                              </w:r>
                              <w:r w:rsidRPr="00166139">
                                <w:rPr>
                                  <w:rFonts w:hint="eastAsia"/>
                                  <w:sz w:val="18"/>
                                  <w:szCs w:val="18"/>
                                </w:rPr>
                                <w:t>}</w:t>
                              </w:r>
                            </w:p>
                            <w:p w:rsidR="0023747D" w:rsidRPr="00166139" w:rsidRDefault="0023747D" w:rsidP="00375F9C">
                              <w:pPr>
                                <w:spacing w:line="240" w:lineRule="exact"/>
                                <w:rPr>
                                  <w:sz w:val="18"/>
                                  <w:szCs w:val="18"/>
                                </w:rPr>
                              </w:pPr>
                              <w:r w:rsidRPr="00166139">
                                <w:rPr>
                                  <w:sz w:val="18"/>
                                  <w:szCs w:val="18"/>
                                </w:rPr>
                                <w:t>]).setRows([</w:t>
                              </w:r>
                            </w:p>
                            <w:p w:rsidR="0023747D" w:rsidRPr="00166139" w:rsidRDefault="0023747D" w:rsidP="00375F9C">
                              <w:pPr>
                                <w:spacing w:line="240" w:lineRule="exact"/>
                                <w:jc w:val="left"/>
                                <w:rPr>
                                  <w:sz w:val="18"/>
                                  <w:szCs w:val="18"/>
                                </w:rPr>
                              </w:pPr>
                              <w:r w:rsidRPr="00166139">
                                <w:rPr>
                                  <w:rFonts w:hint="eastAsia"/>
                                  <w:sz w:val="18"/>
                                  <w:szCs w:val="18"/>
                                </w:rPr>
                                <w:t xml:space="preserve">    {id:</w:t>
                              </w:r>
                              <w:r w:rsidRPr="00166139">
                                <w:rPr>
                                  <w:rFonts w:hint="eastAsia"/>
                                  <w:color w:val="FF00FF"/>
                                  <w:sz w:val="18"/>
                                  <w:szCs w:val="18"/>
                                </w:rPr>
                                <w:t>"row1"</w:t>
                              </w:r>
                              <w:r w:rsidRPr="00166139">
                                <w:rPr>
                                  <w:rFonts w:hint="eastAsia"/>
                                  <w:sz w:val="18"/>
                                  <w:szCs w:val="18"/>
                                </w:rPr>
                                <w:t>,caption:</w:t>
                              </w:r>
                              <w:r w:rsidRPr="00166139">
                                <w:rPr>
                                  <w:rFonts w:hint="eastAsia"/>
                                  <w:color w:val="FF00FF"/>
                                  <w:sz w:val="18"/>
                                  <w:szCs w:val="18"/>
                                </w:rPr>
                                <w:t>'</w:t>
                              </w:r>
                              <w:r>
                                <w:rPr>
                                  <w:rFonts w:hint="eastAsia"/>
                                  <w:color w:val="FF00FF"/>
                                  <w:sz w:val="18"/>
                                  <w:szCs w:val="18"/>
                                </w:rPr>
                                <w:t>Jack</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23</w:t>
                              </w:r>
                              <w:r w:rsidRPr="00166139">
                                <w:rPr>
                                  <w:rFonts w:hint="eastAsia"/>
                                  <w:sz w:val="18"/>
                                  <w:szCs w:val="18"/>
                                </w:rPr>
                                <w:t xml:space="preserve">], preview: </w:t>
                              </w:r>
                              <w:r w:rsidRPr="00166139">
                                <w:rPr>
                                  <w:rFonts w:hint="eastAsia"/>
                                  <w:color w:val="FF00FF"/>
                                  <w:sz w:val="18"/>
                                  <w:szCs w:val="18"/>
                                </w:rPr>
                                <w:t>'&lt;strong&gt;</w:t>
                              </w:r>
                              <w:r>
                                <w:rPr>
                                  <w:rFonts w:hint="eastAsia"/>
                                  <w:color w:val="FF00FF"/>
                                  <w:sz w:val="18"/>
                                  <w:szCs w:val="18"/>
                                </w:rPr>
                                <w:t>Attention:</w:t>
                              </w:r>
                              <w:r w:rsidRPr="00166139">
                                <w:rPr>
                                  <w:rFonts w:hint="eastAsia"/>
                                  <w:color w:val="FF00FF"/>
                                  <w:sz w:val="18"/>
                                  <w:szCs w:val="18"/>
                                </w:rPr>
                                <w:t>&lt;/strong&gt;'</w:t>
                              </w:r>
                              <w:r w:rsidRPr="00166139">
                                <w:rPr>
                                  <w:rFonts w:hint="eastAsia"/>
                                  <w:sz w:val="18"/>
                                  <w:szCs w:val="18"/>
                                </w:rPr>
                                <w:t xml:space="preserve">,summary: </w:t>
                              </w:r>
                              <w:r w:rsidRPr="00166139">
                                <w:rPr>
                                  <w:rFonts w:hint="eastAsia"/>
                                  <w:color w:val="FF00FF"/>
                                  <w:sz w:val="18"/>
                                  <w:szCs w:val="18"/>
                                </w:rPr>
                                <w:t>'&lt;em&gt;</w:t>
                              </w:r>
                              <w:r>
                                <w:rPr>
                                  <w:rFonts w:hint="eastAsia"/>
                                  <w:color w:val="FF00FF"/>
                                  <w:sz w:val="18"/>
                                  <w:szCs w:val="18"/>
                                </w:rPr>
                                <w:t>Jack is athe right one</w:t>
                              </w:r>
                              <w:r w:rsidRPr="00166139">
                                <w:rPr>
                                  <w:rFonts w:hint="eastAsia"/>
                                  <w:color w:val="FF00FF"/>
                                  <w:sz w:val="18"/>
                                  <w:szCs w:val="18"/>
                                </w:rPr>
                                <w:t>&lt;/em&gt;'</w:t>
                              </w:r>
                              <w:r w:rsidRPr="00166139">
                                <w:rPr>
                                  <w:rFonts w:hint="eastAsia"/>
                                  <w:sz w:val="18"/>
                                  <w:szCs w:val="18"/>
                                </w:rPr>
                                <w:t>} ,</w:t>
                              </w:r>
                            </w:p>
                            <w:p w:rsidR="0023747D" w:rsidRPr="00166139" w:rsidRDefault="0023747D" w:rsidP="00375F9C">
                              <w:pPr>
                                <w:spacing w:line="240" w:lineRule="exact"/>
                                <w:rPr>
                                  <w:sz w:val="18"/>
                                  <w:szCs w:val="18"/>
                                </w:rPr>
                              </w:pPr>
                              <w:r w:rsidRPr="00166139">
                                <w:rPr>
                                  <w:rFonts w:hint="eastAsia"/>
                                  <w:sz w:val="18"/>
                                  <w:szCs w:val="18"/>
                                </w:rPr>
                                <w:t xml:space="preserve">    {id:</w:t>
                              </w:r>
                              <w:r w:rsidRPr="00166139">
                                <w:rPr>
                                  <w:rFonts w:hint="eastAsia"/>
                                  <w:color w:val="FF00FF"/>
                                  <w:sz w:val="18"/>
                                  <w:szCs w:val="18"/>
                                </w:rPr>
                                <w:t>"row2"</w:t>
                              </w:r>
                              <w:r w:rsidRPr="00166139">
                                <w:rPr>
                                  <w:rFonts w:hint="eastAsia"/>
                                  <w:sz w:val="18"/>
                                  <w:szCs w:val="18"/>
                                </w:rPr>
                                <w:t>,caption:</w:t>
                              </w:r>
                              <w:r w:rsidRPr="00166139">
                                <w:rPr>
                                  <w:rFonts w:hint="eastAsia"/>
                                  <w:color w:val="FF00FF"/>
                                  <w:sz w:val="18"/>
                                  <w:szCs w:val="18"/>
                                </w:rPr>
                                <w:t>'</w:t>
                              </w:r>
                              <w:r>
                                <w:rPr>
                                  <w:rFonts w:hint="eastAsia"/>
                                  <w:color w:val="FF00FF"/>
                                  <w:sz w:val="18"/>
                                  <w:szCs w:val="18"/>
                                </w:rPr>
                                <w:t>John</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32</w:t>
                              </w:r>
                              <w:r w:rsidRPr="00166139">
                                <w:rPr>
                                  <w:rFonts w:hint="eastAsia"/>
                                  <w:sz w:val="18"/>
                                  <w:szCs w:val="18"/>
                                </w:rPr>
                                <w:t xml:space="preserve">], preview: </w:t>
                              </w:r>
                              <w:r w:rsidRPr="00166139">
                                <w:rPr>
                                  <w:rFonts w:hint="eastAsia"/>
                                  <w:color w:val="FF00FF"/>
                                  <w:sz w:val="18"/>
                                  <w:szCs w:val="18"/>
                                </w:rPr>
                                <w:t>'</w:t>
                              </w:r>
                              <w:r>
                                <w:rPr>
                                  <w:rFonts w:hint="eastAsia"/>
                                  <w:color w:val="FF00FF"/>
                                  <w:sz w:val="18"/>
                                  <w:szCs w:val="18"/>
                                </w:rPr>
                                <w:t>John is OK</w:t>
                              </w:r>
                              <w:r w:rsidRPr="00166139">
                                <w:rPr>
                                  <w:rFonts w:hint="eastAsia"/>
                                  <w:color w:val="FF00FF"/>
                                  <w:sz w:val="18"/>
                                  <w:szCs w:val="18"/>
                                </w:rPr>
                                <w:t>'</w:t>
                              </w:r>
                              <w:r w:rsidRPr="00166139">
                                <w:rPr>
                                  <w:rFonts w:hint="eastAsia"/>
                                  <w:sz w:val="18"/>
                                  <w:szCs w:val="18"/>
                                </w:rPr>
                                <w:t>,</w:t>
                              </w:r>
                            </w:p>
                            <w:p w:rsidR="0023747D" w:rsidRPr="00166139" w:rsidRDefault="0023747D" w:rsidP="00375F9C">
                              <w:pPr>
                                <w:spacing w:line="240" w:lineRule="exact"/>
                                <w:rPr>
                                  <w:sz w:val="18"/>
                                  <w:szCs w:val="18"/>
                                </w:rPr>
                              </w:pPr>
                              <w:r w:rsidRPr="00166139">
                                <w:rPr>
                                  <w:rFonts w:hint="eastAsia"/>
                                  <w:sz w:val="18"/>
                                  <w:szCs w:val="18"/>
                                </w:rPr>
                                <w:t xml:space="preserve">     sub:[{id:</w:t>
                              </w:r>
                              <w:r w:rsidRPr="00166139">
                                <w:rPr>
                                  <w:rFonts w:hint="eastAsia"/>
                                  <w:color w:val="FF00FF"/>
                                  <w:sz w:val="18"/>
                                  <w:szCs w:val="18"/>
                                </w:rPr>
                                <w:t>"row21"</w:t>
                              </w:r>
                              <w:r w:rsidRPr="00166139">
                                <w:rPr>
                                  <w:rFonts w:hint="eastAsia"/>
                                  <w:sz w:val="18"/>
                                  <w:szCs w:val="18"/>
                                </w:rPr>
                                <w:t>,caption:</w:t>
                              </w:r>
                              <w:r w:rsidRPr="00166139">
                                <w:rPr>
                                  <w:rFonts w:hint="eastAsia"/>
                                  <w:color w:val="FF00FF"/>
                                  <w:sz w:val="18"/>
                                  <w:szCs w:val="18"/>
                                </w:rPr>
                                <w:t>'</w:t>
                              </w:r>
                              <w:r>
                                <w:rPr>
                                  <w:rFonts w:hint="eastAsia"/>
                                  <w:color w:val="FF00FF"/>
                                  <w:sz w:val="18"/>
                                  <w:szCs w:val="18"/>
                                </w:rPr>
                                <w:t>Tom</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24</w:t>
                              </w:r>
                              <w:r w:rsidRPr="00166139">
                                <w:rPr>
                                  <w:rFonts w:hint="eastAsia"/>
                                  <w:sz w:val="18"/>
                                  <w:szCs w:val="18"/>
                                </w:rPr>
                                <w:t>]},</w:t>
                              </w:r>
                            </w:p>
                            <w:p w:rsidR="0023747D" w:rsidRPr="00166139" w:rsidRDefault="0023747D" w:rsidP="00375F9C">
                              <w:pPr>
                                <w:spacing w:line="240" w:lineRule="exact"/>
                                <w:rPr>
                                  <w:sz w:val="18"/>
                                  <w:szCs w:val="18"/>
                                </w:rPr>
                              </w:pPr>
                              <w:r w:rsidRPr="00166139">
                                <w:rPr>
                                  <w:rFonts w:hint="eastAsia"/>
                                  <w:sz w:val="18"/>
                                  <w:szCs w:val="18"/>
                                </w:rPr>
                                <w:t xml:space="preserve">          {id:</w:t>
                              </w:r>
                              <w:r w:rsidRPr="00166139">
                                <w:rPr>
                                  <w:rFonts w:hint="eastAsia"/>
                                  <w:color w:val="FF00FF"/>
                                  <w:sz w:val="18"/>
                                  <w:szCs w:val="18"/>
                                </w:rPr>
                                <w:t>"row22"</w:t>
                              </w:r>
                              <w:r w:rsidRPr="00166139">
                                <w:rPr>
                                  <w:rFonts w:hint="eastAsia"/>
                                  <w:sz w:val="18"/>
                                  <w:szCs w:val="18"/>
                                </w:rPr>
                                <w:t>,caption:</w:t>
                              </w:r>
                              <w:r w:rsidRPr="00166139">
                                <w:rPr>
                                  <w:rFonts w:hint="eastAsia"/>
                                  <w:color w:val="FF00FF"/>
                                  <w:sz w:val="18"/>
                                  <w:szCs w:val="18"/>
                                </w:rPr>
                                <w:t>'</w:t>
                              </w:r>
                              <w:r>
                                <w:rPr>
                                  <w:rFonts w:hint="eastAsia"/>
                                  <w:color w:val="FF00FF"/>
                                  <w:sz w:val="18"/>
                                  <w:szCs w:val="18"/>
                                </w:rPr>
                                <w:t>Bob</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25</w:t>
                              </w:r>
                              <w:r w:rsidRPr="00166139">
                                <w:rPr>
                                  <w:rFonts w:hint="eastAsia"/>
                                  <w:sz w:val="18"/>
                                  <w:szCs w:val="18"/>
                                </w:rPr>
                                <w:t>]}</w:t>
                              </w:r>
                            </w:p>
                            <w:p w:rsidR="0023747D" w:rsidRPr="00166139" w:rsidRDefault="0023747D" w:rsidP="00375F9C">
                              <w:pPr>
                                <w:spacing w:line="240" w:lineRule="exact"/>
                                <w:rPr>
                                  <w:sz w:val="18"/>
                                  <w:szCs w:val="18"/>
                                </w:rPr>
                              </w:pPr>
                              <w:r w:rsidRPr="00166139">
                                <w:rPr>
                                  <w:sz w:val="18"/>
                                  <w:szCs w:val="18"/>
                                </w:rPr>
                                <w:t xml:space="preserve">    ]}</w:t>
                              </w:r>
                            </w:p>
                            <w:p w:rsidR="0023747D" w:rsidRPr="00166139" w:rsidRDefault="0023747D" w:rsidP="00375F9C">
                              <w:pPr>
                                <w:rPr>
                                  <w:szCs w:val="18"/>
                                </w:rPr>
                              </w:pPr>
                              <w:r w:rsidRPr="00166139">
                                <w:rPr>
                                  <w:sz w:val="18"/>
                                  <w:szCs w:val="18"/>
                                </w:rPr>
                                <w:t>]).show(block)</w:t>
                              </w:r>
                            </w:p>
                          </w:txbxContent>
                        </wps:txbx>
                        <wps:bodyPr rot="0" vert="horz" wrap="square" lIns="54000" tIns="46800" rIns="54000" bIns="45720" anchor="t" anchorCtr="0" upright="1">
                          <a:spAutoFit/>
                        </wps:bodyPr>
                      </wps:wsp>
                      <wps:wsp>
                        <wps:cNvPr id="515" name="AutoShape 906"/>
                        <wps:cNvSpPr>
                          <a:spLocks noChangeArrowheads="1"/>
                        </wps:cNvSpPr>
                        <wps:spPr bwMode="auto">
                          <a:xfrm flipH="1">
                            <a:off x="3314700" y="990600"/>
                            <a:ext cx="571500" cy="198120"/>
                          </a:xfrm>
                          <a:prstGeom prst="wedgeRoundRectCallout">
                            <a:avLst>
                              <a:gd name="adj1" fmla="val 217333"/>
                              <a:gd name="adj2" fmla="val 12211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preview</w:t>
                              </w:r>
                            </w:p>
                          </w:txbxContent>
                        </wps:txbx>
                        <wps:bodyPr rot="0" vert="horz" wrap="square" lIns="0" tIns="0" rIns="0" bIns="0" anchor="t" anchorCtr="0" upright="1">
                          <a:noAutofit/>
                        </wps:bodyPr>
                      </wps:wsp>
                      <wps:wsp>
                        <wps:cNvPr id="516" name="AutoShape 908"/>
                        <wps:cNvSpPr>
                          <a:spLocks noChangeArrowheads="1"/>
                        </wps:cNvSpPr>
                        <wps:spPr bwMode="auto">
                          <a:xfrm flipH="1">
                            <a:off x="4114800" y="891540"/>
                            <a:ext cx="571500" cy="198120"/>
                          </a:xfrm>
                          <a:prstGeom prst="wedgeRoundRectCallout">
                            <a:avLst>
                              <a:gd name="adj1" fmla="val 77333"/>
                              <a:gd name="adj2" fmla="val 16666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summary</w:t>
                              </w:r>
                            </w:p>
                          </w:txbxContent>
                        </wps:txbx>
                        <wps:bodyPr rot="0" vert="horz" wrap="square" lIns="0" tIns="0" rIns="0" bIns="0" anchor="t" anchorCtr="0" upright="1">
                          <a:noAutofit/>
                        </wps:bodyPr>
                      </wps:wsp>
                    </wpc:wpc>
                  </a:graphicData>
                </a:graphic>
              </wp:inline>
            </w:drawing>
          </mc:Choice>
          <mc:Fallback>
            <w:pict>
              <v:group id="画布 903" o:spid="_x0000_s1668" editas="canvas" style="width:414pt;height:195.75pt;mso-position-horizontal-relative:char;mso-position-vertical-relative:line" coordsize="52578,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">
                <v:shape id="_x0000_s1669" type="#_x0000_t75" style="position:absolute;width:52578;height:24860;visibility:visible;mso-wrap-style:square">
                  <v:fill o:detectmouseclick="t"/>
                  <v:path o:connecttype="none"/>
                </v:shape>
                <v:shape id="Text Box 905" o:spid="_x0000_s1670" type="#_x0000_t202" style="position:absolute;top:488;width:52578;height:24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jb3MQA&#10;AADcAAAADwAAAGRycy9kb3ducmV2LnhtbESPT2sCMRTE74LfITzBm2YtVuzWKKKU7UWof3p/bF43&#10;i5uXJYnr+u2bgtDjMDO/YVab3jaiIx9qxwpm0wwEcel0zZWCy/ljsgQRIrLGxjEpeFCAzXo4WGGu&#10;3Z2P1J1iJRKEQ44KTIxtLmUoDVkMU9cSJ+/HeYsxSV9J7fGe4LaRL1m2kBZrTgsGW9oZKq+nm1VQ&#10;Xvf9vqi/je9udvml34rHYVEoNR7123cQkfr4H362P7WC19kc/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Y29zEAAAA3AAAAA8AAAAAAAAAAAAAAAAAmAIAAGRycy9k&#10;b3ducmV2LnhtbFBLBQYAAAAABAAEAPUAAACJAwAAAAA=&#10;" strokeweight="1pt">
                  <v:textbox style="mso-fit-shape-to-text:t" inset="1.5mm,1.3mm,1.5mm">
                    <w:txbxContent>
                      <w:p w:rsidR="0023747D" w:rsidRPr="00166139" w:rsidRDefault="0023747D" w:rsidP="00375F9C">
                        <w:pPr>
                          <w:spacing w:line="240" w:lineRule="exact"/>
                          <w:rPr>
                            <w:sz w:val="18"/>
                            <w:szCs w:val="18"/>
                          </w:rPr>
                        </w:pPr>
                        <w:proofErr w:type="gramStart"/>
                        <w:r w:rsidRPr="00166139">
                          <w:rPr>
                            <w:color w:val="0000FF"/>
                            <w:sz w:val="18"/>
                            <w:szCs w:val="18"/>
                          </w:rPr>
                          <w:t>var</w:t>
                        </w:r>
                        <w:proofErr w:type="gramEnd"/>
                        <w:r w:rsidRPr="00166139">
                          <w:rPr>
                            <w:sz w:val="18"/>
                            <w:szCs w:val="18"/>
                          </w:rPr>
                          <w:t xml:space="preserve"> block=</w:t>
                        </w:r>
                        <w:r w:rsidRPr="00166139">
                          <w:rPr>
                            <w:color w:val="0000FF"/>
                            <w:sz w:val="18"/>
                            <w:szCs w:val="18"/>
                          </w:rPr>
                          <w:t>new</w:t>
                        </w:r>
                        <w:r w:rsidRPr="00166139">
                          <w:rPr>
                            <w:sz w:val="18"/>
                            <w:szCs w:val="18"/>
                          </w:rPr>
                          <w:t xml:space="preserve"> </w:t>
                        </w:r>
                        <w:r w:rsidR="0024376F">
                          <w:rPr>
                            <w:sz w:val="18"/>
                            <w:szCs w:val="18"/>
                          </w:rPr>
                          <w:t>xui</w:t>
                        </w:r>
                        <w:r w:rsidRPr="00166139">
                          <w:rPr>
                            <w:sz w:val="18"/>
                            <w:szCs w:val="18"/>
                          </w:rPr>
                          <w:t>.UI.Block({width:</w:t>
                        </w:r>
                        <w:r w:rsidRPr="00166139">
                          <w:rPr>
                            <w:color w:val="800000"/>
                            <w:sz w:val="18"/>
                            <w:szCs w:val="18"/>
                          </w:rPr>
                          <w:t>240</w:t>
                        </w:r>
                        <w:r w:rsidRPr="00166139">
                          <w:rPr>
                            <w:sz w:val="18"/>
                            <w:szCs w:val="18"/>
                          </w:rPr>
                          <w:t>,height:</w:t>
                        </w:r>
                        <w:r w:rsidRPr="00166139">
                          <w:rPr>
                            <w:color w:val="800000"/>
                            <w:sz w:val="18"/>
                            <w:szCs w:val="18"/>
                          </w:rPr>
                          <w:t>200</w:t>
                        </w:r>
                        <w:r w:rsidRPr="00166139">
                          <w:rPr>
                            <w:sz w:val="18"/>
                            <w:szCs w:val="18"/>
                          </w:rPr>
                          <w:t>}).show();</w:t>
                        </w:r>
                      </w:p>
                      <w:p w:rsidR="0023747D" w:rsidRPr="00166139" w:rsidRDefault="0023747D" w:rsidP="00375F9C">
                        <w:pPr>
                          <w:spacing w:line="240" w:lineRule="exact"/>
                          <w:rPr>
                            <w:sz w:val="18"/>
                            <w:szCs w:val="18"/>
                          </w:rPr>
                        </w:pPr>
                        <w:proofErr w:type="gramStart"/>
                        <w:r w:rsidRPr="00166139">
                          <w:rPr>
                            <w:color w:val="0000FF"/>
                            <w:sz w:val="18"/>
                            <w:szCs w:val="18"/>
                          </w:rPr>
                          <w:t>var</w:t>
                        </w:r>
                        <w:proofErr w:type="gramEnd"/>
                        <w:r w:rsidRPr="00166139">
                          <w:rPr>
                            <w:sz w:val="18"/>
                            <w:szCs w:val="18"/>
                          </w:rPr>
                          <w:t xml:space="preserve"> tg=</w:t>
                        </w:r>
                        <w:r w:rsidRPr="00166139">
                          <w:rPr>
                            <w:color w:val="0000FF"/>
                            <w:sz w:val="18"/>
                            <w:szCs w:val="18"/>
                          </w:rPr>
                          <w:t>new</w:t>
                        </w:r>
                        <w:r w:rsidRPr="00166139">
                          <w:rPr>
                            <w:sz w:val="18"/>
                            <w:szCs w:val="18"/>
                          </w:rPr>
                          <w:t xml:space="preserve"> </w:t>
                        </w:r>
                        <w:r w:rsidR="0024376F">
                          <w:rPr>
                            <w:sz w:val="18"/>
                            <w:szCs w:val="18"/>
                          </w:rPr>
                          <w:t>xui</w:t>
                        </w:r>
                        <w:r w:rsidRPr="00166139">
                          <w:rPr>
                            <w:sz w:val="18"/>
                            <w:szCs w:val="18"/>
                          </w:rPr>
                          <w:t>.UI.TreeGrid;</w:t>
                        </w:r>
                      </w:p>
                      <w:p w:rsidR="0023747D" w:rsidRPr="00166139" w:rsidRDefault="0023747D" w:rsidP="00375F9C">
                        <w:pPr>
                          <w:spacing w:line="240" w:lineRule="exact"/>
                          <w:rPr>
                            <w:sz w:val="18"/>
                            <w:szCs w:val="18"/>
                          </w:rPr>
                        </w:pPr>
                        <w:proofErr w:type="gramStart"/>
                        <w:r w:rsidRPr="00166139">
                          <w:rPr>
                            <w:sz w:val="18"/>
                            <w:szCs w:val="18"/>
                          </w:rPr>
                          <w:t>tg.setRowHandlerWidth(</w:t>
                        </w:r>
                        <w:proofErr w:type="gramEnd"/>
                        <w:r w:rsidRPr="00166139">
                          <w:rPr>
                            <w:color w:val="800000"/>
                            <w:sz w:val="18"/>
                            <w:szCs w:val="18"/>
                          </w:rPr>
                          <w:t>80</w:t>
                        </w:r>
                        <w:r w:rsidRPr="00166139">
                          <w:rPr>
                            <w:sz w:val="18"/>
                            <w:szCs w:val="18"/>
                          </w:rPr>
                          <w:t>)</w:t>
                        </w:r>
                      </w:p>
                      <w:p w:rsidR="0023747D" w:rsidRPr="00166139" w:rsidRDefault="0023747D" w:rsidP="00375F9C">
                        <w:pPr>
                          <w:spacing w:line="240" w:lineRule="exact"/>
                          <w:rPr>
                            <w:sz w:val="18"/>
                            <w:szCs w:val="18"/>
                          </w:rPr>
                        </w:pPr>
                        <w:r w:rsidRPr="00166139">
                          <w:rPr>
                            <w:rFonts w:hint="eastAsia"/>
                            <w:sz w:val="18"/>
                            <w:szCs w:val="18"/>
                          </w:rPr>
                          <w:t>.</w:t>
                        </w:r>
                        <w:proofErr w:type="gramStart"/>
                        <w:r w:rsidRPr="00166139">
                          <w:rPr>
                            <w:rFonts w:hint="eastAsia"/>
                            <w:sz w:val="18"/>
                            <w:szCs w:val="18"/>
                          </w:rPr>
                          <w:t>setGridHandlerCaption(</w:t>
                        </w:r>
                        <w:proofErr w:type="gramEnd"/>
                        <w:r w:rsidRPr="00166139">
                          <w:rPr>
                            <w:rFonts w:hint="eastAsia"/>
                            <w:color w:val="FF00FF"/>
                            <w:sz w:val="18"/>
                            <w:szCs w:val="18"/>
                          </w:rPr>
                          <w:t>"</w:t>
                        </w:r>
                        <w:r>
                          <w:rPr>
                            <w:rFonts w:hint="eastAsia"/>
                            <w:color w:val="FF00FF"/>
                            <w:sz w:val="18"/>
                            <w:szCs w:val="18"/>
                          </w:rPr>
                          <w:t>Name</w:t>
                        </w:r>
                        <w:r w:rsidRPr="00166139">
                          <w:rPr>
                            <w:rFonts w:hint="eastAsia"/>
                            <w:color w:val="FF00FF"/>
                            <w:sz w:val="18"/>
                            <w:szCs w:val="18"/>
                          </w:rPr>
                          <w:t>"</w:t>
                        </w:r>
                        <w:r w:rsidRPr="00166139">
                          <w:rPr>
                            <w:rFonts w:hint="eastAsia"/>
                            <w:sz w:val="18"/>
                            <w:szCs w:val="18"/>
                          </w:rPr>
                          <w:t>)</w:t>
                        </w:r>
                      </w:p>
                      <w:p w:rsidR="0023747D" w:rsidRPr="00166139" w:rsidRDefault="0023747D" w:rsidP="00375F9C">
                        <w:pPr>
                          <w:spacing w:line="240" w:lineRule="exact"/>
                          <w:rPr>
                            <w:sz w:val="18"/>
                            <w:szCs w:val="18"/>
                          </w:rPr>
                        </w:pPr>
                        <w:r w:rsidRPr="00166139">
                          <w:rPr>
                            <w:sz w:val="18"/>
                            <w:szCs w:val="18"/>
                          </w:rPr>
                          <w:t>.</w:t>
                        </w:r>
                        <w:proofErr w:type="gramStart"/>
                        <w:r w:rsidRPr="00166139">
                          <w:rPr>
                            <w:sz w:val="18"/>
                            <w:szCs w:val="18"/>
                          </w:rPr>
                          <w:t>setHeader([</w:t>
                        </w:r>
                        <w:proofErr w:type="gramEnd"/>
                      </w:p>
                      <w:p w:rsidR="0023747D" w:rsidRPr="00166139" w:rsidRDefault="0023747D" w:rsidP="00375F9C">
                        <w:pPr>
                          <w:spacing w:line="240" w:lineRule="exact"/>
                          <w:rPr>
                            <w:sz w:val="18"/>
                            <w:szCs w:val="18"/>
                          </w:rPr>
                        </w:pPr>
                        <w:r w:rsidRPr="00166139">
                          <w:rPr>
                            <w:rFonts w:hint="eastAsia"/>
                            <w:sz w:val="18"/>
                            <w:szCs w:val="18"/>
                          </w:rPr>
                          <w:t xml:space="preserve">    {</w:t>
                        </w:r>
                        <w:proofErr w:type="gramStart"/>
                        <w:r w:rsidRPr="00166139">
                          <w:rPr>
                            <w:rFonts w:hint="eastAsia"/>
                            <w:sz w:val="18"/>
                            <w:szCs w:val="18"/>
                          </w:rPr>
                          <w:t>id</w:t>
                        </w:r>
                        <w:proofErr w:type="gramEnd"/>
                        <w:r w:rsidRPr="00166139">
                          <w:rPr>
                            <w:rFonts w:hint="eastAsia"/>
                            <w:sz w:val="18"/>
                            <w:szCs w:val="18"/>
                          </w:rPr>
                          <w:t>:</w:t>
                        </w:r>
                        <w:r w:rsidRPr="00166139">
                          <w:rPr>
                            <w:rFonts w:hint="eastAsia"/>
                            <w:color w:val="FF00FF"/>
                            <w:sz w:val="18"/>
                            <w:szCs w:val="18"/>
                          </w:rPr>
                          <w:t>"col1"</w:t>
                        </w:r>
                        <w:r w:rsidRPr="00166139">
                          <w:rPr>
                            <w:rFonts w:hint="eastAsia"/>
                            <w:sz w:val="18"/>
                            <w:szCs w:val="18"/>
                          </w:rPr>
                          <w:t>, caption:</w:t>
                        </w:r>
                        <w:r w:rsidRPr="00166139">
                          <w:rPr>
                            <w:rFonts w:hint="eastAsia"/>
                            <w:color w:val="FF00FF"/>
                            <w:sz w:val="18"/>
                            <w:szCs w:val="18"/>
                          </w:rPr>
                          <w:t>"</w:t>
                        </w:r>
                        <w:r>
                          <w:rPr>
                            <w:rFonts w:hint="eastAsia"/>
                            <w:color w:val="FF00FF"/>
                            <w:sz w:val="18"/>
                            <w:szCs w:val="18"/>
                          </w:rPr>
                          <w:t>Age</w:t>
                        </w:r>
                        <w:r w:rsidRPr="00166139">
                          <w:rPr>
                            <w:rFonts w:hint="eastAsia"/>
                            <w:color w:val="FF00FF"/>
                            <w:sz w:val="18"/>
                            <w:szCs w:val="18"/>
                          </w:rPr>
                          <w:t>"</w:t>
                        </w:r>
                        <w:r w:rsidRPr="00166139">
                          <w:rPr>
                            <w:rFonts w:hint="eastAsia"/>
                            <w:sz w:val="18"/>
                            <w:szCs w:val="18"/>
                          </w:rPr>
                          <w:t>, width:</w:t>
                        </w:r>
                        <w:r w:rsidRPr="00166139">
                          <w:rPr>
                            <w:rFonts w:hint="eastAsia"/>
                            <w:color w:val="800000"/>
                            <w:sz w:val="18"/>
                            <w:szCs w:val="18"/>
                          </w:rPr>
                          <w:t>40</w:t>
                        </w:r>
                        <w:r w:rsidRPr="00166139">
                          <w:rPr>
                            <w:rFonts w:hint="eastAsia"/>
                            <w:sz w:val="18"/>
                            <w:szCs w:val="18"/>
                          </w:rPr>
                          <w:t xml:space="preserve">, type: </w:t>
                        </w:r>
                        <w:r w:rsidRPr="00166139">
                          <w:rPr>
                            <w:rFonts w:hint="eastAsia"/>
                            <w:color w:val="FF00FF"/>
                            <w:sz w:val="18"/>
                            <w:szCs w:val="18"/>
                          </w:rPr>
                          <w:t>"number"</w:t>
                        </w:r>
                        <w:r w:rsidRPr="00166139">
                          <w:rPr>
                            <w:rFonts w:hint="eastAsia"/>
                            <w:sz w:val="18"/>
                            <w:szCs w:val="18"/>
                          </w:rPr>
                          <w:t>},</w:t>
                        </w:r>
                      </w:p>
                      <w:p w:rsidR="0023747D" w:rsidRPr="00166139" w:rsidRDefault="0023747D" w:rsidP="00375F9C">
                        <w:pPr>
                          <w:spacing w:line="240" w:lineRule="exact"/>
                          <w:rPr>
                            <w:sz w:val="18"/>
                            <w:szCs w:val="18"/>
                          </w:rPr>
                        </w:pPr>
                        <w:r w:rsidRPr="00166139">
                          <w:rPr>
                            <w:rFonts w:hint="eastAsia"/>
                            <w:sz w:val="18"/>
                            <w:szCs w:val="18"/>
                          </w:rPr>
                          <w:t xml:space="preserve">    {</w:t>
                        </w:r>
                        <w:proofErr w:type="gramStart"/>
                        <w:r w:rsidRPr="00166139">
                          <w:rPr>
                            <w:rFonts w:hint="eastAsia"/>
                            <w:sz w:val="18"/>
                            <w:szCs w:val="18"/>
                          </w:rPr>
                          <w:t>id</w:t>
                        </w:r>
                        <w:proofErr w:type="gramEnd"/>
                        <w:r w:rsidRPr="00166139">
                          <w:rPr>
                            <w:rFonts w:hint="eastAsia"/>
                            <w:sz w:val="18"/>
                            <w:szCs w:val="18"/>
                          </w:rPr>
                          <w:t>:</w:t>
                        </w:r>
                        <w:r w:rsidRPr="00166139">
                          <w:rPr>
                            <w:rFonts w:hint="eastAsia"/>
                            <w:color w:val="FF00FF"/>
                            <w:sz w:val="18"/>
                            <w:szCs w:val="18"/>
                          </w:rPr>
                          <w:t>"col2"</w:t>
                        </w:r>
                        <w:r w:rsidRPr="00166139">
                          <w:rPr>
                            <w:rFonts w:hint="eastAsia"/>
                            <w:sz w:val="18"/>
                            <w:szCs w:val="18"/>
                          </w:rPr>
                          <w:t>, caption:</w:t>
                        </w:r>
                        <w:r w:rsidRPr="00166139">
                          <w:rPr>
                            <w:rFonts w:hint="eastAsia"/>
                            <w:color w:val="FF00FF"/>
                            <w:sz w:val="18"/>
                            <w:szCs w:val="18"/>
                          </w:rPr>
                          <w:t>"</w:t>
                        </w:r>
                        <w:r>
                          <w:rPr>
                            <w:rFonts w:hint="eastAsia"/>
                            <w:color w:val="FF00FF"/>
                            <w:sz w:val="18"/>
                            <w:szCs w:val="18"/>
                          </w:rPr>
                          <w:t>Full-time</w:t>
                        </w:r>
                        <w:r w:rsidRPr="00166139">
                          <w:rPr>
                            <w:rFonts w:hint="eastAsia"/>
                            <w:color w:val="FF00FF"/>
                            <w:sz w:val="18"/>
                            <w:szCs w:val="18"/>
                          </w:rPr>
                          <w:t>"</w:t>
                        </w:r>
                        <w:r w:rsidRPr="00166139">
                          <w:rPr>
                            <w:rFonts w:hint="eastAsia"/>
                            <w:sz w:val="18"/>
                            <w:szCs w:val="18"/>
                          </w:rPr>
                          <w:t>, width:</w:t>
                        </w:r>
                        <w:r w:rsidRPr="00166139">
                          <w:rPr>
                            <w:rFonts w:hint="eastAsia"/>
                            <w:color w:val="800000"/>
                            <w:sz w:val="18"/>
                            <w:szCs w:val="18"/>
                          </w:rPr>
                          <w:t>90</w:t>
                        </w:r>
                        <w:r w:rsidRPr="00166139">
                          <w:rPr>
                            <w:rFonts w:hint="eastAsia"/>
                            <w:sz w:val="18"/>
                            <w:szCs w:val="18"/>
                          </w:rPr>
                          <w:t xml:space="preserve">, type: </w:t>
                        </w:r>
                        <w:r w:rsidRPr="00166139">
                          <w:rPr>
                            <w:rFonts w:hint="eastAsia"/>
                            <w:color w:val="FF00FF"/>
                            <w:sz w:val="18"/>
                            <w:szCs w:val="18"/>
                          </w:rPr>
                          <w:t>"checkbox"</w:t>
                        </w:r>
                        <w:r w:rsidRPr="00166139">
                          <w:rPr>
                            <w:rFonts w:hint="eastAsia"/>
                            <w:sz w:val="18"/>
                            <w:szCs w:val="18"/>
                          </w:rPr>
                          <w:t>}</w:t>
                        </w:r>
                      </w:p>
                      <w:p w:rsidR="0023747D" w:rsidRPr="00166139" w:rsidRDefault="0023747D" w:rsidP="00375F9C">
                        <w:pPr>
                          <w:spacing w:line="240" w:lineRule="exact"/>
                          <w:rPr>
                            <w:sz w:val="18"/>
                            <w:szCs w:val="18"/>
                          </w:rPr>
                        </w:pPr>
                        <w:r w:rsidRPr="00166139">
                          <w:rPr>
                            <w:sz w:val="18"/>
                            <w:szCs w:val="18"/>
                          </w:rPr>
                          <w:t>]).</w:t>
                        </w:r>
                        <w:proofErr w:type="gramStart"/>
                        <w:r w:rsidRPr="00166139">
                          <w:rPr>
                            <w:sz w:val="18"/>
                            <w:szCs w:val="18"/>
                          </w:rPr>
                          <w:t>setRows([</w:t>
                        </w:r>
                        <w:proofErr w:type="gramEnd"/>
                      </w:p>
                      <w:p w:rsidR="0023747D" w:rsidRPr="00166139" w:rsidRDefault="0023747D" w:rsidP="00375F9C">
                        <w:pPr>
                          <w:spacing w:line="240" w:lineRule="exact"/>
                          <w:jc w:val="left"/>
                          <w:rPr>
                            <w:sz w:val="18"/>
                            <w:szCs w:val="18"/>
                          </w:rPr>
                        </w:pPr>
                        <w:r w:rsidRPr="00166139">
                          <w:rPr>
                            <w:rFonts w:hint="eastAsia"/>
                            <w:sz w:val="18"/>
                            <w:szCs w:val="18"/>
                          </w:rPr>
                          <w:t xml:space="preserve">    {</w:t>
                        </w:r>
                        <w:proofErr w:type="gramStart"/>
                        <w:r w:rsidRPr="00166139">
                          <w:rPr>
                            <w:rFonts w:hint="eastAsia"/>
                            <w:sz w:val="18"/>
                            <w:szCs w:val="18"/>
                          </w:rPr>
                          <w:t>id</w:t>
                        </w:r>
                        <w:proofErr w:type="gramEnd"/>
                        <w:r w:rsidRPr="00166139">
                          <w:rPr>
                            <w:rFonts w:hint="eastAsia"/>
                            <w:sz w:val="18"/>
                            <w:szCs w:val="18"/>
                          </w:rPr>
                          <w:t>:</w:t>
                        </w:r>
                        <w:r w:rsidRPr="00166139">
                          <w:rPr>
                            <w:rFonts w:hint="eastAsia"/>
                            <w:color w:val="FF00FF"/>
                            <w:sz w:val="18"/>
                            <w:szCs w:val="18"/>
                          </w:rPr>
                          <w:t>"row1"</w:t>
                        </w:r>
                        <w:r w:rsidRPr="00166139">
                          <w:rPr>
                            <w:rFonts w:hint="eastAsia"/>
                            <w:sz w:val="18"/>
                            <w:szCs w:val="18"/>
                          </w:rPr>
                          <w:t>,caption:</w:t>
                        </w:r>
                        <w:r w:rsidRPr="00166139">
                          <w:rPr>
                            <w:rFonts w:hint="eastAsia"/>
                            <w:color w:val="FF00FF"/>
                            <w:sz w:val="18"/>
                            <w:szCs w:val="18"/>
                          </w:rPr>
                          <w:t>'</w:t>
                        </w:r>
                        <w:r>
                          <w:rPr>
                            <w:rFonts w:hint="eastAsia"/>
                            <w:color w:val="FF00FF"/>
                            <w:sz w:val="18"/>
                            <w:szCs w:val="18"/>
                          </w:rPr>
                          <w:t>Jack</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23</w:t>
                        </w:r>
                        <w:r w:rsidRPr="00166139">
                          <w:rPr>
                            <w:rFonts w:hint="eastAsia"/>
                            <w:sz w:val="18"/>
                            <w:szCs w:val="18"/>
                          </w:rPr>
                          <w:t xml:space="preserve">], preview: </w:t>
                        </w:r>
                        <w:r w:rsidRPr="00166139">
                          <w:rPr>
                            <w:rFonts w:hint="eastAsia"/>
                            <w:color w:val="FF00FF"/>
                            <w:sz w:val="18"/>
                            <w:szCs w:val="18"/>
                          </w:rPr>
                          <w:t>'&lt;strong&gt;</w:t>
                        </w:r>
                        <w:r>
                          <w:rPr>
                            <w:rFonts w:hint="eastAsia"/>
                            <w:color w:val="FF00FF"/>
                            <w:sz w:val="18"/>
                            <w:szCs w:val="18"/>
                          </w:rPr>
                          <w:t>Attention:</w:t>
                        </w:r>
                        <w:r w:rsidRPr="00166139">
                          <w:rPr>
                            <w:rFonts w:hint="eastAsia"/>
                            <w:color w:val="FF00FF"/>
                            <w:sz w:val="18"/>
                            <w:szCs w:val="18"/>
                          </w:rPr>
                          <w:t>&lt;/strong&gt;'</w:t>
                        </w:r>
                        <w:r w:rsidRPr="00166139">
                          <w:rPr>
                            <w:rFonts w:hint="eastAsia"/>
                            <w:sz w:val="18"/>
                            <w:szCs w:val="18"/>
                          </w:rPr>
                          <w:t xml:space="preserve">,summary: </w:t>
                        </w:r>
                        <w:r w:rsidRPr="00166139">
                          <w:rPr>
                            <w:rFonts w:hint="eastAsia"/>
                            <w:color w:val="FF00FF"/>
                            <w:sz w:val="18"/>
                            <w:szCs w:val="18"/>
                          </w:rPr>
                          <w:t>'&lt;em&gt;</w:t>
                        </w:r>
                        <w:r>
                          <w:rPr>
                            <w:rFonts w:hint="eastAsia"/>
                            <w:color w:val="FF00FF"/>
                            <w:sz w:val="18"/>
                            <w:szCs w:val="18"/>
                          </w:rPr>
                          <w:t>Jack is athe right one</w:t>
                        </w:r>
                        <w:r w:rsidRPr="00166139">
                          <w:rPr>
                            <w:rFonts w:hint="eastAsia"/>
                            <w:color w:val="FF00FF"/>
                            <w:sz w:val="18"/>
                            <w:szCs w:val="18"/>
                          </w:rPr>
                          <w:t>&lt;/em&gt;'</w:t>
                        </w:r>
                        <w:r w:rsidRPr="00166139">
                          <w:rPr>
                            <w:rFonts w:hint="eastAsia"/>
                            <w:sz w:val="18"/>
                            <w:szCs w:val="18"/>
                          </w:rPr>
                          <w:t>} ,</w:t>
                        </w:r>
                      </w:p>
                      <w:p w:rsidR="0023747D" w:rsidRPr="00166139" w:rsidRDefault="0023747D" w:rsidP="00375F9C">
                        <w:pPr>
                          <w:spacing w:line="240" w:lineRule="exact"/>
                          <w:rPr>
                            <w:sz w:val="18"/>
                            <w:szCs w:val="18"/>
                          </w:rPr>
                        </w:pPr>
                        <w:r w:rsidRPr="00166139">
                          <w:rPr>
                            <w:rFonts w:hint="eastAsia"/>
                            <w:sz w:val="18"/>
                            <w:szCs w:val="18"/>
                          </w:rPr>
                          <w:t xml:space="preserve">    {</w:t>
                        </w:r>
                        <w:proofErr w:type="gramStart"/>
                        <w:r w:rsidRPr="00166139">
                          <w:rPr>
                            <w:rFonts w:hint="eastAsia"/>
                            <w:sz w:val="18"/>
                            <w:szCs w:val="18"/>
                          </w:rPr>
                          <w:t>id</w:t>
                        </w:r>
                        <w:proofErr w:type="gramEnd"/>
                        <w:r w:rsidRPr="00166139">
                          <w:rPr>
                            <w:rFonts w:hint="eastAsia"/>
                            <w:sz w:val="18"/>
                            <w:szCs w:val="18"/>
                          </w:rPr>
                          <w:t>:</w:t>
                        </w:r>
                        <w:r w:rsidRPr="00166139">
                          <w:rPr>
                            <w:rFonts w:hint="eastAsia"/>
                            <w:color w:val="FF00FF"/>
                            <w:sz w:val="18"/>
                            <w:szCs w:val="18"/>
                          </w:rPr>
                          <w:t>"row2"</w:t>
                        </w:r>
                        <w:r w:rsidRPr="00166139">
                          <w:rPr>
                            <w:rFonts w:hint="eastAsia"/>
                            <w:sz w:val="18"/>
                            <w:szCs w:val="18"/>
                          </w:rPr>
                          <w:t>,caption:</w:t>
                        </w:r>
                        <w:r w:rsidRPr="00166139">
                          <w:rPr>
                            <w:rFonts w:hint="eastAsia"/>
                            <w:color w:val="FF00FF"/>
                            <w:sz w:val="18"/>
                            <w:szCs w:val="18"/>
                          </w:rPr>
                          <w:t>'</w:t>
                        </w:r>
                        <w:r>
                          <w:rPr>
                            <w:rFonts w:hint="eastAsia"/>
                            <w:color w:val="FF00FF"/>
                            <w:sz w:val="18"/>
                            <w:szCs w:val="18"/>
                          </w:rPr>
                          <w:t>John</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32</w:t>
                        </w:r>
                        <w:r w:rsidRPr="00166139">
                          <w:rPr>
                            <w:rFonts w:hint="eastAsia"/>
                            <w:sz w:val="18"/>
                            <w:szCs w:val="18"/>
                          </w:rPr>
                          <w:t xml:space="preserve">], preview: </w:t>
                        </w:r>
                        <w:r w:rsidRPr="00166139">
                          <w:rPr>
                            <w:rFonts w:hint="eastAsia"/>
                            <w:color w:val="FF00FF"/>
                            <w:sz w:val="18"/>
                            <w:szCs w:val="18"/>
                          </w:rPr>
                          <w:t>'</w:t>
                        </w:r>
                        <w:r>
                          <w:rPr>
                            <w:rFonts w:hint="eastAsia"/>
                            <w:color w:val="FF00FF"/>
                            <w:sz w:val="18"/>
                            <w:szCs w:val="18"/>
                          </w:rPr>
                          <w:t>John is OK</w:t>
                        </w:r>
                        <w:r w:rsidRPr="00166139">
                          <w:rPr>
                            <w:rFonts w:hint="eastAsia"/>
                            <w:color w:val="FF00FF"/>
                            <w:sz w:val="18"/>
                            <w:szCs w:val="18"/>
                          </w:rPr>
                          <w:t>'</w:t>
                        </w:r>
                        <w:r w:rsidRPr="00166139">
                          <w:rPr>
                            <w:rFonts w:hint="eastAsia"/>
                            <w:sz w:val="18"/>
                            <w:szCs w:val="18"/>
                          </w:rPr>
                          <w:t>,</w:t>
                        </w:r>
                      </w:p>
                      <w:p w:rsidR="0023747D" w:rsidRPr="00166139" w:rsidRDefault="0023747D" w:rsidP="00375F9C">
                        <w:pPr>
                          <w:spacing w:line="240" w:lineRule="exact"/>
                          <w:rPr>
                            <w:sz w:val="18"/>
                            <w:szCs w:val="18"/>
                          </w:rPr>
                        </w:pPr>
                        <w:r w:rsidRPr="00166139">
                          <w:rPr>
                            <w:rFonts w:hint="eastAsia"/>
                            <w:sz w:val="18"/>
                            <w:szCs w:val="18"/>
                          </w:rPr>
                          <w:t xml:space="preserve">     </w:t>
                        </w:r>
                        <w:proofErr w:type="gramStart"/>
                        <w:r w:rsidRPr="00166139">
                          <w:rPr>
                            <w:rFonts w:hint="eastAsia"/>
                            <w:sz w:val="18"/>
                            <w:szCs w:val="18"/>
                          </w:rPr>
                          <w:t>sub:</w:t>
                        </w:r>
                        <w:proofErr w:type="gramEnd"/>
                        <w:r w:rsidRPr="00166139">
                          <w:rPr>
                            <w:rFonts w:hint="eastAsia"/>
                            <w:sz w:val="18"/>
                            <w:szCs w:val="18"/>
                          </w:rPr>
                          <w:t>[{id:</w:t>
                        </w:r>
                        <w:r w:rsidRPr="00166139">
                          <w:rPr>
                            <w:rFonts w:hint="eastAsia"/>
                            <w:color w:val="FF00FF"/>
                            <w:sz w:val="18"/>
                            <w:szCs w:val="18"/>
                          </w:rPr>
                          <w:t>"row21"</w:t>
                        </w:r>
                        <w:r w:rsidRPr="00166139">
                          <w:rPr>
                            <w:rFonts w:hint="eastAsia"/>
                            <w:sz w:val="18"/>
                            <w:szCs w:val="18"/>
                          </w:rPr>
                          <w:t>,caption:</w:t>
                        </w:r>
                        <w:r w:rsidRPr="00166139">
                          <w:rPr>
                            <w:rFonts w:hint="eastAsia"/>
                            <w:color w:val="FF00FF"/>
                            <w:sz w:val="18"/>
                            <w:szCs w:val="18"/>
                          </w:rPr>
                          <w:t>'</w:t>
                        </w:r>
                        <w:r>
                          <w:rPr>
                            <w:rFonts w:hint="eastAsia"/>
                            <w:color w:val="FF00FF"/>
                            <w:sz w:val="18"/>
                            <w:szCs w:val="18"/>
                          </w:rPr>
                          <w:t>Tom</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24</w:t>
                        </w:r>
                        <w:r w:rsidRPr="00166139">
                          <w:rPr>
                            <w:rFonts w:hint="eastAsia"/>
                            <w:sz w:val="18"/>
                            <w:szCs w:val="18"/>
                          </w:rPr>
                          <w:t>]},</w:t>
                        </w:r>
                      </w:p>
                      <w:p w:rsidR="0023747D" w:rsidRPr="00166139" w:rsidRDefault="0023747D" w:rsidP="00375F9C">
                        <w:pPr>
                          <w:spacing w:line="240" w:lineRule="exact"/>
                          <w:rPr>
                            <w:sz w:val="18"/>
                            <w:szCs w:val="18"/>
                          </w:rPr>
                        </w:pPr>
                        <w:r w:rsidRPr="00166139">
                          <w:rPr>
                            <w:rFonts w:hint="eastAsia"/>
                            <w:sz w:val="18"/>
                            <w:szCs w:val="18"/>
                          </w:rPr>
                          <w:t xml:space="preserve">          {</w:t>
                        </w:r>
                        <w:proofErr w:type="gramStart"/>
                        <w:r w:rsidRPr="00166139">
                          <w:rPr>
                            <w:rFonts w:hint="eastAsia"/>
                            <w:sz w:val="18"/>
                            <w:szCs w:val="18"/>
                          </w:rPr>
                          <w:t>id</w:t>
                        </w:r>
                        <w:proofErr w:type="gramEnd"/>
                        <w:r w:rsidRPr="00166139">
                          <w:rPr>
                            <w:rFonts w:hint="eastAsia"/>
                            <w:sz w:val="18"/>
                            <w:szCs w:val="18"/>
                          </w:rPr>
                          <w:t>:</w:t>
                        </w:r>
                        <w:r w:rsidRPr="00166139">
                          <w:rPr>
                            <w:rFonts w:hint="eastAsia"/>
                            <w:color w:val="FF00FF"/>
                            <w:sz w:val="18"/>
                            <w:szCs w:val="18"/>
                          </w:rPr>
                          <w:t>"row22"</w:t>
                        </w:r>
                        <w:r w:rsidRPr="00166139">
                          <w:rPr>
                            <w:rFonts w:hint="eastAsia"/>
                            <w:sz w:val="18"/>
                            <w:szCs w:val="18"/>
                          </w:rPr>
                          <w:t>,caption:</w:t>
                        </w:r>
                        <w:r w:rsidRPr="00166139">
                          <w:rPr>
                            <w:rFonts w:hint="eastAsia"/>
                            <w:color w:val="FF00FF"/>
                            <w:sz w:val="18"/>
                            <w:szCs w:val="18"/>
                          </w:rPr>
                          <w:t>'</w:t>
                        </w:r>
                        <w:r>
                          <w:rPr>
                            <w:rFonts w:hint="eastAsia"/>
                            <w:color w:val="FF00FF"/>
                            <w:sz w:val="18"/>
                            <w:szCs w:val="18"/>
                          </w:rPr>
                          <w:t>Bob</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25</w:t>
                        </w:r>
                        <w:r w:rsidRPr="00166139">
                          <w:rPr>
                            <w:rFonts w:hint="eastAsia"/>
                            <w:sz w:val="18"/>
                            <w:szCs w:val="18"/>
                          </w:rPr>
                          <w:t>]}</w:t>
                        </w:r>
                      </w:p>
                      <w:p w:rsidR="0023747D" w:rsidRPr="00166139" w:rsidRDefault="0023747D" w:rsidP="00375F9C">
                        <w:pPr>
                          <w:spacing w:line="240" w:lineRule="exact"/>
                          <w:rPr>
                            <w:sz w:val="18"/>
                            <w:szCs w:val="18"/>
                          </w:rPr>
                        </w:pPr>
                        <w:r w:rsidRPr="00166139">
                          <w:rPr>
                            <w:sz w:val="18"/>
                            <w:szCs w:val="18"/>
                          </w:rPr>
                          <w:t xml:space="preserve">    ]}</w:t>
                        </w:r>
                      </w:p>
                      <w:p w:rsidR="0023747D" w:rsidRPr="00166139" w:rsidRDefault="0023747D" w:rsidP="00375F9C">
                        <w:pPr>
                          <w:rPr>
                            <w:szCs w:val="18"/>
                          </w:rPr>
                        </w:pPr>
                        <w:r w:rsidRPr="00166139">
                          <w:rPr>
                            <w:sz w:val="18"/>
                            <w:szCs w:val="18"/>
                          </w:rPr>
                          <w:t>]).</w:t>
                        </w:r>
                        <w:proofErr w:type="gramStart"/>
                        <w:r w:rsidRPr="00166139">
                          <w:rPr>
                            <w:sz w:val="18"/>
                            <w:szCs w:val="18"/>
                          </w:rPr>
                          <w:t>show(</w:t>
                        </w:r>
                        <w:proofErr w:type="gramEnd"/>
                        <w:r w:rsidRPr="00166139">
                          <w:rPr>
                            <w:sz w:val="18"/>
                            <w:szCs w:val="18"/>
                          </w:rPr>
                          <w:t>block)</w:t>
                        </w:r>
                      </w:p>
                    </w:txbxContent>
                  </v:textbox>
                </v:shape>
                <v:shape id="AutoShape 906" o:spid="_x0000_s1671" type="#_x0000_t62" style="position:absolute;left:33147;top:9906;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eosQA&#10;AADcAAAADwAAAGRycy9kb3ducmV2LnhtbESPS4sCMRCE7wv+h9CCtzXjgrKORhFhQS+LL3zcmkk7&#10;E510hknU8d9vhAWPRVV9RY2njS3FnWpvHCvodRMQxJnThnMFu+3P5zcIH5A1lo5JwZM8TCetjzGm&#10;2j14TfdNyEWEsE9RQRFClUrps4Is+q6riKN3drXFEGWdS13jI8JtKb+SZCAtGo4LBVY0Lyi7bm5W&#10;wZ5Ow60xl9Xg92jpuTzkZr9bKdVpN7MRiEBNeIf/2wutoN/rw+tMPAJy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X3qLEAAAA3AAAAA8AAAAAAAAAAAAAAAAAmAIAAGRycy9k&#10;b3ducmV2LnhtbFBLBQYAAAAABAAEAPUAAACJAwAAAAA=&#10;" adj="57744,37176" fillcolor="#ff9">
                  <v:textbox inset="0,0,0,0">
                    <w:txbxContent>
                      <w:p w:rsidR="0023747D" w:rsidRPr="000E23E9" w:rsidRDefault="0023747D" w:rsidP="00375F9C">
                        <w:pPr>
                          <w:rPr>
                            <w:szCs w:val="18"/>
                          </w:rPr>
                        </w:pPr>
                        <w:proofErr w:type="gramStart"/>
                        <w:r>
                          <w:rPr>
                            <w:rFonts w:hint="eastAsia"/>
                            <w:szCs w:val="18"/>
                          </w:rPr>
                          <w:t>preview</w:t>
                        </w:r>
                        <w:proofErr w:type="gramEnd"/>
                      </w:p>
                    </w:txbxContent>
                  </v:textbox>
                </v:shape>
                <v:shape id="AutoShape 908" o:spid="_x0000_s1672" type="#_x0000_t62" style="position:absolute;left:41148;top:8915;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6xMUA&#10;AADcAAAADwAAAGRycy9kb3ducmV2LnhtbESPQWvCQBSE74L/YXlCb3UTrbaNboKEFrwIrfXg8ZF9&#10;Jmmzb5fsVuO/7woFj8PMfMOsi8F04ky9by0rSKcJCOLK6pZrBYev98cXED4ga+wsk4IreSjy8WiN&#10;mbYX/qTzPtQiQthnqKAJwWVS+qohg35qHXH0TrY3GKLsa6l7vES46eQsSZbSYMtxoUFHZUPVz/7X&#10;KHBvx6eP4dmb1/l3SDfuWtblrlXqYTJsViACDeEe/m9vtYJFuoT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nrExQAAANwAAAAPAAAAAAAAAAAAAAAAAJgCAABkcnMv&#10;ZG93bnJldi54bWxQSwUGAAAAAAQABAD1AAAAigMAAAAA&#10;" adj="27504,46800" fillcolor="#ff9">
                  <v:textbox inset="0,0,0,0">
                    <w:txbxContent>
                      <w:p w:rsidR="0023747D" w:rsidRPr="000E23E9" w:rsidRDefault="0023747D" w:rsidP="00375F9C">
                        <w:pPr>
                          <w:rPr>
                            <w:szCs w:val="18"/>
                          </w:rPr>
                        </w:pPr>
                        <w:proofErr w:type="gramStart"/>
                        <w:r>
                          <w:rPr>
                            <w:rFonts w:hint="eastAsia"/>
                            <w:szCs w:val="18"/>
                          </w:rPr>
                          <w:t>summary</w:t>
                        </w:r>
                        <w:proofErr w:type="gramEnd"/>
                      </w:p>
                    </w:txbxContent>
                  </v:textbox>
                </v:shape>
                <w10:anchorlock/>
              </v:group>
            </w:pict>
          </mc:Fallback>
        </mc:AlternateContent>
      </w:r>
    </w:p>
    <w:p w:rsidR="00375F9C" w:rsidRPr="00AD548D" w:rsidRDefault="005C781A" w:rsidP="00375F9C">
      <w:r>
        <w:rPr>
          <w:rFonts w:hint="eastAsia"/>
          <w:noProof/>
        </w:rPr>
        <w:lastRenderedPageBreak/>
        <mc:AlternateContent>
          <mc:Choice Requires="wps">
            <w:drawing>
              <wp:anchor distT="0" distB="0" distL="114300" distR="114300" simplePos="0" relativeHeight="251535872" behindDoc="0" locked="0" layoutInCell="1" allowOverlap="1" wp14:anchorId="731C96E8" wp14:editId="2AD64449">
                <wp:simplePos x="0" y="0"/>
                <wp:positionH relativeFrom="column">
                  <wp:posOffset>1600200</wp:posOffset>
                </wp:positionH>
                <wp:positionV relativeFrom="line">
                  <wp:posOffset>792480</wp:posOffset>
                </wp:positionV>
                <wp:extent cx="571500" cy="198120"/>
                <wp:effectExtent l="257175" t="173355" r="9525" b="9525"/>
                <wp:wrapNone/>
                <wp:docPr id="513" name="AutoShape 9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1500" cy="198120"/>
                        </a:xfrm>
                        <a:prstGeom prst="wedgeRoundRectCallout">
                          <a:avLst>
                            <a:gd name="adj1" fmla="val 82778"/>
                            <a:gd name="adj2" fmla="val -11794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summary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10" o:spid="_x0000_s1673" type="#_x0000_t62" style="position:absolute;left:0;text-align:left;margin-left:126pt;margin-top:62.4pt;width:45pt;height:15.6pt;flip:x;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" adj="28680,-14677" fillcolor="#ff9">
                <v:textbox inset="0,0,0,0">
                  <w:txbxContent>
                    <w:p w:rsidR="0023747D" w:rsidRPr="000E23E9" w:rsidRDefault="0023747D" w:rsidP="00375F9C">
                      <w:pPr>
                        <w:rPr>
                          <w:szCs w:val="18"/>
                        </w:rPr>
                      </w:pPr>
                      <w:proofErr w:type="gramStart"/>
                      <w:r>
                        <w:rPr>
                          <w:rFonts w:hint="eastAsia"/>
                          <w:szCs w:val="18"/>
                        </w:rPr>
                        <w:t>summary</w:t>
                      </w:r>
                      <w:proofErr w:type="gramEnd"/>
                    </w:p>
                  </w:txbxContent>
                </v:textbox>
                <w10:wrap anchory="line"/>
              </v:shape>
            </w:pict>
          </mc:Fallback>
        </mc:AlternateContent>
      </w:r>
      <w:r>
        <w:rPr>
          <w:rFonts w:hint="eastAsia"/>
          <w:noProof/>
        </w:rPr>
        <mc:AlternateContent>
          <mc:Choice Requires="wps">
            <w:drawing>
              <wp:anchor distT="0" distB="0" distL="114300" distR="114300" simplePos="0" relativeHeight="251534848" behindDoc="0" locked="0" layoutInCell="1" allowOverlap="1" wp14:anchorId="79065DB0" wp14:editId="0445197C">
                <wp:simplePos x="0" y="0"/>
                <wp:positionH relativeFrom="column">
                  <wp:posOffset>1257300</wp:posOffset>
                </wp:positionH>
                <wp:positionV relativeFrom="line">
                  <wp:posOffset>198120</wp:posOffset>
                </wp:positionV>
                <wp:extent cx="571500" cy="198120"/>
                <wp:effectExtent l="457200" t="7620" r="9525" b="13335"/>
                <wp:wrapNone/>
                <wp:docPr id="512" name="AutoShape 9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1500" cy="198120"/>
                        </a:xfrm>
                        <a:prstGeom prst="wedgeRoundRectCallout">
                          <a:avLst>
                            <a:gd name="adj1" fmla="val 116111"/>
                            <a:gd name="adj2" fmla="val 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preview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09" o:spid="_x0000_s1674" type="#_x0000_t62" style="position:absolute;left:0;text-align:left;margin-left:99pt;margin-top:15.6pt;width:45pt;height:15.6pt;flip:x;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" adj="35880,10869" fillcolor="#ff9">
                <v:textbox inset="0,0,0,0">
                  <w:txbxContent>
                    <w:p w:rsidR="0023747D" w:rsidRPr="000E23E9" w:rsidRDefault="0023747D" w:rsidP="00375F9C">
                      <w:pPr>
                        <w:rPr>
                          <w:szCs w:val="18"/>
                        </w:rPr>
                      </w:pPr>
                      <w:proofErr w:type="gramStart"/>
                      <w:r>
                        <w:rPr>
                          <w:rFonts w:hint="eastAsia"/>
                          <w:szCs w:val="18"/>
                        </w:rPr>
                        <w:t>preview</w:t>
                      </w:r>
                      <w:proofErr w:type="gramEnd"/>
                    </w:p>
                  </w:txbxContent>
                </v:textbox>
                <w10:wrap anchory="line"/>
              </v:shape>
            </w:pict>
          </mc:Fallback>
        </mc:AlternateContent>
      </w:r>
      <w:r w:rsidR="00375F9C" w:rsidRPr="001C08BC">
        <w:rPr>
          <w:rFonts w:hint="eastAsia"/>
        </w:rPr>
        <w:t xml:space="preserve"> </w:t>
      </w:r>
      <w:r>
        <w:rPr>
          <w:rFonts w:hint="eastAsia"/>
          <w:noProof/>
        </w:rPr>
        <w:drawing>
          <wp:inline distT="0" distB="0" distL="0" distR="0" wp14:anchorId="69EF56ED" wp14:editId="1DE6BABC">
            <wp:extent cx="2324100" cy="19145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24100" cy="1914525"/>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t xml:space="preserve"> </w:t>
      </w:r>
      <w:bookmarkStart w:id="153" w:name="_Toc356466286"/>
      <w:r>
        <w:rPr>
          <w:rFonts w:hint="eastAsia"/>
        </w:rPr>
        <w:t>Update row dynamically</w:t>
      </w:r>
      <w:bookmarkEnd w:id="153"/>
      <w:r>
        <w:rPr>
          <w:rFonts w:hint="eastAsia"/>
        </w:rPr>
        <w:t xml:space="preserve"> </w:t>
      </w:r>
    </w:p>
    <w:p w:rsidR="00375F9C" w:rsidRPr="00405CB2" w:rsidRDefault="00375F9C" w:rsidP="00375F9C">
      <w:pPr>
        <w:rPr>
          <w:b/>
        </w:rPr>
      </w:pPr>
      <w:r w:rsidRPr="00405CB2">
        <w:rPr>
          <w:rFonts w:hint="eastAsia"/>
          <w:b/>
        </w:rPr>
        <w:t>Input:</w:t>
      </w:r>
    </w:p>
    <w:p w:rsidR="00375F9C" w:rsidRDefault="005C781A" w:rsidP="00375F9C">
      <w:r>
        <w:rPr>
          <w:noProof/>
        </w:rPr>
        <mc:AlternateContent>
          <mc:Choice Requires="wpc">
            <w:drawing>
              <wp:inline distT="0" distB="0" distL="0" distR="0" wp14:anchorId="379682B5" wp14:editId="24212D60">
                <wp:extent cx="5257800" cy="4116705"/>
                <wp:effectExtent l="9525" t="0" r="9525" b="7620"/>
                <wp:docPr id="911" name="画布 9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55" name="Text Box 913"/>
                        <wps:cNvSpPr txBox="1">
                          <a:spLocks noChangeArrowheads="1"/>
                        </wps:cNvSpPr>
                        <wps:spPr bwMode="auto">
                          <a:xfrm>
                            <a:off x="0" y="48895"/>
                            <a:ext cx="5257800" cy="4067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227C9" w:rsidRDefault="0023747D" w:rsidP="00375F9C">
                              <w:pPr>
                                <w:spacing w:line="240" w:lineRule="exact"/>
                                <w:rPr>
                                  <w:sz w:val="18"/>
                                  <w:szCs w:val="18"/>
                                </w:rPr>
                              </w:pPr>
                              <w:r w:rsidRPr="00D227C9">
                                <w:rPr>
                                  <w:color w:val="0000FF"/>
                                  <w:sz w:val="18"/>
                                  <w:szCs w:val="18"/>
                                </w:rPr>
                                <w:t>var</w:t>
                              </w:r>
                              <w:r w:rsidRPr="00D227C9">
                                <w:rPr>
                                  <w:sz w:val="18"/>
                                  <w:szCs w:val="18"/>
                                </w:rPr>
                                <w:t xml:space="preserve"> block=</w:t>
                              </w:r>
                              <w:r w:rsidRPr="00D227C9">
                                <w:rPr>
                                  <w:color w:val="0000FF"/>
                                  <w:sz w:val="18"/>
                                  <w:szCs w:val="18"/>
                                </w:rPr>
                                <w:t>new</w:t>
                              </w:r>
                              <w:r w:rsidRPr="00D227C9">
                                <w:rPr>
                                  <w:sz w:val="18"/>
                                  <w:szCs w:val="18"/>
                                </w:rPr>
                                <w:t xml:space="preserve"> </w:t>
                              </w:r>
                              <w:r w:rsidR="0024376F">
                                <w:rPr>
                                  <w:sz w:val="18"/>
                                  <w:szCs w:val="18"/>
                                </w:rPr>
                                <w:t>xui</w:t>
                              </w:r>
                              <w:r w:rsidRPr="00D227C9">
                                <w:rPr>
                                  <w:sz w:val="18"/>
                                  <w:szCs w:val="18"/>
                                </w:rPr>
                                <w:t>.UI.Block({width:</w:t>
                              </w:r>
                              <w:r w:rsidRPr="00D227C9">
                                <w:rPr>
                                  <w:color w:val="800000"/>
                                  <w:sz w:val="18"/>
                                  <w:szCs w:val="18"/>
                                </w:rPr>
                                <w:t>240</w:t>
                              </w:r>
                              <w:r w:rsidRPr="00D227C9">
                                <w:rPr>
                                  <w:sz w:val="18"/>
                                  <w:szCs w:val="18"/>
                                </w:rPr>
                                <w:t>,height:</w:t>
                              </w:r>
                              <w:r w:rsidRPr="00D227C9">
                                <w:rPr>
                                  <w:color w:val="800000"/>
                                  <w:sz w:val="18"/>
                                  <w:szCs w:val="18"/>
                                </w:rPr>
                                <w:t>200</w:t>
                              </w:r>
                              <w:r w:rsidRPr="00D227C9">
                                <w:rPr>
                                  <w:sz w:val="18"/>
                                  <w:szCs w:val="18"/>
                                </w:rPr>
                                <w:t>}).show();</w:t>
                              </w:r>
                            </w:p>
                            <w:p w:rsidR="0023747D" w:rsidRPr="00D227C9" w:rsidRDefault="0023747D" w:rsidP="00375F9C">
                              <w:pPr>
                                <w:spacing w:line="240" w:lineRule="exact"/>
                                <w:rPr>
                                  <w:sz w:val="18"/>
                                  <w:szCs w:val="18"/>
                                </w:rPr>
                              </w:pPr>
                              <w:r w:rsidRPr="00D227C9">
                                <w:rPr>
                                  <w:color w:val="0000FF"/>
                                  <w:sz w:val="18"/>
                                  <w:szCs w:val="18"/>
                                </w:rPr>
                                <w:t>var</w:t>
                              </w:r>
                              <w:r w:rsidRPr="00D227C9">
                                <w:rPr>
                                  <w:sz w:val="18"/>
                                  <w:szCs w:val="18"/>
                                </w:rPr>
                                <w:t xml:space="preserve"> tg=</w:t>
                              </w:r>
                              <w:r w:rsidRPr="00D227C9">
                                <w:rPr>
                                  <w:color w:val="0000FF"/>
                                  <w:sz w:val="18"/>
                                  <w:szCs w:val="18"/>
                                </w:rPr>
                                <w:t>new</w:t>
                              </w:r>
                              <w:r w:rsidRPr="00D227C9">
                                <w:rPr>
                                  <w:sz w:val="18"/>
                                  <w:szCs w:val="18"/>
                                </w:rPr>
                                <w:t xml:space="preserve"> </w:t>
                              </w:r>
                              <w:r w:rsidR="0024376F">
                                <w:rPr>
                                  <w:sz w:val="18"/>
                                  <w:szCs w:val="18"/>
                                </w:rPr>
                                <w:t>xui</w:t>
                              </w:r>
                              <w:r w:rsidRPr="00D227C9">
                                <w:rPr>
                                  <w:sz w:val="18"/>
                                  <w:szCs w:val="18"/>
                                </w:rPr>
                                <w:t>.UI.TreeGrid;</w:t>
                              </w:r>
                            </w:p>
                            <w:p w:rsidR="0023747D" w:rsidRPr="00D227C9" w:rsidRDefault="0023747D" w:rsidP="00375F9C">
                              <w:pPr>
                                <w:spacing w:line="240" w:lineRule="exact"/>
                                <w:rPr>
                                  <w:sz w:val="18"/>
                                  <w:szCs w:val="18"/>
                                </w:rPr>
                              </w:pPr>
                              <w:r w:rsidRPr="00D227C9">
                                <w:rPr>
                                  <w:sz w:val="18"/>
                                  <w:szCs w:val="18"/>
                                </w:rPr>
                                <w:t>tg.setRowHandlerWidth(</w:t>
                              </w:r>
                              <w:r w:rsidRPr="00D227C9">
                                <w:rPr>
                                  <w:color w:val="800000"/>
                                  <w:sz w:val="18"/>
                                  <w:szCs w:val="18"/>
                                </w:rPr>
                                <w:t>80</w:t>
                              </w:r>
                              <w:r w:rsidRPr="00D227C9">
                                <w:rPr>
                                  <w:sz w:val="18"/>
                                  <w:szCs w:val="18"/>
                                </w:rPr>
                                <w:t>)</w:t>
                              </w:r>
                              <w:r w:rsidRPr="00D227C9">
                                <w:rPr>
                                  <w:rFonts w:hint="eastAsia"/>
                                  <w:sz w:val="18"/>
                                  <w:szCs w:val="18"/>
                                </w:rPr>
                                <w:t>.setGridHandlerCaption(</w:t>
                              </w:r>
                              <w:r w:rsidRPr="00D227C9">
                                <w:rPr>
                                  <w:rFonts w:hint="eastAsia"/>
                                  <w:color w:val="FF00FF"/>
                                  <w:sz w:val="18"/>
                                  <w:szCs w:val="18"/>
                                </w:rPr>
                                <w:t>"</w:t>
                              </w:r>
                              <w:r>
                                <w:rPr>
                                  <w:rFonts w:hint="eastAsia"/>
                                  <w:color w:val="FF00FF"/>
                                  <w:sz w:val="18"/>
                                  <w:szCs w:val="18"/>
                                </w:rPr>
                                <w:t>Name</w:t>
                              </w:r>
                              <w:r w:rsidRPr="00D227C9">
                                <w:rPr>
                                  <w:rFonts w:hint="eastAsia"/>
                                  <w:color w:val="FF00FF"/>
                                  <w:sz w:val="18"/>
                                  <w:szCs w:val="18"/>
                                </w:rPr>
                                <w:t>"</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.setHeader([</w:t>
                              </w:r>
                            </w:p>
                            <w:p w:rsidR="0023747D" w:rsidRPr="00D227C9" w:rsidRDefault="0023747D" w:rsidP="00375F9C">
                              <w:pPr>
                                <w:spacing w:line="240" w:lineRule="exact"/>
                                <w:rPr>
                                  <w:sz w:val="18"/>
                                  <w:szCs w:val="18"/>
                                </w:rPr>
                              </w:pPr>
                              <w:r w:rsidRPr="00D227C9">
                                <w:rPr>
                                  <w:rFonts w:hint="eastAsia"/>
                                  <w:sz w:val="18"/>
                                  <w:szCs w:val="18"/>
                                </w:rPr>
                                <w:t>{id:</w:t>
                              </w:r>
                              <w:r w:rsidRPr="00D227C9">
                                <w:rPr>
                                  <w:rFonts w:hint="eastAsia"/>
                                  <w:color w:val="FF00FF"/>
                                  <w:sz w:val="18"/>
                                  <w:szCs w:val="18"/>
                                </w:rPr>
                                <w:t>"col1"</w:t>
                              </w:r>
                              <w:r w:rsidRPr="00D227C9">
                                <w:rPr>
                                  <w:rFonts w:hint="eastAsia"/>
                                  <w:sz w:val="18"/>
                                  <w:szCs w:val="18"/>
                                </w:rPr>
                                <w:t>, caption:</w:t>
                              </w:r>
                              <w:r w:rsidRPr="00D227C9">
                                <w:rPr>
                                  <w:rFonts w:hint="eastAsia"/>
                                  <w:color w:val="FF00FF"/>
                                  <w:sz w:val="18"/>
                                  <w:szCs w:val="18"/>
                                </w:rPr>
                                <w:t>"</w:t>
                              </w:r>
                              <w:r>
                                <w:rPr>
                                  <w:rFonts w:hint="eastAsia"/>
                                  <w:color w:val="FF00FF"/>
                                  <w:sz w:val="18"/>
                                  <w:szCs w:val="18"/>
                                </w:rPr>
                                <w:t>Age</w:t>
                              </w:r>
                              <w:r w:rsidRPr="00D227C9">
                                <w:rPr>
                                  <w:rFonts w:hint="eastAsia"/>
                                  <w:color w:val="FF00FF"/>
                                  <w:sz w:val="18"/>
                                  <w:szCs w:val="18"/>
                                </w:rPr>
                                <w:t>"</w:t>
                              </w:r>
                              <w:r w:rsidRPr="00D227C9">
                                <w:rPr>
                                  <w:rFonts w:hint="eastAsia"/>
                                  <w:sz w:val="18"/>
                                  <w:szCs w:val="18"/>
                                </w:rPr>
                                <w:t>, width:</w:t>
                              </w:r>
                              <w:r w:rsidRPr="00D227C9">
                                <w:rPr>
                                  <w:rFonts w:hint="eastAsia"/>
                                  <w:color w:val="800000"/>
                                  <w:sz w:val="18"/>
                                  <w:szCs w:val="18"/>
                                </w:rPr>
                                <w:t>40</w:t>
                              </w:r>
                              <w:r w:rsidRPr="00D227C9">
                                <w:rPr>
                                  <w:rFonts w:hint="eastAsia"/>
                                  <w:sz w:val="18"/>
                                  <w:szCs w:val="18"/>
                                </w:rPr>
                                <w:t xml:space="preserve">, type: </w:t>
                              </w:r>
                              <w:r w:rsidRPr="00D227C9">
                                <w:rPr>
                                  <w:rFonts w:hint="eastAsia"/>
                                  <w:color w:val="FF00FF"/>
                                  <w:sz w:val="18"/>
                                  <w:szCs w:val="18"/>
                                </w:rPr>
                                <w:t>"number"</w:t>
                              </w:r>
                              <w:r w:rsidRPr="00D227C9">
                                <w:rPr>
                                  <w:rFonts w:hint="eastAsia"/>
                                  <w:sz w:val="18"/>
                                  <w:szCs w:val="18"/>
                                </w:rPr>
                                <w:t>},{id:</w:t>
                              </w:r>
                              <w:r w:rsidRPr="00D227C9">
                                <w:rPr>
                                  <w:rFonts w:hint="eastAsia"/>
                                  <w:color w:val="FF00FF"/>
                                  <w:sz w:val="18"/>
                                  <w:szCs w:val="18"/>
                                </w:rPr>
                                <w:t>"col2"</w:t>
                              </w:r>
                              <w:r w:rsidRPr="00D227C9">
                                <w:rPr>
                                  <w:rFonts w:hint="eastAsia"/>
                                  <w:sz w:val="18"/>
                                  <w:szCs w:val="18"/>
                                </w:rPr>
                                <w:t>, caption:</w:t>
                              </w:r>
                              <w:r w:rsidRPr="00D227C9">
                                <w:rPr>
                                  <w:rFonts w:hint="eastAsia"/>
                                  <w:color w:val="FF00FF"/>
                                  <w:sz w:val="18"/>
                                  <w:szCs w:val="18"/>
                                </w:rPr>
                                <w:t>"</w:t>
                              </w:r>
                              <w:r>
                                <w:rPr>
                                  <w:rFonts w:hint="eastAsia"/>
                                  <w:color w:val="FF00FF"/>
                                  <w:sz w:val="18"/>
                                  <w:szCs w:val="18"/>
                                </w:rPr>
                                <w:t>Full-time</w:t>
                              </w:r>
                              <w:r w:rsidRPr="00D227C9">
                                <w:rPr>
                                  <w:rFonts w:hint="eastAsia"/>
                                  <w:color w:val="FF00FF"/>
                                  <w:sz w:val="18"/>
                                  <w:szCs w:val="18"/>
                                </w:rPr>
                                <w:t>"</w:t>
                              </w:r>
                              <w:r w:rsidRPr="00D227C9">
                                <w:rPr>
                                  <w:rFonts w:hint="eastAsia"/>
                                  <w:sz w:val="18"/>
                                  <w:szCs w:val="18"/>
                                </w:rPr>
                                <w:t>, width:</w:t>
                              </w:r>
                              <w:r w:rsidRPr="00D227C9">
                                <w:rPr>
                                  <w:rFonts w:hint="eastAsia"/>
                                  <w:color w:val="800000"/>
                                  <w:sz w:val="18"/>
                                  <w:szCs w:val="18"/>
                                </w:rPr>
                                <w:t>90</w:t>
                              </w:r>
                              <w:r w:rsidRPr="00D227C9">
                                <w:rPr>
                                  <w:rFonts w:hint="eastAsia"/>
                                  <w:sz w:val="18"/>
                                  <w:szCs w:val="18"/>
                                </w:rPr>
                                <w:t xml:space="preserve">, type: </w:t>
                              </w:r>
                              <w:r w:rsidRPr="00D227C9">
                                <w:rPr>
                                  <w:rFonts w:hint="eastAsia"/>
                                  <w:color w:val="FF00FF"/>
                                  <w:sz w:val="18"/>
                                  <w:szCs w:val="18"/>
                                </w:rPr>
                                <w:t>"checkbox"</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]).setRows([</w:t>
                              </w:r>
                            </w:p>
                            <w:p w:rsidR="0023747D" w:rsidRPr="00D227C9" w:rsidRDefault="0023747D" w:rsidP="00375F9C">
                              <w:pPr>
                                <w:spacing w:line="240" w:lineRule="exact"/>
                                <w:rPr>
                                  <w:sz w:val="18"/>
                                  <w:szCs w:val="18"/>
                                </w:rPr>
                              </w:pPr>
                              <w:r w:rsidRPr="00D227C9">
                                <w:rPr>
                                  <w:rFonts w:hint="eastAsia"/>
                                  <w:sz w:val="18"/>
                                  <w:szCs w:val="18"/>
                                </w:rPr>
                                <w:t xml:space="preserve">    {id:</w:t>
                              </w:r>
                              <w:r w:rsidRPr="00D227C9">
                                <w:rPr>
                                  <w:rFonts w:hint="eastAsia"/>
                                  <w:color w:val="FF00FF"/>
                                  <w:sz w:val="18"/>
                                  <w:szCs w:val="18"/>
                                </w:rPr>
                                <w:t>"row1"</w:t>
                              </w:r>
                              <w:r w:rsidRPr="00D227C9">
                                <w:rPr>
                                  <w:rFonts w:hint="eastAsia"/>
                                  <w:sz w:val="18"/>
                                  <w:szCs w:val="18"/>
                                </w:rPr>
                                <w:t>,caption:</w:t>
                              </w:r>
                              <w:r w:rsidRPr="00D227C9">
                                <w:rPr>
                                  <w:rFonts w:hint="eastAsia"/>
                                  <w:color w:val="FF00FF"/>
                                  <w:sz w:val="18"/>
                                  <w:szCs w:val="18"/>
                                </w:rPr>
                                <w:t>'</w:t>
                              </w:r>
                              <w:r>
                                <w:rPr>
                                  <w:rFonts w:hint="eastAsia"/>
                                  <w:color w:val="FF00FF"/>
                                  <w:sz w:val="18"/>
                                  <w:szCs w:val="18"/>
                                </w:rPr>
                                <w:t>Jack</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23</w:t>
                              </w:r>
                              <w:r w:rsidRPr="00D227C9">
                                <w:rPr>
                                  <w:rFonts w:hint="eastAsia"/>
                                  <w:sz w:val="18"/>
                                  <w:szCs w:val="18"/>
                                </w:rPr>
                                <w:t xml:space="preserve">, </w:t>
                              </w:r>
                              <w:r w:rsidRPr="00D227C9">
                                <w:rPr>
                                  <w:rFonts w:hint="eastAsia"/>
                                  <w:color w:val="0000FF"/>
                                  <w:sz w:val="18"/>
                                  <w:szCs w:val="18"/>
                                </w:rPr>
                                <w:t>true</w:t>
                              </w:r>
                              <w:r w:rsidRPr="00D227C9">
                                <w:rPr>
                                  <w:rFonts w:hint="eastAsia"/>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{id:</w:t>
                              </w:r>
                              <w:r w:rsidRPr="00D227C9">
                                <w:rPr>
                                  <w:rFonts w:hint="eastAsia"/>
                                  <w:color w:val="FF00FF"/>
                                  <w:sz w:val="18"/>
                                  <w:szCs w:val="18"/>
                                </w:rPr>
                                <w:t>"row2"</w:t>
                              </w:r>
                              <w:r w:rsidRPr="00D227C9">
                                <w:rPr>
                                  <w:rFonts w:hint="eastAsia"/>
                                  <w:sz w:val="18"/>
                                  <w:szCs w:val="18"/>
                                </w:rPr>
                                <w:t>,caption:</w:t>
                              </w:r>
                              <w:r w:rsidRPr="00D227C9">
                                <w:rPr>
                                  <w:rFonts w:hint="eastAsia"/>
                                  <w:color w:val="FF00FF"/>
                                  <w:sz w:val="18"/>
                                  <w:szCs w:val="18"/>
                                </w:rPr>
                                <w:t>'</w:t>
                              </w:r>
                              <w:r>
                                <w:rPr>
                                  <w:rFonts w:hint="eastAsia"/>
                                  <w:color w:val="FF00FF"/>
                                  <w:sz w:val="18"/>
                                  <w:szCs w:val="18"/>
                                </w:rPr>
                                <w:t>John</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32</w:t>
                              </w:r>
                              <w:r w:rsidRPr="00D227C9">
                                <w:rPr>
                                  <w:rFonts w:hint="eastAsia"/>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sub:[{id:</w:t>
                              </w:r>
                              <w:r w:rsidRPr="00D227C9">
                                <w:rPr>
                                  <w:rFonts w:hint="eastAsia"/>
                                  <w:color w:val="FF00FF"/>
                                  <w:sz w:val="18"/>
                                  <w:szCs w:val="18"/>
                                </w:rPr>
                                <w:t>"row21"</w:t>
                              </w:r>
                              <w:r w:rsidRPr="00D227C9">
                                <w:rPr>
                                  <w:rFonts w:hint="eastAsia"/>
                                  <w:sz w:val="18"/>
                                  <w:szCs w:val="18"/>
                                </w:rPr>
                                <w:t>,caption:</w:t>
                              </w:r>
                              <w:r w:rsidRPr="00D227C9">
                                <w:rPr>
                                  <w:rFonts w:hint="eastAsia"/>
                                  <w:color w:val="FF00FF"/>
                                  <w:sz w:val="18"/>
                                  <w:szCs w:val="18"/>
                                </w:rPr>
                                <w:t>'</w:t>
                              </w:r>
                              <w:r>
                                <w:rPr>
                                  <w:rFonts w:hint="eastAsia"/>
                                  <w:color w:val="FF00FF"/>
                                  <w:sz w:val="18"/>
                                  <w:szCs w:val="18"/>
                                </w:rPr>
                                <w:t>Tom</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24</w:t>
                              </w:r>
                              <w:r w:rsidRPr="00D227C9">
                                <w:rPr>
                                  <w:rFonts w:hint="eastAsia"/>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{id:</w:t>
                              </w:r>
                              <w:r w:rsidRPr="00D227C9">
                                <w:rPr>
                                  <w:rFonts w:hint="eastAsia"/>
                                  <w:color w:val="FF00FF"/>
                                  <w:sz w:val="18"/>
                                  <w:szCs w:val="18"/>
                                </w:rPr>
                                <w:t>"row22"</w:t>
                              </w:r>
                              <w:r w:rsidRPr="00D227C9">
                                <w:rPr>
                                  <w:rFonts w:hint="eastAsia"/>
                                  <w:sz w:val="18"/>
                                  <w:szCs w:val="18"/>
                                </w:rPr>
                                <w:t>,caption:</w:t>
                              </w:r>
                              <w:r w:rsidRPr="00D227C9">
                                <w:rPr>
                                  <w:rFonts w:hint="eastAsia"/>
                                  <w:color w:val="FF00FF"/>
                                  <w:sz w:val="18"/>
                                  <w:szCs w:val="18"/>
                                </w:rPr>
                                <w:t>'</w:t>
                              </w:r>
                              <w:r>
                                <w:rPr>
                                  <w:rFonts w:hint="eastAsia"/>
                                  <w:color w:val="FF00FF"/>
                                  <w:sz w:val="18"/>
                                  <w:szCs w:val="18"/>
                                </w:rPr>
                                <w:t>Box</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25</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 xml:space="preserve">    ]}</w:t>
                              </w:r>
                            </w:p>
                            <w:p w:rsidR="0023747D" w:rsidRPr="00D227C9" w:rsidRDefault="0023747D" w:rsidP="00375F9C">
                              <w:pPr>
                                <w:spacing w:line="240" w:lineRule="exact"/>
                                <w:rPr>
                                  <w:sz w:val="18"/>
                                  <w:szCs w:val="18"/>
                                </w:rPr>
                              </w:pPr>
                              <w:r w:rsidRPr="00D227C9">
                                <w:rPr>
                                  <w:sz w:val="18"/>
                                  <w:szCs w:val="18"/>
                                </w:rPr>
                                <w:t>]).show(block)</w:t>
                              </w:r>
                            </w:p>
                            <w:p w:rsidR="0023747D" w:rsidRPr="00D227C9" w:rsidRDefault="0023747D" w:rsidP="00375F9C">
                              <w:pPr>
                                <w:spacing w:line="240" w:lineRule="exact"/>
                                <w:rPr>
                                  <w:sz w:val="18"/>
                                  <w:szCs w:val="18"/>
                                </w:rPr>
                              </w:pPr>
                            </w:p>
                            <w:p w:rsidR="0023747D" w:rsidRPr="00D227C9" w:rsidRDefault="0023747D" w:rsidP="00375F9C">
                              <w:pPr>
                                <w:spacing w:line="240" w:lineRule="exact"/>
                                <w:rPr>
                                  <w:sz w:val="18"/>
                                  <w:szCs w:val="18"/>
                                </w:rPr>
                              </w:pPr>
                              <w:r w:rsidRPr="00D227C9">
                                <w:rPr>
                                  <w:sz w:val="18"/>
                                  <w:szCs w:val="18"/>
                                </w:rPr>
                                <w:t>_.asyRun(</w:t>
                              </w:r>
                              <w:r w:rsidRPr="00D227C9">
                                <w:rPr>
                                  <w:color w:val="0000FF"/>
                                  <w:sz w:val="18"/>
                                  <w:szCs w:val="18"/>
                                </w:rPr>
                                <w:t>function</w:t>
                              </w:r>
                              <w:r w:rsidRPr="00D227C9">
                                <w:rPr>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tg.updateRow(</w:t>
                              </w:r>
                              <w:r w:rsidRPr="00D227C9">
                                <w:rPr>
                                  <w:rFonts w:hint="eastAsia"/>
                                  <w:color w:val="FF00FF"/>
                                  <w:sz w:val="18"/>
                                  <w:szCs w:val="18"/>
                                </w:rPr>
                                <w:t>'row2'</w:t>
                              </w:r>
                              <w:r w:rsidRPr="00D227C9">
                                <w:rPr>
                                  <w:rFonts w:hint="eastAsia"/>
                                  <w:sz w:val="18"/>
                                  <w:szCs w:val="18"/>
                                </w:rPr>
                                <w:t xml:space="preserve">, </w:t>
                              </w:r>
                              <w:r w:rsidRPr="00D227C9">
                                <w:rPr>
                                  <w:rFonts w:hint="eastAsia"/>
                                  <w:color w:val="FF00FF"/>
                                  <w:sz w:val="18"/>
                                  <w:szCs w:val="18"/>
                                </w:rPr>
                                <w:t>'</w:t>
                              </w:r>
                              <w:r>
                                <w:rPr>
                                  <w:rFonts w:hint="eastAsia"/>
                                  <w:color w:val="FF00FF"/>
                                  <w:sz w:val="18"/>
                                  <w:szCs w:val="18"/>
                                </w:rPr>
                                <w:t>Jerry</w:t>
                              </w:r>
                              <w:r w:rsidRPr="00D227C9">
                                <w:rPr>
                                  <w:rFonts w:hint="eastAsia"/>
                                  <w:color w:val="FF00FF"/>
                                  <w:sz w:val="18"/>
                                  <w:szCs w:val="18"/>
                                </w:rPr>
                                <w:t>'</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r w:rsidRPr="00D227C9">
                                <w:rPr>
                                  <w:color w:val="800000"/>
                                  <w:sz w:val="18"/>
                                  <w:szCs w:val="18"/>
                                </w:rPr>
                                <w:t>1000</w:t>
                              </w:r>
                              <w:r w:rsidRPr="00D227C9">
                                <w:rPr>
                                  <w:sz w:val="18"/>
                                  <w:szCs w:val="18"/>
                                </w:rPr>
                                <w:t>)</w:t>
                              </w:r>
                            </w:p>
                            <w:p w:rsidR="0023747D" w:rsidRPr="00D227C9" w:rsidRDefault="0023747D" w:rsidP="00375F9C">
                              <w:pPr>
                                <w:spacing w:line="240" w:lineRule="exact"/>
                                <w:rPr>
                                  <w:sz w:val="18"/>
                                  <w:szCs w:val="18"/>
                                </w:rPr>
                              </w:pPr>
                            </w:p>
                            <w:p w:rsidR="0023747D" w:rsidRPr="00D227C9" w:rsidRDefault="0023747D" w:rsidP="00375F9C">
                              <w:pPr>
                                <w:spacing w:line="240" w:lineRule="exact"/>
                                <w:rPr>
                                  <w:sz w:val="18"/>
                                  <w:szCs w:val="18"/>
                                </w:rPr>
                              </w:pPr>
                              <w:r w:rsidRPr="00D227C9">
                                <w:rPr>
                                  <w:sz w:val="18"/>
                                  <w:szCs w:val="18"/>
                                </w:rPr>
                                <w:t>_.asyRun(</w:t>
                              </w:r>
                              <w:r w:rsidRPr="00D227C9">
                                <w:rPr>
                                  <w:color w:val="0000FF"/>
                                  <w:sz w:val="18"/>
                                  <w:szCs w:val="18"/>
                                </w:rPr>
                                <w:t>function</w:t>
                              </w:r>
                              <w:r w:rsidRPr="00D227C9">
                                <w:rPr>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tg.updateRow(</w:t>
                              </w:r>
                              <w:r w:rsidRPr="00D227C9">
                                <w:rPr>
                                  <w:rFonts w:hint="eastAsia"/>
                                  <w:color w:val="FF00FF"/>
                                  <w:sz w:val="18"/>
                                  <w:szCs w:val="18"/>
                                </w:rPr>
                                <w:t>'row2'</w:t>
                              </w:r>
                              <w:r w:rsidRPr="00D227C9">
                                <w:rPr>
                                  <w:rFonts w:hint="eastAsia"/>
                                  <w:sz w:val="18"/>
                                  <w:szCs w:val="18"/>
                                </w:rPr>
                                <w:t>,{caption:</w:t>
                              </w:r>
                              <w:r w:rsidRPr="00D227C9">
                                <w:rPr>
                                  <w:rFonts w:hint="eastAsia"/>
                                  <w:color w:val="FF00FF"/>
                                  <w:sz w:val="18"/>
                                  <w:szCs w:val="18"/>
                                </w:rPr>
                                <w:t>'</w:t>
                              </w:r>
                              <w:r>
                                <w:rPr>
                                  <w:rFonts w:hint="eastAsia"/>
                                  <w:color w:val="FF00FF"/>
                                  <w:sz w:val="18"/>
                                  <w:szCs w:val="18"/>
                                </w:rPr>
                                <w:t>Group</w:t>
                              </w:r>
                              <w:r w:rsidRPr="00D227C9">
                                <w:rPr>
                                  <w:rFonts w:hint="eastAsia"/>
                                  <w:color w:val="FF00FF"/>
                                  <w:sz w:val="18"/>
                                  <w:szCs w:val="18"/>
                                </w:rPr>
                                <w:t>'</w:t>
                              </w:r>
                              <w:r w:rsidRPr="00D227C9">
                                <w:rPr>
                                  <w:rFonts w:hint="eastAsia"/>
                                  <w:sz w:val="18"/>
                                  <w:szCs w:val="18"/>
                                </w:rPr>
                                <w:t>, height:</w:t>
                              </w:r>
                              <w:r w:rsidRPr="00D227C9">
                                <w:rPr>
                                  <w:rFonts w:hint="eastAsia"/>
                                  <w:color w:val="800000"/>
                                  <w:sz w:val="18"/>
                                  <w:szCs w:val="18"/>
                                </w:rPr>
                                <w:t>30</w:t>
                              </w:r>
                              <w:r w:rsidRPr="00D227C9">
                                <w:rPr>
                                  <w:rFonts w:hint="eastAsia"/>
                                  <w:sz w:val="18"/>
                                  <w:szCs w:val="18"/>
                                </w:rPr>
                                <w:t>, rowStyle:</w:t>
                              </w:r>
                              <w:r w:rsidRPr="00D227C9">
                                <w:rPr>
                                  <w:rFonts w:hint="eastAsia"/>
                                  <w:color w:val="FF00FF"/>
                                  <w:sz w:val="18"/>
                                  <w:szCs w:val="18"/>
                                </w:rPr>
                                <w:t>'background-color:#00ff00;'</w:t>
                              </w:r>
                              <w:r w:rsidRPr="00D227C9">
                                <w:rPr>
                                  <w:rFonts w:hint="eastAsia"/>
                                  <w:sz w:val="18"/>
                                  <w:szCs w:val="18"/>
                                </w:rPr>
                                <w:t>, rowResizer:</w:t>
                              </w:r>
                              <w:r w:rsidRPr="00D227C9">
                                <w:rPr>
                                  <w:rFonts w:hint="eastAsia"/>
                                  <w:color w:val="0000FF"/>
                                  <w:sz w:val="18"/>
                                  <w:szCs w:val="18"/>
                                </w:rPr>
                                <w:t>false</w:t>
                              </w:r>
                              <w:r w:rsidRPr="00D227C9">
                                <w:rPr>
                                  <w:rFonts w:hint="eastAsia"/>
                                  <w:sz w:val="18"/>
                                  <w:szCs w:val="18"/>
                                </w:rPr>
                                <w:t>,</w:t>
                              </w:r>
                              <w:r>
                                <w:rPr>
                                  <w:rFonts w:hint="eastAsia"/>
                                  <w:sz w:val="18"/>
                                  <w:szCs w:val="18"/>
                                </w:rPr>
                                <w:t xml:space="preserve"> </w:t>
                              </w:r>
                              <w:r w:rsidRPr="00D227C9">
                                <w:rPr>
                                  <w:rFonts w:hint="eastAsia"/>
                                  <w:sz w:val="18"/>
                                  <w:szCs w:val="18"/>
                                </w:rPr>
                                <w:t>group:</w:t>
                              </w:r>
                              <w:r w:rsidRPr="00D227C9">
                                <w:rPr>
                                  <w:rFonts w:hint="eastAsia"/>
                                  <w:color w:val="0000FF"/>
                                  <w:sz w:val="18"/>
                                  <w:szCs w:val="18"/>
                                </w:rPr>
                                <w:t>true</w:t>
                              </w:r>
                              <w:r w:rsidRPr="00D227C9">
                                <w:rPr>
                                  <w:rFonts w:hint="eastAsia"/>
                                  <w:sz w:val="18"/>
                                  <w:szCs w:val="18"/>
                                </w:rPr>
                                <w:t>,</w:t>
                              </w:r>
                              <w:r>
                                <w:rPr>
                                  <w:rFonts w:hint="eastAsia"/>
                                  <w:sz w:val="18"/>
                                  <w:szCs w:val="18"/>
                                </w:rPr>
                                <w:t xml:space="preserve"> </w:t>
                              </w:r>
                              <w:r w:rsidRPr="00D227C9">
                                <w:rPr>
                                  <w:rFonts w:hint="eastAsia"/>
                                  <w:sz w:val="18"/>
                                  <w:szCs w:val="18"/>
                                </w:rPr>
                                <w:t>preview:</w:t>
                              </w:r>
                              <w:r w:rsidRPr="00D227C9">
                                <w:rPr>
                                  <w:rFonts w:hint="eastAsia"/>
                                  <w:color w:val="FF00FF"/>
                                  <w:sz w:val="18"/>
                                  <w:szCs w:val="18"/>
                                </w:rPr>
                                <w:t>'preview'</w:t>
                              </w:r>
                              <w:r w:rsidRPr="00D227C9">
                                <w:rPr>
                                  <w:rFonts w:hint="eastAsia"/>
                                  <w:sz w:val="18"/>
                                  <w:szCs w:val="18"/>
                                </w:rPr>
                                <w:t>,</w:t>
                              </w:r>
                              <w:r>
                                <w:rPr>
                                  <w:rFonts w:hint="eastAsia"/>
                                  <w:sz w:val="18"/>
                                  <w:szCs w:val="18"/>
                                </w:rPr>
                                <w:t xml:space="preserve"> </w:t>
                              </w:r>
                              <w:r w:rsidRPr="00D227C9">
                                <w:rPr>
                                  <w:rFonts w:hint="eastAsia"/>
                                  <w:sz w:val="18"/>
                                  <w:szCs w:val="18"/>
                                </w:rPr>
                                <w:t>summary:</w:t>
                              </w:r>
                              <w:r w:rsidRPr="00D227C9">
                                <w:rPr>
                                  <w:rFonts w:hint="eastAsia"/>
                                  <w:color w:val="FF00FF"/>
                                  <w:sz w:val="18"/>
                                  <w:szCs w:val="18"/>
                                </w:rPr>
                                <w:t>'summary'</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r w:rsidRPr="00D227C9">
                                <w:rPr>
                                  <w:color w:val="800000"/>
                                  <w:sz w:val="18"/>
                                  <w:szCs w:val="18"/>
                                </w:rPr>
                                <w:t>2000</w:t>
                              </w:r>
                              <w:r w:rsidRPr="00D227C9">
                                <w:rPr>
                                  <w:sz w:val="18"/>
                                  <w:szCs w:val="18"/>
                                </w:rPr>
                                <w:t>)</w:t>
                              </w:r>
                            </w:p>
                            <w:p w:rsidR="0023747D" w:rsidRPr="00D227C9" w:rsidRDefault="0023747D" w:rsidP="00375F9C">
                              <w:pPr>
                                <w:spacing w:line="240" w:lineRule="exact"/>
                                <w:rPr>
                                  <w:sz w:val="18"/>
                                  <w:szCs w:val="18"/>
                                </w:rPr>
                              </w:pPr>
                            </w:p>
                            <w:p w:rsidR="0023747D" w:rsidRPr="00D227C9" w:rsidRDefault="0023747D" w:rsidP="00375F9C">
                              <w:pPr>
                                <w:spacing w:line="240" w:lineRule="exact"/>
                                <w:rPr>
                                  <w:sz w:val="18"/>
                                  <w:szCs w:val="18"/>
                                </w:rPr>
                              </w:pPr>
                              <w:r w:rsidRPr="00D227C9">
                                <w:rPr>
                                  <w:sz w:val="18"/>
                                  <w:szCs w:val="18"/>
                                </w:rPr>
                                <w:t>_.asyRun(</w:t>
                              </w:r>
                              <w:r w:rsidRPr="00D227C9">
                                <w:rPr>
                                  <w:color w:val="0000FF"/>
                                  <w:sz w:val="18"/>
                                  <w:szCs w:val="18"/>
                                </w:rPr>
                                <w:t>function</w:t>
                              </w:r>
                              <w:r w:rsidRPr="00D227C9">
                                <w:rPr>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tg.updateRow(</w:t>
                              </w:r>
                              <w:r w:rsidRPr="00D227C9">
                                <w:rPr>
                                  <w:rFonts w:hint="eastAsia"/>
                                  <w:color w:val="FF00FF"/>
                                  <w:sz w:val="18"/>
                                  <w:szCs w:val="18"/>
                                </w:rPr>
                                <w:t>'row1'</w:t>
                              </w:r>
                              <w:r w:rsidRPr="00D227C9">
                                <w:rPr>
                                  <w:rFonts w:hint="eastAsia"/>
                                  <w:sz w:val="18"/>
                                  <w:szCs w:val="18"/>
                                </w:rPr>
                                <w:t>, {sub:[</w:t>
                              </w:r>
                              <w:r>
                                <w:rPr>
                                  <w:rFonts w:hint="eastAsia"/>
                                  <w:sz w:val="18"/>
                                  <w:szCs w:val="18"/>
                                </w:rPr>
                                <w:t>{value:</w:t>
                              </w:r>
                              <w:r w:rsidRPr="00D227C9">
                                <w:rPr>
                                  <w:rFonts w:hint="eastAsia"/>
                                  <w:color w:val="FF00FF"/>
                                  <w:sz w:val="18"/>
                                  <w:szCs w:val="18"/>
                                </w:rPr>
                                <w:t>"</w:t>
                              </w:r>
                              <w:r>
                                <w:rPr>
                                  <w:rFonts w:hint="eastAsia"/>
                                  <w:color w:val="FF00FF"/>
                                  <w:sz w:val="18"/>
                                  <w:szCs w:val="18"/>
                                </w:rPr>
                                <w:t>Kate</w:t>
                              </w:r>
                              <w:r w:rsidRPr="00D227C9">
                                <w:rPr>
                                  <w:rFonts w:hint="eastAsia"/>
                                  <w:color w:val="FF00FF"/>
                                  <w:sz w:val="18"/>
                                  <w:szCs w:val="18"/>
                                </w:rPr>
                                <w:t>"</w:t>
                              </w:r>
                              <w:r w:rsidRPr="00D227C9">
                                <w:rPr>
                                  <w:rFonts w:hint="eastAsia"/>
                                  <w:sz w:val="18"/>
                                  <w:szCs w:val="18"/>
                                </w:rPr>
                                <w:t>,</w:t>
                              </w:r>
                              <w:r>
                                <w:rPr>
                                  <w:rFonts w:hint="eastAsia"/>
                                  <w:sz w:val="18"/>
                                  <w:szCs w:val="18"/>
                                </w:rPr>
                                <w:t>cells:[</w:t>
                              </w:r>
                              <w:r w:rsidRPr="00D227C9">
                                <w:rPr>
                                  <w:rFonts w:hint="eastAsia"/>
                                  <w:color w:val="800000"/>
                                  <w:sz w:val="18"/>
                                  <w:szCs w:val="18"/>
                                </w:rPr>
                                <w:t>24</w:t>
                              </w:r>
                              <w:r w:rsidRPr="00D227C9">
                                <w:rPr>
                                  <w:rFonts w:hint="eastAsia"/>
                                  <w:sz w:val="18"/>
                                  <w:szCs w:val="18"/>
                                </w:rPr>
                                <w:t>,</w:t>
                              </w:r>
                              <w:r w:rsidRPr="00D227C9">
                                <w:rPr>
                                  <w:rFonts w:hint="eastAsia"/>
                                  <w:color w:val="0000FF"/>
                                  <w:sz w:val="18"/>
                                  <w:szCs w:val="18"/>
                                </w:rPr>
                                <w:t>true</w:t>
                              </w:r>
                              <w:r>
                                <w:rPr>
                                  <w:rFonts w:hint="eastAsia"/>
                                  <w:color w:val="0000FF"/>
                                  <w:sz w:val="18"/>
                                  <w:szCs w:val="18"/>
                                </w:rPr>
                                <w:t>]}</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r w:rsidRPr="00D227C9">
                                <w:rPr>
                                  <w:color w:val="800000"/>
                                  <w:sz w:val="18"/>
                                  <w:szCs w:val="18"/>
                                </w:rPr>
                                <w:t>3000</w:t>
                              </w:r>
                              <w:r w:rsidRPr="00D227C9">
                                <w:rPr>
                                  <w:sz w:val="18"/>
                                  <w:szCs w:val="18"/>
                                </w:rPr>
                                <w:t>)</w:t>
                              </w:r>
                            </w:p>
                          </w:txbxContent>
                        </wps:txbx>
                        <wps:bodyPr rot="0" vert="horz" wrap="square" lIns="54000" tIns="46800" rIns="54000" bIns="45720" anchor="t" anchorCtr="0" upright="1">
                          <a:spAutoFit/>
                        </wps:bodyPr>
                      </wps:wsp>
                      <wps:wsp>
                        <wps:cNvPr id="956" name="AutoShape 914"/>
                        <wps:cNvSpPr>
                          <a:spLocks noChangeArrowheads="1"/>
                        </wps:cNvSpPr>
                        <wps:spPr bwMode="auto">
                          <a:xfrm flipH="1">
                            <a:off x="1828800" y="1882140"/>
                            <a:ext cx="1714500" cy="198120"/>
                          </a:xfrm>
                          <a:prstGeom prst="wedgeRoundRectCallout">
                            <a:avLst>
                              <a:gd name="adj1" fmla="val 59667"/>
                              <a:gd name="adj2" fmla="val 2249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Updates row caption only</w:t>
                              </w:r>
                            </w:p>
                          </w:txbxContent>
                        </wps:txbx>
                        <wps:bodyPr rot="0" vert="horz" wrap="square" lIns="0" tIns="0" rIns="0" bIns="0" anchor="t" anchorCtr="0" upright="1">
                          <a:noAutofit/>
                        </wps:bodyPr>
                      </wps:wsp>
                      <wps:wsp>
                        <wps:cNvPr id="957" name="AutoShape 915"/>
                        <wps:cNvSpPr>
                          <a:spLocks noChangeArrowheads="1"/>
                        </wps:cNvSpPr>
                        <wps:spPr bwMode="auto">
                          <a:xfrm flipH="1">
                            <a:off x="2743200" y="2377440"/>
                            <a:ext cx="1828800" cy="198120"/>
                          </a:xfrm>
                          <a:prstGeom prst="wedgeRoundRectCallout">
                            <a:avLst>
                              <a:gd name="adj1" fmla="val 31977"/>
                              <a:gd name="adj2" fmla="val 2727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These properties are updatable</w:t>
                              </w:r>
                            </w:p>
                          </w:txbxContent>
                        </wps:txbx>
                        <wps:bodyPr rot="0" vert="horz" wrap="square" lIns="0" tIns="0" rIns="0" bIns="0" anchor="t" anchorCtr="0" upright="1">
                          <a:noAutofit/>
                        </wps:bodyPr>
                      </wps:wsp>
                      <wps:wsp>
                        <wps:cNvPr id="958" name="AutoShape 916"/>
                        <wps:cNvSpPr>
                          <a:spLocks noChangeArrowheads="1"/>
                        </wps:cNvSpPr>
                        <wps:spPr bwMode="auto">
                          <a:xfrm flipH="1">
                            <a:off x="2857500" y="3268980"/>
                            <a:ext cx="1371600" cy="198120"/>
                          </a:xfrm>
                          <a:prstGeom prst="wedgeRoundRectCallout">
                            <a:avLst>
                              <a:gd name="adj1" fmla="val 71111"/>
                              <a:gd name="adj2" fmla="val 1878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Updates all sub rows</w:t>
                              </w:r>
                            </w:p>
                          </w:txbxContent>
                        </wps:txbx>
                        <wps:bodyPr rot="0" vert="horz" wrap="square" lIns="0" tIns="0" rIns="0" bIns="0" anchor="t" anchorCtr="0" upright="1">
                          <a:noAutofit/>
                        </wps:bodyPr>
                      </wps:wsp>
                    </wpc:wpc>
                  </a:graphicData>
                </a:graphic>
              </wp:inline>
            </w:drawing>
          </mc:Choice>
          <mc:Fallback>
            <w:pict>
              <v:group id="画布 911" o:spid="_x0000_s1675" editas="canvas" style="width:414pt;height:324.15pt;mso-position-horizontal-relative:char;mso-position-vertical-relative:line" coordsize="52578,41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">
                <v:shape id="_x0000_s1676" type="#_x0000_t75" style="position:absolute;width:52578;height:41167;visibility:visible;mso-wrap-style:square">
                  <v:fill o:detectmouseclick="t"/>
                  <v:path o:connecttype="none"/>
                </v:shape>
                <v:shape id="Text Box 913" o:spid="_x0000_s1677" type="#_x0000_t202" style="position:absolute;top:488;width:52578;height:40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8yrcMA&#10;AADcAAAADwAAAGRycy9kb3ducmV2LnhtbESPT2sCMRTE70K/Q3gFb5pVUHRrFFFkeynUf/fH5nWz&#10;uHlZkriu374pFDwOM/MbZrXpbSM68qF2rGAyzkAQl07XXCm4nA+jBYgQkTU2jknBkwJs1m+DFeba&#10;PfhI3SlWIkE45KjAxNjmUobSkMUwdi1x8n6ctxiT9JXUHh8Jbhs5zbK5tFhzWjDY0s5QeTvdrYLy&#10;tu/3RX01vrvbxbdeFs+veaHU8L3ffoCI1MdX+L/9qRUsZzP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8yrcMAAADcAAAADwAAAAAAAAAAAAAAAACYAgAAZHJzL2Rv&#10;d25yZXYueG1sUEsFBgAAAAAEAAQA9QAAAIgDAAAAAA==&#10;" strokeweight="1pt">
                  <v:textbox style="mso-fit-shape-to-text:t" inset="1.5mm,1.3mm,1.5mm">
                    <w:txbxContent>
                      <w:p w:rsidR="0023747D" w:rsidRPr="00D227C9" w:rsidRDefault="0023747D" w:rsidP="00375F9C">
                        <w:pPr>
                          <w:spacing w:line="240" w:lineRule="exact"/>
                          <w:rPr>
                            <w:sz w:val="18"/>
                            <w:szCs w:val="18"/>
                          </w:rPr>
                        </w:pPr>
                        <w:proofErr w:type="gramStart"/>
                        <w:r w:rsidRPr="00D227C9">
                          <w:rPr>
                            <w:color w:val="0000FF"/>
                            <w:sz w:val="18"/>
                            <w:szCs w:val="18"/>
                          </w:rPr>
                          <w:t>var</w:t>
                        </w:r>
                        <w:proofErr w:type="gramEnd"/>
                        <w:r w:rsidRPr="00D227C9">
                          <w:rPr>
                            <w:sz w:val="18"/>
                            <w:szCs w:val="18"/>
                          </w:rPr>
                          <w:t xml:space="preserve"> block=</w:t>
                        </w:r>
                        <w:r w:rsidRPr="00D227C9">
                          <w:rPr>
                            <w:color w:val="0000FF"/>
                            <w:sz w:val="18"/>
                            <w:szCs w:val="18"/>
                          </w:rPr>
                          <w:t>new</w:t>
                        </w:r>
                        <w:r w:rsidRPr="00D227C9">
                          <w:rPr>
                            <w:sz w:val="18"/>
                            <w:szCs w:val="18"/>
                          </w:rPr>
                          <w:t xml:space="preserve"> </w:t>
                        </w:r>
                        <w:r w:rsidR="0024376F">
                          <w:rPr>
                            <w:sz w:val="18"/>
                            <w:szCs w:val="18"/>
                          </w:rPr>
                          <w:t>xui</w:t>
                        </w:r>
                        <w:r w:rsidRPr="00D227C9">
                          <w:rPr>
                            <w:sz w:val="18"/>
                            <w:szCs w:val="18"/>
                          </w:rPr>
                          <w:t>.UI.Block({width:</w:t>
                        </w:r>
                        <w:r w:rsidRPr="00D227C9">
                          <w:rPr>
                            <w:color w:val="800000"/>
                            <w:sz w:val="18"/>
                            <w:szCs w:val="18"/>
                          </w:rPr>
                          <w:t>240</w:t>
                        </w:r>
                        <w:r w:rsidRPr="00D227C9">
                          <w:rPr>
                            <w:sz w:val="18"/>
                            <w:szCs w:val="18"/>
                          </w:rPr>
                          <w:t>,height:</w:t>
                        </w:r>
                        <w:r w:rsidRPr="00D227C9">
                          <w:rPr>
                            <w:color w:val="800000"/>
                            <w:sz w:val="18"/>
                            <w:szCs w:val="18"/>
                          </w:rPr>
                          <w:t>200</w:t>
                        </w:r>
                        <w:r w:rsidRPr="00D227C9">
                          <w:rPr>
                            <w:sz w:val="18"/>
                            <w:szCs w:val="18"/>
                          </w:rPr>
                          <w:t>}).show();</w:t>
                        </w:r>
                      </w:p>
                      <w:p w:rsidR="0023747D" w:rsidRPr="00D227C9" w:rsidRDefault="0023747D" w:rsidP="00375F9C">
                        <w:pPr>
                          <w:spacing w:line="240" w:lineRule="exact"/>
                          <w:rPr>
                            <w:sz w:val="18"/>
                            <w:szCs w:val="18"/>
                          </w:rPr>
                        </w:pPr>
                        <w:proofErr w:type="gramStart"/>
                        <w:r w:rsidRPr="00D227C9">
                          <w:rPr>
                            <w:color w:val="0000FF"/>
                            <w:sz w:val="18"/>
                            <w:szCs w:val="18"/>
                          </w:rPr>
                          <w:t>var</w:t>
                        </w:r>
                        <w:proofErr w:type="gramEnd"/>
                        <w:r w:rsidRPr="00D227C9">
                          <w:rPr>
                            <w:sz w:val="18"/>
                            <w:szCs w:val="18"/>
                          </w:rPr>
                          <w:t xml:space="preserve"> tg=</w:t>
                        </w:r>
                        <w:r w:rsidRPr="00D227C9">
                          <w:rPr>
                            <w:color w:val="0000FF"/>
                            <w:sz w:val="18"/>
                            <w:szCs w:val="18"/>
                          </w:rPr>
                          <w:t>new</w:t>
                        </w:r>
                        <w:r w:rsidRPr="00D227C9">
                          <w:rPr>
                            <w:sz w:val="18"/>
                            <w:szCs w:val="18"/>
                          </w:rPr>
                          <w:t xml:space="preserve"> </w:t>
                        </w:r>
                        <w:r w:rsidR="0024376F">
                          <w:rPr>
                            <w:sz w:val="18"/>
                            <w:szCs w:val="18"/>
                          </w:rPr>
                          <w:t>xui</w:t>
                        </w:r>
                        <w:r w:rsidRPr="00D227C9">
                          <w:rPr>
                            <w:sz w:val="18"/>
                            <w:szCs w:val="18"/>
                          </w:rPr>
                          <w:t>.UI.TreeGrid;</w:t>
                        </w:r>
                      </w:p>
                      <w:p w:rsidR="0023747D" w:rsidRPr="00D227C9" w:rsidRDefault="0023747D" w:rsidP="00375F9C">
                        <w:pPr>
                          <w:spacing w:line="240" w:lineRule="exact"/>
                          <w:rPr>
                            <w:sz w:val="18"/>
                            <w:szCs w:val="18"/>
                          </w:rPr>
                        </w:pPr>
                        <w:proofErr w:type="gramStart"/>
                        <w:r w:rsidRPr="00D227C9">
                          <w:rPr>
                            <w:sz w:val="18"/>
                            <w:szCs w:val="18"/>
                          </w:rPr>
                          <w:t>tg.setRowHandlerWidth(</w:t>
                        </w:r>
                        <w:proofErr w:type="gramEnd"/>
                        <w:r w:rsidRPr="00D227C9">
                          <w:rPr>
                            <w:color w:val="800000"/>
                            <w:sz w:val="18"/>
                            <w:szCs w:val="18"/>
                          </w:rPr>
                          <w:t>80</w:t>
                        </w:r>
                        <w:r w:rsidRPr="00D227C9">
                          <w:rPr>
                            <w:sz w:val="18"/>
                            <w:szCs w:val="18"/>
                          </w:rPr>
                          <w:t>)</w:t>
                        </w:r>
                        <w:r w:rsidRPr="00D227C9">
                          <w:rPr>
                            <w:rFonts w:hint="eastAsia"/>
                            <w:sz w:val="18"/>
                            <w:szCs w:val="18"/>
                          </w:rPr>
                          <w:t>.setGridHandlerCaption(</w:t>
                        </w:r>
                        <w:r w:rsidRPr="00D227C9">
                          <w:rPr>
                            <w:rFonts w:hint="eastAsia"/>
                            <w:color w:val="FF00FF"/>
                            <w:sz w:val="18"/>
                            <w:szCs w:val="18"/>
                          </w:rPr>
                          <w:t>"</w:t>
                        </w:r>
                        <w:r>
                          <w:rPr>
                            <w:rFonts w:hint="eastAsia"/>
                            <w:color w:val="FF00FF"/>
                            <w:sz w:val="18"/>
                            <w:szCs w:val="18"/>
                          </w:rPr>
                          <w:t>Name</w:t>
                        </w:r>
                        <w:r w:rsidRPr="00D227C9">
                          <w:rPr>
                            <w:rFonts w:hint="eastAsia"/>
                            <w:color w:val="FF00FF"/>
                            <w:sz w:val="18"/>
                            <w:szCs w:val="18"/>
                          </w:rPr>
                          <w:t>"</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setHeader([</w:t>
                        </w:r>
                        <w:proofErr w:type="gramEnd"/>
                      </w:p>
                      <w:p w:rsidR="0023747D" w:rsidRPr="00D227C9" w:rsidRDefault="0023747D" w:rsidP="00375F9C">
                        <w:pPr>
                          <w:spacing w:line="240" w:lineRule="exact"/>
                          <w:rPr>
                            <w:sz w:val="18"/>
                            <w:szCs w:val="18"/>
                          </w:rPr>
                        </w:pPr>
                        <w:r w:rsidRPr="00D227C9">
                          <w:rPr>
                            <w:rFonts w:hint="eastAsia"/>
                            <w:sz w:val="18"/>
                            <w:szCs w:val="18"/>
                          </w:rPr>
                          <w:t>{</w:t>
                        </w:r>
                        <w:proofErr w:type="gramStart"/>
                        <w:r w:rsidRPr="00D227C9">
                          <w:rPr>
                            <w:rFonts w:hint="eastAsia"/>
                            <w:sz w:val="18"/>
                            <w:szCs w:val="18"/>
                          </w:rPr>
                          <w:t>id</w:t>
                        </w:r>
                        <w:proofErr w:type="gramEnd"/>
                        <w:r w:rsidRPr="00D227C9">
                          <w:rPr>
                            <w:rFonts w:hint="eastAsia"/>
                            <w:sz w:val="18"/>
                            <w:szCs w:val="18"/>
                          </w:rPr>
                          <w:t>:</w:t>
                        </w:r>
                        <w:r w:rsidRPr="00D227C9">
                          <w:rPr>
                            <w:rFonts w:hint="eastAsia"/>
                            <w:color w:val="FF00FF"/>
                            <w:sz w:val="18"/>
                            <w:szCs w:val="18"/>
                          </w:rPr>
                          <w:t>"col1"</w:t>
                        </w:r>
                        <w:r w:rsidRPr="00D227C9">
                          <w:rPr>
                            <w:rFonts w:hint="eastAsia"/>
                            <w:sz w:val="18"/>
                            <w:szCs w:val="18"/>
                          </w:rPr>
                          <w:t>, caption:</w:t>
                        </w:r>
                        <w:r w:rsidRPr="00D227C9">
                          <w:rPr>
                            <w:rFonts w:hint="eastAsia"/>
                            <w:color w:val="FF00FF"/>
                            <w:sz w:val="18"/>
                            <w:szCs w:val="18"/>
                          </w:rPr>
                          <w:t>"</w:t>
                        </w:r>
                        <w:r>
                          <w:rPr>
                            <w:rFonts w:hint="eastAsia"/>
                            <w:color w:val="FF00FF"/>
                            <w:sz w:val="18"/>
                            <w:szCs w:val="18"/>
                          </w:rPr>
                          <w:t>Age</w:t>
                        </w:r>
                        <w:r w:rsidRPr="00D227C9">
                          <w:rPr>
                            <w:rFonts w:hint="eastAsia"/>
                            <w:color w:val="FF00FF"/>
                            <w:sz w:val="18"/>
                            <w:szCs w:val="18"/>
                          </w:rPr>
                          <w:t>"</w:t>
                        </w:r>
                        <w:r w:rsidRPr="00D227C9">
                          <w:rPr>
                            <w:rFonts w:hint="eastAsia"/>
                            <w:sz w:val="18"/>
                            <w:szCs w:val="18"/>
                          </w:rPr>
                          <w:t>, width:</w:t>
                        </w:r>
                        <w:r w:rsidRPr="00D227C9">
                          <w:rPr>
                            <w:rFonts w:hint="eastAsia"/>
                            <w:color w:val="800000"/>
                            <w:sz w:val="18"/>
                            <w:szCs w:val="18"/>
                          </w:rPr>
                          <w:t>40</w:t>
                        </w:r>
                        <w:r w:rsidRPr="00D227C9">
                          <w:rPr>
                            <w:rFonts w:hint="eastAsia"/>
                            <w:sz w:val="18"/>
                            <w:szCs w:val="18"/>
                          </w:rPr>
                          <w:t xml:space="preserve">, type: </w:t>
                        </w:r>
                        <w:r w:rsidRPr="00D227C9">
                          <w:rPr>
                            <w:rFonts w:hint="eastAsia"/>
                            <w:color w:val="FF00FF"/>
                            <w:sz w:val="18"/>
                            <w:szCs w:val="18"/>
                          </w:rPr>
                          <w:t>"number"</w:t>
                        </w:r>
                        <w:r w:rsidRPr="00D227C9">
                          <w:rPr>
                            <w:rFonts w:hint="eastAsia"/>
                            <w:sz w:val="18"/>
                            <w:szCs w:val="18"/>
                          </w:rPr>
                          <w:t>},{id:</w:t>
                        </w:r>
                        <w:r w:rsidRPr="00D227C9">
                          <w:rPr>
                            <w:rFonts w:hint="eastAsia"/>
                            <w:color w:val="FF00FF"/>
                            <w:sz w:val="18"/>
                            <w:szCs w:val="18"/>
                          </w:rPr>
                          <w:t>"col2"</w:t>
                        </w:r>
                        <w:r w:rsidRPr="00D227C9">
                          <w:rPr>
                            <w:rFonts w:hint="eastAsia"/>
                            <w:sz w:val="18"/>
                            <w:szCs w:val="18"/>
                          </w:rPr>
                          <w:t>, caption:</w:t>
                        </w:r>
                        <w:r w:rsidRPr="00D227C9">
                          <w:rPr>
                            <w:rFonts w:hint="eastAsia"/>
                            <w:color w:val="FF00FF"/>
                            <w:sz w:val="18"/>
                            <w:szCs w:val="18"/>
                          </w:rPr>
                          <w:t>"</w:t>
                        </w:r>
                        <w:r>
                          <w:rPr>
                            <w:rFonts w:hint="eastAsia"/>
                            <w:color w:val="FF00FF"/>
                            <w:sz w:val="18"/>
                            <w:szCs w:val="18"/>
                          </w:rPr>
                          <w:t>Full-time</w:t>
                        </w:r>
                        <w:r w:rsidRPr="00D227C9">
                          <w:rPr>
                            <w:rFonts w:hint="eastAsia"/>
                            <w:color w:val="FF00FF"/>
                            <w:sz w:val="18"/>
                            <w:szCs w:val="18"/>
                          </w:rPr>
                          <w:t>"</w:t>
                        </w:r>
                        <w:r w:rsidRPr="00D227C9">
                          <w:rPr>
                            <w:rFonts w:hint="eastAsia"/>
                            <w:sz w:val="18"/>
                            <w:szCs w:val="18"/>
                          </w:rPr>
                          <w:t>, width:</w:t>
                        </w:r>
                        <w:r w:rsidRPr="00D227C9">
                          <w:rPr>
                            <w:rFonts w:hint="eastAsia"/>
                            <w:color w:val="800000"/>
                            <w:sz w:val="18"/>
                            <w:szCs w:val="18"/>
                          </w:rPr>
                          <w:t>90</w:t>
                        </w:r>
                        <w:r w:rsidRPr="00D227C9">
                          <w:rPr>
                            <w:rFonts w:hint="eastAsia"/>
                            <w:sz w:val="18"/>
                            <w:szCs w:val="18"/>
                          </w:rPr>
                          <w:t xml:space="preserve">, type: </w:t>
                        </w:r>
                        <w:r w:rsidRPr="00D227C9">
                          <w:rPr>
                            <w:rFonts w:hint="eastAsia"/>
                            <w:color w:val="FF00FF"/>
                            <w:sz w:val="18"/>
                            <w:szCs w:val="18"/>
                          </w:rPr>
                          <w:t>"checkbox"</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setRows([</w:t>
                        </w:r>
                        <w:proofErr w:type="gramEnd"/>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id</w:t>
                        </w:r>
                        <w:proofErr w:type="gramEnd"/>
                        <w:r w:rsidRPr="00D227C9">
                          <w:rPr>
                            <w:rFonts w:hint="eastAsia"/>
                            <w:sz w:val="18"/>
                            <w:szCs w:val="18"/>
                          </w:rPr>
                          <w:t>:</w:t>
                        </w:r>
                        <w:r w:rsidRPr="00D227C9">
                          <w:rPr>
                            <w:rFonts w:hint="eastAsia"/>
                            <w:color w:val="FF00FF"/>
                            <w:sz w:val="18"/>
                            <w:szCs w:val="18"/>
                          </w:rPr>
                          <w:t>"row1"</w:t>
                        </w:r>
                        <w:r w:rsidRPr="00D227C9">
                          <w:rPr>
                            <w:rFonts w:hint="eastAsia"/>
                            <w:sz w:val="18"/>
                            <w:szCs w:val="18"/>
                          </w:rPr>
                          <w:t>,caption:</w:t>
                        </w:r>
                        <w:r w:rsidRPr="00D227C9">
                          <w:rPr>
                            <w:rFonts w:hint="eastAsia"/>
                            <w:color w:val="FF00FF"/>
                            <w:sz w:val="18"/>
                            <w:szCs w:val="18"/>
                          </w:rPr>
                          <w:t>'</w:t>
                        </w:r>
                        <w:r>
                          <w:rPr>
                            <w:rFonts w:hint="eastAsia"/>
                            <w:color w:val="FF00FF"/>
                            <w:sz w:val="18"/>
                            <w:szCs w:val="18"/>
                          </w:rPr>
                          <w:t>Jack</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23</w:t>
                        </w:r>
                        <w:r w:rsidRPr="00D227C9">
                          <w:rPr>
                            <w:rFonts w:hint="eastAsia"/>
                            <w:sz w:val="18"/>
                            <w:szCs w:val="18"/>
                          </w:rPr>
                          <w:t xml:space="preserve">, </w:t>
                        </w:r>
                        <w:r w:rsidRPr="00D227C9">
                          <w:rPr>
                            <w:rFonts w:hint="eastAsia"/>
                            <w:color w:val="0000FF"/>
                            <w:sz w:val="18"/>
                            <w:szCs w:val="18"/>
                          </w:rPr>
                          <w:t>true</w:t>
                        </w:r>
                        <w:r w:rsidRPr="00D227C9">
                          <w:rPr>
                            <w:rFonts w:hint="eastAsia"/>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id</w:t>
                        </w:r>
                        <w:proofErr w:type="gramEnd"/>
                        <w:r w:rsidRPr="00D227C9">
                          <w:rPr>
                            <w:rFonts w:hint="eastAsia"/>
                            <w:sz w:val="18"/>
                            <w:szCs w:val="18"/>
                          </w:rPr>
                          <w:t>:</w:t>
                        </w:r>
                        <w:r w:rsidRPr="00D227C9">
                          <w:rPr>
                            <w:rFonts w:hint="eastAsia"/>
                            <w:color w:val="FF00FF"/>
                            <w:sz w:val="18"/>
                            <w:szCs w:val="18"/>
                          </w:rPr>
                          <w:t>"row2"</w:t>
                        </w:r>
                        <w:r w:rsidRPr="00D227C9">
                          <w:rPr>
                            <w:rFonts w:hint="eastAsia"/>
                            <w:sz w:val="18"/>
                            <w:szCs w:val="18"/>
                          </w:rPr>
                          <w:t>,caption:</w:t>
                        </w:r>
                        <w:r w:rsidRPr="00D227C9">
                          <w:rPr>
                            <w:rFonts w:hint="eastAsia"/>
                            <w:color w:val="FF00FF"/>
                            <w:sz w:val="18"/>
                            <w:szCs w:val="18"/>
                          </w:rPr>
                          <w:t>'</w:t>
                        </w:r>
                        <w:r>
                          <w:rPr>
                            <w:rFonts w:hint="eastAsia"/>
                            <w:color w:val="FF00FF"/>
                            <w:sz w:val="18"/>
                            <w:szCs w:val="18"/>
                          </w:rPr>
                          <w:t>John</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32</w:t>
                        </w:r>
                        <w:r w:rsidRPr="00D227C9">
                          <w:rPr>
                            <w:rFonts w:hint="eastAsia"/>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sub:</w:t>
                        </w:r>
                        <w:proofErr w:type="gramEnd"/>
                        <w:r w:rsidRPr="00D227C9">
                          <w:rPr>
                            <w:rFonts w:hint="eastAsia"/>
                            <w:sz w:val="18"/>
                            <w:szCs w:val="18"/>
                          </w:rPr>
                          <w:t>[{id:</w:t>
                        </w:r>
                        <w:r w:rsidRPr="00D227C9">
                          <w:rPr>
                            <w:rFonts w:hint="eastAsia"/>
                            <w:color w:val="FF00FF"/>
                            <w:sz w:val="18"/>
                            <w:szCs w:val="18"/>
                          </w:rPr>
                          <w:t>"row21"</w:t>
                        </w:r>
                        <w:r w:rsidRPr="00D227C9">
                          <w:rPr>
                            <w:rFonts w:hint="eastAsia"/>
                            <w:sz w:val="18"/>
                            <w:szCs w:val="18"/>
                          </w:rPr>
                          <w:t>,caption:</w:t>
                        </w:r>
                        <w:r w:rsidRPr="00D227C9">
                          <w:rPr>
                            <w:rFonts w:hint="eastAsia"/>
                            <w:color w:val="FF00FF"/>
                            <w:sz w:val="18"/>
                            <w:szCs w:val="18"/>
                          </w:rPr>
                          <w:t>'</w:t>
                        </w:r>
                        <w:r>
                          <w:rPr>
                            <w:rFonts w:hint="eastAsia"/>
                            <w:color w:val="FF00FF"/>
                            <w:sz w:val="18"/>
                            <w:szCs w:val="18"/>
                          </w:rPr>
                          <w:t>Tom</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24</w:t>
                        </w:r>
                        <w:r w:rsidRPr="00D227C9">
                          <w:rPr>
                            <w:rFonts w:hint="eastAsia"/>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id</w:t>
                        </w:r>
                        <w:proofErr w:type="gramEnd"/>
                        <w:r w:rsidRPr="00D227C9">
                          <w:rPr>
                            <w:rFonts w:hint="eastAsia"/>
                            <w:sz w:val="18"/>
                            <w:szCs w:val="18"/>
                          </w:rPr>
                          <w:t>:</w:t>
                        </w:r>
                        <w:r w:rsidRPr="00D227C9">
                          <w:rPr>
                            <w:rFonts w:hint="eastAsia"/>
                            <w:color w:val="FF00FF"/>
                            <w:sz w:val="18"/>
                            <w:szCs w:val="18"/>
                          </w:rPr>
                          <w:t>"row22"</w:t>
                        </w:r>
                        <w:r w:rsidRPr="00D227C9">
                          <w:rPr>
                            <w:rFonts w:hint="eastAsia"/>
                            <w:sz w:val="18"/>
                            <w:szCs w:val="18"/>
                          </w:rPr>
                          <w:t>,caption:</w:t>
                        </w:r>
                        <w:r w:rsidRPr="00D227C9">
                          <w:rPr>
                            <w:rFonts w:hint="eastAsia"/>
                            <w:color w:val="FF00FF"/>
                            <w:sz w:val="18"/>
                            <w:szCs w:val="18"/>
                          </w:rPr>
                          <w:t>'</w:t>
                        </w:r>
                        <w:r>
                          <w:rPr>
                            <w:rFonts w:hint="eastAsia"/>
                            <w:color w:val="FF00FF"/>
                            <w:sz w:val="18"/>
                            <w:szCs w:val="18"/>
                          </w:rPr>
                          <w:t>Box</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25</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 xml:space="preserve">    ]}</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show(</w:t>
                        </w:r>
                        <w:proofErr w:type="gramEnd"/>
                        <w:r w:rsidRPr="00D227C9">
                          <w:rPr>
                            <w:sz w:val="18"/>
                            <w:szCs w:val="18"/>
                          </w:rPr>
                          <w:t>block)</w:t>
                        </w:r>
                      </w:p>
                      <w:p w:rsidR="0023747D" w:rsidRPr="00D227C9" w:rsidRDefault="0023747D" w:rsidP="00375F9C">
                        <w:pPr>
                          <w:spacing w:line="240" w:lineRule="exact"/>
                          <w:rPr>
                            <w:sz w:val="18"/>
                            <w:szCs w:val="18"/>
                          </w:rPr>
                        </w:pPr>
                      </w:p>
                      <w:p w:rsidR="0023747D" w:rsidRPr="00D227C9" w:rsidRDefault="0023747D" w:rsidP="00375F9C">
                        <w:pPr>
                          <w:spacing w:line="240" w:lineRule="exact"/>
                          <w:rPr>
                            <w:sz w:val="18"/>
                            <w:szCs w:val="18"/>
                          </w:rPr>
                        </w:pPr>
                        <w:r w:rsidRPr="00D227C9">
                          <w:rPr>
                            <w:sz w:val="18"/>
                            <w:szCs w:val="18"/>
                          </w:rPr>
                          <w:t>_.</w:t>
                        </w:r>
                        <w:proofErr w:type="gramStart"/>
                        <w:r w:rsidRPr="00D227C9">
                          <w:rPr>
                            <w:sz w:val="18"/>
                            <w:szCs w:val="18"/>
                          </w:rPr>
                          <w:t>asyRun(</w:t>
                        </w:r>
                        <w:proofErr w:type="gramEnd"/>
                        <w:r w:rsidRPr="00D227C9">
                          <w:rPr>
                            <w:color w:val="0000FF"/>
                            <w:sz w:val="18"/>
                            <w:szCs w:val="18"/>
                          </w:rPr>
                          <w:t>function</w:t>
                        </w:r>
                        <w:r w:rsidRPr="00D227C9">
                          <w:rPr>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tg.updateRow(</w:t>
                        </w:r>
                        <w:proofErr w:type="gramEnd"/>
                        <w:r w:rsidRPr="00D227C9">
                          <w:rPr>
                            <w:rFonts w:hint="eastAsia"/>
                            <w:color w:val="FF00FF"/>
                            <w:sz w:val="18"/>
                            <w:szCs w:val="18"/>
                          </w:rPr>
                          <w:t>'row2'</w:t>
                        </w:r>
                        <w:r w:rsidRPr="00D227C9">
                          <w:rPr>
                            <w:rFonts w:hint="eastAsia"/>
                            <w:sz w:val="18"/>
                            <w:szCs w:val="18"/>
                          </w:rPr>
                          <w:t xml:space="preserve">, </w:t>
                        </w:r>
                        <w:r w:rsidRPr="00D227C9">
                          <w:rPr>
                            <w:rFonts w:hint="eastAsia"/>
                            <w:color w:val="FF00FF"/>
                            <w:sz w:val="18"/>
                            <w:szCs w:val="18"/>
                          </w:rPr>
                          <w:t>'</w:t>
                        </w:r>
                        <w:r>
                          <w:rPr>
                            <w:rFonts w:hint="eastAsia"/>
                            <w:color w:val="FF00FF"/>
                            <w:sz w:val="18"/>
                            <w:szCs w:val="18"/>
                          </w:rPr>
                          <w:t>Jerry</w:t>
                        </w:r>
                        <w:r w:rsidRPr="00D227C9">
                          <w:rPr>
                            <w:rFonts w:hint="eastAsia"/>
                            <w:color w:val="FF00FF"/>
                            <w:sz w:val="18"/>
                            <w:szCs w:val="18"/>
                          </w:rPr>
                          <w:t>'</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w:t>
                        </w:r>
                        <w:r w:rsidRPr="00D227C9">
                          <w:rPr>
                            <w:color w:val="800000"/>
                            <w:sz w:val="18"/>
                            <w:szCs w:val="18"/>
                          </w:rPr>
                          <w:t>1000</w:t>
                        </w:r>
                        <w:proofErr w:type="gramEnd"/>
                        <w:r w:rsidRPr="00D227C9">
                          <w:rPr>
                            <w:sz w:val="18"/>
                            <w:szCs w:val="18"/>
                          </w:rPr>
                          <w:t>)</w:t>
                        </w:r>
                      </w:p>
                      <w:p w:rsidR="0023747D" w:rsidRPr="00D227C9" w:rsidRDefault="0023747D" w:rsidP="00375F9C">
                        <w:pPr>
                          <w:spacing w:line="240" w:lineRule="exact"/>
                          <w:rPr>
                            <w:sz w:val="18"/>
                            <w:szCs w:val="18"/>
                          </w:rPr>
                        </w:pPr>
                      </w:p>
                      <w:p w:rsidR="0023747D" w:rsidRPr="00D227C9" w:rsidRDefault="0023747D" w:rsidP="00375F9C">
                        <w:pPr>
                          <w:spacing w:line="240" w:lineRule="exact"/>
                          <w:rPr>
                            <w:sz w:val="18"/>
                            <w:szCs w:val="18"/>
                          </w:rPr>
                        </w:pPr>
                        <w:r w:rsidRPr="00D227C9">
                          <w:rPr>
                            <w:sz w:val="18"/>
                            <w:szCs w:val="18"/>
                          </w:rPr>
                          <w:t>_.</w:t>
                        </w:r>
                        <w:proofErr w:type="gramStart"/>
                        <w:r w:rsidRPr="00D227C9">
                          <w:rPr>
                            <w:sz w:val="18"/>
                            <w:szCs w:val="18"/>
                          </w:rPr>
                          <w:t>asyRun(</w:t>
                        </w:r>
                        <w:proofErr w:type="gramEnd"/>
                        <w:r w:rsidRPr="00D227C9">
                          <w:rPr>
                            <w:color w:val="0000FF"/>
                            <w:sz w:val="18"/>
                            <w:szCs w:val="18"/>
                          </w:rPr>
                          <w:t>function</w:t>
                        </w:r>
                        <w:r w:rsidRPr="00D227C9">
                          <w:rPr>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tg.updateRow(</w:t>
                        </w:r>
                        <w:proofErr w:type="gramEnd"/>
                        <w:r w:rsidRPr="00D227C9">
                          <w:rPr>
                            <w:rFonts w:hint="eastAsia"/>
                            <w:color w:val="FF00FF"/>
                            <w:sz w:val="18"/>
                            <w:szCs w:val="18"/>
                          </w:rPr>
                          <w:t>'row2'</w:t>
                        </w:r>
                        <w:r w:rsidRPr="00D227C9">
                          <w:rPr>
                            <w:rFonts w:hint="eastAsia"/>
                            <w:sz w:val="18"/>
                            <w:szCs w:val="18"/>
                          </w:rPr>
                          <w:t>,{caption:</w:t>
                        </w:r>
                        <w:r w:rsidRPr="00D227C9">
                          <w:rPr>
                            <w:rFonts w:hint="eastAsia"/>
                            <w:color w:val="FF00FF"/>
                            <w:sz w:val="18"/>
                            <w:szCs w:val="18"/>
                          </w:rPr>
                          <w:t>'</w:t>
                        </w:r>
                        <w:r>
                          <w:rPr>
                            <w:rFonts w:hint="eastAsia"/>
                            <w:color w:val="FF00FF"/>
                            <w:sz w:val="18"/>
                            <w:szCs w:val="18"/>
                          </w:rPr>
                          <w:t>Group</w:t>
                        </w:r>
                        <w:r w:rsidRPr="00D227C9">
                          <w:rPr>
                            <w:rFonts w:hint="eastAsia"/>
                            <w:color w:val="FF00FF"/>
                            <w:sz w:val="18"/>
                            <w:szCs w:val="18"/>
                          </w:rPr>
                          <w:t>'</w:t>
                        </w:r>
                        <w:r w:rsidRPr="00D227C9">
                          <w:rPr>
                            <w:rFonts w:hint="eastAsia"/>
                            <w:sz w:val="18"/>
                            <w:szCs w:val="18"/>
                          </w:rPr>
                          <w:t>, height:</w:t>
                        </w:r>
                        <w:r w:rsidRPr="00D227C9">
                          <w:rPr>
                            <w:rFonts w:hint="eastAsia"/>
                            <w:color w:val="800000"/>
                            <w:sz w:val="18"/>
                            <w:szCs w:val="18"/>
                          </w:rPr>
                          <w:t>30</w:t>
                        </w:r>
                        <w:r w:rsidRPr="00D227C9">
                          <w:rPr>
                            <w:rFonts w:hint="eastAsia"/>
                            <w:sz w:val="18"/>
                            <w:szCs w:val="18"/>
                          </w:rPr>
                          <w:t>, rowStyle:</w:t>
                        </w:r>
                        <w:r w:rsidRPr="00D227C9">
                          <w:rPr>
                            <w:rFonts w:hint="eastAsia"/>
                            <w:color w:val="FF00FF"/>
                            <w:sz w:val="18"/>
                            <w:szCs w:val="18"/>
                          </w:rPr>
                          <w:t>'background-color:#00ff00;'</w:t>
                        </w:r>
                        <w:r w:rsidRPr="00D227C9">
                          <w:rPr>
                            <w:rFonts w:hint="eastAsia"/>
                            <w:sz w:val="18"/>
                            <w:szCs w:val="18"/>
                          </w:rPr>
                          <w:t>, rowResizer:</w:t>
                        </w:r>
                        <w:r w:rsidRPr="00D227C9">
                          <w:rPr>
                            <w:rFonts w:hint="eastAsia"/>
                            <w:color w:val="0000FF"/>
                            <w:sz w:val="18"/>
                            <w:szCs w:val="18"/>
                          </w:rPr>
                          <w:t>false</w:t>
                        </w:r>
                        <w:r w:rsidRPr="00D227C9">
                          <w:rPr>
                            <w:rFonts w:hint="eastAsia"/>
                            <w:sz w:val="18"/>
                            <w:szCs w:val="18"/>
                          </w:rPr>
                          <w:t>,</w:t>
                        </w:r>
                        <w:r>
                          <w:rPr>
                            <w:rFonts w:hint="eastAsia"/>
                            <w:sz w:val="18"/>
                            <w:szCs w:val="18"/>
                          </w:rPr>
                          <w:t xml:space="preserve"> </w:t>
                        </w:r>
                        <w:r w:rsidRPr="00D227C9">
                          <w:rPr>
                            <w:rFonts w:hint="eastAsia"/>
                            <w:sz w:val="18"/>
                            <w:szCs w:val="18"/>
                          </w:rPr>
                          <w:t>group:</w:t>
                        </w:r>
                        <w:r w:rsidRPr="00D227C9">
                          <w:rPr>
                            <w:rFonts w:hint="eastAsia"/>
                            <w:color w:val="0000FF"/>
                            <w:sz w:val="18"/>
                            <w:szCs w:val="18"/>
                          </w:rPr>
                          <w:t>true</w:t>
                        </w:r>
                        <w:r w:rsidRPr="00D227C9">
                          <w:rPr>
                            <w:rFonts w:hint="eastAsia"/>
                            <w:sz w:val="18"/>
                            <w:szCs w:val="18"/>
                          </w:rPr>
                          <w:t>,</w:t>
                        </w:r>
                        <w:r>
                          <w:rPr>
                            <w:rFonts w:hint="eastAsia"/>
                            <w:sz w:val="18"/>
                            <w:szCs w:val="18"/>
                          </w:rPr>
                          <w:t xml:space="preserve"> </w:t>
                        </w:r>
                        <w:r w:rsidRPr="00D227C9">
                          <w:rPr>
                            <w:rFonts w:hint="eastAsia"/>
                            <w:sz w:val="18"/>
                            <w:szCs w:val="18"/>
                          </w:rPr>
                          <w:t>preview:</w:t>
                        </w:r>
                        <w:r w:rsidRPr="00D227C9">
                          <w:rPr>
                            <w:rFonts w:hint="eastAsia"/>
                            <w:color w:val="FF00FF"/>
                            <w:sz w:val="18"/>
                            <w:szCs w:val="18"/>
                          </w:rPr>
                          <w:t>'preview'</w:t>
                        </w:r>
                        <w:r w:rsidRPr="00D227C9">
                          <w:rPr>
                            <w:rFonts w:hint="eastAsia"/>
                            <w:sz w:val="18"/>
                            <w:szCs w:val="18"/>
                          </w:rPr>
                          <w:t>,</w:t>
                        </w:r>
                        <w:r>
                          <w:rPr>
                            <w:rFonts w:hint="eastAsia"/>
                            <w:sz w:val="18"/>
                            <w:szCs w:val="18"/>
                          </w:rPr>
                          <w:t xml:space="preserve"> </w:t>
                        </w:r>
                        <w:r w:rsidRPr="00D227C9">
                          <w:rPr>
                            <w:rFonts w:hint="eastAsia"/>
                            <w:sz w:val="18"/>
                            <w:szCs w:val="18"/>
                          </w:rPr>
                          <w:t>summary:</w:t>
                        </w:r>
                        <w:r w:rsidRPr="00D227C9">
                          <w:rPr>
                            <w:rFonts w:hint="eastAsia"/>
                            <w:color w:val="FF00FF"/>
                            <w:sz w:val="18"/>
                            <w:szCs w:val="18"/>
                          </w:rPr>
                          <w:t>'summary'</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w:t>
                        </w:r>
                        <w:r w:rsidRPr="00D227C9">
                          <w:rPr>
                            <w:color w:val="800000"/>
                            <w:sz w:val="18"/>
                            <w:szCs w:val="18"/>
                          </w:rPr>
                          <w:t>2000</w:t>
                        </w:r>
                        <w:proofErr w:type="gramEnd"/>
                        <w:r w:rsidRPr="00D227C9">
                          <w:rPr>
                            <w:sz w:val="18"/>
                            <w:szCs w:val="18"/>
                          </w:rPr>
                          <w:t>)</w:t>
                        </w:r>
                      </w:p>
                      <w:p w:rsidR="0023747D" w:rsidRPr="00D227C9" w:rsidRDefault="0023747D" w:rsidP="00375F9C">
                        <w:pPr>
                          <w:spacing w:line="240" w:lineRule="exact"/>
                          <w:rPr>
                            <w:sz w:val="18"/>
                            <w:szCs w:val="18"/>
                          </w:rPr>
                        </w:pPr>
                      </w:p>
                      <w:p w:rsidR="0023747D" w:rsidRPr="00D227C9" w:rsidRDefault="0023747D" w:rsidP="00375F9C">
                        <w:pPr>
                          <w:spacing w:line="240" w:lineRule="exact"/>
                          <w:rPr>
                            <w:sz w:val="18"/>
                            <w:szCs w:val="18"/>
                          </w:rPr>
                        </w:pPr>
                        <w:r w:rsidRPr="00D227C9">
                          <w:rPr>
                            <w:sz w:val="18"/>
                            <w:szCs w:val="18"/>
                          </w:rPr>
                          <w:t>_.</w:t>
                        </w:r>
                        <w:proofErr w:type="gramStart"/>
                        <w:r w:rsidRPr="00D227C9">
                          <w:rPr>
                            <w:sz w:val="18"/>
                            <w:szCs w:val="18"/>
                          </w:rPr>
                          <w:t>asyRun(</w:t>
                        </w:r>
                        <w:proofErr w:type="gramEnd"/>
                        <w:r w:rsidRPr="00D227C9">
                          <w:rPr>
                            <w:color w:val="0000FF"/>
                            <w:sz w:val="18"/>
                            <w:szCs w:val="18"/>
                          </w:rPr>
                          <w:t>function</w:t>
                        </w:r>
                        <w:r w:rsidRPr="00D227C9">
                          <w:rPr>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tg.updateRow(</w:t>
                        </w:r>
                        <w:proofErr w:type="gramEnd"/>
                        <w:r w:rsidRPr="00D227C9">
                          <w:rPr>
                            <w:rFonts w:hint="eastAsia"/>
                            <w:color w:val="FF00FF"/>
                            <w:sz w:val="18"/>
                            <w:szCs w:val="18"/>
                          </w:rPr>
                          <w:t>'row1'</w:t>
                        </w:r>
                        <w:r w:rsidRPr="00D227C9">
                          <w:rPr>
                            <w:rFonts w:hint="eastAsia"/>
                            <w:sz w:val="18"/>
                            <w:szCs w:val="18"/>
                          </w:rPr>
                          <w:t>, {sub:[</w:t>
                        </w:r>
                        <w:r>
                          <w:rPr>
                            <w:rFonts w:hint="eastAsia"/>
                            <w:sz w:val="18"/>
                            <w:szCs w:val="18"/>
                          </w:rPr>
                          <w:t>{value:</w:t>
                        </w:r>
                        <w:r w:rsidRPr="00D227C9">
                          <w:rPr>
                            <w:rFonts w:hint="eastAsia"/>
                            <w:color w:val="FF00FF"/>
                            <w:sz w:val="18"/>
                            <w:szCs w:val="18"/>
                          </w:rPr>
                          <w:t>"</w:t>
                        </w:r>
                        <w:r>
                          <w:rPr>
                            <w:rFonts w:hint="eastAsia"/>
                            <w:color w:val="FF00FF"/>
                            <w:sz w:val="18"/>
                            <w:szCs w:val="18"/>
                          </w:rPr>
                          <w:t>Kate</w:t>
                        </w:r>
                        <w:r w:rsidRPr="00D227C9">
                          <w:rPr>
                            <w:rFonts w:hint="eastAsia"/>
                            <w:color w:val="FF00FF"/>
                            <w:sz w:val="18"/>
                            <w:szCs w:val="18"/>
                          </w:rPr>
                          <w:t>"</w:t>
                        </w:r>
                        <w:r w:rsidRPr="00D227C9">
                          <w:rPr>
                            <w:rFonts w:hint="eastAsia"/>
                            <w:sz w:val="18"/>
                            <w:szCs w:val="18"/>
                          </w:rPr>
                          <w:t>,</w:t>
                        </w:r>
                        <w:r>
                          <w:rPr>
                            <w:rFonts w:hint="eastAsia"/>
                            <w:sz w:val="18"/>
                            <w:szCs w:val="18"/>
                          </w:rPr>
                          <w:t>cells:[</w:t>
                        </w:r>
                        <w:r w:rsidRPr="00D227C9">
                          <w:rPr>
                            <w:rFonts w:hint="eastAsia"/>
                            <w:color w:val="800000"/>
                            <w:sz w:val="18"/>
                            <w:szCs w:val="18"/>
                          </w:rPr>
                          <w:t>24</w:t>
                        </w:r>
                        <w:r w:rsidRPr="00D227C9">
                          <w:rPr>
                            <w:rFonts w:hint="eastAsia"/>
                            <w:sz w:val="18"/>
                            <w:szCs w:val="18"/>
                          </w:rPr>
                          <w:t>,</w:t>
                        </w:r>
                        <w:r w:rsidRPr="00D227C9">
                          <w:rPr>
                            <w:rFonts w:hint="eastAsia"/>
                            <w:color w:val="0000FF"/>
                            <w:sz w:val="18"/>
                            <w:szCs w:val="18"/>
                          </w:rPr>
                          <w:t>true</w:t>
                        </w:r>
                        <w:r>
                          <w:rPr>
                            <w:rFonts w:hint="eastAsia"/>
                            <w:color w:val="0000FF"/>
                            <w:sz w:val="18"/>
                            <w:szCs w:val="18"/>
                          </w:rPr>
                          <w:t>]}</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w:t>
                        </w:r>
                        <w:r w:rsidRPr="00D227C9">
                          <w:rPr>
                            <w:color w:val="800000"/>
                            <w:sz w:val="18"/>
                            <w:szCs w:val="18"/>
                          </w:rPr>
                          <w:t>3000</w:t>
                        </w:r>
                        <w:proofErr w:type="gramEnd"/>
                        <w:r w:rsidRPr="00D227C9">
                          <w:rPr>
                            <w:sz w:val="18"/>
                            <w:szCs w:val="18"/>
                          </w:rPr>
                          <w:t>)</w:t>
                        </w:r>
                      </w:p>
                    </w:txbxContent>
                  </v:textbox>
                </v:shape>
                <v:shape id="AutoShape 914" o:spid="_x0000_s1678" type="#_x0000_t62" style="position:absolute;left:18288;top:18821;width:1714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5WLMUA&#10;AADcAAAADwAAAGRycy9kb3ducmV2LnhtbESPS2/CMBCE75X4D9YicSsOKDyaYhBCoPbQC49Lb6t4&#10;G0fE68g2JPx7XKlSj6OZ+Uaz2vS2EXfyoXasYDLOQBCXTtdcKbicD69LECEia2wck4IHBdisBy8r&#10;LLTr+Ej3U6xEgnAoUIGJsS2kDKUhi2HsWuLk/ThvMSbpK6k9dgluGznNsrm0WHNaMNjSzlB5Pd2s&#10;gmO+aL9uZ+z2j2/cffhZTqbLlRoN++07iEh9/A//tT+1grfZHH7PpCM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7lYsxQAAANwAAAAPAAAAAAAAAAAAAAAAAJgCAABkcnMv&#10;ZG93bnJldi54bWxQSwUGAAAAAAQABAD1AAAAigMAAAAA&#10;" adj="23688,59399" fillcolor="#ff9">
                  <v:textbox inset="0,0,0,0">
                    <w:txbxContent>
                      <w:p w:rsidR="0023747D" w:rsidRPr="000E23E9" w:rsidRDefault="0023747D" w:rsidP="00375F9C">
                        <w:pPr>
                          <w:rPr>
                            <w:szCs w:val="18"/>
                          </w:rPr>
                        </w:pPr>
                        <w:r>
                          <w:rPr>
                            <w:rFonts w:hint="eastAsia"/>
                            <w:szCs w:val="18"/>
                          </w:rPr>
                          <w:t>Updates row caption only</w:t>
                        </w:r>
                      </w:p>
                    </w:txbxContent>
                  </v:textbox>
                </v:shape>
                <v:shape id="AutoShape 915" o:spid="_x0000_s1679" type="#_x0000_t62" style="position:absolute;left:27432;top:23774;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E5cUA&#10;AADcAAAADwAAAGRycy9kb3ducmV2LnhtbESP0WrCQBRE3wv+w3ILvtVN1bYmdRURBIUiNO0H3GSv&#10;SWj2bthdTfTr3UKhj8PMnGGW68G04kLON5YVPE8SEMSl1Q1XCr6/dk8LED4ga2wtk4IreVivRg9L&#10;zLTt+ZMueahEhLDPUEEdQpdJ6cuaDPqJ7Yijd7LOYIjSVVI77CPctHKaJK/SYMNxocaOtjWVP/nZ&#10;KJj1RXFODz7l7fFYzF2f3z6wUWr8OGzeQQQawn/4r73XCtKXN/g9E4+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IITlxQAAANwAAAAPAAAAAAAAAAAAAAAAAJgCAABkcnMv&#10;ZG93bnJldi54bWxQSwUGAAAAAAQABAD1AAAAigMAAAAA&#10;" adj="17707,69715" fillcolor="#ff9">
                  <v:textbox inset="0,0,0,0">
                    <w:txbxContent>
                      <w:p w:rsidR="0023747D" w:rsidRPr="000E23E9" w:rsidRDefault="0023747D" w:rsidP="00375F9C">
                        <w:pPr>
                          <w:rPr>
                            <w:szCs w:val="18"/>
                          </w:rPr>
                        </w:pPr>
                        <w:r>
                          <w:rPr>
                            <w:rFonts w:hint="eastAsia"/>
                            <w:szCs w:val="18"/>
                          </w:rPr>
                          <w:t>These properties are updatable</w:t>
                        </w:r>
                      </w:p>
                    </w:txbxContent>
                  </v:textbox>
                </v:shape>
                <v:shape id="AutoShape 916" o:spid="_x0000_s1680" type="#_x0000_t62" style="position:absolute;left:28575;top:32689;width:13716;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Ul8IA&#10;AADcAAAADwAAAGRycy9kb3ducmV2LnhtbERPy2rCQBTdF/yH4Qrd1RkFX6mTEASxu1aN2OUlc5uE&#10;Zu6EzGjSv+8sCl0eznuXjbYVD+p941jDfKZAEJfONFxpKC6Hlw0IH5ANto5Jww95yNLJ0w4T4wY+&#10;0eMcKhFD2CeooQ6hS6T0ZU0W/cx1xJH7cr3FEGFfSdPjEMNtKxdKraTFhmNDjR3tayq/z3er4X0I&#10;t/wjV2q7+hwPa6yuRXG8av08HfNXEIHG8C/+c78ZDdtlXBvPxCMg0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xSXwgAAANwAAAAPAAAAAAAAAAAAAAAAAJgCAABkcnMvZG93&#10;bnJldi54bWxQSwUGAAAAAAQABAD1AAAAhwMAAAAA&#10;" adj="26160,51369" fillcolor="#ff9">
                  <v:textbox inset="0,0,0,0">
                    <w:txbxContent>
                      <w:p w:rsidR="0023747D" w:rsidRPr="000E23E9" w:rsidRDefault="0023747D" w:rsidP="00375F9C">
                        <w:pPr>
                          <w:rPr>
                            <w:szCs w:val="18"/>
                          </w:rPr>
                        </w:pPr>
                        <w:r>
                          <w:rPr>
                            <w:rFonts w:hint="eastAsia"/>
                            <w:szCs w:val="18"/>
                          </w:rPr>
                          <w:t>Updates all sub rows</w:t>
                        </w:r>
                      </w:p>
                    </w:txbxContent>
                  </v:textbox>
                </v:shape>
                <w10:anchorlock/>
              </v:group>
            </w:pict>
          </mc:Fallback>
        </mc:AlternateContent>
      </w:r>
    </w:p>
    <w:p w:rsidR="00375F9C" w:rsidRPr="00405CB2" w:rsidRDefault="00375F9C" w:rsidP="00375F9C">
      <w:pPr>
        <w:rPr>
          <w:b/>
        </w:rPr>
      </w:pPr>
      <w:r w:rsidRPr="00405CB2">
        <w:rPr>
          <w:b/>
        </w:rPr>
        <w:t>O</w:t>
      </w:r>
      <w:r w:rsidRPr="00405CB2">
        <w:rPr>
          <w:rFonts w:hint="eastAsia"/>
          <w:b/>
        </w:rPr>
        <w:t>utput:</w:t>
      </w:r>
    </w:p>
    <w:p w:rsidR="00375F9C" w:rsidRDefault="005C781A" w:rsidP="00375F9C">
      <w:r>
        <w:rPr>
          <w:rFonts w:hint="eastAsia"/>
          <w:noProof/>
        </w:rPr>
        <w:lastRenderedPageBreak/>
        <w:drawing>
          <wp:inline distT="0" distB="0" distL="0" distR="0" wp14:anchorId="27D68AA0" wp14:editId="6C90F24A">
            <wp:extent cx="2324100" cy="1924050"/>
            <wp:effectExtent l="0" t="0" r="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324100" cy="1924050"/>
                    </a:xfrm>
                    <a:prstGeom prst="rect">
                      <a:avLst/>
                    </a:prstGeom>
                    <a:noFill/>
                    <a:ln>
                      <a:noFill/>
                    </a:ln>
                  </pic:spPr>
                </pic:pic>
              </a:graphicData>
            </a:graphic>
          </wp:inline>
        </w:drawing>
      </w:r>
    </w:p>
    <w:p w:rsidR="00375F9C" w:rsidRDefault="00375F9C" w:rsidP="00E45D25">
      <w:pPr>
        <w:pStyle w:val="3"/>
        <w:numPr>
          <w:ilvl w:val="2"/>
          <w:numId w:val="17"/>
        </w:numPr>
      </w:pPr>
      <w:bookmarkStart w:id="154" w:name="_Toc356466287"/>
      <w:r>
        <w:rPr>
          <w:rFonts w:hint="eastAsia"/>
        </w:rPr>
        <w:t xml:space="preserve">Cell </w:t>
      </w:r>
      <w:r w:rsidRPr="00155EBD">
        <w:t>config</w:t>
      </w:r>
      <w:bookmarkEnd w:id="154"/>
      <w:r>
        <w:rPr>
          <w:rFonts w:hint="eastAsia"/>
        </w:rPr>
        <w:t xml:space="preserve"> </w:t>
      </w:r>
    </w:p>
    <w:p w:rsidR="00375F9C" w:rsidRDefault="00375F9C" w:rsidP="00E45D25">
      <w:pPr>
        <w:pStyle w:val="4"/>
        <w:numPr>
          <w:ilvl w:val="3"/>
          <w:numId w:val="17"/>
        </w:numPr>
      </w:pPr>
      <w:bookmarkStart w:id="155" w:name="_Toc356466288"/>
      <w:r>
        <w:rPr>
          <w:rFonts w:hint="eastAsia"/>
        </w:rPr>
        <w:t>Cell types</w:t>
      </w:r>
      <w:bookmarkEnd w:id="155"/>
      <w:r>
        <w:rPr>
          <w:rFonts w:hint="eastAsia"/>
        </w:rPr>
        <w:t xml:space="preserve"> </w:t>
      </w:r>
    </w:p>
    <w:p w:rsidR="00375F9C" w:rsidRDefault="00375F9C" w:rsidP="00375F9C">
      <w:r>
        <w:rPr>
          <w:rFonts w:hint="eastAsia"/>
        </w:rPr>
        <w:t xml:space="preserve">These types are support: </w:t>
      </w:r>
    </w:p>
    <w:p w:rsidR="00375F9C" w:rsidRDefault="00375F9C" w:rsidP="00E45D25">
      <w:pPr>
        <w:numPr>
          <w:ilvl w:val="1"/>
          <w:numId w:val="5"/>
        </w:numPr>
      </w:pPr>
      <w:r>
        <w:t>‘label’</w:t>
      </w:r>
      <w:r>
        <w:rPr>
          <w:rFonts w:hint="eastAsia"/>
        </w:rPr>
        <w:t>: readonly text;</w:t>
      </w:r>
    </w:p>
    <w:p w:rsidR="00375F9C" w:rsidRDefault="00375F9C" w:rsidP="00E45D25">
      <w:pPr>
        <w:numPr>
          <w:ilvl w:val="1"/>
          <w:numId w:val="5"/>
        </w:numPr>
      </w:pPr>
      <w:r>
        <w:t>‘button’</w:t>
      </w:r>
      <w:r>
        <w:rPr>
          <w:rFonts w:hint="eastAsia"/>
        </w:rPr>
        <w:t>: the button;</w:t>
      </w:r>
    </w:p>
    <w:p w:rsidR="00375F9C" w:rsidRDefault="00375F9C" w:rsidP="00E45D25">
      <w:pPr>
        <w:numPr>
          <w:ilvl w:val="1"/>
          <w:numId w:val="5"/>
        </w:numPr>
      </w:pPr>
      <w:r>
        <w:t>‘input’</w:t>
      </w:r>
      <w:r>
        <w:rPr>
          <w:rFonts w:hint="eastAsia"/>
        </w:rPr>
        <w:t>: single line input;</w:t>
      </w:r>
    </w:p>
    <w:p w:rsidR="00375F9C" w:rsidRDefault="00375F9C" w:rsidP="00E45D25">
      <w:pPr>
        <w:numPr>
          <w:ilvl w:val="1"/>
          <w:numId w:val="5"/>
        </w:numPr>
      </w:pPr>
      <w:r>
        <w:t>‘textarea’</w:t>
      </w:r>
      <w:r>
        <w:rPr>
          <w:rFonts w:hint="eastAsia"/>
        </w:rPr>
        <w:t xml:space="preserve">: multi lines input; </w:t>
      </w:r>
    </w:p>
    <w:p w:rsidR="00375F9C" w:rsidRDefault="00375F9C" w:rsidP="00E45D25">
      <w:pPr>
        <w:numPr>
          <w:ilvl w:val="1"/>
          <w:numId w:val="5"/>
        </w:numPr>
      </w:pPr>
      <w:r>
        <w:t>‘number’</w:t>
      </w:r>
      <w:r>
        <w:rPr>
          <w:rFonts w:hint="eastAsia"/>
        </w:rPr>
        <w:t xml:space="preserve">: number only input; </w:t>
      </w:r>
    </w:p>
    <w:p w:rsidR="00375F9C" w:rsidRDefault="00375F9C" w:rsidP="00E45D25">
      <w:pPr>
        <w:numPr>
          <w:ilvl w:val="1"/>
          <w:numId w:val="5"/>
        </w:numPr>
      </w:pPr>
      <w:r>
        <w:t>‘</w:t>
      </w:r>
      <w:r>
        <w:rPr>
          <w:rFonts w:hint="eastAsia"/>
        </w:rPr>
        <w:t>currency</w:t>
      </w:r>
      <w:r>
        <w:t>’</w:t>
      </w:r>
      <w:r>
        <w:rPr>
          <w:rFonts w:hint="eastAsia"/>
        </w:rPr>
        <w:t xml:space="preserve">: currency only input; </w:t>
      </w:r>
    </w:p>
    <w:p w:rsidR="00375F9C" w:rsidRDefault="00375F9C" w:rsidP="00E45D25">
      <w:pPr>
        <w:numPr>
          <w:ilvl w:val="1"/>
          <w:numId w:val="5"/>
        </w:numPr>
      </w:pPr>
      <w:r>
        <w:t>‘progress’</w:t>
      </w:r>
      <w:r>
        <w:rPr>
          <w:rFonts w:hint="eastAsia"/>
        </w:rPr>
        <w:t xml:space="preserve">: the progress appearance; </w:t>
      </w:r>
    </w:p>
    <w:p w:rsidR="00375F9C" w:rsidRDefault="00375F9C" w:rsidP="00E45D25">
      <w:pPr>
        <w:numPr>
          <w:ilvl w:val="1"/>
          <w:numId w:val="5"/>
        </w:numPr>
      </w:pPr>
      <w:r>
        <w:t>‘combobox’</w:t>
      </w:r>
      <w:r>
        <w:rPr>
          <w:rFonts w:hint="eastAsia"/>
        </w:rPr>
        <w:t xml:space="preserve">: combo input; </w:t>
      </w:r>
    </w:p>
    <w:p w:rsidR="00375F9C" w:rsidRDefault="00375F9C" w:rsidP="00E45D25">
      <w:pPr>
        <w:numPr>
          <w:ilvl w:val="1"/>
          <w:numId w:val="5"/>
        </w:numPr>
      </w:pPr>
      <w:r>
        <w:t>‘listbox’</w:t>
      </w:r>
      <w:r>
        <w:rPr>
          <w:rFonts w:hint="eastAsia"/>
        </w:rPr>
        <w:t xml:space="preserve">: readonly combo input; </w:t>
      </w:r>
    </w:p>
    <w:p w:rsidR="00375F9C" w:rsidRDefault="00375F9C" w:rsidP="00E45D25">
      <w:pPr>
        <w:numPr>
          <w:ilvl w:val="1"/>
          <w:numId w:val="5"/>
        </w:numPr>
      </w:pPr>
      <w:r>
        <w:t>‘getter’</w:t>
      </w:r>
      <w:r>
        <w:rPr>
          <w:rFonts w:hint="eastAsia"/>
        </w:rPr>
        <w:t xml:space="preserve">: for getting data; </w:t>
      </w:r>
    </w:p>
    <w:p w:rsidR="00375F9C" w:rsidRDefault="00375F9C" w:rsidP="00E45D25">
      <w:pPr>
        <w:numPr>
          <w:ilvl w:val="1"/>
          <w:numId w:val="5"/>
        </w:numPr>
      </w:pPr>
      <w:r>
        <w:t>‘helpinput’</w:t>
      </w:r>
      <w:r>
        <w:rPr>
          <w:rFonts w:hint="eastAsia"/>
        </w:rPr>
        <w:t xml:space="preserve">: help data input; </w:t>
      </w:r>
    </w:p>
    <w:p w:rsidR="00375F9C" w:rsidRDefault="00375F9C" w:rsidP="00E45D25">
      <w:pPr>
        <w:numPr>
          <w:ilvl w:val="1"/>
          <w:numId w:val="5"/>
        </w:numPr>
      </w:pPr>
      <w:r>
        <w:t>‘cmdbox’</w:t>
      </w:r>
      <w:r>
        <w:rPr>
          <w:rFonts w:hint="eastAsia"/>
        </w:rPr>
        <w:t xml:space="preserve">: command box input; </w:t>
      </w:r>
    </w:p>
    <w:p w:rsidR="00375F9C" w:rsidRDefault="00375F9C" w:rsidP="00E45D25">
      <w:pPr>
        <w:numPr>
          <w:ilvl w:val="1"/>
          <w:numId w:val="5"/>
        </w:numPr>
      </w:pPr>
      <w:r>
        <w:t>‘popbox’</w:t>
      </w:r>
      <w:r>
        <w:rPr>
          <w:rFonts w:hint="eastAsia"/>
        </w:rPr>
        <w:t xml:space="preserve">: pop box input; </w:t>
      </w:r>
    </w:p>
    <w:p w:rsidR="00375F9C" w:rsidRDefault="00375F9C" w:rsidP="00E45D25">
      <w:pPr>
        <w:numPr>
          <w:ilvl w:val="1"/>
          <w:numId w:val="5"/>
        </w:numPr>
      </w:pPr>
      <w:r>
        <w:t>‘time’</w:t>
      </w:r>
      <w:r>
        <w:rPr>
          <w:rFonts w:hint="eastAsia"/>
        </w:rPr>
        <w:t xml:space="preserve">: time  input; </w:t>
      </w:r>
    </w:p>
    <w:p w:rsidR="00375F9C" w:rsidRDefault="00375F9C" w:rsidP="00E45D25">
      <w:pPr>
        <w:numPr>
          <w:ilvl w:val="1"/>
          <w:numId w:val="5"/>
        </w:numPr>
      </w:pPr>
      <w:r>
        <w:t>‘date’</w:t>
      </w:r>
      <w:r>
        <w:rPr>
          <w:rFonts w:hint="eastAsia"/>
        </w:rPr>
        <w:t xml:space="preserve">: date  input; </w:t>
      </w:r>
    </w:p>
    <w:p w:rsidR="00375F9C" w:rsidRDefault="00375F9C" w:rsidP="00E45D25">
      <w:pPr>
        <w:numPr>
          <w:ilvl w:val="1"/>
          <w:numId w:val="5"/>
        </w:numPr>
      </w:pPr>
      <w:r>
        <w:t>‘color’</w:t>
      </w:r>
      <w:r>
        <w:rPr>
          <w:rFonts w:hint="eastAsia"/>
        </w:rPr>
        <w:t xml:space="preserve">: color  input; </w:t>
      </w:r>
    </w:p>
    <w:p w:rsidR="00375F9C" w:rsidRDefault="00375F9C" w:rsidP="00375F9C"/>
    <w:p w:rsidR="00375F9C" w:rsidRPr="00405CB2" w:rsidRDefault="00375F9C" w:rsidP="00375F9C">
      <w:pPr>
        <w:rPr>
          <w:b/>
        </w:rPr>
      </w:pPr>
      <w:r w:rsidRPr="00405CB2">
        <w:rPr>
          <w:b/>
        </w:rPr>
        <w:t>I</w:t>
      </w:r>
      <w:r w:rsidRPr="00405CB2">
        <w:rPr>
          <w:rFonts w:hint="eastAsia"/>
          <w:b/>
        </w:rPr>
        <w:t>nput:</w:t>
      </w:r>
    </w:p>
    <w:p w:rsidR="00375F9C" w:rsidRDefault="005C781A" w:rsidP="00375F9C">
      <w:r>
        <w:rPr>
          <w:noProof/>
        </w:rPr>
        <w:lastRenderedPageBreak/>
        <mc:AlternateContent>
          <mc:Choice Requires="wpc">
            <w:drawing>
              <wp:inline distT="0" distB="0" distL="0" distR="0" wp14:anchorId="0FABFCBE" wp14:editId="540BC23D">
                <wp:extent cx="5257800" cy="1983105"/>
                <wp:effectExtent l="9525" t="0" r="9525" b="7620"/>
                <wp:docPr id="917" name="画布 9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51" name="Text Box 919"/>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.setCol</w:t>
                              </w:r>
                              <w:r>
                                <w:rPr>
                                  <w:rFonts w:hint="eastAsia"/>
                                  <w:sz w:val="18"/>
                                  <w:szCs w:val="18"/>
                                </w:rPr>
                                <w:t>Sortable</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label</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Pr>
                                  <w:rFonts w:hint="eastAsia"/>
                                  <w:sz w:val="18"/>
                                  <w:szCs w:val="18"/>
                                </w:rPr>
                                <w:t>{value:</w:t>
                              </w:r>
                              <w:r w:rsidRPr="005035BE">
                                <w:rPr>
                                  <w:rFonts w:hint="eastAsia"/>
                                  <w:color w:val="0000FF"/>
                                  <w:sz w:val="18"/>
                                  <w:szCs w:val="18"/>
                                </w:rPr>
                                <w:t>false</w:t>
                              </w:r>
                              <w:r>
                                <w:rPr>
                                  <w:rFonts w:hint="eastAsia"/>
                                  <w:color w:val="0000FF"/>
                                  <w:sz w:val="18"/>
                                  <w:szCs w:val="18"/>
                                </w:rPr>
                                <w:t>,</w:t>
                              </w:r>
                              <w:r w:rsidRPr="005F38B1">
                                <w:rPr>
                                  <w:rFonts w:hint="eastAsia"/>
                                  <w:sz w:val="18"/>
                                  <w:szCs w:val="18"/>
                                </w:rPr>
                                <w:t xml:space="preserve"> </w:t>
                              </w:r>
                              <w:r>
                                <w:rPr>
                                  <w:rFonts w:hint="eastAsia"/>
                                  <w:sz w:val="18"/>
                                  <w:szCs w:val="18"/>
                                </w:rPr>
                                <w:t>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color w:val="FF00FF"/>
                                  <w:sz w:val="18"/>
                                  <w:szCs w:val="18"/>
                                </w:rPr>
                                <w:t>}</w:t>
                              </w:r>
                              <w:r w:rsidRPr="005035BE">
                                <w:rPr>
                                  <w:rFonts w:hint="eastAsia"/>
                                  <w:sz w:val="18"/>
                                  <w:szCs w:val="18"/>
                                </w:rPr>
                                <w:t>] }</w:t>
                              </w:r>
                            </w:p>
                            <w:p w:rsidR="0023747D" w:rsidRPr="005035BE" w:rsidRDefault="0023747D" w:rsidP="00375F9C">
                              <w:pPr>
                                <w:spacing w:line="240" w:lineRule="exact"/>
                                <w:rPr>
                                  <w:sz w:val="18"/>
                                  <w:szCs w:val="18"/>
                                </w:rPr>
                              </w:pPr>
                              <w:r w:rsidRPr="005035BE">
                                <w:rPr>
                                  <w:sz w:val="18"/>
                                  <w:szCs w:val="18"/>
                                </w:rPr>
                                <w:t>]).show(block)</w:t>
                              </w:r>
                            </w:p>
                          </w:txbxContent>
                        </wps:txbx>
                        <wps:bodyPr rot="0" vert="horz" wrap="square" lIns="54000" tIns="46800" rIns="54000" bIns="45720" anchor="t" anchorCtr="0" upright="1">
                          <a:spAutoFit/>
                        </wps:bodyPr>
                      </wps:wsp>
                      <wps:wsp>
                        <wps:cNvPr id="952" name="AutoShape 920"/>
                        <wps:cNvSpPr>
                          <a:spLocks noChangeArrowheads="1"/>
                        </wps:cNvSpPr>
                        <wps:spPr bwMode="auto">
                          <a:xfrm flipH="1">
                            <a:off x="2971800" y="1287780"/>
                            <a:ext cx="1828800" cy="198120"/>
                          </a:xfrm>
                          <a:prstGeom prst="wedgeRoundRectCallout">
                            <a:avLst>
                              <a:gd name="adj1" fmla="val 62708"/>
                              <a:gd name="adj2" fmla="val 11987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etting in cell  (has priority)</w:t>
                              </w:r>
                            </w:p>
                          </w:txbxContent>
                        </wps:txbx>
                        <wps:bodyPr rot="0" vert="horz" wrap="square" lIns="0" tIns="0" rIns="0" bIns="0" anchor="t" anchorCtr="0" upright="1">
                          <a:noAutofit/>
                        </wps:bodyPr>
                      </wps:wsp>
                      <wps:wsp>
                        <wps:cNvPr id="953" name="AutoShape 922"/>
                        <wps:cNvSpPr>
                          <a:spLocks noChangeArrowheads="1"/>
                        </wps:cNvSpPr>
                        <wps:spPr bwMode="auto">
                          <a:xfrm flipH="1">
                            <a:off x="3086100" y="693420"/>
                            <a:ext cx="1828800" cy="198120"/>
                          </a:xfrm>
                          <a:prstGeom prst="wedgeRoundRectCallout">
                            <a:avLst>
                              <a:gd name="adj1" fmla="val 62185"/>
                              <a:gd name="adj2" fmla="val 1913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etting in column header data</w:t>
                              </w:r>
                            </w:p>
                          </w:txbxContent>
                        </wps:txbx>
                        <wps:bodyPr rot="0" vert="horz" wrap="square" lIns="0" tIns="0" rIns="0" bIns="0" anchor="t" anchorCtr="0" upright="1">
                          <a:noAutofit/>
                        </wps:bodyPr>
                      </wps:wsp>
                    </wpc:wpc>
                  </a:graphicData>
                </a:graphic>
              </wp:inline>
            </w:drawing>
          </mc:Choice>
          <mc:Fallback>
            <w:pict>
              <v:group id="画布 917" o:spid="_x0000_s1681"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">
                <v:shape id="_x0000_s1682" type="#_x0000_t75" style="position:absolute;width:52578;height:19831;visibility:visible;mso-wrap-style:square">
                  <v:fill o:detectmouseclick="t"/>
                  <v:path o:connecttype="none"/>
                </v:shape>
                <v:shape id="Text Box 919" o:spid="_x0000_s1683"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Q0rsMA&#10;AADcAAAADwAAAGRycy9kb3ducmV2LnhtbESPT2sCMRTE7wW/Q3hCbzWrUNHVKKLIeim0/rk/Ns/N&#10;4uZlSeK6fntTKPQ4zMxvmOW6t43oyIfasYLxKANBXDpdc6XgfNp/zECEiKyxcUwKnhRgvRq8LTHX&#10;7sE/1B1jJRKEQ44KTIxtLmUoDVkMI9cSJ+/qvMWYpK+k9vhIcNvISZZNpcWa04LBlraGytvxbhWU&#10;t12/K+qL8d3dzr71vHh+TQul3of9ZgEiUh//w3/tg1Yw/xzD75l0BO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Q0rsMAAADcAAAADwAAAAAAAAAAAAAAAACYAgAAZHJzL2Rv&#10;d25yZXYueG1sUEsFBgAAAAAEAAQA9QAAAIgDA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label</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Pr>
                            <w:rFonts w:hint="eastAsia"/>
                            <w:sz w:val="18"/>
                            <w:szCs w:val="18"/>
                          </w:rPr>
                          <w:t>{value:</w:t>
                        </w:r>
                        <w:r w:rsidRPr="005035BE">
                          <w:rPr>
                            <w:rFonts w:hint="eastAsia"/>
                            <w:color w:val="0000FF"/>
                            <w:sz w:val="18"/>
                            <w:szCs w:val="18"/>
                          </w:rPr>
                          <w:t>false</w:t>
                        </w:r>
                        <w:r>
                          <w:rPr>
                            <w:rFonts w:hint="eastAsia"/>
                            <w:color w:val="0000FF"/>
                            <w:sz w:val="18"/>
                            <w:szCs w:val="18"/>
                          </w:rPr>
                          <w:t>,</w:t>
                        </w:r>
                        <w:r w:rsidRPr="005F38B1">
                          <w:rPr>
                            <w:rFonts w:hint="eastAsia"/>
                            <w:sz w:val="18"/>
                            <w:szCs w:val="18"/>
                          </w:rPr>
                          <w:t xml:space="preserve"> </w:t>
                        </w:r>
                        <w:r>
                          <w:rPr>
                            <w:rFonts w:hint="eastAsia"/>
                            <w:sz w:val="18"/>
                            <w:szCs w:val="18"/>
                          </w:rPr>
                          <w:t>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color w:val="FF00FF"/>
                            <w:sz w:val="18"/>
                            <w:szCs w:val="18"/>
                          </w:rPr>
                          <w:t>}</w:t>
                        </w:r>
                        <w:r w:rsidRPr="005035BE">
                          <w:rPr>
                            <w:rFonts w:hint="eastAsia"/>
                            <w:sz w:val="18"/>
                            <w:szCs w:val="18"/>
                          </w:rPr>
                          <w:t>] }</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920" o:spid="_x0000_s1684" type="#_x0000_t62" style="position:absolute;left:29718;top:12877;width:18288;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ZnVMQA&#10;AADcAAAADwAAAGRycy9kb3ducmV2LnhtbESP0WrCQBRE3wv+w3KFvhTdKLSa6CoiFNu3Gv2Aa/aa&#10;rGbvhuxq4t93CwUfh5k5wyzXva3FnVpvHCuYjBMQxIXThksFx8PnaA7CB2SNtWNS8CAP69XgZYmZ&#10;dh3v6Z6HUkQI+wwVVCE0mZS+qMiiH7uGOHpn11oMUbal1C12EW5rOU2SD2nRcFyosKFtRcU1v1kF&#10;s1ttfr7ztLtcdtvT7IgmfcNcqddhv1mACNSHZ/i//aUVpO9T+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Z1TEAAAA3AAAAA8AAAAAAAAAAAAAAAAAmAIAAGRycy9k&#10;b3ducmV2LnhtbFBLBQYAAAAABAAEAPUAAACJAwAAAAA=&#10;" adj="24345,36692" fillcolor="#ff9">
                  <v:textbox inset="0,0,0,0">
                    <w:txbxContent>
                      <w:p w:rsidR="0023747D" w:rsidRPr="000E23E9" w:rsidRDefault="0023747D" w:rsidP="00375F9C">
                        <w:pPr>
                          <w:rPr>
                            <w:szCs w:val="18"/>
                          </w:rPr>
                        </w:pPr>
                        <w:r>
                          <w:rPr>
                            <w:szCs w:val="18"/>
                          </w:rPr>
                          <w:t>S</w:t>
                        </w:r>
                        <w:r>
                          <w:rPr>
                            <w:rFonts w:hint="eastAsia"/>
                            <w:szCs w:val="18"/>
                          </w:rPr>
                          <w:t xml:space="preserve">etting in </w:t>
                        </w:r>
                        <w:proofErr w:type="gramStart"/>
                        <w:r>
                          <w:rPr>
                            <w:rFonts w:hint="eastAsia"/>
                            <w:szCs w:val="18"/>
                          </w:rPr>
                          <w:t>cell  (</w:t>
                        </w:r>
                        <w:proofErr w:type="gramEnd"/>
                        <w:r>
                          <w:rPr>
                            <w:rFonts w:hint="eastAsia"/>
                            <w:szCs w:val="18"/>
                          </w:rPr>
                          <w:t>has priority)</w:t>
                        </w:r>
                      </w:p>
                    </w:txbxContent>
                  </v:textbox>
                </v:shape>
                <v:shape id="AutoShape 922" o:spid="_x0000_s1685" type="#_x0000_t62" style="position:absolute;left:30861;top:6934;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oMscYA&#10;AADcAAAADwAAAGRycy9kb3ducmV2LnhtbESPQWvCQBSE74L/YXlCb7rR1tKm2YhYWgOeagv1+My+&#10;JsHs25BdTfTXuwXB4zAz3zDJoje1OFHrKssKppMIBHFudcWFgp/vj/ELCOeRNdaWScGZHCzS4SDB&#10;WNuOv+i09YUIEHYxKii9b2IpXV6SQTexDXHw/mxr0AfZFlK32AW4qeUsip6lwYrDQokNrUrKD9uj&#10;UcC73/25q806f99kT5cCP4+bbKbUw6hfvoHw1Pt7+NbOtILX+SP8nwlHQK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oMscYAAADcAAAADwAAAAAAAAAAAAAAAACYAgAAZHJz&#10;L2Rvd25yZXYueG1sUEsFBgAAAAAEAAQA9QAAAIsDAAAAAA==&#10;" adj="24232,52130" fillcolor="#ff9">
                  <v:textbox inset="0,0,0,0">
                    <w:txbxContent>
                      <w:p w:rsidR="0023747D" w:rsidRPr="000E23E9" w:rsidRDefault="0023747D" w:rsidP="00375F9C">
                        <w:pPr>
                          <w:rPr>
                            <w:szCs w:val="18"/>
                          </w:rPr>
                        </w:pPr>
                        <w:r>
                          <w:rPr>
                            <w:szCs w:val="18"/>
                          </w:rPr>
                          <w:t>S</w:t>
                        </w:r>
                        <w:r>
                          <w:rPr>
                            <w:rFonts w:hint="eastAsia"/>
                            <w:szCs w:val="18"/>
                          </w:rPr>
                          <w:t>etting in column header data</w:t>
                        </w:r>
                      </w:p>
                    </w:txbxContent>
                  </v:textbox>
                </v:shape>
                <w10:anchorlock/>
              </v:group>
            </w:pict>
          </mc:Fallback>
        </mc:AlternateContent>
      </w:r>
    </w:p>
    <w:p w:rsidR="00375F9C" w:rsidRPr="00405CB2" w:rsidRDefault="00375F9C" w:rsidP="00375F9C">
      <w:pPr>
        <w:rPr>
          <w:b/>
        </w:rPr>
      </w:pPr>
      <w:r w:rsidRPr="00405CB2">
        <w:rPr>
          <w:b/>
        </w:rPr>
        <w:t>O</w:t>
      </w:r>
      <w:r w:rsidRPr="00405CB2">
        <w:rPr>
          <w:rFonts w:hint="eastAsia"/>
          <w:b/>
        </w:rPr>
        <w:t>utput:</w:t>
      </w:r>
    </w:p>
    <w:p w:rsidR="00375F9C" w:rsidRPr="00AD548D" w:rsidRDefault="005C781A" w:rsidP="00375F9C">
      <w:r>
        <w:rPr>
          <w:rFonts w:hint="eastAsia"/>
          <w:noProof/>
        </w:rPr>
        <w:drawing>
          <wp:inline distT="0" distB="0" distL="0" distR="0" wp14:anchorId="6227875C" wp14:editId="2180AF2A">
            <wp:extent cx="2419350" cy="771525"/>
            <wp:effectExtent l="0" t="0" r="0" b="9525"/>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419350" cy="771525"/>
                    </a:xfrm>
                    <a:prstGeom prst="rect">
                      <a:avLst/>
                    </a:prstGeom>
                    <a:noFill/>
                    <a:ln>
                      <a:noFill/>
                    </a:ln>
                  </pic:spPr>
                </pic:pic>
              </a:graphicData>
            </a:graphic>
          </wp:inline>
        </w:drawing>
      </w:r>
    </w:p>
    <w:p w:rsidR="00375F9C" w:rsidRPr="00AD548D" w:rsidRDefault="00375F9C" w:rsidP="00375F9C"/>
    <w:p w:rsidR="00375F9C" w:rsidRDefault="00375F9C" w:rsidP="00E45D25">
      <w:pPr>
        <w:pStyle w:val="4"/>
        <w:numPr>
          <w:ilvl w:val="3"/>
          <w:numId w:val="17"/>
        </w:numPr>
      </w:pPr>
      <w:bookmarkStart w:id="156" w:name="_Toc356466289"/>
      <w:r>
        <w:rPr>
          <w:rFonts w:hint="eastAsia"/>
        </w:rPr>
        <w:t>Cell style</w:t>
      </w:r>
      <w:bookmarkEnd w:id="156"/>
    </w:p>
    <w:p w:rsidR="00375F9C" w:rsidRPr="00752B43" w:rsidRDefault="00375F9C" w:rsidP="00375F9C">
      <w:pPr>
        <w:rPr>
          <w:b/>
        </w:rPr>
      </w:pPr>
      <w:r w:rsidRPr="00752B43">
        <w:rPr>
          <w:b/>
        </w:rPr>
        <w:t>I</w:t>
      </w:r>
      <w:r w:rsidRPr="00752B43">
        <w:rPr>
          <w:rFonts w:hint="eastAsia"/>
          <w:b/>
        </w:rPr>
        <w:t>nput:</w:t>
      </w:r>
    </w:p>
    <w:p w:rsidR="00375F9C" w:rsidRDefault="005C781A" w:rsidP="00375F9C">
      <w:r>
        <w:rPr>
          <w:noProof/>
        </w:rPr>
        <mc:AlternateContent>
          <mc:Choice Requires="wpc">
            <w:drawing>
              <wp:inline distT="0" distB="0" distL="0" distR="0" wp14:anchorId="60CC9075" wp14:editId="22CECD2B">
                <wp:extent cx="5257800" cy="2440305"/>
                <wp:effectExtent l="9525" t="0" r="9525" b="7620"/>
                <wp:docPr id="923" name="画布 9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50" name="Text Box 925"/>
                        <wps:cNvSpPr txBox="1">
                          <a:spLocks noChangeArrowheads="1"/>
                        </wps:cNvSpPr>
                        <wps:spPr bwMode="auto">
                          <a:xfrm>
                            <a:off x="0" y="48895"/>
                            <a:ext cx="5257800" cy="2391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.setCol</w:t>
                              </w:r>
                              <w:r>
                                <w:rPr>
                                  <w:rFonts w:hint="eastAsia"/>
                                  <w:sz w:val="18"/>
                                  <w:szCs w:val="18"/>
                                </w:rPr>
                                <w:t>Sortable</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color w:val="800000"/>
                                  <w:sz w:val="18"/>
                                  <w:szCs w:val="18"/>
                                </w:rPr>
                                <w:t xml:space="preserve">, </w:t>
                              </w:r>
                              <w:r>
                                <w:rPr>
                                  <w:rFonts w:hint="eastAsia"/>
                                  <w:sz w:val="18"/>
                                  <w:szCs w:val="18"/>
                                </w:rPr>
                                <w:t>cellStyle</w:t>
                              </w:r>
                              <w:r>
                                <w:rPr>
                                  <w:rFonts w:hint="eastAsia"/>
                                  <w:color w:val="800000"/>
                                  <w:sz w:val="18"/>
                                  <w:szCs w:val="18"/>
                                </w:rPr>
                                <w:t>:</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background-color:#00ff00;</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w:t>
                              </w:r>
                              <w:r>
                                <w:rPr>
                                  <w:rFonts w:hint="eastAsia"/>
                                  <w:sz w:val="18"/>
                                  <w:szCs w:val="18"/>
                                </w:rPr>
                                <w:t xml:space="preserve"> </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Default="0023747D" w:rsidP="00375F9C">
                              <w:pPr>
                                <w:spacing w:line="240" w:lineRule="exact"/>
                                <w:ind w:firstLine="360"/>
                                <w:rPr>
                                  <w:sz w:val="18"/>
                                  <w:szCs w:val="18"/>
                                </w:rPr>
                              </w:pPr>
                              <w:r w:rsidRPr="005035BE">
                                <w:rPr>
                                  <w:rFonts w:hint="eastAsia"/>
                                  <w:sz w:val="18"/>
                                  <w:szCs w:val="18"/>
                                </w:rPr>
                                <w:t>{id: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w:t>
                              </w:r>
                              <w:r w:rsidRPr="005F38B1">
                                <w:rPr>
                                  <w:rFonts w:hint="eastAsia"/>
                                  <w:sz w:val="18"/>
                                  <w:szCs w:val="18"/>
                                </w:rPr>
                                <w:t xml:space="preserve"> </w:t>
                              </w:r>
                              <w:r>
                                <w:rPr>
                                  <w:rFonts w:hint="eastAsia"/>
                                  <w:sz w:val="18"/>
                                  <w:szCs w:val="18"/>
                                </w:rPr>
                                <w:t>cellStyle</w:t>
                              </w:r>
                              <w:r>
                                <w:rPr>
                                  <w:rFonts w:hint="eastAsia"/>
                                  <w:color w:val="800000"/>
                                  <w:sz w:val="18"/>
                                  <w:szCs w:val="18"/>
                                </w:rPr>
                                <w:t>:</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background-color:#0000ff;</w:t>
                              </w:r>
                              <w:r w:rsidRPr="005035BE">
                                <w:rPr>
                                  <w:rFonts w:hint="eastAsia"/>
                                  <w:color w:val="FF00FF"/>
                                  <w:sz w:val="18"/>
                                  <w:szCs w:val="18"/>
                                </w:rPr>
                                <w:t>"</w:t>
                              </w:r>
                              <w:r>
                                <w:rPr>
                                  <w:rFonts w:hint="eastAsia"/>
                                  <w:color w:val="FF00FF"/>
                                  <w:sz w:val="18"/>
                                  <w:szCs w:val="18"/>
                                </w:rPr>
                                <w:t>,</w:t>
                              </w:r>
                              <w:r w:rsidRPr="005035BE">
                                <w:rPr>
                                  <w:rFonts w:hint="eastAsia"/>
                                  <w:sz w:val="18"/>
                                  <w:szCs w:val="18"/>
                                </w:rPr>
                                <w:t>cells:[</w:t>
                              </w:r>
                            </w:p>
                            <w:p w:rsidR="0023747D" w:rsidRDefault="0023747D" w:rsidP="00375F9C">
                              <w:pPr>
                                <w:spacing w:line="240" w:lineRule="exact"/>
                                <w:ind w:firstLineChars="400" w:firstLine="720"/>
                                <w:rPr>
                                  <w:sz w:val="18"/>
                                  <w:szCs w:val="18"/>
                                </w:rPr>
                              </w:pPr>
                              <w:r w:rsidRPr="005035BE">
                                <w:rPr>
                                  <w:rFonts w:hint="eastAsia"/>
                                  <w:color w:val="800000"/>
                                  <w:sz w:val="18"/>
                                  <w:szCs w:val="18"/>
                                </w:rPr>
                                <w:t>32</w:t>
                              </w:r>
                              <w:r w:rsidRPr="005035BE">
                                <w:rPr>
                                  <w:rFonts w:hint="eastAsia"/>
                                  <w:sz w:val="18"/>
                                  <w:szCs w:val="18"/>
                                </w:rPr>
                                <w:t>,</w:t>
                              </w:r>
                            </w:p>
                            <w:p w:rsidR="0023747D" w:rsidRDefault="0023747D" w:rsidP="00375F9C">
                              <w:pPr>
                                <w:spacing w:line="240" w:lineRule="exact"/>
                                <w:ind w:firstLineChars="350" w:firstLine="630"/>
                                <w:rPr>
                                  <w:color w:val="FF00FF"/>
                                  <w:sz w:val="18"/>
                                  <w:szCs w:val="18"/>
                                </w:rPr>
                              </w:pPr>
                              <w:r w:rsidRPr="005035BE">
                                <w:rPr>
                                  <w:rFonts w:hint="eastAsia"/>
                                  <w:sz w:val="18"/>
                                  <w:szCs w:val="18"/>
                                </w:rPr>
                                <w:t xml:space="preserve"> </w:t>
                              </w:r>
                              <w:r>
                                <w:rPr>
                                  <w:rFonts w:hint="eastAsia"/>
                                  <w:sz w:val="18"/>
                                  <w:szCs w:val="18"/>
                                </w:rPr>
                                <w:t>{value:</w:t>
                              </w:r>
                              <w:r w:rsidRPr="005035BE">
                                <w:rPr>
                                  <w:rFonts w:hint="eastAsia"/>
                                  <w:color w:val="0000FF"/>
                                  <w:sz w:val="18"/>
                                  <w:szCs w:val="18"/>
                                </w:rPr>
                                <w:t>false</w:t>
                              </w:r>
                              <w:r>
                                <w:rPr>
                                  <w:rFonts w:hint="eastAsia"/>
                                  <w:color w:val="0000FF"/>
                                  <w:sz w:val="18"/>
                                  <w:szCs w:val="18"/>
                                </w:rPr>
                                <w:t>,</w:t>
                              </w:r>
                              <w:r w:rsidRPr="005F38B1">
                                <w:rPr>
                                  <w:rFonts w:hint="eastAsia"/>
                                  <w:sz w:val="18"/>
                                  <w:szCs w:val="18"/>
                                </w:rPr>
                                <w:t xml:space="preserve"> </w:t>
                              </w:r>
                              <w:r>
                                <w:rPr>
                                  <w:rFonts w:hint="eastAsia"/>
                                  <w:sz w:val="18"/>
                                  <w:szCs w:val="18"/>
                                </w:rPr>
                                <w:t>cellStyle</w:t>
                              </w:r>
                              <w:r>
                                <w:rPr>
                                  <w:rFonts w:hint="eastAsia"/>
                                  <w:color w:val="800000"/>
                                  <w:sz w:val="18"/>
                                  <w:szCs w:val="18"/>
                                </w:rPr>
                                <w:t>:</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background-color:#ff0000;</w:t>
                              </w:r>
                              <w:r w:rsidRPr="005035BE">
                                <w:rPr>
                                  <w:rFonts w:hint="eastAsia"/>
                                  <w:color w:val="FF00FF"/>
                                  <w:sz w:val="18"/>
                                  <w:szCs w:val="18"/>
                                </w:rPr>
                                <w:t>"</w:t>
                              </w:r>
                              <w:r>
                                <w:rPr>
                                  <w:rFonts w:hint="eastAsia"/>
                                  <w:color w:val="FF00FF"/>
                                  <w:sz w:val="18"/>
                                  <w:szCs w:val="18"/>
                                </w:rPr>
                                <w:t>}</w:t>
                              </w:r>
                            </w:p>
                            <w:p w:rsidR="0023747D" w:rsidRPr="005035BE" w:rsidRDefault="0023747D" w:rsidP="00375F9C">
                              <w:pPr>
                                <w:spacing w:line="240" w:lineRule="exact"/>
                                <w:ind w:firstLineChars="300" w:firstLine="540"/>
                                <w:rPr>
                                  <w:sz w:val="18"/>
                                  <w:szCs w:val="18"/>
                                </w:rPr>
                              </w:pPr>
                              <w:r w:rsidRPr="005035BE">
                                <w:rPr>
                                  <w:rFonts w:hint="eastAsia"/>
                                  <w:sz w:val="18"/>
                                  <w:szCs w:val="18"/>
                                </w:rPr>
                                <w:t>] }</w:t>
                              </w:r>
                            </w:p>
                            <w:p w:rsidR="0023747D" w:rsidRPr="005035BE" w:rsidRDefault="0023747D" w:rsidP="00375F9C">
                              <w:pPr>
                                <w:spacing w:line="240" w:lineRule="exact"/>
                                <w:rPr>
                                  <w:sz w:val="18"/>
                                  <w:szCs w:val="18"/>
                                </w:rPr>
                              </w:pPr>
                              <w:r w:rsidRPr="005035BE">
                                <w:rPr>
                                  <w:sz w:val="18"/>
                                  <w:szCs w:val="18"/>
                                </w:rPr>
                                <w:t>]).show(block)</w:t>
                              </w:r>
                            </w:p>
                          </w:txbxContent>
                        </wps:txbx>
                        <wps:bodyPr rot="0" vert="horz" wrap="square" lIns="54000" tIns="46800" rIns="54000" bIns="45720" anchor="t" anchorCtr="0" upright="1">
                          <a:spAutoFit/>
                        </wps:bodyPr>
                      </wps:wsp>
                    </wpc:wpc>
                  </a:graphicData>
                </a:graphic>
              </wp:inline>
            </w:drawing>
          </mc:Choice>
          <mc:Fallback>
            <w:pict>
              <v:group id="画布 923" o:spid="_x0000_s1686" editas="canvas" style="width:414pt;height:192.15pt;mso-position-horizontal-relative:char;mso-position-vertical-relative:line" coordsize="52578,24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">
                <v:shape id="_x0000_s1687" type="#_x0000_t75" style="position:absolute;width:52578;height:24403;visibility:visible;mso-wrap-style:square">
                  <v:fill o:detectmouseclick="t"/>
                  <v:path o:connecttype="none"/>
                </v:shape>
                <v:shape id="Text Box 925" o:spid="_x0000_s1688" type="#_x0000_t202" style="position:absolute;top:488;width:52578;height:23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iRNcAA&#10;AADcAAAADwAAAGRycy9kb3ducmV2LnhtbERPy4rCMBTdC/MP4Q7MTlMFRTtGEUU6G8HHzP7S3GmK&#10;zU1JYq1/bxaCy8N5L9e9bURHPtSOFYxHGQji0umaKwW/l/1wDiJEZI2NY1LwoADr1cdgibl2dz5R&#10;d46VSCEcclRgYmxzKUNpyGIYuZY4cf/OW4wJ+kpqj/cUbhs5ybKZtFhzajDY0tZQeT3frILyuut3&#10;Rf1nfHez86NeFI/DrFDq67PffIOI1Me3+OX+0QoW0zQ/nUlH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1iRNcAAAADcAAAADwAAAAAAAAAAAAAAAACYAgAAZHJzL2Rvd25y&#10;ZXYueG1sUEsFBgAAAAAEAAQA9QAAAIUDA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color w:val="800000"/>
                            <w:sz w:val="18"/>
                            <w:szCs w:val="18"/>
                          </w:rPr>
                          <w:t xml:space="preserve">, </w:t>
                        </w:r>
                        <w:r>
                          <w:rPr>
                            <w:rFonts w:hint="eastAsia"/>
                            <w:sz w:val="18"/>
                            <w:szCs w:val="18"/>
                          </w:rPr>
                          <w:t>cellStyle</w:t>
                        </w:r>
                        <w:r>
                          <w:rPr>
                            <w:rFonts w:hint="eastAsia"/>
                            <w:color w:val="800000"/>
                            <w:sz w:val="18"/>
                            <w:szCs w:val="18"/>
                          </w:rPr>
                          <w:t>:</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background-color:#00ff00;</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w:t>
                        </w:r>
                        <w:r>
                          <w:rPr>
                            <w:rFonts w:hint="eastAsia"/>
                            <w:sz w:val="18"/>
                            <w:szCs w:val="18"/>
                          </w:rPr>
                          <w:t xml:space="preserve"> </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Default="0023747D" w:rsidP="00375F9C">
                        <w:pPr>
                          <w:spacing w:line="240" w:lineRule="exact"/>
                          <w:ind w:firstLine="360"/>
                          <w:rPr>
                            <w:sz w:val="18"/>
                            <w:szCs w:val="18"/>
                          </w:rPr>
                        </w:pPr>
                        <w:r w:rsidRPr="005035BE">
                          <w:rPr>
                            <w:rFonts w:hint="eastAsia"/>
                            <w:sz w:val="18"/>
                            <w:szCs w:val="18"/>
                          </w:rPr>
                          <w:t>{</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w:t>
                        </w:r>
                        <w:r w:rsidRPr="005F38B1">
                          <w:rPr>
                            <w:rFonts w:hint="eastAsia"/>
                            <w:sz w:val="18"/>
                            <w:szCs w:val="18"/>
                          </w:rPr>
                          <w:t xml:space="preserve"> </w:t>
                        </w:r>
                        <w:r>
                          <w:rPr>
                            <w:rFonts w:hint="eastAsia"/>
                            <w:sz w:val="18"/>
                            <w:szCs w:val="18"/>
                          </w:rPr>
                          <w:t>cellStyle</w:t>
                        </w:r>
                        <w:r>
                          <w:rPr>
                            <w:rFonts w:hint="eastAsia"/>
                            <w:color w:val="800000"/>
                            <w:sz w:val="18"/>
                            <w:szCs w:val="18"/>
                          </w:rPr>
                          <w:t>:</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background-color:#0000ff;</w:t>
                        </w:r>
                        <w:r w:rsidRPr="005035BE">
                          <w:rPr>
                            <w:rFonts w:hint="eastAsia"/>
                            <w:color w:val="FF00FF"/>
                            <w:sz w:val="18"/>
                            <w:szCs w:val="18"/>
                          </w:rPr>
                          <w:t>"</w:t>
                        </w:r>
                        <w:r>
                          <w:rPr>
                            <w:rFonts w:hint="eastAsia"/>
                            <w:color w:val="FF00FF"/>
                            <w:sz w:val="18"/>
                            <w:szCs w:val="18"/>
                          </w:rPr>
                          <w:t>,</w:t>
                        </w:r>
                        <w:r w:rsidRPr="005035BE">
                          <w:rPr>
                            <w:rFonts w:hint="eastAsia"/>
                            <w:sz w:val="18"/>
                            <w:szCs w:val="18"/>
                          </w:rPr>
                          <w:t>cells:[</w:t>
                        </w:r>
                      </w:p>
                      <w:p w:rsidR="0023747D" w:rsidRDefault="0023747D" w:rsidP="00375F9C">
                        <w:pPr>
                          <w:spacing w:line="240" w:lineRule="exact"/>
                          <w:ind w:firstLineChars="400" w:firstLine="720"/>
                          <w:rPr>
                            <w:sz w:val="18"/>
                            <w:szCs w:val="18"/>
                          </w:rPr>
                        </w:pPr>
                        <w:r w:rsidRPr="005035BE">
                          <w:rPr>
                            <w:rFonts w:hint="eastAsia"/>
                            <w:color w:val="800000"/>
                            <w:sz w:val="18"/>
                            <w:szCs w:val="18"/>
                          </w:rPr>
                          <w:t>32</w:t>
                        </w:r>
                        <w:r w:rsidRPr="005035BE">
                          <w:rPr>
                            <w:rFonts w:hint="eastAsia"/>
                            <w:sz w:val="18"/>
                            <w:szCs w:val="18"/>
                          </w:rPr>
                          <w:t>,</w:t>
                        </w:r>
                      </w:p>
                      <w:p w:rsidR="0023747D" w:rsidRDefault="0023747D" w:rsidP="00375F9C">
                        <w:pPr>
                          <w:spacing w:line="240" w:lineRule="exact"/>
                          <w:ind w:firstLineChars="350" w:firstLine="630"/>
                          <w:rPr>
                            <w:color w:val="FF00FF"/>
                            <w:sz w:val="18"/>
                            <w:szCs w:val="18"/>
                          </w:rPr>
                        </w:pPr>
                        <w:r w:rsidRPr="005035BE">
                          <w:rPr>
                            <w:rFonts w:hint="eastAsia"/>
                            <w:sz w:val="18"/>
                            <w:szCs w:val="18"/>
                          </w:rPr>
                          <w:t xml:space="preserve"> </w:t>
                        </w:r>
                        <w:r>
                          <w:rPr>
                            <w:rFonts w:hint="eastAsia"/>
                            <w:sz w:val="18"/>
                            <w:szCs w:val="18"/>
                          </w:rPr>
                          <w:t>{</w:t>
                        </w:r>
                        <w:proofErr w:type="gramStart"/>
                        <w:r>
                          <w:rPr>
                            <w:rFonts w:hint="eastAsia"/>
                            <w:sz w:val="18"/>
                            <w:szCs w:val="18"/>
                          </w:rPr>
                          <w:t>value:</w:t>
                        </w:r>
                        <w:proofErr w:type="gramEnd"/>
                        <w:r w:rsidRPr="005035BE">
                          <w:rPr>
                            <w:rFonts w:hint="eastAsia"/>
                            <w:color w:val="0000FF"/>
                            <w:sz w:val="18"/>
                            <w:szCs w:val="18"/>
                          </w:rPr>
                          <w:t>false</w:t>
                        </w:r>
                        <w:r>
                          <w:rPr>
                            <w:rFonts w:hint="eastAsia"/>
                            <w:color w:val="0000FF"/>
                            <w:sz w:val="18"/>
                            <w:szCs w:val="18"/>
                          </w:rPr>
                          <w:t>,</w:t>
                        </w:r>
                        <w:r w:rsidRPr="005F38B1">
                          <w:rPr>
                            <w:rFonts w:hint="eastAsia"/>
                            <w:sz w:val="18"/>
                            <w:szCs w:val="18"/>
                          </w:rPr>
                          <w:t xml:space="preserve"> </w:t>
                        </w:r>
                        <w:r>
                          <w:rPr>
                            <w:rFonts w:hint="eastAsia"/>
                            <w:sz w:val="18"/>
                            <w:szCs w:val="18"/>
                          </w:rPr>
                          <w:t>cellStyle</w:t>
                        </w:r>
                        <w:r>
                          <w:rPr>
                            <w:rFonts w:hint="eastAsia"/>
                            <w:color w:val="800000"/>
                            <w:sz w:val="18"/>
                            <w:szCs w:val="18"/>
                          </w:rPr>
                          <w:t>:</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background-color:#ff0000;</w:t>
                        </w:r>
                        <w:r w:rsidRPr="005035BE">
                          <w:rPr>
                            <w:rFonts w:hint="eastAsia"/>
                            <w:color w:val="FF00FF"/>
                            <w:sz w:val="18"/>
                            <w:szCs w:val="18"/>
                          </w:rPr>
                          <w:t>"</w:t>
                        </w:r>
                        <w:r>
                          <w:rPr>
                            <w:rFonts w:hint="eastAsia"/>
                            <w:color w:val="FF00FF"/>
                            <w:sz w:val="18"/>
                            <w:szCs w:val="18"/>
                          </w:rPr>
                          <w:t>}</w:t>
                        </w:r>
                      </w:p>
                      <w:p w:rsidR="0023747D" w:rsidRPr="005035BE" w:rsidRDefault="0023747D" w:rsidP="00375F9C">
                        <w:pPr>
                          <w:spacing w:line="240" w:lineRule="exact"/>
                          <w:ind w:firstLineChars="300" w:firstLine="540"/>
                          <w:rPr>
                            <w:sz w:val="18"/>
                            <w:szCs w:val="18"/>
                          </w:rPr>
                        </w:pPr>
                        <w:r w:rsidRPr="005035BE">
                          <w:rPr>
                            <w:rFonts w:hint="eastAsia"/>
                            <w:sz w:val="18"/>
                            <w:szCs w:val="18"/>
                          </w:rPr>
                          <w:t>] }</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w10:anchorlock/>
              </v:group>
            </w:pict>
          </mc:Fallback>
        </mc:AlternateContent>
      </w:r>
    </w:p>
    <w:p w:rsidR="00375F9C" w:rsidRPr="00752B43" w:rsidRDefault="00375F9C" w:rsidP="00375F9C">
      <w:pPr>
        <w:rPr>
          <w:b/>
        </w:rPr>
      </w:pPr>
      <w:r w:rsidRPr="00752B43">
        <w:rPr>
          <w:b/>
        </w:rPr>
        <w:t>O</w:t>
      </w:r>
      <w:r w:rsidRPr="00752B43">
        <w:rPr>
          <w:rFonts w:hint="eastAsia"/>
          <w:b/>
        </w:rPr>
        <w:t>utput:</w:t>
      </w:r>
    </w:p>
    <w:p w:rsidR="00375F9C" w:rsidRDefault="005C781A" w:rsidP="00375F9C">
      <w:r>
        <w:rPr>
          <w:rFonts w:hint="eastAsia"/>
          <w:noProof/>
        </w:rPr>
        <mc:AlternateContent>
          <mc:Choice Requires="wps">
            <w:drawing>
              <wp:anchor distT="0" distB="0" distL="114300" distR="114300" simplePos="0" relativeHeight="251537920" behindDoc="0" locked="0" layoutInCell="1" allowOverlap="1" wp14:anchorId="72A1BD57" wp14:editId="41E9A0D3">
                <wp:simplePos x="0" y="0"/>
                <wp:positionH relativeFrom="column">
                  <wp:posOffset>-114300</wp:posOffset>
                </wp:positionH>
                <wp:positionV relativeFrom="line">
                  <wp:posOffset>113030</wp:posOffset>
                </wp:positionV>
                <wp:extent cx="1028700" cy="198120"/>
                <wp:effectExtent l="9525" t="8255" r="9525" b="460375"/>
                <wp:wrapNone/>
                <wp:docPr id="948" name="AutoShape 9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198120"/>
                        </a:xfrm>
                        <a:prstGeom prst="wedgeRoundRectCallout">
                          <a:avLst>
                            <a:gd name="adj1" fmla="val -25250"/>
                            <a:gd name="adj2" fmla="val 2775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etting in row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29" o:spid="_x0000_s1689" type="#_x0000_t62" style="position:absolute;left:0;text-align:left;margin-left:-9pt;margin-top:8.9pt;width:81pt;height:15.6pt;flip:x;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" adj="5346,70753" fillcolor="#ff9">
                <v:textbox inset="0,0,0,0">
                  <w:txbxContent>
                    <w:p w:rsidR="0023747D" w:rsidRPr="000E23E9" w:rsidRDefault="0023747D" w:rsidP="00375F9C">
                      <w:pPr>
                        <w:rPr>
                          <w:szCs w:val="18"/>
                        </w:rPr>
                      </w:pPr>
                      <w:r>
                        <w:rPr>
                          <w:szCs w:val="18"/>
                        </w:rPr>
                        <w:t>S</w:t>
                      </w:r>
                      <w:r>
                        <w:rPr>
                          <w:rFonts w:hint="eastAsia"/>
                          <w:szCs w:val="18"/>
                        </w:rPr>
                        <w:t>etting in row</w:t>
                      </w:r>
                    </w:p>
                  </w:txbxContent>
                </v:textbox>
                <w10:wrap anchory="line"/>
              </v:shape>
            </w:pict>
          </mc:Fallback>
        </mc:AlternateContent>
      </w:r>
      <w:r w:rsidR="00375F9C" w:rsidRPr="003A383D">
        <w:rPr>
          <w:rFonts w:hint="eastAsia"/>
        </w:rPr>
        <w:t xml:space="preserve"> </w:t>
      </w:r>
    </w:p>
    <w:p w:rsidR="00375F9C" w:rsidRPr="00AD548D" w:rsidRDefault="005C781A" w:rsidP="00375F9C">
      <w:r>
        <w:rPr>
          <w:rFonts w:hint="eastAsia"/>
          <w:noProof/>
        </w:rPr>
        <mc:AlternateContent>
          <mc:Choice Requires="wps">
            <w:drawing>
              <wp:anchor distT="0" distB="0" distL="114300" distR="114300" simplePos="0" relativeHeight="251536896" behindDoc="0" locked="0" layoutInCell="1" allowOverlap="1" wp14:anchorId="3ACB9FFC" wp14:editId="30C55E84">
                <wp:simplePos x="0" y="0"/>
                <wp:positionH relativeFrom="column">
                  <wp:posOffset>2286000</wp:posOffset>
                </wp:positionH>
                <wp:positionV relativeFrom="line">
                  <wp:posOffset>34290</wp:posOffset>
                </wp:positionV>
                <wp:extent cx="1600200" cy="198120"/>
                <wp:effectExtent l="333375" t="5715" r="9525" b="186690"/>
                <wp:wrapNone/>
                <wp:docPr id="947" name="AutoShape 9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600200" cy="198120"/>
                        </a:xfrm>
                        <a:prstGeom prst="wedgeRoundRectCallout">
                          <a:avLst>
                            <a:gd name="adj1" fmla="val 70079"/>
                            <a:gd name="adj2" fmla="val 13108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etting in column header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28" o:spid="_x0000_s1690" type="#_x0000_t62" style="position:absolute;left:0;text-align:left;margin-left:180pt;margin-top:2.7pt;width:126pt;height:15.6pt;flip:x;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" adj="25937,39115" fillcolor="#ff9">
                <v:textbox inset="0,0,0,0">
                  <w:txbxContent>
                    <w:p w:rsidR="0023747D" w:rsidRPr="000E23E9" w:rsidRDefault="0023747D" w:rsidP="00375F9C">
                      <w:pPr>
                        <w:rPr>
                          <w:szCs w:val="18"/>
                        </w:rPr>
                      </w:pPr>
                      <w:r>
                        <w:rPr>
                          <w:szCs w:val="18"/>
                        </w:rPr>
                        <w:t>S</w:t>
                      </w:r>
                      <w:r>
                        <w:rPr>
                          <w:rFonts w:hint="eastAsia"/>
                          <w:szCs w:val="18"/>
                        </w:rPr>
                        <w:t>etting in column header</w:t>
                      </w:r>
                    </w:p>
                  </w:txbxContent>
                </v:textbox>
                <w10:wrap anchory="line"/>
              </v:shape>
            </w:pict>
          </mc:Fallback>
        </mc:AlternateContent>
      </w:r>
      <w:r>
        <w:rPr>
          <w:rFonts w:hint="eastAsia"/>
          <w:noProof/>
        </w:rPr>
        <mc:AlternateContent>
          <mc:Choice Requires="wps">
            <w:drawing>
              <wp:anchor distT="0" distB="0" distL="114300" distR="114300" simplePos="0" relativeHeight="251538944" behindDoc="0" locked="0" layoutInCell="1" allowOverlap="1" wp14:anchorId="1EC7AADF" wp14:editId="6CF2FA56">
                <wp:simplePos x="0" y="0"/>
                <wp:positionH relativeFrom="column">
                  <wp:posOffset>2286000</wp:posOffset>
                </wp:positionH>
                <wp:positionV relativeFrom="line">
                  <wp:posOffset>529590</wp:posOffset>
                </wp:positionV>
                <wp:extent cx="1028700" cy="198120"/>
                <wp:effectExtent l="457200" t="5715" r="9525" b="5715"/>
                <wp:wrapNone/>
                <wp:docPr id="946" name="AutoShape 9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198120"/>
                        </a:xfrm>
                        <a:prstGeom prst="wedgeRoundRectCallout">
                          <a:avLst>
                            <a:gd name="adj1" fmla="val 86787"/>
                            <a:gd name="adj2" fmla="val -150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etting in cell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30" o:spid="_x0000_s1691" type="#_x0000_t62" style="position:absolute;left:0;text-align:left;margin-left:180pt;margin-top:41.7pt;width:81pt;height:15.6pt;flip:x;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" adj="29546,7546" fillcolor="#ff9">
                <v:textbox inset="0,0,0,0">
                  <w:txbxContent>
                    <w:p w:rsidR="0023747D" w:rsidRPr="000E23E9" w:rsidRDefault="0023747D" w:rsidP="00375F9C">
                      <w:pPr>
                        <w:rPr>
                          <w:szCs w:val="18"/>
                        </w:rPr>
                      </w:pPr>
                      <w:r>
                        <w:rPr>
                          <w:szCs w:val="18"/>
                        </w:rPr>
                        <w:t>S</w:t>
                      </w:r>
                      <w:r>
                        <w:rPr>
                          <w:rFonts w:hint="eastAsia"/>
                          <w:szCs w:val="18"/>
                        </w:rPr>
                        <w:t>etting in cell</w:t>
                      </w:r>
                    </w:p>
                  </w:txbxContent>
                </v:textbox>
                <w10:wrap anchory="line"/>
              </v:shape>
            </w:pict>
          </mc:Fallback>
        </mc:AlternateContent>
      </w:r>
      <w:r>
        <w:rPr>
          <w:rFonts w:hint="eastAsia"/>
          <w:noProof/>
        </w:rPr>
        <w:drawing>
          <wp:inline distT="0" distB="0" distL="0" distR="0" wp14:anchorId="407AA077" wp14:editId="3B6ACC5F">
            <wp:extent cx="2333625" cy="676275"/>
            <wp:effectExtent l="0" t="0" r="9525" b="952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333625" cy="676275"/>
                    </a:xfrm>
                    <a:prstGeom prst="rect">
                      <a:avLst/>
                    </a:prstGeom>
                    <a:noFill/>
                    <a:ln>
                      <a:noFill/>
                    </a:ln>
                  </pic:spPr>
                </pic:pic>
              </a:graphicData>
            </a:graphic>
          </wp:inline>
        </w:drawing>
      </w:r>
    </w:p>
    <w:p w:rsidR="00375F9C" w:rsidRDefault="00375F9C" w:rsidP="00E45D25">
      <w:pPr>
        <w:pStyle w:val="4"/>
        <w:numPr>
          <w:ilvl w:val="3"/>
          <w:numId w:val="17"/>
        </w:numPr>
      </w:pPr>
      <w:bookmarkStart w:id="157" w:name="_Toc356466290"/>
      <w:r>
        <w:rPr>
          <w:rFonts w:hint="eastAsia"/>
        </w:rPr>
        <w:lastRenderedPageBreak/>
        <w:t>Update cell dynamically</w:t>
      </w:r>
      <w:bookmarkEnd w:id="157"/>
      <w:r>
        <w:rPr>
          <w:rFonts w:hint="eastAsia"/>
        </w:rPr>
        <w:t xml:space="preserve"> </w:t>
      </w:r>
    </w:p>
    <w:p w:rsidR="00375F9C" w:rsidRPr="0014289F" w:rsidRDefault="00375F9C" w:rsidP="00375F9C">
      <w:pPr>
        <w:rPr>
          <w:b/>
        </w:rPr>
      </w:pPr>
      <w:r w:rsidRPr="0014289F">
        <w:rPr>
          <w:b/>
        </w:rPr>
        <w:t>I</w:t>
      </w:r>
      <w:r w:rsidRPr="0014289F">
        <w:rPr>
          <w:rFonts w:hint="eastAsia"/>
          <w:b/>
        </w:rPr>
        <w:t>nput:</w:t>
      </w:r>
    </w:p>
    <w:p w:rsidR="00375F9C" w:rsidRDefault="005C781A" w:rsidP="00375F9C">
      <w:r>
        <w:rPr>
          <w:noProof/>
        </w:rPr>
        <mc:AlternateContent>
          <mc:Choice Requires="wpc">
            <w:drawing>
              <wp:inline distT="0" distB="0" distL="0" distR="0" wp14:anchorId="0B2F3BDF" wp14:editId="2E1887F2">
                <wp:extent cx="5257800" cy="3659505"/>
                <wp:effectExtent l="9525" t="0" r="9525" b="7620"/>
                <wp:docPr id="945" name="画布 9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40" name="Text Box 933"/>
                        <wps:cNvSpPr txBox="1">
                          <a:spLocks noChangeArrowheads="1"/>
                        </wps:cNvSpPr>
                        <wps:spPr bwMode="auto">
                          <a:xfrm>
                            <a:off x="0" y="48895"/>
                            <a:ext cx="5257800" cy="3610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327CF" w:rsidRDefault="0023747D" w:rsidP="00375F9C">
                              <w:pPr>
                                <w:spacing w:line="240" w:lineRule="exact"/>
                                <w:rPr>
                                  <w:sz w:val="18"/>
                                  <w:szCs w:val="18"/>
                                </w:rPr>
                              </w:pPr>
                              <w:r w:rsidRPr="004327CF">
                                <w:rPr>
                                  <w:color w:val="0000FF"/>
                                  <w:sz w:val="18"/>
                                  <w:szCs w:val="18"/>
                                </w:rPr>
                                <w:t>var</w:t>
                              </w:r>
                              <w:r w:rsidRPr="004327CF">
                                <w:rPr>
                                  <w:sz w:val="18"/>
                                  <w:szCs w:val="18"/>
                                </w:rPr>
                                <w:t xml:space="preserve"> block=</w:t>
                              </w:r>
                              <w:r w:rsidRPr="004327CF">
                                <w:rPr>
                                  <w:color w:val="0000FF"/>
                                  <w:sz w:val="18"/>
                                  <w:szCs w:val="18"/>
                                </w:rPr>
                                <w:t>new</w:t>
                              </w:r>
                              <w:r w:rsidRPr="004327CF">
                                <w:rPr>
                                  <w:sz w:val="18"/>
                                  <w:szCs w:val="18"/>
                                </w:rPr>
                                <w:t xml:space="preserve"> </w:t>
                              </w:r>
                              <w:r w:rsidR="0024376F">
                                <w:rPr>
                                  <w:sz w:val="18"/>
                                  <w:szCs w:val="18"/>
                                </w:rPr>
                                <w:t>xui</w:t>
                              </w:r>
                              <w:r w:rsidRPr="004327CF">
                                <w:rPr>
                                  <w:sz w:val="18"/>
                                  <w:szCs w:val="18"/>
                                </w:rPr>
                                <w:t>.UI.Block({width:</w:t>
                              </w:r>
                              <w:r w:rsidRPr="004327CF">
                                <w:rPr>
                                  <w:color w:val="800000"/>
                                  <w:sz w:val="18"/>
                                  <w:szCs w:val="18"/>
                                </w:rPr>
                                <w:t>240</w:t>
                              </w:r>
                              <w:r w:rsidRPr="004327CF">
                                <w:rPr>
                                  <w:sz w:val="18"/>
                                  <w:szCs w:val="18"/>
                                </w:rPr>
                                <w:t>,height:</w:t>
                              </w:r>
                              <w:r w:rsidRPr="004327CF">
                                <w:rPr>
                                  <w:color w:val="800000"/>
                                  <w:sz w:val="18"/>
                                  <w:szCs w:val="18"/>
                                </w:rPr>
                                <w:t>200</w:t>
                              </w:r>
                              <w:r w:rsidRPr="004327CF">
                                <w:rPr>
                                  <w:sz w:val="18"/>
                                  <w:szCs w:val="18"/>
                                </w:rPr>
                                <w:t>}).show();</w:t>
                              </w:r>
                            </w:p>
                            <w:p w:rsidR="0023747D" w:rsidRPr="004327CF" w:rsidRDefault="0023747D" w:rsidP="00375F9C">
                              <w:pPr>
                                <w:spacing w:line="240" w:lineRule="exact"/>
                                <w:rPr>
                                  <w:sz w:val="18"/>
                                  <w:szCs w:val="18"/>
                                </w:rPr>
                              </w:pPr>
                              <w:r w:rsidRPr="004327CF">
                                <w:rPr>
                                  <w:color w:val="0000FF"/>
                                  <w:sz w:val="18"/>
                                  <w:szCs w:val="18"/>
                                </w:rPr>
                                <w:t>var</w:t>
                              </w:r>
                              <w:r w:rsidRPr="004327CF">
                                <w:rPr>
                                  <w:sz w:val="18"/>
                                  <w:szCs w:val="18"/>
                                </w:rPr>
                                <w:t xml:space="preserve"> tg=</w:t>
                              </w:r>
                              <w:r w:rsidRPr="004327CF">
                                <w:rPr>
                                  <w:color w:val="0000FF"/>
                                  <w:sz w:val="18"/>
                                  <w:szCs w:val="18"/>
                                </w:rPr>
                                <w:t>new</w:t>
                              </w:r>
                              <w:r w:rsidRPr="004327CF">
                                <w:rPr>
                                  <w:sz w:val="18"/>
                                  <w:szCs w:val="18"/>
                                </w:rPr>
                                <w:t xml:space="preserve"> </w:t>
                              </w:r>
                              <w:r w:rsidR="0024376F">
                                <w:rPr>
                                  <w:sz w:val="18"/>
                                  <w:szCs w:val="18"/>
                                </w:rPr>
                                <w:t>xui</w:t>
                              </w:r>
                              <w:r w:rsidRPr="004327CF">
                                <w:rPr>
                                  <w:sz w:val="18"/>
                                  <w:szCs w:val="18"/>
                                </w:rPr>
                                <w:t>.UI.TreeGrid;</w:t>
                              </w:r>
                            </w:p>
                            <w:p w:rsidR="0023747D" w:rsidRPr="004327CF" w:rsidRDefault="0023747D" w:rsidP="00375F9C">
                              <w:pPr>
                                <w:spacing w:line="240" w:lineRule="exact"/>
                                <w:rPr>
                                  <w:sz w:val="18"/>
                                  <w:szCs w:val="18"/>
                                </w:rPr>
                              </w:pPr>
                              <w:r w:rsidRPr="004327CF">
                                <w:rPr>
                                  <w:rFonts w:hint="eastAsia"/>
                                  <w:sz w:val="18"/>
                                  <w:szCs w:val="18"/>
                                </w:rPr>
                                <w:t>tg.setRowHandlerWidth(</w:t>
                              </w:r>
                              <w:r w:rsidRPr="004327CF">
                                <w:rPr>
                                  <w:rFonts w:hint="eastAsia"/>
                                  <w:color w:val="800000"/>
                                  <w:sz w:val="18"/>
                                  <w:szCs w:val="18"/>
                                </w:rPr>
                                <w:t>80</w:t>
                              </w:r>
                              <w:r w:rsidRPr="004327CF">
                                <w:rPr>
                                  <w:rFonts w:hint="eastAsia"/>
                                  <w:sz w:val="18"/>
                                  <w:szCs w:val="18"/>
                                </w:rPr>
                                <w:t>).setGridHandlerCaption(</w:t>
                              </w:r>
                              <w:r w:rsidRPr="004327CF">
                                <w:rPr>
                                  <w:rFonts w:hint="eastAsia"/>
                                  <w:color w:val="FF00FF"/>
                                  <w:sz w:val="18"/>
                                  <w:szCs w:val="18"/>
                                </w:rPr>
                                <w:t>"</w:t>
                              </w:r>
                              <w:r>
                                <w:rPr>
                                  <w:rFonts w:hint="eastAsia"/>
                                  <w:color w:val="FF00FF"/>
                                  <w:sz w:val="18"/>
                                  <w:szCs w:val="18"/>
                                </w:rPr>
                                <w:t>Name</w:t>
                              </w:r>
                              <w:r w:rsidRPr="004327CF">
                                <w:rPr>
                                  <w:rFonts w:hint="eastAsia"/>
                                  <w:color w:val="FF00FF"/>
                                  <w:sz w:val="18"/>
                                  <w:szCs w:val="18"/>
                                </w:rPr>
                                <w:t>"</w:t>
                              </w:r>
                              <w:r w:rsidRPr="004327CF">
                                <w:rPr>
                                  <w:rFonts w:hint="eastAsia"/>
                                  <w:sz w:val="18"/>
                                  <w:szCs w:val="18"/>
                                </w:rPr>
                                <w:t>)</w:t>
                              </w:r>
                            </w:p>
                            <w:p w:rsidR="0023747D" w:rsidRPr="004327CF" w:rsidRDefault="0023747D" w:rsidP="00375F9C">
                              <w:pPr>
                                <w:spacing w:line="240" w:lineRule="exact"/>
                                <w:rPr>
                                  <w:sz w:val="18"/>
                                  <w:szCs w:val="18"/>
                                </w:rPr>
                              </w:pPr>
                              <w:r w:rsidRPr="004327CF">
                                <w:rPr>
                                  <w:sz w:val="18"/>
                                  <w:szCs w:val="18"/>
                                </w:rPr>
                                <w:t>.setHeader([</w:t>
                              </w:r>
                            </w:p>
                            <w:p w:rsidR="0023747D" w:rsidRPr="004327CF" w:rsidRDefault="0023747D" w:rsidP="00375F9C">
                              <w:pPr>
                                <w:spacing w:line="240" w:lineRule="exact"/>
                                <w:rPr>
                                  <w:sz w:val="18"/>
                                  <w:szCs w:val="18"/>
                                </w:rPr>
                              </w:pPr>
                              <w:r w:rsidRPr="004327CF">
                                <w:rPr>
                                  <w:rFonts w:hint="eastAsia"/>
                                  <w:sz w:val="18"/>
                                  <w:szCs w:val="18"/>
                                </w:rPr>
                                <w:t>{id:</w:t>
                              </w:r>
                              <w:r w:rsidRPr="004327CF">
                                <w:rPr>
                                  <w:rFonts w:hint="eastAsia"/>
                                  <w:color w:val="FF00FF"/>
                                  <w:sz w:val="18"/>
                                  <w:szCs w:val="18"/>
                                </w:rPr>
                                <w:t>"col1"</w:t>
                              </w:r>
                              <w:r w:rsidRPr="004327CF">
                                <w:rPr>
                                  <w:rFonts w:hint="eastAsia"/>
                                  <w:sz w:val="18"/>
                                  <w:szCs w:val="18"/>
                                </w:rPr>
                                <w:t>, caption:</w:t>
                              </w:r>
                              <w:r w:rsidRPr="004327CF">
                                <w:rPr>
                                  <w:rFonts w:hint="eastAsia"/>
                                  <w:color w:val="FF00FF"/>
                                  <w:sz w:val="18"/>
                                  <w:szCs w:val="18"/>
                                </w:rPr>
                                <w:t>"</w:t>
                              </w:r>
                              <w:r>
                                <w:rPr>
                                  <w:rFonts w:hint="eastAsia"/>
                                  <w:color w:val="FF00FF"/>
                                  <w:sz w:val="18"/>
                                  <w:szCs w:val="18"/>
                                </w:rPr>
                                <w:t>Age</w:t>
                              </w:r>
                              <w:r w:rsidRPr="004327CF">
                                <w:rPr>
                                  <w:rFonts w:hint="eastAsia"/>
                                  <w:color w:val="FF00FF"/>
                                  <w:sz w:val="18"/>
                                  <w:szCs w:val="18"/>
                                </w:rPr>
                                <w:t>"</w:t>
                              </w:r>
                              <w:r w:rsidRPr="004327CF">
                                <w:rPr>
                                  <w:rFonts w:hint="eastAsia"/>
                                  <w:sz w:val="18"/>
                                  <w:szCs w:val="18"/>
                                </w:rPr>
                                <w:t>, width:</w:t>
                              </w:r>
                              <w:r w:rsidRPr="004327CF">
                                <w:rPr>
                                  <w:rFonts w:hint="eastAsia"/>
                                  <w:color w:val="800000"/>
                                  <w:sz w:val="18"/>
                                  <w:szCs w:val="18"/>
                                </w:rPr>
                                <w:t>40</w:t>
                              </w:r>
                              <w:r w:rsidRPr="004327CF">
                                <w:rPr>
                                  <w:rFonts w:hint="eastAsia"/>
                                  <w:sz w:val="18"/>
                                  <w:szCs w:val="18"/>
                                </w:rPr>
                                <w:t xml:space="preserve">, type: </w:t>
                              </w:r>
                              <w:r w:rsidRPr="004327CF">
                                <w:rPr>
                                  <w:rFonts w:hint="eastAsia"/>
                                  <w:color w:val="FF00FF"/>
                                  <w:sz w:val="18"/>
                                  <w:szCs w:val="18"/>
                                </w:rPr>
                                <w:t>"number"</w:t>
                              </w:r>
                              <w:r w:rsidRPr="004327CF">
                                <w:rPr>
                                  <w:rFonts w:hint="eastAsia"/>
                                  <w:sz w:val="18"/>
                                  <w:szCs w:val="18"/>
                                </w:rPr>
                                <w:t>},{id:</w:t>
                              </w:r>
                              <w:r w:rsidRPr="004327CF">
                                <w:rPr>
                                  <w:rFonts w:hint="eastAsia"/>
                                  <w:color w:val="FF00FF"/>
                                  <w:sz w:val="18"/>
                                  <w:szCs w:val="18"/>
                                </w:rPr>
                                <w:t>"col2"</w:t>
                              </w:r>
                              <w:r w:rsidRPr="004327CF">
                                <w:rPr>
                                  <w:rFonts w:hint="eastAsia"/>
                                  <w:sz w:val="18"/>
                                  <w:szCs w:val="18"/>
                                </w:rPr>
                                <w:t>, caption:</w:t>
                              </w:r>
                              <w:r w:rsidRPr="004327CF">
                                <w:rPr>
                                  <w:rFonts w:hint="eastAsia"/>
                                  <w:color w:val="FF00FF"/>
                                  <w:sz w:val="18"/>
                                  <w:szCs w:val="18"/>
                                </w:rPr>
                                <w:t>"</w:t>
                              </w:r>
                              <w:r>
                                <w:rPr>
                                  <w:rFonts w:hint="eastAsia"/>
                                  <w:color w:val="FF00FF"/>
                                  <w:sz w:val="18"/>
                                  <w:szCs w:val="18"/>
                                </w:rPr>
                                <w:t>Full-time</w:t>
                              </w:r>
                              <w:r w:rsidRPr="004327CF">
                                <w:rPr>
                                  <w:rFonts w:hint="eastAsia"/>
                                  <w:color w:val="FF00FF"/>
                                  <w:sz w:val="18"/>
                                  <w:szCs w:val="18"/>
                                </w:rPr>
                                <w:t>"</w:t>
                              </w:r>
                              <w:r w:rsidRPr="004327CF">
                                <w:rPr>
                                  <w:rFonts w:hint="eastAsia"/>
                                  <w:sz w:val="18"/>
                                  <w:szCs w:val="18"/>
                                </w:rPr>
                                <w:t>, width:</w:t>
                              </w:r>
                              <w:r w:rsidRPr="004327CF">
                                <w:rPr>
                                  <w:rFonts w:hint="eastAsia"/>
                                  <w:color w:val="800000"/>
                                  <w:sz w:val="18"/>
                                  <w:szCs w:val="18"/>
                                </w:rPr>
                                <w:t>90</w:t>
                              </w:r>
                              <w:r w:rsidRPr="004327CF">
                                <w:rPr>
                                  <w:rFonts w:hint="eastAsia"/>
                                  <w:sz w:val="18"/>
                                  <w:szCs w:val="18"/>
                                </w:rPr>
                                <w:t xml:space="preserve">, type: </w:t>
                              </w:r>
                              <w:r w:rsidRPr="004327CF">
                                <w:rPr>
                                  <w:rFonts w:hint="eastAsia"/>
                                  <w:color w:val="FF00FF"/>
                                  <w:sz w:val="18"/>
                                  <w:szCs w:val="18"/>
                                </w:rPr>
                                <w:t>"checkbox"</w:t>
                              </w:r>
                              <w:r w:rsidRPr="004327CF">
                                <w:rPr>
                                  <w:rFonts w:hint="eastAsia"/>
                                  <w:sz w:val="18"/>
                                  <w:szCs w:val="18"/>
                                </w:rPr>
                                <w:t>}</w:t>
                              </w:r>
                            </w:p>
                            <w:p w:rsidR="0023747D" w:rsidRPr="004327CF" w:rsidRDefault="0023747D" w:rsidP="00375F9C">
                              <w:pPr>
                                <w:spacing w:line="240" w:lineRule="exact"/>
                                <w:rPr>
                                  <w:sz w:val="18"/>
                                  <w:szCs w:val="18"/>
                                </w:rPr>
                              </w:pPr>
                              <w:r w:rsidRPr="004327CF">
                                <w:rPr>
                                  <w:sz w:val="18"/>
                                  <w:szCs w:val="18"/>
                                </w:rPr>
                                <w:t>]).setRows([</w:t>
                              </w:r>
                            </w:p>
                            <w:p w:rsidR="0023747D" w:rsidRPr="004327CF" w:rsidRDefault="0023747D" w:rsidP="00375F9C">
                              <w:pPr>
                                <w:spacing w:line="240" w:lineRule="exact"/>
                                <w:rPr>
                                  <w:sz w:val="18"/>
                                  <w:szCs w:val="18"/>
                                </w:rPr>
                              </w:pPr>
                              <w:r w:rsidRPr="004327CF">
                                <w:rPr>
                                  <w:rFonts w:hint="eastAsia"/>
                                  <w:sz w:val="18"/>
                                  <w:szCs w:val="18"/>
                                </w:rPr>
                                <w:t xml:space="preserve">    {id:</w:t>
                              </w:r>
                              <w:r w:rsidRPr="004327CF">
                                <w:rPr>
                                  <w:rFonts w:hint="eastAsia"/>
                                  <w:color w:val="FF00FF"/>
                                  <w:sz w:val="18"/>
                                  <w:szCs w:val="18"/>
                                </w:rPr>
                                <w:t>"row1"</w:t>
                              </w:r>
                              <w:r w:rsidRPr="004327CF">
                                <w:rPr>
                                  <w:rFonts w:hint="eastAsia"/>
                                  <w:sz w:val="18"/>
                                  <w:szCs w:val="18"/>
                                </w:rPr>
                                <w:t>,caption:</w:t>
                              </w:r>
                              <w:r w:rsidRPr="004327CF">
                                <w:rPr>
                                  <w:rFonts w:hint="eastAsia"/>
                                  <w:color w:val="FF00FF"/>
                                  <w:sz w:val="18"/>
                                  <w:szCs w:val="18"/>
                                </w:rPr>
                                <w:t>'</w:t>
                              </w:r>
                              <w:r>
                                <w:rPr>
                                  <w:rFonts w:hint="eastAsia"/>
                                  <w:color w:val="FF00FF"/>
                                  <w:sz w:val="18"/>
                                  <w:szCs w:val="18"/>
                                </w:rPr>
                                <w:t>Jack</w:t>
                              </w:r>
                              <w:r w:rsidRPr="004327CF">
                                <w:rPr>
                                  <w:rFonts w:hint="eastAsia"/>
                                  <w:color w:val="FF00FF"/>
                                  <w:sz w:val="18"/>
                                  <w:szCs w:val="18"/>
                                </w:rPr>
                                <w:t>'</w:t>
                              </w:r>
                              <w:r w:rsidRPr="004327CF">
                                <w:rPr>
                                  <w:rFonts w:hint="eastAsia"/>
                                  <w:sz w:val="18"/>
                                  <w:szCs w:val="18"/>
                                </w:rPr>
                                <w:t>,cells:[</w:t>
                              </w:r>
                              <w:r w:rsidRPr="004327CF">
                                <w:rPr>
                                  <w:rFonts w:hint="eastAsia"/>
                                  <w:color w:val="800000"/>
                                  <w:sz w:val="18"/>
                                  <w:szCs w:val="18"/>
                                </w:rPr>
                                <w:t>23</w:t>
                              </w:r>
                              <w:r w:rsidRPr="004327CF">
                                <w:rPr>
                                  <w:rFonts w:hint="eastAsia"/>
                                  <w:sz w:val="18"/>
                                  <w:szCs w:val="18"/>
                                </w:rPr>
                                <w:t xml:space="preserve">, </w:t>
                              </w:r>
                              <w:r w:rsidRPr="004327CF">
                                <w:rPr>
                                  <w:rFonts w:hint="eastAsia"/>
                                  <w:color w:val="0000FF"/>
                                  <w:sz w:val="18"/>
                                  <w:szCs w:val="18"/>
                                </w:rPr>
                                <w:t>true</w:t>
                              </w:r>
                              <w:r w:rsidRPr="004327CF">
                                <w:rPr>
                                  <w:rFonts w:hint="eastAsia"/>
                                  <w:sz w:val="18"/>
                                  <w:szCs w:val="18"/>
                                </w:rPr>
                                <w:t>]},</w:t>
                              </w:r>
                            </w:p>
                            <w:p w:rsidR="0023747D" w:rsidRPr="004327CF" w:rsidRDefault="0023747D" w:rsidP="00375F9C">
                              <w:pPr>
                                <w:spacing w:line="240" w:lineRule="exact"/>
                                <w:rPr>
                                  <w:sz w:val="18"/>
                                  <w:szCs w:val="18"/>
                                </w:rPr>
                              </w:pPr>
                              <w:r w:rsidRPr="004327CF">
                                <w:rPr>
                                  <w:rFonts w:hint="eastAsia"/>
                                  <w:sz w:val="18"/>
                                  <w:szCs w:val="18"/>
                                </w:rPr>
                                <w:t xml:space="preserve">    {id:</w:t>
                              </w:r>
                              <w:r w:rsidRPr="004327CF">
                                <w:rPr>
                                  <w:rFonts w:hint="eastAsia"/>
                                  <w:color w:val="FF00FF"/>
                                  <w:sz w:val="18"/>
                                  <w:szCs w:val="18"/>
                                </w:rPr>
                                <w:t>"row2"</w:t>
                              </w:r>
                              <w:r w:rsidRPr="004327CF">
                                <w:rPr>
                                  <w:rFonts w:hint="eastAsia"/>
                                  <w:sz w:val="18"/>
                                  <w:szCs w:val="18"/>
                                </w:rPr>
                                <w:t>,caption:</w:t>
                              </w:r>
                              <w:r w:rsidRPr="004327CF">
                                <w:rPr>
                                  <w:rFonts w:hint="eastAsia"/>
                                  <w:color w:val="FF00FF"/>
                                  <w:sz w:val="18"/>
                                  <w:szCs w:val="18"/>
                                </w:rPr>
                                <w:t>'</w:t>
                              </w:r>
                              <w:r>
                                <w:rPr>
                                  <w:rFonts w:hint="eastAsia"/>
                                  <w:color w:val="FF00FF"/>
                                  <w:sz w:val="18"/>
                                  <w:szCs w:val="18"/>
                                </w:rPr>
                                <w:t>John</w:t>
                              </w:r>
                              <w:r w:rsidRPr="004327CF">
                                <w:rPr>
                                  <w:rFonts w:hint="eastAsia"/>
                                  <w:color w:val="FF00FF"/>
                                  <w:sz w:val="18"/>
                                  <w:szCs w:val="18"/>
                                </w:rPr>
                                <w:t>'</w:t>
                              </w:r>
                              <w:r w:rsidRPr="004327CF">
                                <w:rPr>
                                  <w:rFonts w:hint="eastAsia"/>
                                  <w:sz w:val="18"/>
                                  <w:szCs w:val="18"/>
                                </w:rPr>
                                <w:t>,cells:[</w:t>
                              </w:r>
                              <w:r w:rsidRPr="004327CF">
                                <w:rPr>
                                  <w:rFonts w:hint="eastAsia"/>
                                  <w:color w:val="800000"/>
                                  <w:sz w:val="18"/>
                                  <w:szCs w:val="18"/>
                                </w:rPr>
                                <w:t>32</w:t>
                              </w:r>
                              <w:r w:rsidRPr="004327CF">
                                <w:rPr>
                                  <w:rFonts w:hint="eastAsia"/>
                                  <w:sz w:val="18"/>
                                  <w:szCs w:val="18"/>
                                </w:rPr>
                                <w:t>]}</w:t>
                              </w:r>
                            </w:p>
                            <w:p w:rsidR="0023747D" w:rsidRPr="004327CF" w:rsidRDefault="0023747D" w:rsidP="00375F9C">
                              <w:pPr>
                                <w:spacing w:line="240" w:lineRule="exact"/>
                                <w:rPr>
                                  <w:sz w:val="18"/>
                                  <w:szCs w:val="18"/>
                                </w:rPr>
                              </w:pPr>
                              <w:r w:rsidRPr="004327CF">
                                <w:rPr>
                                  <w:sz w:val="18"/>
                                  <w:szCs w:val="18"/>
                                </w:rPr>
                                <w:t>]).show(block)</w:t>
                              </w:r>
                            </w:p>
                            <w:p w:rsidR="0023747D" w:rsidRPr="004327CF" w:rsidRDefault="0023747D" w:rsidP="00375F9C">
                              <w:pPr>
                                <w:spacing w:line="240" w:lineRule="exact"/>
                                <w:rPr>
                                  <w:sz w:val="18"/>
                                  <w:szCs w:val="18"/>
                                </w:rPr>
                              </w:pPr>
                            </w:p>
                            <w:p w:rsidR="0023747D" w:rsidRPr="004327CF" w:rsidRDefault="0023747D" w:rsidP="00375F9C">
                              <w:pPr>
                                <w:spacing w:line="240" w:lineRule="exact"/>
                                <w:rPr>
                                  <w:sz w:val="18"/>
                                  <w:szCs w:val="18"/>
                                </w:rPr>
                              </w:pPr>
                              <w:r w:rsidRPr="004327CF">
                                <w:rPr>
                                  <w:sz w:val="18"/>
                                  <w:szCs w:val="18"/>
                                </w:rPr>
                                <w:t>_.asyRun(</w:t>
                              </w:r>
                              <w:r w:rsidRPr="004327CF">
                                <w:rPr>
                                  <w:color w:val="0000FF"/>
                                  <w:sz w:val="18"/>
                                  <w:szCs w:val="18"/>
                                </w:rPr>
                                <w:t>function</w:t>
                              </w:r>
                              <w:r w:rsidRPr="004327CF">
                                <w:rPr>
                                  <w:sz w:val="18"/>
                                  <w:szCs w:val="18"/>
                                </w:rPr>
                                <w:t>(){</w:t>
                              </w:r>
                            </w:p>
                            <w:p w:rsidR="0023747D" w:rsidRPr="004327CF" w:rsidRDefault="0023747D" w:rsidP="00375F9C">
                              <w:pPr>
                                <w:spacing w:line="240" w:lineRule="exact"/>
                                <w:rPr>
                                  <w:sz w:val="18"/>
                                  <w:szCs w:val="18"/>
                                </w:rPr>
                              </w:pPr>
                              <w:r w:rsidRPr="004327CF">
                                <w:rPr>
                                  <w:sz w:val="18"/>
                                  <w:szCs w:val="18"/>
                                </w:rPr>
                                <w:t xml:space="preserve">    tg.updateCellByRowCol(</w:t>
                              </w:r>
                              <w:r w:rsidRPr="004327CF">
                                <w:rPr>
                                  <w:color w:val="FF00FF"/>
                                  <w:sz w:val="18"/>
                                  <w:szCs w:val="18"/>
                                </w:rPr>
                                <w:t>'row2'</w:t>
                              </w:r>
                              <w:r w:rsidRPr="004327CF">
                                <w:rPr>
                                  <w:sz w:val="18"/>
                                  <w:szCs w:val="18"/>
                                </w:rPr>
                                <w:t>,</w:t>
                              </w:r>
                              <w:r w:rsidRPr="004327CF">
                                <w:rPr>
                                  <w:color w:val="FF00FF"/>
                                  <w:sz w:val="18"/>
                                  <w:szCs w:val="18"/>
                                </w:rPr>
                                <w:t>'col1'</w:t>
                              </w:r>
                              <w:r w:rsidRPr="004327CF">
                                <w:rPr>
                                  <w:sz w:val="18"/>
                                  <w:szCs w:val="18"/>
                                </w:rPr>
                                <w:t xml:space="preserve">, </w:t>
                              </w:r>
                              <w:r w:rsidRPr="004327CF">
                                <w:rPr>
                                  <w:color w:val="800000"/>
                                  <w:sz w:val="18"/>
                                  <w:szCs w:val="18"/>
                                </w:rPr>
                                <w:t>18</w:t>
                              </w:r>
                              <w:r w:rsidRPr="004327CF">
                                <w:rPr>
                                  <w:sz w:val="18"/>
                                  <w:szCs w:val="18"/>
                                </w:rPr>
                                <w:t>)</w:t>
                              </w:r>
                            </w:p>
                            <w:p w:rsidR="0023747D" w:rsidRPr="004327CF" w:rsidRDefault="0023747D" w:rsidP="00375F9C">
                              <w:pPr>
                                <w:spacing w:line="240" w:lineRule="exact"/>
                                <w:rPr>
                                  <w:sz w:val="18"/>
                                  <w:szCs w:val="18"/>
                                </w:rPr>
                              </w:pPr>
                              <w:r w:rsidRPr="004327CF">
                                <w:rPr>
                                  <w:sz w:val="18"/>
                                  <w:szCs w:val="18"/>
                                </w:rPr>
                                <w:t>},</w:t>
                              </w:r>
                              <w:r w:rsidRPr="004327CF">
                                <w:rPr>
                                  <w:color w:val="800000"/>
                                  <w:sz w:val="18"/>
                                  <w:szCs w:val="18"/>
                                </w:rPr>
                                <w:t>1000</w:t>
                              </w:r>
                              <w:r w:rsidRPr="004327CF">
                                <w:rPr>
                                  <w:sz w:val="18"/>
                                  <w:szCs w:val="18"/>
                                </w:rPr>
                                <w:t>)</w:t>
                              </w:r>
                            </w:p>
                            <w:p w:rsidR="0023747D" w:rsidRPr="004327CF" w:rsidRDefault="0023747D" w:rsidP="00375F9C">
                              <w:pPr>
                                <w:spacing w:line="240" w:lineRule="exact"/>
                                <w:rPr>
                                  <w:sz w:val="18"/>
                                  <w:szCs w:val="18"/>
                                </w:rPr>
                              </w:pPr>
                            </w:p>
                            <w:p w:rsidR="0023747D" w:rsidRPr="004327CF" w:rsidRDefault="0023747D" w:rsidP="00375F9C">
                              <w:pPr>
                                <w:spacing w:line="240" w:lineRule="exact"/>
                                <w:rPr>
                                  <w:sz w:val="18"/>
                                  <w:szCs w:val="18"/>
                                </w:rPr>
                              </w:pPr>
                              <w:r w:rsidRPr="004327CF">
                                <w:rPr>
                                  <w:sz w:val="18"/>
                                  <w:szCs w:val="18"/>
                                </w:rPr>
                                <w:t>_.asyRun(</w:t>
                              </w:r>
                              <w:r w:rsidRPr="004327CF">
                                <w:rPr>
                                  <w:color w:val="0000FF"/>
                                  <w:sz w:val="18"/>
                                  <w:szCs w:val="18"/>
                                </w:rPr>
                                <w:t>function</w:t>
                              </w:r>
                              <w:r w:rsidRPr="004327CF">
                                <w:rPr>
                                  <w:sz w:val="18"/>
                                  <w:szCs w:val="18"/>
                                </w:rPr>
                                <w:t>(){</w:t>
                              </w:r>
                            </w:p>
                            <w:p w:rsidR="0023747D" w:rsidRPr="004327CF" w:rsidRDefault="0023747D" w:rsidP="00375F9C">
                              <w:pPr>
                                <w:spacing w:line="240" w:lineRule="exact"/>
                                <w:rPr>
                                  <w:sz w:val="18"/>
                                  <w:szCs w:val="18"/>
                                </w:rPr>
                              </w:pPr>
                              <w:r w:rsidRPr="004327CF">
                                <w:rPr>
                                  <w:sz w:val="18"/>
                                  <w:szCs w:val="18"/>
                                </w:rPr>
                                <w:t xml:space="preserve">    tg.updateCellByRowCol(</w:t>
                              </w:r>
                              <w:r w:rsidRPr="004327CF">
                                <w:rPr>
                                  <w:color w:val="FF00FF"/>
                                  <w:sz w:val="18"/>
                                  <w:szCs w:val="18"/>
                                </w:rPr>
                                <w:t>'row2'</w:t>
                              </w:r>
                              <w:r w:rsidRPr="004327CF">
                                <w:rPr>
                                  <w:sz w:val="18"/>
                                  <w:szCs w:val="18"/>
                                </w:rPr>
                                <w:t>,</w:t>
                              </w:r>
                              <w:r w:rsidRPr="004327CF">
                                <w:rPr>
                                  <w:color w:val="FF00FF"/>
                                  <w:sz w:val="18"/>
                                  <w:szCs w:val="18"/>
                                </w:rPr>
                                <w:t>'col1'</w:t>
                              </w:r>
                              <w:r w:rsidRPr="004327CF">
                                <w:rPr>
                                  <w:sz w:val="18"/>
                                  <w:szCs w:val="18"/>
                                </w:rPr>
                                <w:t>,{value:</w:t>
                              </w:r>
                              <w:r w:rsidRPr="004327CF">
                                <w:rPr>
                                  <w:color w:val="800000"/>
                                  <w:sz w:val="18"/>
                                  <w:szCs w:val="18"/>
                                </w:rPr>
                                <w:t>18</w:t>
                              </w:r>
                              <w:r w:rsidRPr="004327CF">
                                <w:rPr>
                                  <w:sz w:val="18"/>
                                  <w:szCs w:val="18"/>
                                </w:rPr>
                                <w:t>,cellStyle:</w:t>
                              </w:r>
                              <w:r w:rsidRPr="004327CF">
                                <w:rPr>
                                  <w:color w:val="FF00FF"/>
                                  <w:sz w:val="18"/>
                                  <w:szCs w:val="18"/>
                                </w:rPr>
                                <w:t>'background-color:#00ff00;'</w:t>
                              </w:r>
                              <w:r w:rsidRPr="004327CF">
                                <w:rPr>
                                  <w:sz w:val="18"/>
                                  <w:szCs w:val="18"/>
                                </w:rPr>
                                <w:t>})</w:t>
                              </w:r>
                            </w:p>
                            <w:p w:rsidR="0023747D" w:rsidRPr="004327CF" w:rsidRDefault="0023747D" w:rsidP="00375F9C">
                              <w:pPr>
                                <w:spacing w:line="240" w:lineRule="exact"/>
                                <w:rPr>
                                  <w:sz w:val="18"/>
                                  <w:szCs w:val="18"/>
                                </w:rPr>
                              </w:pPr>
                              <w:r w:rsidRPr="004327CF">
                                <w:rPr>
                                  <w:sz w:val="18"/>
                                  <w:szCs w:val="18"/>
                                </w:rPr>
                                <w:t>},</w:t>
                              </w:r>
                              <w:r w:rsidRPr="004327CF">
                                <w:rPr>
                                  <w:color w:val="800000"/>
                                  <w:sz w:val="18"/>
                                  <w:szCs w:val="18"/>
                                </w:rPr>
                                <w:t>2000</w:t>
                              </w:r>
                              <w:r w:rsidRPr="004327CF">
                                <w:rPr>
                                  <w:sz w:val="18"/>
                                  <w:szCs w:val="18"/>
                                </w:rPr>
                                <w:t>)</w:t>
                              </w:r>
                            </w:p>
                            <w:p w:rsidR="0023747D" w:rsidRPr="004327CF" w:rsidRDefault="0023747D" w:rsidP="00375F9C">
                              <w:pPr>
                                <w:spacing w:line="240" w:lineRule="exact"/>
                                <w:rPr>
                                  <w:sz w:val="18"/>
                                  <w:szCs w:val="18"/>
                                </w:rPr>
                              </w:pPr>
                            </w:p>
                            <w:p w:rsidR="0023747D" w:rsidRPr="004327CF" w:rsidRDefault="0023747D" w:rsidP="00375F9C">
                              <w:pPr>
                                <w:spacing w:line="240" w:lineRule="exact"/>
                                <w:rPr>
                                  <w:sz w:val="18"/>
                                  <w:szCs w:val="18"/>
                                </w:rPr>
                              </w:pPr>
                              <w:r w:rsidRPr="004327CF">
                                <w:rPr>
                                  <w:sz w:val="18"/>
                                  <w:szCs w:val="18"/>
                                </w:rPr>
                                <w:t>_.asyRun(</w:t>
                              </w:r>
                              <w:r w:rsidRPr="004327CF">
                                <w:rPr>
                                  <w:color w:val="0000FF"/>
                                  <w:sz w:val="18"/>
                                  <w:szCs w:val="18"/>
                                </w:rPr>
                                <w:t>function</w:t>
                              </w:r>
                              <w:r w:rsidRPr="004327CF">
                                <w:rPr>
                                  <w:sz w:val="18"/>
                                  <w:szCs w:val="18"/>
                                </w:rPr>
                                <w:t>(){</w:t>
                              </w:r>
                            </w:p>
                            <w:p w:rsidR="0023747D" w:rsidRPr="004327CF" w:rsidRDefault="0023747D" w:rsidP="00375F9C">
                              <w:pPr>
                                <w:spacing w:line="240" w:lineRule="exact"/>
                                <w:rPr>
                                  <w:sz w:val="18"/>
                                  <w:szCs w:val="18"/>
                                </w:rPr>
                              </w:pPr>
                              <w:r w:rsidRPr="004327CF">
                                <w:rPr>
                                  <w:sz w:val="18"/>
                                  <w:szCs w:val="18"/>
                                </w:rPr>
                                <w:t xml:space="preserve">    tg.updateCellByRowCol (</w:t>
                              </w:r>
                              <w:r w:rsidRPr="004327CF">
                                <w:rPr>
                                  <w:color w:val="FF00FF"/>
                                  <w:sz w:val="18"/>
                                  <w:szCs w:val="18"/>
                                </w:rPr>
                                <w:t>'row2'</w:t>
                              </w:r>
                              <w:r w:rsidRPr="004327CF">
                                <w:rPr>
                                  <w:sz w:val="18"/>
                                  <w:szCs w:val="18"/>
                                </w:rPr>
                                <w:t>,</w:t>
                              </w:r>
                              <w:r w:rsidRPr="004327CF">
                                <w:rPr>
                                  <w:color w:val="FF00FF"/>
                                  <w:sz w:val="18"/>
                                  <w:szCs w:val="18"/>
                                </w:rPr>
                                <w:t>'col1'</w:t>
                              </w:r>
                              <w:r w:rsidRPr="004327CF">
                                <w:rPr>
                                  <w:sz w:val="18"/>
                                  <w:szCs w:val="18"/>
                                </w:rPr>
                                <w:t>, {type:</w:t>
                              </w:r>
                              <w:r w:rsidRPr="004327CF">
                                <w:rPr>
                                  <w:color w:val="FF00FF"/>
                                  <w:sz w:val="18"/>
                                  <w:szCs w:val="18"/>
                                </w:rPr>
                                <w:t>"listbox"</w:t>
                              </w:r>
                              <w:r w:rsidRPr="004327CF">
                                <w:rPr>
                                  <w:sz w:val="18"/>
                                  <w:szCs w:val="18"/>
                                </w:rPr>
                                <w:t>,value:</w:t>
                              </w:r>
                              <w:r w:rsidRPr="004327CF">
                                <w:rPr>
                                  <w:color w:val="FF00FF"/>
                                  <w:sz w:val="18"/>
                                  <w:szCs w:val="18"/>
                                </w:rPr>
                                <w:t>"20"</w:t>
                              </w:r>
                              <w:r w:rsidRPr="004327CF">
                                <w:rPr>
                                  <w:sz w:val="18"/>
                                  <w:szCs w:val="18"/>
                                </w:rPr>
                                <w:t>,</w:t>
                              </w:r>
                              <w:r>
                                <w:rPr>
                                  <w:rFonts w:hint="eastAsia"/>
                                  <w:sz w:val="18"/>
                                  <w:szCs w:val="18"/>
                                </w:rPr>
                                <w:t xml:space="preserve"> </w:t>
                              </w:r>
                              <w:r w:rsidRPr="004327CF">
                                <w:rPr>
                                  <w:sz w:val="18"/>
                                  <w:szCs w:val="18"/>
                                </w:rPr>
                                <w:t>editorListItems:[</w:t>
                              </w:r>
                              <w:r w:rsidRPr="004327CF">
                                <w:rPr>
                                  <w:color w:val="FF00FF"/>
                                  <w:sz w:val="18"/>
                                  <w:szCs w:val="18"/>
                                </w:rPr>
                                <w:t>"20"</w:t>
                              </w:r>
                              <w:r w:rsidRPr="004327CF">
                                <w:rPr>
                                  <w:sz w:val="18"/>
                                  <w:szCs w:val="18"/>
                                </w:rPr>
                                <w:t>,</w:t>
                              </w:r>
                              <w:r w:rsidRPr="004327CF">
                                <w:rPr>
                                  <w:color w:val="FF00FF"/>
                                  <w:sz w:val="18"/>
                                  <w:szCs w:val="18"/>
                                </w:rPr>
                                <w:t>"30"</w:t>
                              </w:r>
                              <w:r w:rsidRPr="004327CF">
                                <w:rPr>
                                  <w:sz w:val="18"/>
                                  <w:szCs w:val="18"/>
                                </w:rPr>
                                <w:t>,</w:t>
                              </w:r>
                              <w:r w:rsidRPr="004327CF">
                                <w:rPr>
                                  <w:color w:val="FF00FF"/>
                                  <w:sz w:val="18"/>
                                  <w:szCs w:val="18"/>
                                </w:rPr>
                                <w:t>"40"</w:t>
                              </w:r>
                              <w:r w:rsidRPr="004327CF">
                                <w:rPr>
                                  <w:sz w:val="18"/>
                                  <w:szCs w:val="18"/>
                                </w:rPr>
                                <w:t>],</w:t>
                              </w:r>
                              <w:r>
                                <w:rPr>
                                  <w:rFonts w:hint="eastAsia"/>
                                  <w:sz w:val="18"/>
                                  <w:szCs w:val="18"/>
                                </w:rPr>
                                <w:t xml:space="preserve"> </w:t>
                              </w:r>
                              <w:r w:rsidRPr="004327CF">
                                <w:rPr>
                                  <w:sz w:val="18"/>
                                  <w:szCs w:val="18"/>
                                </w:rPr>
                                <w:t>editable:</w:t>
                              </w:r>
                              <w:r w:rsidRPr="004327CF">
                                <w:rPr>
                                  <w:color w:val="0000FF"/>
                                  <w:sz w:val="18"/>
                                  <w:szCs w:val="18"/>
                                </w:rPr>
                                <w:t>true</w:t>
                              </w:r>
                              <w:r w:rsidRPr="004327CF">
                                <w:rPr>
                                  <w:sz w:val="18"/>
                                  <w:szCs w:val="18"/>
                                </w:rPr>
                                <w:t>})</w:t>
                              </w:r>
                            </w:p>
                            <w:p w:rsidR="0023747D" w:rsidRPr="004327CF" w:rsidRDefault="0023747D" w:rsidP="00375F9C">
                              <w:pPr>
                                <w:spacing w:line="240" w:lineRule="exact"/>
                                <w:rPr>
                                  <w:sz w:val="18"/>
                                  <w:szCs w:val="18"/>
                                </w:rPr>
                              </w:pPr>
                              <w:r w:rsidRPr="004327CF">
                                <w:rPr>
                                  <w:sz w:val="18"/>
                                  <w:szCs w:val="18"/>
                                </w:rPr>
                                <w:t>},</w:t>
                              </w:r>
                              <w:r w:rsidRPr="004327CF">
                                <w:rPr>
                                  <w:color w:val="800000"/>
                                  <w:sz w:val="18"/>
                                  <w:szCs w:val="18"/>
                                </w:rPr>
                                <w:t>3000</w:t>
                              </w:r>
                              <w:r w:rsidRPr="004327CF">
                                <w:rPr>
                                  <w:sz w:val="18"/>
                                  <w:szCs w:val="18"/>
                                </w:rPr>
                                <w:t>)</w:t>
                              </w:r>
                            </w:p>
                          </w:txbxContent>
                        </wps:txbx>
                        <wps:bodyPr rot="0" vert="horz" wrap="square" lIns="54000" tIns="46800" rIns="54000" bIns="45720" anchor="t" anchorCtr="0" upright="1">
                          <a:spAutoFit/>
                        </wps:bodyPr>
                      </wps:wsp>
                      <wps:wsp>
                        <wps:cNvPr id="941" name="AutoShape 934"/>
                        <wps:cNvSpPr>
                          <a:spLocks noChangeArrowheads="1"/>
                        </wps:cNvSpPr>
                        <wps:spPr bwMode="auto">
                          <a:xfrm flipH="1">
                            <a:off x="1943100" y="1386840"/>
                            <a:ext cx="1600200" cy="198120"/>
                          </a:xfrm>
                          <a:prstGeom prst="wedgeRoundRectCallout">
                            <a:avLst>
                              <a:gd name="adj1" fmla="val 43093"/>
                              <a:gd name="adj2" fmla="val 2048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4289F" w:rsidRDefault="0023747D" w:rsidP="00375F9C">
                              <w:pPr>
                                <w:rPr>
                                  <w:szCs w:val="18"/>
                                </w:rPr>
                              </w:pPr>
                              <w:r>
                                <w:rPr>
                                  <w:szCs w:val="18"/>
                                </w:rPr>
                                <w:t>U</w:t>
                              </w:r>
                              <w:r>
                                <w:rPr>
                                  <w:rFonts w:hint="eastAsia"/>
                                  <w:szCs w:val="18"/>
                                </w:rPr>
                                <w:t>pdates value only</w:t>
                              </w:r>
                            </w:p>
                          </w:txbxContent>
                        </wps:txbx>
                        <wps:bodyPr rot="0" vert="horz" wrap="square" lIns="0" tIns="0" rIns="0" bIns="0" anchor="t" anchorCtr="0" upright="1">
                          <a:noAutofit/>
                        </wps:bodyPr>
                      </wps:wsp>
                      <wps:wsp>
                        <wps:cNvPr id="942" name="AutoShape 935"/>
                        <wps:cNvSpPr>
                          <a:spLocks noChangeArrowheads="1"/>
                        </wps:cNvSpPr>
                        <wps:spPr bwMode="auto">
                          <a:xfrm flipH="1">
                            <a:off x="2286000" y="2179320"/>
                            <a:ext cx="2057400" cy="198120"/>
                          </a:xfrm>
                          <a:prstGeom prst="wedgeRoundRectCallout">
                            <a:avLst>
                              <a:gd name="adj1" fmla="val 7125"/>
                              <a:gd name="adj2" fmla="val 12692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4289F" w:rsidRDefault="0023747D" w:rsidP="00375F9C">
                              <w:pPr>
                                <w:rPr>
                                  <w:szCs w:val="18"/>
                                </w:rPr>
                              </w:pPr>
                              <w:r>
                                <w:rPr>
                                  <w:rFonts w:hint="eastAsia"/>
                                  <w:szCs w:val="18"/>
                                </w:rPr>
                                <w:t>These properties are updatable</w:t>
                              </w:r>
                            </w:p>
                          </w:txbxContent>
                        </wps:txbx>
                        <wps:bodyPr rot="0" vert="horz" wrap="square" lIns="0" tIns="0" rIns="0" bIns="0" anchor="t" anchorCtr="0" upright="1">
                          <a:noAutofit/>
                        </wps:bodyPr>
                      </wps:wsp>
                      <wps:wsp>
                        <wps:cNvPr id="944" name="AutoShape 936"/>
                        <wps:cNvSpPr>
                          <a:spLocks noChangeArrowheads="1"/>
                        </wps:cNvSpPr>
                        <wps:spPr bwMode="auto">
                          <a:xfrm flipH="1">
                            <a:off x="2857500" y="2773680"/>
                            <a:ext cx="1257300" cy="198120"/>
                          </a:xfrm>
                          <a:prstGeom prst="wedgeRoundRectCallout">
                            <a:avLst>
                              <a:gd name="adj1" fmla="val 37421"/>
                              <a:gd name="adj2" fmla="val 143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4289F" w:rsidRDefault="0023747D" w:rsidP="00375F9C">
                              <w:pPr>
                                <w:rPr>
                                  <w:szCs w:val="18"/>
                                </w:rPr>
                              </w:pPr>
                              <w:r>
                                <w:rPr>
                                  <w:szCs w:val="18"/>
                                </w:rPr>
                                <w:t>U</w:t>
                              </w:r>
                              <w:r>
                                <w:rPr>
                                  <w:rFonts w:hint="eastAsia"/>
                                  <w:szCs w:val="18"/>
                                </w:rPr>
                                <w:t>pdates cell type</w:t>
                              </w:r>
                            </w:p>
                          </w:txbxContent>
                        </wps:txbx>
                        <wps:bodyPr rot="0" vert="horz" wrap="square" lIns="0" tIns="0" rIns="0" bIns="0" anchor="t" anchorCtr="0" upright="1">
                          <a:noAutofit/>
                        </wps:bodyPr>
                      </wps:wsp>
                    </wpc:wpc>
                  </a:graphicData>
                </a:graphic>
              </wp:inline>
            </w:drawing>
          </mc:Choice>
          <mc:Fallback>
            <w:pict>
              <v:group id="画布 931" o:spid="_x0000_s1692" editas="canvas" style="width:414pt;height:288.15pt;mso-position-horizontal-relative:char;mso-position-vertical-relative:line" coordsize="52578,36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">
                <v:shape id="_x0000_s1693" type="#_x0000_t75" style="position:absolute;width:52578;height:36595;visibility:visible;mso-wrap-style:square">
                  <v:fill o:detectmouseclick="t"/>
                  <v:path o:connecttype="none"/>
                </v:shape>
                <v:shape id="Text Box 933" o:spid="_x0000_s1694" type="#_x0000_t202" style="position:absolute;top:488;width:52578;height:36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EH6MAA&#10;AADcAAAADwAAAGRycy9kb3ducmV2LnhtbERPy4rCMBTdC/MP4Q7MTlNFRDtGEUU6G8HHzP7S3GmK&#10;zU1JYq1/bxaCy8N5L9e9bURHPtSOFYxHGQji0umaKwW/l/1wDiJEZI2NY1LwoADr1cdgibl2dz5R&#10;d46VSCEcclRgYmxzKUNpyGIYuZY4cf/OW4wJ+kpqj/cUbhs5ybKZtFhzajDY0tZQeT3frILyuut3&#10;Rf1nfHez86NeFI/DrFDq67PffIOI1Me3+OX+0QoW0zQ/nUlH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oEH6MAAAADcAAAADwAAAAAAAAAAAAAAAACYAgAAZHJzL2Rvd25y&#10;ZXYueG1sUEsFBgAAAAAEAAQA9QAAAIUDAAAAAA==&#10;" strokeweight="1pt">
                  <v:textbox style="mso-fit-shape-to-text:t" inset="1.5mm,1.3mm,1.5mm">
                    <w:txbxContent>
                      <w:p w:rsidR="0023747D" w:rsidRPr="004327CF" w:rsidRDefault="0023747D" w:rsidP="00375F9C">
                        <w:pPr>
                          <w:spacing w:line="240" w:lineRule="exact"/>
                          <w:rPr>
                            <w:sz w:val="18"/>
                            <w:szCs w:val="18"/>
                          </w:rPr>
                        </w:pPr>
                        <w:proofErr w:type="gramStart"/>
                        <w:r w:rsidRPr="004327CF">
                          <w:rPr>
                            <w:color w:val="0000FF"/>
                            <w:sz w:val="18"/>
                            <w:szCs w:val="18"/>
                          </w:rPr>
                          <w:t>var</w:t>
                        </w:r>
                        <w:proofErr w:type="gramEnd"/>
                        <w:r w:rsidRPr="004327CF">
                          <w:rPr>
                            <w:sz w:val="18"/>
                            <w:szCs w:val="18"/>
                          </w:rPr>
                          <w:t xml:space="preserve"> block=</w:t>
                        </w:r>
                        <w:r w:rsidRPr="004327CF">
                          <w:rPr>
                            <w:color w:val="0000FF"/>
                            <w:sz w:val="18"/>
                            <w:szCs w:val="18"/>
                          </w:rPr>
                          <w:t>new</w:t>
                        </w:r>
                        <w:r w:rsidRPr="004327CF">
                          <w:rPr>
                            <w:sz w:val="18"/>
                            <w:szCs w:val="18"/>
                          </w:rPr>
                          <w:t xml:space="preserve"> </w:t>
                        </w:r>
                        <w:r w:rsidR="0024376F">
                          <w:rPr>
                            <w:sz w:val="18"/>
                            <w:szCs w:val="18"/>
                          </w:rPr>
                          <w:t>xui</w:t>
                        </w:r>
                        <w:r w:rsidRPr="004327CF">
                          <w:rPr>
                            <w:sz w:val="18"/>
                            <w:szCs w:val="18"/>
                          </w:rPr>
                          <w:t>.UI.Block({width:</w:t>
                        </w:r>
                        <w:r w:rsidRPr="004327CF">
                          <w:rPr>
                            <w:color w:val="800000"/>
                            <w:sz w:val="18"/>
                            <w:szCs w:val="18"/>
                          </w:rPr>
                          <w:t>240</w:t>
                        </w:r>
                        <w:r w:rsidRPr="004327CF">
                          <w:rPr>
                            <w:sz w:val="18"/>
                            <w:szCs w:val="18"/>
                          </w:rPr>
                          <w:t>,height:</w:t>
                        </w:r>
                        <w:r w:rsidRPr="004327CF">
                          <w:rPr>
                            <w:color w:val="800000"/>
                            <w:sz w:val="18"/>
                            <w:szCs w:val="18"/>
                          </w:rPr>
                          <w:t>200</w:t>
                        </w:r>
                        <w:r w:rsidRPr="004327CF">
                          <w:rPr>
                            <w:sz w:val="18"/>
                            <w:szCs w:val="18"/>
                          </w:rPr>
                          <w:t>}).show();</w:t>
                        </w:r>
                      </w:p>
                      <w:p w:rsidR="0023747D" w:rsidRPr="004327CF" w:rsidRDefault="0023747D" w:rsidP="00375F9C">
                        <w:pPr>
                          <w:spacing w:line="240" w:lineRule="exact"/>
                          <w:rPr>
                            <w:sz w:val="18"/>
                            <w:szCs w:val="18"/>
                          </w:rPr>
                        </w:pPr>
                        <w:proofErr w:type="gramStart"/>
                        <w:r w:rsidRPr="004327CF">
                          <w:rPr>
                            <w:color w:val="0000FF"/>
                            <w:sz w:val="18"/>
                            <w:szCs w:val="18"/>
                          </w:rPr>
                          <w:t>var</w:t>
                        </w:r>
                        <w:proofErr w:type="gramEnd"/>
                        <w:r w:rsidRPr="004327CF">
                          <w:rPr>
                            <w:sz w:val="18"/>
                            <w:szCs w:val="18"/>
                          </w:rPr>
                          <w:t xml:space="preserve"> tg=</w:t>
                        </w:r>
                        <w:r w:rsidRPr="004327CF">
                          <w:rPr>
                            <w:color w:val="0000FF"/>
                            <w:sz w:val="18"/>
                            <w:szCs w:val="18"/>
                          </w:rPr>
                          <w:t>new</w:t>
                        </w:r>
                        <w:r w:rsidRPr="004327CF">
                          <w:rPr>
                            <w:sz w:val="18"/>
                            <w:szCs w:val="18"/>
                          </w:rPr>
                          <w:t xml:space="preserve"> </w:t>
                        </w:r>
                        <w:r w:rsidR="0024376F">
                          <w:rPr>
                            <w:sz w:val="18"/>
                            <w:szCs w:val="18"/>
                          </w:rPr>
                          <w:t>xui</w:t>
                        </w:r>
                        <w:r w:rsidRPr="004327CF">
                          <w:rPr>
                            <w:sz w:val="18"/>
                            <w:szCs w:val="18"/>
                          </w:rPr>
                          <w:t>.UI.TreeGrid;</w:t>
                        </w:r>
                      </w:p>
                      <w:p w:rsidR="0023747D" w:rsidRPr="004327CF" w:rsidRDefault="0023747D" w:rsidP="00375F9C">
                        <w:pPr>
                          <w:spacing w:line="240" w:lineRule="exact"/>
                          <w:rPr>
                            <w:sz w:val="18"/>
                            <w:szCs w:val="18"/>
                          </w:rPr>
                        </w:pPr>
                        <w:proofErr w:type="gramStart"/>
                        <w:r w:rsidRPr="004327CF">
                          <w:rPr>
                            <w:rFonts w:hint="eastAsia"/>
                            <w:sz w:val="18"/>
                            <w:szCs w:val="18"/>
                          </w:rPr>
                          <w:t>tg.setRowHandlerWidth(</w:t>
                        </w:r>
                        <w:proofErr w:type="gramEnd"/>
                        <w:r w:rsidRPr="004327CF">
                          <w:rPr>
                            <w:rFonts w:hint="eastAsia"/>
                            <w:color w:val="800000"/>
                            <w:sz w:val="18"/>
                            <w:szCs w:val="18"/>
                          </w:rPr>
                          <w:t>80</w:t>
                        </w:r>
                        <w:r w:rsidRPr="004327CF">
                          <w:rPr>
                            <w:rFonts w:hint="eastAsia"/>
                            <w:sz w:val="18"/>
                            <w:szCs w:val="18"/>
                          </w:rPr>
                          <w:t>).setGridHandlerCaption(</w:t>
                        </w:r>
                        <w:r w:rsidRPr="004327CF">
                          <w:rPr>
                            <w:rFonts w:hint="eastAsia"/>
                            <w:color w:val="FF00FF"/>
                            <w:sz w:val="18"/>
                            <w:szCs w:val="18"/>
                          </w:rPr>
                          <w:t>"</w:t>
                        </w:r>
                        <w:r>
                          <w:rPr>
                            <w:rFonts w:hint="eastAsia"/>
                            <w:color w:val="FF00FF"/>
                            <w:sz w:val="18"/>
                            <w:szCs w:val="18"/>
                          </w:rPr>
                          <w:t>Name</w:t>
                        </w:r>
                        <w:r w:rsidRPr="004327CF">
                          <w:rPr>
                            <w:rFonts w:hint="eastAsia"/>
                            <w:color w:val="FF00FF"/>
                            <w:sz w:val="18"/>
                            <w:szCs w:val="18"/>
                          </w:rPr>
                          <w:t>"</w:t>
                        </w:r>
                        <w:r w:rsidRPr="004327CF">
                          <w:rPr>
                            <w:rFonts w:hint="eastAsia"/>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setHeader([</w:t>
                        </w:r>
                        <w:proofErr w:type="gramEnd"/>
                      </w:p>
                      <w:p w:rsidR="0023747D" w:rsidRPr="004327CF" w:rsidRDefault="0023747D" w:rsidP="00375F9C">
                        <w:pPr>
                          <w:spacing w:line="240" w:lineRule="exact"/>
                          <w:rPr>
                            <w:sz w:val="18"/>
                            <w:szCs w:val="18"/>
                          </w:rPr>
                        </w:pPr>
                        <w:r w:rsidRPr="004327CF">
                          <w:rPr>
                            <w:rFonts w:hint="eastAsia"/>
                            <w:sz w:val="18"/>
                            <w:szCs w:val="18"/>
                          </w:rPr>
                          <w:t>{</w:t>
                        </w:r>
                        <w:proofErr w:type="gramStart"/>
                        <w:r w:rsidRPr="004327CF">
                          <w:rPr>
                            <w:rFonts w:hint="eastAsia"/>
                            <w:sz w:val="18"/>
                            <w:szCs w:val="18"/>
                          </w:rPr>
                          <w:t>id</w:t>
                        </w:r>
                        <w:proofErr w:type="gramEnd"/>
                        <w:r w:rsidRPr="004327CF">
                          <w:rPr>
                            <w:rFonts w:hint="eastAsia"/>
                            <w:sz w:val="18"/>
                            <w:szCs w:val="18"/>
                          </w:rPr>
                          <w:t>:</w:t>
                        </w:r>
                        <w:r w:rsidRPr="004327CF">
                          <w:rPr>
                            <w:rFonts w:hint="eastAsia"/>
                            <w:color w:val="FF00FF"/>
                            <w:sz w:val="18"/>
                            <w:szCs w:val="18"/>
                          </w:rPr>
                          <w:t>"col1"</w:t>
                        </w:r>
                        <w:r w:rsidRPr="004327CF">
                          <w:rPr>
                            <w:rFonts w:hint="eastAsia"/>
                            <w:sz w:val="18"/>
                            <w:szCs w:val="18"/>
                          </w:rPr>
                          <w:t>, caption:</w:t>
                        </w:r>
                        <w:r w:rsidRPr="004327CF">
                          <w:rPr>
                            <w:rFonts w:hint="eastAsia"/>
                            <w:color w:val="FF00FF"/>
                            <w:sz w:val="18"/>
                            <w:szCs w:val="18"/>
                          </w:rPr>
                          <w:t>"</w:t>
                        </w:r>
                        <w:r>
                          <w:rPr>
                            <w:rFonts w:hint="eastAsia"/>
                            <w:color w:val="FF00FF"/>
                            <w:sz w:val="18"/>
                            <w:szCs w:val="18"/>
                          </w:rPr>
                          <w:t>Age</w:t>
                        </w:r>
                        <w:r w:rsidRPr="004327CF">
                          <w:rPr>
                            <w:rFonts w:hint="eastAsia"/>
                            <w:color w:val="FF00FF"/>
                            <w:sz w:val="18"/>
                            <w:szCs w:val="18"/>
                          </w:rPr>
                          <w:t>"</w:t>
                        </w:r>
                        <w:r w:rsidRPr="004327CF">
                          <w:rPr>
                            <w:rFonts w:hint="eastAsia"/>
                            <w:sz w:val="18"/>
                            <w:szCs w:val="18"/>
                          </w:rPr>
                          <w:t>, width:</w:t>
                        </w:r>
                        <w:r w:rsidRPr="004327CF">
                          <w:rPr>
                            <w:rFonts w:hint="eastAsia"/>
                            <w:color w:val="800000"/>
                            <w:sz w:val="18"/>
                            <w:szCs w:val="18"/>
                          </w:rPr>
                          <w:t>40</w:t>
                        </w:r>
                        <w:r w:rsidRPr="004327CF">
                          <w:rPr>
                            <w:rFonts w:hint="eastAsia"/>
                            <w:sz w:val="18"/>
                            <w:szCs w:val="18"/>
                          </w:rPr>
                          <w:t xml:space="preserve">, type: </w:t>
                        </w:r>
                        <w:r w:rsidRPr="004327CF">
                          <w:rPr>
                            <w:rFonts w:hint="eastAsia"/>
                            <w:color w:val="FF00FF"/>
                            <w:sz w:val="18"/>
                            <w:szCs w:val="18"/>
                          </w:rPr>
                          <w:t>"number"</w:t>
                        </w:r>
                        <w:r w:rsidRPr="004327CF">
                          <w:rPr>
                            <w:rFonts w:hint="eastAsia"/>
                            <w:sz w:val="18"/>
                            <w:szCs w:val="18"/>
                          </w:rPr>
                          <w:t>},{id:</w:t>
                        </w:r>
                        <w:r w:rsidRPr="004327CF">
                          <w:rPr>
                            <w:rFonts w:hint="eastAsia"/>
                            <w:color w:val="FF00FF"/>
                            <w:sz w:val="18"/>
                            <w:szCs w:val="18"/>
                          </w:rPr>
                          <w:t>"col2"</w:t>
                        </w:r>
                        <w:r w:rsidRPr="004327CF">
                          <w:rPr>
                            <w:rFonts w:hint="eastAsia"/>
                            <w:sz w:val="18"/>
                            <w:szCs w:val="18"/>
                          </w:rPr>
                          <w:t>, caption:</w:t>
                        </w:r>
                        <w:r w:rsidRPr="004327CF">
                          <w:rPr>
                            <w:rFonts w:hint="eastAsia"/>
                            <w:color w:val="FF00FF"/>
                            <w:sz w:val="18"/>
                            <w:szCs w:val="18"/>
                          </w:rPr>
                          <w:t>"</w:t>
                        </w:r>
                        <w:r>
                          <w:rPr>
                            <w:rFonts w:hint="eastAsia"/>
                            <w:color w:val="FF00FF"/>
                            <w:sz w:val="18"/>
                            <w:szCs w:val="18"/>
                          </w:rPr>
                          <w:t>Full-time</w:t>
                        </w:r>
                        <w:r w:rsidRPr="004327CF">
                          <w:rPr>
                            <w:rFonts w:hint="eastAsia"/>
                            <w:color w:val="FF00FF"/>
                            <w:sz w:val="18"/>
                            <w:szCs w:val="18"/>
                          </w:rPr>
                          <w:t>"</w:t>
                        </w:r>
                        <w:r w:rsidRPr="004327CF">
                          <w:rPr>
                            <w:rFonts w:hint="eastAsia"/>
                            <w:sz w:val="18"/>
                            <w:szCs w:val="18"/>
                          </w:rPr>
                          <w:t>, width:</w:t>
                        </w:r>
                        <w:r w:rsidRPr="004327CF">
                          <w:rPr>
                            <w:rFonts w:hint="eastAsia"/>
                            <w:color w:val="800000"/>
                            <w:sz w:val="18"/>
                            <w:szCs w:val="18"/>
                          </w:rPr>
                          <w:t>90</w:t>
                        </w:r>
                        <w:r w:rsidRPr="004327CF">
                          <w:rPr>
                            <w:rFonts w:hint="eastAsia"/>
                            <w:sz w:val="18"/>
                            <w:szCs w:val="18"/>
                          </w:rPr>
                          <w:t xml:space="preserve">, type: </w:t>
                        </w:r>
                        <w:r w:rsidRPr="004327CF">
                          <w:rPr>
                            <w:rFonts w:hint="eastAsia"/>
                            <w:color w:val="FF00FF"/>
                            <w:sz w:val="18"/>
                            <w:szCs w:val="18"/>
                          </w:rPr>
                          <w:t>"checkbox"</w:t>
                        </w:r>
                        <w:r w:rsidRPr="004327CF">
                          <w:rPr>
                            <w:rFonts w:hint="eastAsia"/>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setRows([</w:t>
                        </w:r>
                        <w:proofErr w:type="gramEnd"/>
                      </w:p>
                      <w:p w:rsidR="0023747D" w:rsidRPr="004327CF" w:rsidRDefault="0023747D" w:rsidP="00375F9C">
                        <w:pPr>
                          <w:spacing w:line="240" w:lineRule="exact"/>
                          <w:rPr>
                            <w:sz w:val="18"/>
                            <w:szCs w:val="18"/>
                          </w:rPr>
                        </w:pPr>
                        <w:r w:rsidRPr="004327CF">
                          <w:rPr>
                            <w:rFonts w:hint="eastAsia"/>
                            <w:sz w:val="18"/>
                            <w:szCs w:val="18"/>
                          </w:rPr>
                          <w:t xml:space="preserve">    {</w:t>
                        </w:r>
                        <w:proofErr w:type="gramStart"/>
                        <w:r w:rsidRPr="004327CF">
                          <w:rPr>
                            <w:rFonts w:hint="eastAsia"/>
                            <w:sz w:val="18"/>
                            <w:szCs w:val="18"/>
                          </w:rPr>
                          <w:t>id</w:t>
                        </w:r>
                        <w:proofErr w:type="gramEnd"/>
                        <w:r w:rsidRPr="004327CF">
                          <w:rPr>
                            <w:rFonts w:hint="eastAsia"/>
                            <w:sz w:val="18"/>
                            <w:szCs w:val="18"/>
                          </w:rPr>
                          <w:t>:</w:t>
                        </w:r>
                        <w:r w:rsidRPr="004327CF">
                          <w:rPr>
                            <w:rFonts w:hint="eastAsia"/>
                            <w:color w:val="FF00FF"/>
                            <w:sz w:val="18"/>
                            <w:szCs w:val="18"/>
                          </w:rPr>
                          <w:t>"row1"</w:t>
                        </w:r>
                        <w:r w:rsidRPr="004327CF">
                          <w:rPr>
                            <w:rFonts w:hint="eastAsia"/>
                            <w:sz w:val="18"/>
                            <w:szCs w:val="18"/>
                          </w:rPr>
                          <w:t>,caption:</w:t>
                        </w:r>
                        <w:r w:rsidRPr="004327CF">
                          <w:rPr>
                            <w:rFonts w:hint="eastAsia"/>
                            <w:color w:val="FF00FF"/>
                            <w:sz w:val="18"/>
                            <w:szCs w:val="18"/>
                          </w:rPr>
                          <w:t>'</w:t>
                        </w:r>
                        <w:r>
                          <w:rPr>
                            <w:rFonts w:hint="eastAsia"/>
                            <w:color w:val="FF00FF"/>
                            <w:sz w:val="18"/>
                            <w:szCs w:val="18"/>
                          </w:rPr>
                          <w:t>Jack</w:t>
                        </w:r>
                        <w:r w:rsidRPr="004327CF">
                          <w:rPr>
                            <w:rFonts w:hint="eastAsia"/>
                            <w:color w:val="FF00FF"/>
                            <w:sz w:val="18"/>
                            <w:szCs w:val="18"/>
                          </w:rPr>
                          <w:t>'</w:t>
                        </w:r>
                        <w:r w:rsidRPr="004327CF">
                          <w:rPr>
                            <w:rFonts w:hint="eastAsia"/>
                            <w:sz w:val="18"/>
                            <w:szCs w:val="18"/>
                          </w:rPr>
                          <w:t>,cells:[</w:t>
                        </w:r>
                        <w:r w:rsidRPr="004327CF">
                          <w:rPr>
                            <w:rFonts w:hint="eastAsia"/>
                            <w:color w:val="800000"/>
                            <w:sz w:val="18"/>
                            <w:szCs w:val="18"/>
                          </w:rPr>
                          <w:t>23</w:t>
                        </w:r>
                        <w:r w:rsidRPr="004327CF">
                          <w:rPr>
                            <w:rFonts w:hint="eastAsia"/>
                            <w:sz w:val="18"/>
                            <w:szCs w:val="18"/>
                          </w:rPr>
                          <w:t xml:space="preserve">, </w:t>
                        </w:r>
                        <w:r w:rsidRPr="004327CF">
                          <w:rPr>
                            <w:rFonts w:hint="eastAsia"/>
                            <w:color w:val="0000FF"/>
                            <w:sz w:val="18"/>
                            <w:szCs w:val="18"/>
                          </w:rPr>
                          <w:t>true</w:t>
                        </w:r>
                        <w:r w:rsidRPr="004327CF">
                          <w:rPr>
                            <w:rFonts w:hint="eastAsia"/>
                            <w:sz w:val="18"/>
                            <w:szCs w:val="18"/>
                          </w:rPr>
                          <w:t>]},</w:t>
                        </w:r>
                      </w:p>
                      <w:p w:rsidR="0023747D" w:rsidRPr="004327CF" w:rsidRDefault="0023747D" w:rsidP="00375F9C">
                        <w:pPr>
                          <w:spacing w:line="240" w:lineRule="exact"/>
                          <w:rPr>
                            <w:sz w:val="18"/>
                            <w:szCs w:val="18"/>
                          </w:rPr>
                        </w:pPr>
                        <w:r w:rsidRPr="004327CF">
                          <w:rPr>
                            <w:rFonts w:hint="eastAsia"/>
                            <w:sz w:val="18"/>
                            <w:szCs w:val="18"/>
                          </w:rPr>
                          <w:t xml:space="preserve">    {</w:t>
                        </w:r>
                        <w:proofErr w:type="gramStart"/>
                        <w:r w:rsidRPr="004327CF">
                          <w:rPr>
                            <w:rFonts w:hint="eastAsia"/>
                            <w:sz w:val="18"/>
                            <w:szCs w:val="18"/>
                          </w:rPr>
                          <w:t>id</w:t>
                        </w:r>
                        <w:proofErr w:type="gramEnd"/>
                        <w:r w:rsidRPr="004327CF">
                          <w:rPr>
                            <w:rFonts w:hint="eastAsia"/>
                            <w:sz w:val="18"/>
                            <w:szCs w:val="18"/>
                          </w:rPr>
                          <w:t>:</w:t>
                        </w:r>
                        <w:r w:rsidRPr="004327CF">
                          <w:rPr>
                            <w:rFonts w:hint="eastAsia"/>
                            <w:color w:val="FF00FF"/>
                            <w:sz w:val="18"/>
                            <w:szCs w:val="18"/>
                          </w:rPr>
                          <w:t>"row2"</w:t>
                        </w:r>
                        <w:r w:rsidRPr="004327CF">
                          <w:rPr>
                            <w:rFonts w:hint="eastAsia"/>
                            <w:sz w:val="18"/>
                            <w:szCs w:val="18"/>
                          </w:rPr>
                          <w:t>,caption:</w:t>
                        </w:r>
                        <w:r w:rsidRPr="004327CF">
                          <w:rPr>
                            <w:rFonts w:hint="eastAsia"/>
                            <w:color w:val="FF00FF"/>
                            <w:sz w:val="18"/>
                            <w:szCs w:val="18"/>
                          </w:rPr>
                          <w:t>'</w:t>
                        </w:r>
                        <w:r>
                          <w:rPr>
                            <w:rFonts w:hint="eastAsia"/>
                            <w:color w:val="FF00FF"/>
                            <w:sz w:val="18"/>
                            <w:szCs w:val="18"/>
                          </w:rPr>
                          <w:t>John</w:t>
                        </w:r>
                        <w:r w:rsidRPr="004327CF">
                          <w:rPr>
                            <w:rFonts w:hint="eastAsia"/>
                            <w:color w:val="FF00FF"/>
                            <w:sz w:val="18"/>
                            <w:szCs w:val="18"/>
                          </w:rPr>
                          <w:t>'</w:t>
                        </w:r>
                        <w:r w:rsidRPr="004327CF">
                          <w:rPr>
                            <w:rFonts w:hint="eastAsia"/>
                            <w:sz w:val="18"/>
                            <w:szCs w:val="18"/>
                          </w:rPr>
                          <w:t>,cells:[</w:t>
                        </w:r>
                        <w:r w:rsidRPr="004327CF">
                          <w:rPr>
                            <w:rFonts w:hint="eastAsia"/>
                            <w:color w:val="800000"/>
                            <w:sz w:val="18"/>
                            <w:szCs w:val="18"/>
                          </w:rPr>
                          <w:t>32</w:t>
                        </w:r>
                        <w:r w:rsidRPr="004327CF">
                          <w:rPr>
                            <w:rFonts w:hint="eastAsia"/>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show(</w:t>
                        </w:r>
                        <w:proofErr w:type="gramEnd"/>
                        <w:r w:rsidRPr="004327CF">
                          <w:rPr>
                            <w:sz w:val="18"/>
                            <w:szCs w:val="18"/>
                          </w:rPr>
                          <w:t>block)</w:t>
                        </w:r>
                      </w:p>
                      <w:p w:rsidR="0023747D" w:rsidRPr="004327CF" w:rsidRDefault="0023747D" w:rsidP="00375F9C">
                        <w:pPr>
                          <w:spacing w:line="240" w:lineRule="exact"/>
                          <w:rPr>
                            <w:sz w:val="18"/>
                            <w:szCs w:val="18"/>
                          </w:rPr>
                        </w:pPr>
                      </w:p>
                      <w:p w:rsidR="0023747D" w:rsidRPr="004327CF" w:rsidRDefault="0023747D" w:rsidP="00375F9C">
                        <w:pPr>
                          <w:spacing w:line="240" w:lineRule="exact"/>
                          <w:rPr>
                            <w:sz w:val="18"/>
                            <w:szCs w:val="18"/>
                          </w:rPr>
                        </w:pPr>
                        <w:r w:rsidRPr="004327CF">
                          <w:rPr>
                            <w:sz w:val="18"/>
                            <w:szCs w:val="18"/>
                          </w:rPr>
                          <w:t>_.</w:t>
                        </w:r>
                        <w:proofErr w:type="gramStart"/>
                        <w:r w:rsidRPr="004327CF">
                          <w:rPr>
                            <w:sz w:val="18"/>
                            <w:szCs w:val="18"/>
                          </w:rPr>
                          <w:t>asyRun(</w:t>
                        </w:r>
                        <w:proofErr w:type="gramEnd"/>
                        <w:r w:rsidRPr="004327CF">
                          <w:rPr>
                            <w:color w:val="0000FF"/>
                            <w:sz w:val="18"/>
                            <w:szCs w:val="18"/>
                          </w:rPr>
                          <w:t>function</w:t>
                        </w:r>
                        <w:r w:rsidRPr="004327CF">
                          <w:rPr>
                            <w:sz w:val="18"/>
                            <w:szCs w:val="18"/>
                          </w:rPr>
                          <w:t>(){</w:t>
                        </w:r>
                      </w:p>
                      <w:p w:rsidR="0023747D" w:rsidRPr="004327CF" w:rsidRDefault="0023747D" w:rsidP="00375F9C">
                        <w:pPr>
                          <w:spacing w:line="240" w:lineRule="exact"/>
                          <w:rPr>
                            <w:sz w:val="18"/>
                            <w:szCs w:val="18"/>
                          </w:rPr>
                        </w:pPr>
                        <w:r w:rsidRPr="004327CF">
                          <w:rPr>
                            <w:sz w:val="18"/>
                            <w:szCs w:val="18"/>
                          </w:rPr>
                          <w:t xml:space="preserve">    </w:t>
                        </w:r>
                        <w:proofErr w:type="gramStart"/>
                        <w:r w:rsidRPr="004327CF">
                          <w:rPr>
                            <w:sz w:val="18"/>
                            <w:szCs w:val="18"/>
                          </w:rPr>
                          <w:t>tg.updateCellByRowCol(</w:t>
                        </w:r>
                        <w:proofErr w:type="gramEnd"/>
                        <w:r w:rsidRPr="004327CF">
                          <w:rPr>
                            <w:color w:val="FF00FF"/>
                            <w:sz w:val="18"/>
                            <w:szCs w:val="18"/>
                          </w:rPr>
                          <w:t>'row2'</w:t>
                        </w:r>
                        <w:r w:rsidRPr="004327CF">
                          <w:rPr>
                            <w:sz w:val="18"/>
                            <w:szCs w:val="18"/>
                          </w:rPr>
                          <w:t>,</w:t>
                        </w:r>
                        <w:r w:rsidRPr="004327CF">
                          <w:rPr>
                            <w:color w:val="FF00FF"/>
                            <w:sz w:val="18"/>
                            <w:szCs w:val="18"/>
                          </w:rPr>
                          <w:t>'col1'</w:t>
                        </w:r>
                        <w:r w:rsidRPr="004327CF">
                          <w:rPr>
                            <w:sz w:val="18"/>
                            <w:szCs w:val="18"/>
                          </w:rPr>
                          <w:t xml:space="preserve">, </w:t>
                        </w:r>
                        <w:r w:rsidRPr="004327CF">
                          <w:rPr>
                            <w:color w:val="800000"/>
                            <w:sz w:val="18"/>
                            <w:szCs w:val="18"/>
                          </w:rPr>
                          <w:t>18</w:t>
                        </w:r>
                        <w:r w:rsidRPr="004327CF">
                          <w:rPr>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w:t>
                        </w:r>
                        <w:r w:rsidRPr="004327CF">
                          <w:rPr>
                            <w:color w:val="800000"/>
                            <w:sz w:val="18"/>
                            <w:szCs w:val="18"/>
                          </w:rPr>
                          <w:t>1000</w:t>
                        </w:r>
                        <w:proofErr w:type="gramEnd"/>
                        <w:r w:rsidRPr="004327CF">
                          <w:rPr>
                            <w:sz w:val="18"/>
                            <w:szCs w:val="18"/>
                          </w:rPr>
                          <w:t>)</w:t>
                        </w:r>
                      </w:p>
                      <w:p w:rsidR="0023747D" w:rsidRPr="004327CF" w:rsidRDefault="0023747D" w:rsidP="00375F9C">
                        <w:pPr>
                          <w:spacing w:line="240" w:lineRule="exact"/>
                          <w:rPr>
                            <w:sz w:val="18"/>
                            <w:szCs w:val="18"/>
                          </w:rPr>
                        </w:pPr>
                      </w:p>
                      <w:p w:rsidR="0023747D" w:rsidRPr="004327CF" w:rsidRDefault="0023747D" w:rsidP="00375F9C">
                        <w:pPr>
                          <w:spacing w:line="240" w:lineRule="exact"/>
                          <w:rPr>
                            <w:sz w:val="18"/>
                            <w:szCs w:val="18"/>
                          </w:rPr>
                        </w:pPr>
                        <w:r w:rsidRPr="004327CF">
                          <w:rPr>
                            <w:sz w:val="18"/>
                            <w:szCs w:val="18"/>
                          </w:rPr>
                          <w:t>_.</w:t>
                        </w:r>
                        <w:proofErr w:type="gramStart"/>
                        <w:r w:rsidRPr="004327CF">
                          <w:rPr>
                            <w:sz w:val="18"/>
                            <w:szCs w:val="18"/>
                          </w:rPr>
                          <w:t>asyRun(</w:t>
                        </w:r>
                        <w:proofErr w:type="gramEnd"/>
                        <w:r w:rsidRPr="004327CF">
                          <w:rPr>
                            <w:color w:val="0000FF"/>
                            <w:sz w:val="18"/>
                            <w:szCs w:val="18"/>
                          </w:rPr>
                          <w:t>function</w:t>
                        </w:r>
                        <w:r w:rsidRPr="004327CF">
                          <w:rPr>
                            <w:sz w:val="18"/>
                            <w:szCs w:val="18"/>
                          </w:rPr>
                          <w:t>(){</w:t>
                        </w:r>
                      </w:p>
                      <w:p w:rsidR="0023747D" w:rsidRPr="004327CF" w:rsidRDefault="0023747D" w:rsidP="00375F9C">
                        <w:pPr>
                          <w:spacing w:line="240" w:lineRule="exact"/>
                          <w:rPr>
                            <w:sz w:val="18"/>
                            <w:szCs w:val="18"/>
                          </w:rPr>
                        </w:pPr>
                        <w:r w:rsidRPr="004327CF">
                          <w:rPr>
                            <w:sz w:val="18"/>
                            <w:szCs w:val="18"/>
                          </w:rPr>
                          <w:t xml:space="preserve">    </w:t>
                        </w:r>
                        <w:proofErr w:type="gramStart"/>
                        <w:r w:rsidRPr="004327CF">
                          <w:rPr>
                            <w:sz w:val="18"/>
                            <w:szCs w:val="18"/>
                          </w:rPr>
                          <w:t>tg.updateCellByRowCol(</w:t>
                        </w:r>
                        <w:proofErr w:type="gramEnd"/>
                        <w:r w:rsidRPr="004327CF">
                          <w:rPr>
                            <w:color w:val="FF00FF"/>
                            <w:sz w:val="18"/>
                            <w:szCs w:val="18"/>
                          </w:rPr>
                          <w:t>'row2'</w:t>
                        </w:r>
                        <w:r w:rsidRPr="004327CF">
                          <w:rPr>
                            <w:sz w:val="18"/>
                            <w:szCs w:val="18"/>
                          </w:rPr>
                          <w:t>,</w:t>
                        </w:r>
                        <w:r w:rsidRPr="004327CF">
                          <w:rPr>
                            <w:color w:val="FF00FF"/>
                            <w:sz w:val="18"/>
                            <w:szCs w:val="18"/>
                          </w:rPr>
                          <w:t>'col1'</w:t>
                        </w:r>
                        <w:r w:rsidRPr="004327CF">
                          <w:rPr>
                            <w:sz w:val="18"/>
                            <w:szCs w:val="18"/>
                          </w:rPr>
                          <w:t>,{value:</w:t>
                        </w:r>
                        <w:r w:rsidRPr="004327CF">
                          <w:rPr>
                            <w:color w:val="800000"/>
                            <w:sz w:val="18"/>
                            <w:szCs w:val="18"/>
                          </w:rPr>
                          <w:t>18</w:t>
                        </w:r>
                        <w:r w:rsidRPr="004327CF">
                          <w:rPr>
                            <w:sz w:val="18"/>
                            <w:szCs w:val="18"/>
                          </w:rPr>
                          <w:t>,cellStyle:</w:t>
                        </w:r>
                        <w:r w:rsidRPr="004327CF">
                          <w:rPr>
                            <w:color w:val="FF00FF"/>
                            <w:sz w:val="18"/>
                            <w:szCs w:val="18"/>
                          </w:rPr>
                          <w:t>'background-color:#00ff00;'</w:t>
                        </w:r>
                        <w:r w:rsidRPr="004327CF">
                          <w:rPr>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w:t>
                        </w:r>
                        <w:r w:rsidRPr="004327CF">
                          <w:rPr>
                            <w:color w:val="800000"/>
                            <w:sz w:val="18"/>
                            <w:szCs w:val="18"/>
                          </w:rPr>
                          <w:t>2000</w:t>
                        </w:r>
                        <w:proofErr w:type="gramEnd"/>
                        <w:r w:rsidRPr="004327CF">
                          <w:rPr>
                            <w:sz w:val="18"/>
                            <w:szCs w:val="18"/>
                          </w:rPr>
                          <w:t>)</w:t>
                        </w:r>
                      </w:p>
                      <w:p w:rsidR="0023747D" w:rsidRPr="004327CF" w:rsidRDefault="0023747D" w:rsidP="00375F9C">
                        <w:pPr>
                          <w:spacing w:line="240" w:lineRule="exact"/>
                          <w:rPr>
                            <w:sz w:val="18"/>
                            <w:szCs w:val="18"/>
                          </w:rPr>
                        </w:pPr>
                      </w:p>
                      <w:p w:rsidR="0023747D" w:rsidRPr="004327CF" w:rsidRDefault="0023747D" w:rsidP="00375F9C">
                        <w:pPr>
                          <w:spacing w:line="240" w:lineRule="exact"/>
                          <w:rPr>
                            <w:sz w:val="18"/>
                            <w:szCs w:val="18"/>
                          </w:rPr>
                        </w:pPr>
                        <w:r w:rsidRPr="004327CF">
                          <w:rPr>
                            <w:sz w:val="18"/>
                            <w:szCs w:val="18"/>
                          </w:rPr>
                          <w:t>_.</w:t>
                        </w:r>
                        <w:proofErr w:type="gramStart"/>
                        <w:r w:rsidRPr="004327CF">
                          <w:rPr>
                            <w:sz w:val="18"/>
                            <w:szCs w:val="18"/>
                          </w:rPr>
                          <w:t>asyRun(</w:t>
                        </w:r>
                        <w:proofErr w:type="gramEnd"/>
                        <w:r w:rsidRPr="004327CF">
                          <w:rPr>
                            <w:color w:val="0000FF"/>
                            <w:sz w:val="18"/>
                            <w:szCs w:val="18"/>
                          </w:rPr>
                          <w:t>function</w:t>
                        </w:r>
                        <w:r w:rsidRPr="004327CF">
                          <w:rPr>
                            <w:sz w:val="18"/>
                            <w:szCs w:val="18"/>
                          </w:rPr>
                          <w:t>(){</w:t>
                        </w:r>
                      </w:p>
                      <w:p w:rsidR="0023747D" w:rsidRPr="004327CF" w:rsidRDefault="0023747D" w:rsidP="00375F9C">
                        <w:pPr>
                          <w:spacing w:line="240" w:lineRule="exact"/>
                          <w:rPr>
                            <w:sz w:val="18"/>
                            <w:szCs w:val="18"/>
                          </w:rPr>
                        </w:pPr>
                        <w:r w:rsidRPr="004327CF">
                          <w:rPr>
                            <w:sz w:val="18"/>
                            <w:szCs w:val="18"/>
                          </w:rPr>
                          <w:t xml:space="preserve">    tg.updateCellByRowCol (</w:t>
                        </w:r>
                        <w:r w:rsidRPr="004327CF">
                          <w:rPr>
                            <w:color w:val="FF00FF"/>
                            <w:sz w:val="18"/>
                            <w:szCs w:val="18"/>
                          </w:rPr>
                          <w:t>'row2'</w:t>
                        </w:r>
                        <w:r w:rsidRPr="004327CF">
                          <w:rPr>
                            <w:sz w:val="18"/>
                            <w:szCs w:val="18"/>
                          </w:rPr>
                          <w:t>,</w:t>
                        </w:r>
                        <w:r w:rsidRPr="004327CF">
                          <w:rPr>
                            <w:color w:val="FF00FF"/>
                            <w:sz w:val="18"/>
                            <w:szCs w:val="18"/>
                          </w:rPr>
                          <w:t>'col1'</w:t>
                        </w:r>
                        <w:r w:rsidRPr="004327CF">
                          <w:rPr>
                            <w:sz w:val="18"/>
                            <w:szCs w:val="18"/>
                          </w:rPr>
                          <w:t>, {type:</w:t>
                        </w:r>
                        <w:r w:rsidRPr="004327CF">
                          <w:rPr>
                            <w:color w:val="FF00FF"/>
                            <w:sz w:val="18"/>
                            <w:szCs w:val="18"/>
                          </w:rPr>
                          <w:t>"listbox"</w:t>
                        </w:r>
                        <w:proofErr w:type="gramStart"/>
                        <w:r w:rsidRPr="004327CF">
                          <w:rPr>
                            <w:sz w:val="18"/>
                            <w:szCs w:val="18"/>
                          </w:rPr>
                          <w:t>,value</w:t>
                        </w:r>
                        <w:proofErr w:type="gramEnd"/>
                        <w:r w:rsidRPr="004327CF">
                          <w:rPr>
                            <w:sz w:val="18"/>
                            <w:szCs w:val="18"/>
                          </w:rPr>
                          <w:t>:</w:t>
                        </w:r>
                        <w:r w:rsidRPr="004327CF">
                          <w:rPr>
                            <w:color w:val="FF00FF"/>
                            <w:sz w:val="18"/>
                            <w:szCs w:val="18"/>
                          </w:rPr>
                          <w:t>"20"</w:t>
                        </w:r>
                        <w:r w:rsidRPr="004327CF">
                          <w:rPr>
                            <w:sz w:val="18"/>
                            <w:szCs w:val="18"/>
                          </w:rPr>
                          <w:t>,</w:t>
                        </w:r>
                        <w:r>
                          <w:rPr>
                            <w:rFonts w:hint="eastAsia"/>
                            <w:sz w:val="18"/>
                            <w:szCs w:val="18"/>
                          </w:rPr>
                          <w:t xml:space="preserve"> </w:t>
                        </w:r>
                        <w:r w:rsidRPr="004327CF">
                          <w:rPr>
                            <w:sz w:val="18"/>
                            <w:szCs w:val="18"/>
                          </w:rPr>
                          <w:t>editorListItems:[</w:t>
                        </w:r>
                        <w:r w:rsidRPr="004327CF">
                          <w:rPr>
                            <w:color w:val="FF00FF"/>
                            <w:sz w:val="18"/>
                            <w:szCs w:val="18"/>
                          </w:rPr>
                          <w:t>"20"</w:t>
                        </w:r>
                        <w:r w:rsidRPr="004327CF">
                          <w:rPr>
                            <w:sz w:val="18"/>
                            <w:szCs w:val="18"/>
                          </w:rPr>
                          <w:t>,</w:t>
                        </w:r>
                        <w:r w:rsidRPr="004327CF">
                          <w:rPr>
                            <w:color w:val="FF00FF"/>
                            <w:sz w:val="18"/>
                            <w:szCs w:val="18"/>
                          </w:rPr>
                          <w:t>"30"</w:t>
                        </w:r>
                        <w:r w:rsidRPr="004327CF">
                          <w:rPr>
                            <w:sz w:val="18"/>
                            <w:szCs w:val="18"/>
                          </w:rPr>
                          <w:t>,</w:t>
                        </w:r>
                        <w:r w:rsidRPr="004327CF">
                          <w:rPr>
                            <w:color w:val="FF00FF"/>
                            <w:sz w:val="18"/>
                            <w:szCs w:val="18"/>
                          </w:rPr>
                          <w:t>"40"</w:t>
                        </w:r>
                        <w:r w:rsidRPr="004327CF">
                          <w:rPr>
                            <w:sz w:val="18"/>
                            <w:szCs w:val="18"/>
                          </w:rPr>
                          <w:t>],</w:t>
                        </w:r>
                        <w:r>
                          <w:rPr>
                            <w:rFonts w:hint="eastAsia"/>
                            <w:sz w:val="18"/>
                            <w:szCs w:val="18"/>
                          </w:rPr>
                          <w:t xml:space="preserve"> </w:t>
                        </w:r>
                        <w:r w:rsidRPr="004327CF">
                          <w:rPr>
                            <w:sz w:val="18"/>
                            <w:szCs w:val="18"/>
                          </w:rPr>
                          <w:t>editable:</w:t>
                        </w:r>
                        <w:r w:rsidRPr="004327CF">
                          <w:rPr>
                            <w:color w:val="0000FF"/>
                            <w:sz w:val="18"/>
                            <w:szCs w:val="18"/>
                          </w:rPr>
                          <w:t>true</w:t>
                        </w:r>
                        <w:r w:rsidRPr="004327CF">
                          <w:rPr>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w:t>
                        </w:r>
                        <w:r w:rsidRPr="004327CF">
                          <w:rPr>
                            <w:color w:val="800000"/>
                            <w:sz w:val="18"/>
                            <w:szCs w:val="18"/>
                          </w:rPr>
                          <w:t>3000</w:t>
                        </w:r>
                        <w:proofErr w:type="gramEnd"/>
                        <w:r w:rsidRPr="004327CF">
                          <w:rPr>
                            <w:sz w:val="18"/>
                            <w:szCs w:val="18"/>
                          </w:rPr>
                          <w:t>)</w:t>
                        </w:r>
                      </w:p>
                    </w:txbxContent>
                  </v:textbox>
                </v:shape>
                <v:shape id="AutoShape 934" o:spid="_x0000_s1695" type="#_x0000_t62" style="position:absolute;left:19431;top:13868;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vx7sQA&#10;AADcAAAADwAAAGRycy9kb3ducmV2LnhtbESPS2sCMRSF94X+h3AL7mpG8TkapbW0iK58gNvL5Doz&#10;OLkZkqixv74pFLo8nMfHmS+jacSNnK8tK+h1MxDEhdU1lwqOh8/XCQgfkDU2lknBgzwsF89Pc8y1&#10;vfOObvtQijTCPkcFVQhtLqUvKjLou7YlTt7ZOoMhSVdK7fCexk0j+1k2kgZrToQKW1pVVFz2V5O4&#10;27WLp6/jZnz+GPax4e/3ODoo1XmJbzMQgWL4D/+111rBdNCD3zPpCMj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b8e7EAAAA3AAAAA8AAAAAAAAAAAAAAAAAmAIAAGRycy9k&#10;b3ducmV2LnhtbFBLBQYAAAAABAAEAPUAAACJAwAAAAA=&#10;" adj="20108,55038" fillcolor="#ff9">
                  <v:textbox inset="0,0,0,0">
                    <w:txbxContent>
                      <w:p w:rsidR="0023747D" w:rsidRPr="0014289F" w:rsidRDefault="0023747D" w:rsidP="00375F9C">
                        <w:pPr>
                          <w:rPr>
                            <w:szCs w:val="18"/>
                          </w:rPr>
                        </w:pPr>
                        <w:r>
                          <w:rPr>
                            <w:szCs w:val="18"/>
                          </w:rPr>
                          <w:t>U</w:t>
                        </w:r>
                        <w:r>
                          <w:rPr>
                            <w:rFonts w:hint="eastAsia"/>
                            <w:szCs w:val="18"/>
                          </w:rPr>
                          <w:t>pdates value only</w:t>
                        </w:r>
                      </w:p>
                    </w:txbxContent>
                  </v:textbox>
                </v:shape>
                <v:shape id="AutoShape 935" o:spid="_x0000_s1696" type="#_x0000_t62" style="position:absolute;left:22860;top:21793;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l2N8YA&#10;AADcAAAADwAAAGRycy9kb3ducmV2LnhtbESPwW7CMBBE75X4B2sr9VacooqWgEEoUMGlB1I+YImX&#10;JG28jmKbpHw9RqrU42hm3mgWq8E04kKdqy0reBknIIgLq2suFRy/Pp7fQTiPrLGxTAp+ycFqOXpY&#10;YKptzwe65L4UEcIuRQWV920qpSsqMujGtiWO3tl2Bn2UXSl1h32Em0ZOkmQqDdYcFypsKauo+MmD&#10;UbDJ37LtadeHXQjZ9zULfvrZzpR6ehzWcxCeBv8f/mvvtYLZ6wTu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5l2N8YAAADcAAAADwAAAAAAAAAAAAAAAACYAgAAZHJz&#10;L2Rvd25yZXYueG1sUEsFBgAAAAAEAAQA9QAAAIsDAAAAAA==&#10;" adj="12339,38215" fillcolor="#ff9">
                  <v:textbox inset="0,0,0,0">
                    <w:txbxContent>
                      <w:p w:rsidR="0023747D" w:rsidRPr="0014289F" w:rsidRDefault="0023747D" w:rsidP="00375F9C">
                        <w:pPr>
                          <w:rPr>
                            <w:szCs w:val="18"/>
                          </w:rPr>
                        </w:pPr>
                        <w:r>
                          <w:rPr>
                            <w:rFonts w:hint="eastAsia"/>
                            <w:szCs w:val="18"/>
                          </w:rPr>
                          <w:t>These properties are updatable</w:t>
                        </w:r>
                      </w:p>
                    </w:txbxContent>
                  </v:textbox>
                </v:shape>
                <v:shape id="AutoShape 936" o:spid="_x0000_s1697" type="#_x0000_t62" style="position:absolute;left:28575;top:27736;width:12573;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MVQMYA&#10;AADcAAAADwAAAGRycy9kb3ducmV2LnhtbESPQWvCQBSE7wX/w/KEXopurEFq6ipFEHIRGvXQ42P3&#10;NUmbfZtmV5P8+26h4HGYmW+YzW6wjbhR52vHChbzBASxdqbmUsHlfJi9gPAB2WDjmBSM5GG3nTxs&#10;MDOu54Jup1CKCGGfoYIqhDaT0uuKLPq5a4mj9+k6iyHKrpSmwz7CbSOfk2QlLdYcFypsaV+R/j5d&#10;rQJc5uPXsjz2x7p4xx9NH5fiKVXqcTq8vYIINIR7+L+dGwXrNIW/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5MVQMYAAADcAAAADwAAAAAAAAAAAAAAAACYAgAAZHJz&#10;L2Rvd25yZXYueG1sUEsFBgAAAAAEAAQA9QAAAIsDAAAAAA==&#10;" adj="18883,41746" fillcolor="#ff9">
                  <v:textbox inset="0,0,0,0">
                    <w:txbxContent>
                      <w:p w:rsidR="0023747D" w:rsidRPr="0014289F" w:rsidRDefault="0023747D" w:rsidP="00375F9C">
                        <w:pPr>
                          <w:rPr>
                            <w:szCs w:val="18"/>
                          </w:rPr>
                        </w:pPr>
                        <w:r>
                          <w:rPr>
                            <w:szCs w:val="18"/>
                          </w:rPr>
                          <w:t>U</w:t>
                        </w:r>
                        <w:r>
                          <w:rPr>
                            <w:rFonts w:hint="eastAsia"/>
                            <w:szCs w:val="18"/>
                          </w:rPr>
                          <w:t>pdates cell type</w:t>
                        </w:r>
                      </w:p>
                    </w:txbxContent>
                  </v:textbox>
                </v:shape>
                <w10:anchorlock/>
              </v:group>
            </w:pict>
          </mc:Fallback>
        </mc:AlternateContent>
      </w:r>
    </w:p>
    <w:p w:rsidR="00375F9C" w:rsidRPr="00AD548D" w:rsidRDefault="00375F9C" w:rsidP="00375F9C"/>
    <w:p w:rsidR="00375F9C" w:rsidRDefault="00375F9C" w:rsidP="00E45D25">
      <w:pPr>
        <w:pStyle w:val="3"/>
        <w:numPr>
          <w:ilvl w:val="2"/>
          <w:numId w:val="17"/>
        </w:numPr>
      </w:pPr>
      <w:bookmarkStart w:id="158" w:name="_Toc356466291"/>
      <w:r>
        <w:rPr>
          <w:rFonts w:hint="eastAsia"/>
        </w:rPr>
        <w:t>Editable</w:t>
      </w:r>
      <w:bookmarkEnd w:id="158"/>
      <w:r>
        <w:rPr>
          <w:rFonts w:hint="eastAsia"/>
        </w:rPr>
        <w:t xml:space="preserve"> </w:t>
      </w:r>
    </w:p>
    <w:p w:rsidR="00375F9C" w:rsidRPr="00990E72" w:rsidRDefault="00375F9C" w:rsidP="00375F9C">
      <w:r>
        <w:rPr>
          <w:rFonts w:hint="eastAsia"/>
        </w:rPr>
        <w:t>“</w:t>
      </w:r>
      <w:r>
        <w:rPr>
          <w:rFonts w:hint="eastAsia"/>
        </w:rPr>
        <w:t>editable</w:t>
      </w:r>
      <w:r>
        <w:t xml:space="preserve">” property in TreeGrid determines whether the </w:t>
      </w:r>
      <w:r>
        <w:rPr>
          <w:rFonts w:hint="eastAsia"/>
        </w:rPr>
        <w:t>TreeGrid is editable or not .</w:t>
      </w:r>
      <w:r>
        <w:t xml:space="preserve"> Each column</w:t>
      </w:r>
      <w:r>
        <w:rPr>
          <w:rFonts w:hint="eastAsia"/>
        </w:rPr>
        <w:t xml:space="preserve"> / row / cell has this</w:t>
      </w:r>
      <w:r>
        <w:t xml:space="preserve"> property too. Those setting follow</w:t>
      </w:r>
      <w:r>
        <w:rPr>
          <w:rFonts w:hint="eastAsia"/>
        </w:rPr>
        <w:t xml:space="preserve"> </w:t>
      </w:r>
      <w:r>
        <w:t>“</w:t>
      </w:r>
      <w:r w:rsidRPr="00990E72">
        <w:t>Fine-grained priority principle</w:t>
      </w:r>
      <w:r>
        <w:t>”</w:t>
      </w:r>
      <w:r>
        <w:rPr>
          <w:rFonts w:hint="eastAsia"/>
        </w:rPr>
        <w:t>.</w:t>
      </w:r>
    </w:p>
    <w:p w:rsidR="00375F9C" w:rsidRPr="00990E72" w:rsidRDefault="00375F9C" w:rsidP="00375F9C">
      <w:pPr>
        <w:ind w:left="420"/>
      </w:pPr>
    </w:p>
    <w:p w:rsidR="00375F9C" w:rsidRDefault="00375F9C" w:rsidP="00E45D25">
      <w:pPr>
        <w:numPr>
          <w:ilvl w:val="0"/>
          <w:numId w:val="8"/>
        </w:numPr>
      </w:pPr>
      <w:r>
        <w:rPr>
          <w:rFonts w:hint="eastAsia"/>
        </w:rPr>
        <w:t>TreeGrid</w:t>
      </w:r>
      <w:r>
        <w:t>’</w:t>
      </w:r>
      <w:r>
        <w:rPr>
          <w:rFonts w:hint="eastAsia"/>
        </w:rPr>
        <w:t>s editable =&gt;false; cell</w:t>
      </w:r>
      <w:r>
        <w:t>’</w:t>
      </w:r>
      <w:r>
        <w:rPr>
          <w:rFonts w:hint="eastAsia"/>
        </w:rPr>
        <w:t xml:space="preserve">s editable=&gt;true: only this cell is editable </w:t>
      </w:r>
    </w:p>
    <w:p w:rsidR="00375F9C" w:rsidRDefault="00375F9C" w:rsidP="00E45D25">
      <w:pPr>
        <w:numPr>
          <w:ilvl w:val="0"/>
          <w:numId w:val="8"/>
        </w:numPr>
      </w:pPr>
      <w:r>
        <w:rPr>
          <w:rFonts w:hint="eastAsia"/>
        </w:rPr>
        <w:t>TreeGrid</w:t>
      </w:r>
      <w:r>
        <w:t>’</w:t>
      </w:r>
      <w:r>
        <w:rPr>
          <w:rFonts w:hint="eastAsia"/>
        </w:rPr>
        <w:t>s editable =&gt;false; column header</w:t>
      </w:r>
      <w:r>
        <w:t>’</w:t>
      </w:r>
      <w:r>
        <w:rPr>
          <w:rFonts w:hint="eastAsia"/>
        </w:rPr>
        <w:t>s editable=&gt;true: only this column is editable</w:t>
      </w:r>
    </w:p>
    <w:p w:rsidR="00375F9C" w:rsidRDefault="00375F9C" w:rsidP="00E45D25">
      <w:pPr>
        <w:numPr>
          <w:ilvl w:val="0"/>
          <w:numId w:val="8"/>
        </w:numPr>
      </w:pPr>
      <w:r>
        <w:rPr>
          <w:rFonts w:hint="eastAsia"/>
        </w:rPr>
        <w:t>TreeGrid</w:t>
      </w:r>
      <w:r>
        <w:t>’</w:t>
      </w:r>
      <w:r>
        <w:rPr>
          <w:rFonts w:hint="eastAsia"/>
        </w:rPr>
        <w:t>s editable =&gt;false; row</w:t>
      </w:r>
      <w:r>
        <w:t>’</w:t>
      </w:r>
      <w:r>
        <w:rPr>
          <w:rFonts w:hint="eastAsia"/>
        </w:rPr>
        <w:t>s editable=&gt;true: only this row is editable</w:t>
      </w:r>
    </w:p>
    <w:p w:rsidR="00375F9C" w:rsidRDefault="00375F9C" w:rsidP="00E45D25">
      <w:pPr>
        <w:numPr>
          <w:ilvl w:val="0"/>
          <w:numId w:val="8"/>
        </w:numPr>
      </w:pPr>
      <w:r>
        <w:rPr>
          <w:rFonts w:hint="eastAsia"/>
        </w:rPr>
        <w:t>TreeGrid</w:t>
      </w:r>
      <w:r>
        <w:t>’</w:t>
      </w:r>
      <w:r>
        <w:rPr>
          <w:rFonts w:hint="eastAsia"/>
        </w:rPr>
        <w:t>s editable =&gt;true; cell</w:t>
      </w:r>
      <w:r>
        <w:t>’</w:t>
      </w:r>
      <w:r>
        <w:rPr>
          <w:rFonts w:hint="eastAsia"/>
        </w:rPr>
        <w:t xml:space="preserve">s editable=&gt;true: only this cell is uneditable </w:t>
      </w:r>
    </w:p>
    <w:p w:rsidR="00375F9C" w:rsidRDefault="00375F9C" w:rsidP="00E45D25">
      <w:pPr>
        <w:numPr>
          <w:ilvl w:val="0"/>
          <w:numId w:val="8"/>
        </w:numPr>
      </w:pPr>
      <w:r>
        <w:rPr>
          <w:rFonts w:hint="eastAsia"/>
        </w:rPr>
        <w:t>TreeGrid</w:t>
      </w:r>
      <w:r>
        <w:t>’</w:t>
      </w:r>
      <w:r>
        <w:rPr>
          <w:rFonts w:hint="eastAsia"/>
        </w:rPr>
        <w:t>s editable =&gt;true; column header</w:t>
      </w:r>
      <w:r>
        <w:t>’</w:t>
      </w:r>
      <w:r>
        <w:rPr>
          <w:rFonts w:hint="eastAsia"/>
        </w:rPr>
        <w:t>s editable=&gt;false: only this column is uneditable</w:t>
      </w:r>
    </w:p>
    <w:p w:rsidR="00375F9C" w:rsidRDefault="00375F9C" w:rsidP="00E45D25">
      <w:pPr>
        <w:numPr>
          <w:ilvl w:val="0"/>
          <w:numId w:val="8"/>
        </w:numPr>
      </w:pPr>
      <w:r>
        <w:rPr>
          <w:rFonts w:hint="eastAsia"/>
        </w:rPr>
        <w:t>TreeGrid</w:t>
      </w:r>
      <w:r>
        <w:t>’</w:t>
      </w:r>
      <w:r>
        <w:rPr>
          <w:rFonts w:hint="eastAsia"/>
        </w:rPr>
        <w:t>s editable =&gt;true; row</w:t>
      </w:r>
      <w:r>
        <w:t>’</w:t>
      </w:r>
      <w:r>
        <w:rPr>
          <w:rFonts w:hint="eastAsia"/>
        </w:rPr>
        <w:t>s editable=&gt;</w:t>
      </w:r>
      <w:r w:rsidRPr="00990E72">
        <w:rPr>
          <w:rFonts w:hint="eastAsia"/>
        </w:rPr>
        <w:t xml:space="preserve"> </w:t>
      </w:r>
      <w:r>
        <w:rPr>
          <w:rFonts w:hint="eastAsia"/>
        </w:rPr>
        <w:t>false: only this row is uneditable</w:t>
      </w:r>
    </w:p>
    <w:p w:rsidR="00375F9C" w:rsidRDefault="00375F9C" w:rsidP="00375F9C"/>
    <w:p w:rsidR="00375F9C" w:rsidRDefault="00375F9C" w:rsidP="00375F9C">
      <w:r>
        <w:t>It should be noted that</w:t>
      </w:r>
      <w:r>
        <w:rPr>
          <w:rFonts w:hint="eastAsia"/>
        </w:rPr>
        <w:t xml:space="preserve">, cells in </w:t>
      </w:r>
      <w:r>
        <w:t>R</w:t>
      </w:r>
      <w:r>
        <w:rPr>
          <w:rFonts w:hint="eastAsia"/>
        </w:rPr>
        <w:t xml:space="preserve">ow handler are uneditalbe; cells with </w:t>
      </w:r>
      <w:r>
        <w:t>‘label’</w:t>
      </w:r>
      <w:r>
        <w:rPr>
          <w:rFonts w:hint="eastAsia"/>
        </w:rPr>
        <w:t xml:space="preserve"> or </w:t>
      </w:r>
      <w:r>
        <w:t>‘</w:t>
      </w:r>
      <w:r>
        <w:rPr>
          <w:rFonts w:hint="eastAsia"/>
        </w:rPr>
        <w:t>button</w:t>
      </w:r>
      <w:r>
        <w:t>’</w:t>
      </w:r>
      <w:r>
        <w:rPr>
          <w:rFonts w:hint="eastAsia"/>
        </w:rPr>
        <w:t xml:space="preserve"> type are uneditable.</w:t>
      </w:r>
    </w:p>
    <w:p w:rsidR="00375F9C" w:rsidRPr="002567F4" w:rsidRDefault="00375F9C" w:rsidP="00375F9C">
      <w:pPr>
        <w:ind w:firstLine="420"/>
      </w:pPr>
    </w:p>
    <w:p w:rsidR="00375F9C" w:rsidRDefault="00375F9C" w:rsidP="00E45D25">
      <w:pPr>
        <w:pStyle w:val="4"/>
        <w:numPr>
          <w:ilvl w:val="3"/>
          <w:numId w:val="17"/>
        </w:numPr>
      </w:pPr>
      <w:bookmarkStart w:id="159" w:name="_Toc356466292"/>
      <w:r w:rsidRPr="00CD2EDB">
        <w:lastRenderedPageBreak/>
        <w:t>Editable TreeGrid</w:t>
      </w:r>
      <w:bookmarkEnd w:id="159"/>
    </w:p>
    <w:p w:rsidR="00375F9C" w:rsidRPr="00CD2EDB" w:rsidRDefault="00375F9C" w:rsidP="00375F9C">
      <w:pPr>
        <w:rPr>
          <w:b/>
        </w:rPr>
      </w:pPr>
      <w:r w:rsidRPr="00CD2EDB">
        <w:rPr>
          <w:b/>
        </w:rPr>
        <w:t>I</w:t>
      </w:r>
      <w:r w:rsidRPr="00CD2EDB">
        <w:rPr>
          <w:rFonts w:hint="eastAsia"/>
          <w:b/>
        </w:rPr>
        <w:t>nput:</w:t>
      </w:r>
    </w:p>
    <w:p w:rsidR="00375F9C" w:rsidRDefault="005C781A" w:rsidP="00375F9C">
      <w:r>
        <w:rPr>
          <w:noProof/>
        </w:rPr>
        <mc:AlternateContent>
          <mc:Choice Requires="wpc">
            <w:drawing>
              <wp:inline distT="0" distB="0" distL="0" distR="0" wp14:anchorId="7E240FA6" wp14:editId="4879511C">
                <wp:extent cx="5257800" cy="2181225"/>
                <wp:effectExtent l="9525" t="0" r="9525" b="9525"/>
                <wp:docPr id="939" name="画布 9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5" name="Text Box 939"/>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0D2" w:rsidRDefault="0023747D" w:rsidP="00375F9C">
                              <w:pPr>
                                <w:spacing w:line="240" w:lineRule="exact"/>
                                <w:rPr>
                                  <w:sz w:val="18"/>
                                  <w:szCs w:val="18"/>
                                </w:rPr>
                              </w:pPr>
                              <w:r w:rsidRPr="009C70D2">
                                <w:rPr>
                                  <w:color w:val="0000FF"/>
                                  <w:sz w:val="18"/>
                                  <w:szCs w:val="18"/>
                                </w:rPr>
                                <w:t>var</w:t>
                              </w:r>
                              <w:r w:rsidRPr="009C70D2">
                                <w:rPr>
                                  <w:sz w:val="18"/>
                                  <w:szCs w:val="18"/>
                                </w:rPr>
                                <w:t xml:space="preserve"> block=</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.UI.Block({width:</w:t>
                              </w:r>
                              <w:r w:rsidRPr="009C70D2">
                                <w:rPr>
                                  <w:color w:val="800000"/>
                                  <w:sz w:val="18"/>
                                  <w:szCs w:val="18"/>
                                </w:rPr>
                                <w:t>240</w:t>
                              </w:r>
                              <w:r w:rsidRPr="009C70D2">
                                <w:rPr>
                                  <w:sz w:val="18"/>
                                  <w:szCs w:val="18"/>
                                </w:rPr>
                                <w:t>,height:</w:t>
                              </w:r>
                              <w:r w:rsidRPr="009C70D2">
                                <w:rPr>
                                  <w:color w:val="800000"/>
                                  <w:sz w:val="18"/>
                                  <w:szCs w:val="18"/>
                                </w:rPr>
                                <w:t>200</w:t>
                              </w:r>
                              <w:r w:rsidRPr="009C70D2">
                                <w:rPr>
                                  <w:sz w:val="18"/>
                                  <w:szCs w:val="18"/>
                                </w:rPr>
                                <w:t>}).show();</w:t>
                              </w:r>
                            </w:p>
                            <w:p w:rsidR="0023747D" w:rsidRPr="009C70D2" w:rsidRDefault="0023747D" w:rsidP="00375F9C">
                              <w:pPr>
                                <w:spacing w:line="240" w:lineRule="exact"/>
                                <w:rPr>
                                  <w:sz w:val="18"/>
                                  <w:szCs w:val="18"/>
                                </w:rPr>
                              </w:pPr>
                              <w:r w:rsidRPr="009C70D2">
                                <w:rPr>
                                  <w:color w:val="0000FF"/>
                                  <w:sz w:val="18"/>
                                  <w:szCs w:val="18"/>
                                </w:rPr>
                                <w:t>var</w:t>
                              </w:r>
                              <w:r w:rsidRPr="009C70D2">
                                <w:rPr>
                                  <w:sz w:val="18"/>
                                  <w:szCs w:val="18"/>
                                </w:rPr>
                                <w:t xml:space="preserve"> tg=</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.UI.TreeGrid;</w:t>
                              </w:r>
                            </w:p>
                            <w:p w:rsidR="0023747D" w:rsidRPr="009C70D2" w:rsidRDefault="0023747D" w:rsidP="00375F9C">
                              <w:pPr>
                                <w:spacing w:line="240" w:lineRule="exact"/>
                                <w:rPr>
                                  <w:sz w:val="18"/>
                                  <w:szCs w:val="18"/>
                                </w:rPr>
                              </w:pPr>
                              <w:r w:rsidRPr="009C70D2">
                                <w:rPr>
                                  <w:sz w:val="18"/>
                                  <w:szCs w:val="18"/>
                                </w:rPr>
                                <w:t>tg.setRowHandler(</w:t>
                              </w:r>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.setEditable(</w:t>
                              </w:r>
                              <w:r w:rsidRPr="009C70D2">
                                <w:rPr>
                                  <w:color w:val="0000FF"/>
                                  <w:sz w:val="18"/>
                                  <w:szCs w:val="18"/>
                                </w:rPr>
                                <w:t>true</w:t>
                              </w:r>
                              <w:r w:rsidRPr="009C70D2">
                                <w:rPr>
                                  <w:sz w:val="18"/>
                                  <w:szCs w:val="18"/>
                                </w:rPr>
                                <w:t>)</w:t>
                              </w:r>
                            </w:p>
                            <w:p w:rsidR="0023747D" w:rsidRPr="009C70D2" w:rsidRDefault="0023747D" w:rsidP="00375F9C">
                              <w:pPr>
                                <w:spacing w:line="240" w:lineRule="exact"/>
                                <w:rPr>
                                  <w:sz w:val="18"/>
                                  <w:szCs w:val="18"/>
                                </w:rPr>
                              </w:pPr>
                              <w:r w:rsidRPr="009C70D2">
                                <w:rPr>
                                  <w:sz w:val="18"/>
                                  <w:szCs w:val="18"/>
                                </w:rPr>
                                <w:t>.setHeader([</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"col1"</w:t>
                              </w:r>
                              <w:r w:rsidRPr="009C70D2">
                                <w:rPr>
                                  <w:rFonts w:hint="eastAsia"/>
                                  <w:sz w:val="18"/>
                                  <w:szCs w:val="18"/>
                                </w:rPr>
                                <w:t>, caption:</w:t>
                              </w:r>
                              <w:r w:rsidRPr="009C70D2">
                                <w:rPr>
                                  <w:rFonts w:hint="eastAsia"/>
                                  <w:color w:val="FF00FF"/>
                                  <w:sz w:val="18"/>
                                  <w:szCs w:val="18"/>
                                </w:rPr>
                                <w:t>"</w:t>
                              </w:r>
                              <w:r>
                                <w:rPr>
                                  <w:rFonts w:hint="eastAsia"/>
                                  <w:color w:val="FF00FF"/>
                                  <w:sz w:val="18"/>
                                  <w:szCs w:val="18"/>
                                </w:rPr>
                                <w:t>Name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60</w:t>
                              </w:r>
                              <w:r w:rsidRPr="009C70D2">
                                <w:rPr>
                                  <w:rFonts w:hint="eastAsia"/>
                                  <w:sz w:val="18"/>
                                  <w:szCs w:val="18"/>
                                </w:rPr>
                                <w:t xml:space="preserve">, type: </w:t>
                              </w:r>
                              <w:r w:rsidRPr="009C70D2">
                                <w:rPr>
                                  <w:rFonts w:hint="eastAsia"/>
                                  <w:color w:val="FF00FF"/>
                                  <w:sz w:val="18"/>
                                  <w:szCs w:val="18"/>
                                </w:rPr>
                                <w:t>'input'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"col2"</w:t>
                              </w:r>
                              <w:r w:rsidRPr="009C70D2">
                                <w:rPr>
                                  <w:rFonts w:hint="eastAsia"/>
                                  <w:sz w:val="18"/>
                                  <w:szCs w:val="18"/>
                                </w:rPr>
                                <w:t>, caption:</w:t>
                              </w:r>
                              <w:r w:rsidRPr="009C70D2">
                                <w:rPr>
                                  <w:rFonts w:hint="eastAsia"/>
                                  <w:color w:val="FF00FF"/>
                                  <w:sz w:val="18"/>
                                  <w:szCs w:val="18"/>
                                </w:rPr>
                                <w:t>"</w:t>
                              </w:r>
                              <w:r>
                                <w:rPr>
                                  <w:rFonts w:hint="eastAsia"/>
                                  <w:color w:val="FF00FF"/>
                                  <w:sz w:val="18"/>
                                  <w:szCs w:val="18"/>
                                </w:rPr>
                                <w:t>Age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"number"</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"col3"</w:t>
                              </w:r>
                              <w:r w:rsidRPr="009C70D2">
                                <w:rPr>
                                  <w:rFonts w:hint="eastAsia"/>
                                  <w:sz w:val="18"/>
                                  <w:szCs w:val="18"/>
                                </w:rPr>
                                <w:t>, caption:</w:t>
                              </w:r>
                              <w:r w:rsidRPr="009C70D2">
                                <w:rPr>
                                  <w:rFonts w:hint="eastAsia"/>
                                  <w:color w:val="FF00FF"/>
                                  <w:sz w:val="18"/>
                                  <w:szCs w:val="18"/>
                                </w:rPr>
                                <w:t>"</w:t>
                              </w:r>
                              <w:r>
                                <w:rPr>
                                  <w:rFonts w:hint="eastAsia"/>
                                  <w:color w:val="FF00FF"/>
                                  <w:sz w:val="18"/>
                                  <w:szCs w:val="18"/>
                                </w:rPr>
                                <w:t>Gender</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"listbox"</w:t>
                              </w:r>
                              <w:r w:rsidRPr="009C70D2">
                                <w:rPr>
                                  <w:rFonts w:hint="eastAsia"/>
                                  <w:sz w:val="18"/>
                                  <w:szCs w:val="18"/>
                                </w:rPr>
                                <w:t>, editorListItems:[{id:</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},{id:</w:t>
                              </w:r>
                              <w:r w:rsidRPr="009C70D2">
                                <w:rPr>
                                  <w:rFonts w:hint="eastAsia"/>
                                  <w:color w:val="FF00FF"/>
                                  <w:sz w:val="18"/>
                                  <w:szCs w:val="18"/>
                                </w:rPr>
                                <w:t>'female'</w:t>
                              </w:r>
                              <w:r w:rsidRPr="009C70D2">
                                <w:rPr>
                                  <w:rFonts w:hint="eastAsia"/>
                                  <w:sz w:val="18"/>
                                  <w:szCs w:val="18"/>
                                </w:rPr>
                                <w:t>,</w:t>
                              </w:r>
                              <w:r>
                                <w:rPr>
                                  <w:rFonts w:hint="eastAsia"/>
                                  <w:sz w:val="18"/>
                                  <w:szCs w:val="18"/>
                                </w:rPr>
                                <w:t xml:space="preserve"> </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]).setRows([</w:t>
                              </w:r>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Jack</w:t>
                              </w:r>
                              <w:r w:rsidRPr="009C70D2">
                                <w:rPr>
                                  <w:rFonts w:hint="eastAsia"/>
                                  <w:color w:val="FF00FF"/>
                                  <w:sz w:val="18"/>
                                  <w:szCs w:val="18"/>
                                </w:rPr>
                                <w:t>'</w:t>
                              </w:r>
                              <w:r w:rsidRPr="009C70D2">
                                <w:rPr>
                                  <w:rFonts w:hint="eastAsia"/>
                                  <w:sz w:val="18"/>
                                  <w:szCs w:val="18"/>
                                </w:rPr>
                                <w:t>,</w:t>
                              </w:r>
                              <w:r w:rsidRPr="009C70D2">
                                <w:rPr>
                                  <w:rFonts w:hint="eastAsia"/>
                                  <w:color w:val="800000"/>
                                  <w:sz w:val="18"/>
                                  <w:szCs w:val="18"/>
                                </w:rPr>
                                <w:t>23</w:t>
                              </w:r>
                              <w:r w:rsidRPr="009C70D2">
                                <w:rPr>
                                  <w:rFonts w:hint="eastAsia"/>
                                  <w:sz w:val="18"/>
                                  <w:szCs w:val="18"/>
                                </w:rPr>
                                <w:t>, {value:</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John</w:t>
                              </w:r>
                              <w:r w:rsidRPr="009C70D2">
                                <w:rPr>
                                  <w:rFonts w:hint="eastAsia"/>
                                  <w:color w:val="FF00FF"/>
                                  <w:sz w:val="18"/>
                                  <w:szCs w:val="18"/>
                                </w:rPr>
                                <w:t>'</w:t>
                              </w:r>
                              <w:r w:rsidRPr="009C70D2">
                                <w:rPr>
                                  <w:rFonts w:hint="eastAsia"/>
                                  <w:sz w:val="18"/>
                                  <w:szCs w:val="18"/>
                                </w:rPr>
                                <w:t>,</w:t>
                              </w:r>
                              <w:r w:rsidRPr="009C70D2">
                                <w:rPr>
                                  <w:rFonts w:hint="eastAsia"/>
                                  <w:color w:val="800000"/>
                                  <w:sz w:val="18"/>
                                  <w:szCs w:val="18"/>
                                </w:rPr>
                                <w:t>25</w:t>
                              </w:r>
                              <w:r w:rsidRPr="009C70D2">
                                <w:rPr>
                                  <w:rFonts w:hint="eastAsia"/>
                                  <w:sz w:val="18"/>
                                  <w:szCs w:val="18"/>
                                </w:rPr>
                                <w:t>, {value:</w:t>
                              </w:r>
                              <w:r w:rsidRPr="009C70D2">
                                <w:rPr>
                                  <w:rFonts w:hint="eastAsia"/>
                                  <w:color w:val="FF00FF"/>
                                  <w:sz w:val="18"/>
                                  <w:szCs w:val="18"/>
                                </w:rPr>
                                <w:t>'female'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rPr>
                                  <w:szCs w:val="18"/>
                                </w:rPr>
                              </w:pPr>
                              <w:r w:rsidRPr="009C70D2">
                                <w:rPr>
                                  <w:sz w:val="18"/>
                                  <w:szCs w:val="18"/>
                                </w:rPr>
                                <w:t>]).show(block)</w:t>
                              </w:r>
                            </w:p>
                          </w:txbxContent>
                        </wps:txbx>
                        <wps:bodyPr rot="0" vert="horz" wrap="square" lIns="54000" tIns="46800" rIns="54000" bIns="45720" anchor="t" anchorCtr="0" upright="1">
                          <a:spAutoFit/>
                        </wps:bodyPr>
                      </wps:wsp>
                      <wps:wsp>
                        <wps:cNvPr id="936" name="AutoShape 940"/>
                        <wps:cNvSpPr>
                          <a:spLocks noChangeArrowheads="1"/>
                        </wps:cNvSpPr>
                        <wps:spPr bwMode="auto">
                          <a:xfrm flipH="1">
                            <a:off x="2400300" y="1584960"/>
                            <a:ext cx="1371600" cy="198120"/>
                          </a:xfrm>
                          <a:prstGeom prst="wedgeRoundRectCallout">
                            <a:avLst>
                              <a:gd name="adj1" fmla="val 75278"/>
                              <a:gd name="adj2" fmla="val 4198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V</w:t>
                              </w:r>
                              <w:r>
                                <w:rPr>
                                  <w:rFonts w:hint="eastAsia"/>
                                  <w:szCs w:val="18"/>
                                </w:rPr>
                                <w:t xml:space="preserve">alue and caption </w:t>
                              </w:r>
                            </w:p>
                          </w:txbxContent>
                        </wps:txbx>
                        <wps:bodyPr rot="0" vert="horz" wrap="square" lIns="0" tIns="0" rIns="0" bIns="0" anchor="t" anchorCtr="0" upright="1">
                          <a:noAutofit/>
                        </wps:bodyPr>
                      </wps:wsp>
                      <wps:wsp>
                        <wps:cNvPr id="937" name="AutoShape 941"/>
                        <wps:cNvSpPr>
                          <a:spLocks noChangeArrowheads="1"/>
                        </wps:cNvSpPr>
                        <wps:spPr bwMode="auto">
                          <a:xfrm flipH="1">
                            <a:off x="3086100" y="693420"/>
                            <a:ext cx="1143000" cy="198120"/>
                          </a:xfrm>
                          <a:prstGeom prst="wedgeRoundRectCallout">
                            <a:avLst>
                              <a:gd name="adj1" fmla="val 9500"/>
                              <a:gd name="adj2" fmla="val 155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L</w:t>
                              </w:r>
                              <w:r>
                                <w:rPr>
                                  <w:rFonts w:hint="eastAsia"/>
                                  <w:szCs w:val="18"/>
                                </w:rPr>
                                <w:t>ist for editor</w:t>
                              </w:r>
                            </w:p>
                          </w:txbxContent>
                        </wps:txbx>
                        <wps:bodyPr rot="0" vert="horz" wrap="square" lIns="0" tIns="0" rIns="0" bIns="0" anchor="t" anchorCtr="0" upright="1">
                          <a:noAutofit/>
                        </wps:bodyPr>
                      </wps:wsp>
                      <wps:wsp>
                        <wps:cNvPr id="938" name="AutoShape 942"/>
                        <wps:cNvSpPr>
                          <a:spLocks noChangeArrowheads="1"/>
                        </wps:cNvSpPr>
                        <wps:spPr bwMode="auto">
                          <a:xfrm flipH="1">
                            <a:off x="1257300" y="594360"/>
                            <a:ext cx="914400" cy="198120"/>
                          </a:xfrm>
                          <a:prstGeom prst="wedgeRoundRectCallout">
                            <a:avLst>
                              <a:gd name="adj1" fmla="val 85833"/>
                              <a:gd name="adj2" fmla="val -2628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editable</w:t>
                              </w:r>
                            </w:p>
                          </w:txbxContent>
                        </wps:txbx>
                        <wps:bodyPr rot="0" vert="horz" wrap="square" lIns="0" tIns="0" rIns="0" bIns="0" anchor="t" anchorCtr="0" upright="1">
                          <a:noAutofit/>
                        </wps:bodyPr>
                      </wps:wsp>
                    </wpc:wpc>
                  </a:graphicData>
                </a:graphic>
              </wp:inline>
            </w:drawing>
          </mc:Choice>
          <mc:Fallback>
            <w:pict>
              <v:group id="画布 937" o:spid="_x0000_s1698"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">
                <v:shape id="_x0000_s1699" type="#_x0000_t75" style="position:absolute;width:52578;height:21812;visibility:visible;mso-wrap-style:square">
                  <v:fill o:detectmouseclick="t"/>
                  <v:path o:connecttype="none"/>
                </v:shape>
                <v:shape id="Text Box 939" o:spid="_x0000_s1700"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DXDcQA&#10;AADcAAAADwAAAGRycy9kb3ducmV2LnhtbESPT2sCMRTE74LfITzBm2ZbqejWKKKU7UWof3p/bF43&#10;i5uXJYnr+u2bgtDjMDO/YVab3jaiIx9qxwpephkI4tLpmisFl/PHZAEiRGSNjWNS8KAAm/VwsMJc&#10;uzsfqTvFSiQIhxwVmBjbXMpQGrIYpq4lTt6P8xZjkr6S2uM9wW0jX7NsLi3WnBYMtrQzVF5PN6ug&#10;vO77fVF/G9/d7OJLL4vHYV4oNR7123cQkfr4H362P7WC5ewN/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w1w3EAAAA3AAAAA8AAAAAAAAAAAAAAAAAmAIAAGRycy9k&#10;b3ducmV2LnhtbFBLBQYAAAAABAAEAPUAAACJAwAAAAA=&#10;" strokeweight="1pt">
                  <v:textbox style="mso-fit-shape-to-text:t" inset="1.5mm,1.3mm,1.5mm">
                    <w:txbxContent>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block=</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.UI.Block({width:</w:t>
                        </w:r>
                        <w:r w:rsidRPr="009C70D2">
                          <w:rPr>
                            <w:color w:val="800000"/>
                            <w:sz w:val="18"/>
                            <w:szCs w:val="18"/>
                          </w:rPr>
                          <w:t>240</w:t>
                        </w:r>
                        <w:r w:rsidRPr="009C70D2">
                          <w:rPr>
                            <w:sz w:val="18"/>
                            <w:szCs w:val="18"/>
                          </w:rPr>
                          <w:t>,height:</w:t>
                        </w:r>
                        <w:r w:rsidRPr="009C70D2">
                          <w:rPr>
                            <w:color w:val="800000"/>
                            <w:sz w:val="18"/>
                            <w:szCs w:val="18"/>
                          </w:rPr>
                          <w:t>200</w:t>
                        </w:r>
                        <w:r w:rsidRPr="009C70D2">
                          <w:rPr>
                            <w:sz w:val="18"/>
                            <w:szCs w:val="18"/>
                          </w:rPr>
                          <w:t>}).show();</w:t>
                        </w:r>
                      </w:p>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tg=</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.UI.TreeGrid;</w:t>
                        </w:r>
                      </w:p>
                      <w:p w:rsidR="0023747D" w:rsidRPr="009C70D2" w:rsidRDefault="0023747D" w:rsidP="00375F9C">
                        <w:pPr>
                          <w:spacing w:line="240" w:lineRule="exact"/>
                          <w:rPr>
                            <w:sz w:val="18"/>
                            <w:szCs w:val="18"/>
                          </w:rPr>
                        </w:pPr>
                        <w:proofErr w:type="gramStart"/>
                        <w:r w:rsidRPr="009C70D2">
                          <w:rPr>
                            <w:sz w:val="18"/>
                            <w:szCs w:val="18"/>
                          </w:rPr>
                          <w:t>tg.setRowHandler(</w:t>
                        </w:r>
                        <w:proofErr w:type="gramEnd"/>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setEditable(</w:t>
                        </w:r>
                        <w:proofErr w:type="gramEnd"/>
                        <w:r w:rsidRPr="009C70D2">
                          <w:rPr>
                            <w:color w:val="0000FF"/>
                            <w:sz w:val="18"/>
                            <w:szCs w:val="18"/>
                          </w:rPr>
                          <w:t>true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setHeader([</w:t>
                        </w:r>
                        <w:proofErr w:type="gramEnd"/>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"col1"</w:t>
                        </w:r>
                        <w:r w:rsidRPr="009C70D2">
                          <w:rPr>
                            <w:rFonts w:hint="eastAsia"/>
                            <w:sz w:val="18"/>
                            <w:szCs w:val="18"/>
                          </w:rPr>
                          <w:t>, caption:</w:t>
                        </w:r>
                        <w:r w:rsidRPr="009C70D2">
                          <w:rPr>
                            <w:rFonts w:hint="eastAsia"/>
                            <w:color w:val="FF00FF"/>
                            <w:sz w:val="18"/>
                            <w:szCs w:val="18"/>
                          </w:rPr>
                          <w:t>"</w:t>
                        </w:r>
                        <w:r>
                          <w:rPr>
                            <w:rFonts w:hint="eastAsia"/>
                            <w:color w:val="FF00FF"/>
                            <w:sz w:val="18"/>
                            <w:szCs w:val="18"/>
                          </w:rPr>
                          <w:t>Name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60</w:t>
                        </w:r>
                        <w:r w:rsidRPr="009C70D2">
                          <w:rPr>
                            <w:rFonts w:hint="eastAsia"/>
                            <w:sz w:val="18"/>
                            <w:szCs w:val="18"/>
                          </w:rPr>
                          <w:t xml:space="preserve">, type: </w:t>
                        </w:r>
                        <w:r w:rsidRPr="009C70D2">
                          <w:rPr>
                            <w:rFonts w:hint="eastAsia"/>
                            <w:color w:val="FF00FF"/>
                            <w:sz w:val="18"/>
                            <w:szCs w:val="18"/>
                          </w:rPr>
                          <w:t>'input'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"col2"</w:t>
                        </w:r>
                        <w:r w:rsidRPr="009C70D2">
                          <w:rPr>
                            <w:rFonts w:hint="eastAsia"/>
                            <w:sz w:val="18"/>
                            <w:szCs w:val="18"/>
                          </w:rPr>
                          <w:t>, caption:</w:t>
                        </w:r>
                        <w:r w:rsidRPr="009C70D2">
                          <w:rPr>
                            <w:rFonts w:hint="eastAsia"/>
                            <w:color w:val="FF00FF"/>
                            <w:sz w:val="18"/>
                            <w:szCs w:val="18"/>
                          </w:rPr>
                          <w:t>"</w:t>
                        </w:r>
                        <w:r>
                          <w:rPr>
                            <w:rFonts w:hint="eastAsia"/>
                            <w:color w:val="FF00FF"/>
                            <w:sz w:val="18"/>
                            <w:szCs w:val="18"/>
                          </w:rPr>
                          <w:t>Age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"number"</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"col3"</w:t>
                        </w:r>
                        <w:r w:rsidRPr="009C70D2">
                          <w:rPr>
                            <w:rFonts w:hint="eastAsia"/>
                            <w:sz w:val="18"/>
                            <w:szCs w:val="18"/>
                          </w:rPr>
                          <w:t>, caption:</w:t>
                        </w:r>
                        <w:r w:rsidRPr="009C70D2">
                          <w:rPr>
                            <w:rFonts w:hint="eastAsia"/>
                            <w:color w:val="FF00FF"/>
                            <w:sz w:val="18"/>
                            <w:szCs w:val="18"/>
                          </w:rPr>
                          <w:t>"</w:t>
                        </w:r>
                        <w:r>
                          <w:rPr>
                            <w:rFonts w:hint="eastAsia"/>
                            <w:color w:val="FF00FF"/>
                            <w:sz w:val="18"/>
                            <w:szCs w:val="18"/>
                          </w:rPr>
                          <w:t>Gender</w:t>
                        </w:r>
                        <w:r w:rsidRPr="009C70D2">
                          <w:rPr>
                            <w:rFonts w:hint="eastAsia"/>
                            <w:color w:val="FF00FF"/>
                            <w:sz w:val="18"/>
                            <w:szCs w:val="18"/>
                          </w:rPr>
                          <w:t>"</w:t>
                        </w:r>
                        <w:r w:rsidRPr="009C70D2">
                          <w:rPr>
                            <w:rFonts w:hint="eastAsia"/>
                            <w:sz w:val="18"/>
                            <w:szCs w:val="18"/>
                          </w:rPr>
                          <w:t>, width</w:t>
                        </w:r>
                        <w:proofErr w:type="gramStart"/>
                        <w:r w:rsidRPr="009C70D2">
                          <w:rPr>
                            <w:rFonts w:hint="eastAsia"/>
                            <w:sz w:val="18"/>
                            <w:szCs w:val="18"/>
                          </w:rPr>
                          <w:t>:</w:t>
                        </w:r>
                        <w:r w:rsidRPr="009C70D2">
                          <w:rPr>
                            <w:rFonts w:hint="eastAsia"/>
                            <w:color w:val="800000"/>
                            <w:sz w:val="18"/>
                            <w:szCs w:val="18"/>
                          </w:rPr>
                          <w:t>40</w:t>
                        </w:r>
                        <w:proofErr w:type="gramEnd"/>
                        <w:r w:rsidRPr="009C70D2">
                          <w:rPr>
                            <w:rFonts w:hint="eastAsia"/>
                            <w:sz w:val="18"/>
                            <w:szCs w:val="18"/>
                          </w:rPr>
                          <w:t xml:space="preserve">, type: </w:t>
                        </w:r>
                        <w:r w:rsidRPr="009C70D2">
                          <w:rPr>
                            <w:rFonts w:hint="eastAsia"/>
                            <w:color w:val="FF00FF"/>
                            <w:sz w:val="18"/>
                            <w:szCs w:val="18"/>
                          </w:rPr>
                          <w:t>"listbox"</w:t>
                        </w:r>
                        <w:r w:rsidRPr="009C70D2">
                          <w:rPr>
                            <w:rFonts w:hint="eastAsia"/>
                            <w:sz w:val="18"/>
                            <w:szCs w:val="18"/>
                          </w:rPr>
                          <w:t>, editorListItems:[{id:</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},{id:</w:t>
                        </w:r>
                        <w:r w:rsidRPr="009C70D2">
                          <w:rPr>
                            <w:rFonts w:hint="eastAsia"/>
                            <w:color w:val="FF00FF"/>
                            <w:sz w:val="18"/>
                            <w:szCs w:val="18"/>
                          </w:rPr>
                          <w:t>'female'</w:t>
                        </w:r>
                        <w:r w:rsidRPr="009C70D2">
                          <w:rPr>
                            <w:rFonts w:hint="eastAsia"/>
                            <w:sz w:val="18"/>
                            <w:szCs w:val="18"/>
                          </w:rPr>
                          <w:t>,</w:t>
                        </w:r>
                        <w:r>
                          <w:rPr>
                            <w:rFonts w:hint="eastAsia"/>
                            <w:sz w:val="18"/>
                            <w:szCs w:val="18"/>
                          </w:rPr>
                          <w:t xml:space="preserve"> </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setRows([</w:t>
                        </w:r>
                        <w:proofErr w:type="gramEnd"/>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Jack</w:t>
                        </w:r>
                        <w:r w:rsidRPr="009C70D2">
                          <w:rPr>
                            <w:rFonts w:hint="eastAsia"/>
                            <w:color w:val="FF00FF"/>
                            <w:sz w:val="18"/>
                            <w:szCs w:val="18"/>
                          </w:rPr>
                          <w:t>'</w:t>
                        </w:r>
                        <w:proofErr w:type="gramStart"/>
                        <w:r w:rsidRPr="009C70D2">
                          <w:rPr>
                            <w:rFonts w:hint="eastAsia"/>
                            <w:sz w:val="18"/>
                            <w:szCs w:val="18"/>
                          </w:rPr>
                          <w:t>,</w:t>
                        </w:r>
                        <w:r w:rsidRPr="009C70D2">
                          <w:rPr>
                            <w:rFonts w:hint="eastAsia"/>
                            <w:color w:val="800000"/>
                            <w:sz w:val="18"/>
                            <w:szCs w:val="18"/>
                          </w:rPr>
                          <w:t>23</w:t>
                        </w:r>
                        <w:proofErr w:type="gramEnd"/>
                        <w:r w:rsidRPr="009C70D2">
                          <w:rPr>
                            <w:rFonts w:hint="eastAsia"/>
                            <w:sz w:val="18"/>
                            <w:szCs w:val="18"/>
                          </w:rPr>
                          <w:t>, {value:</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John</w:t>
                        </w:r>
                        <w:r w:rsidRPr="009C70D2">
                          <w:rPr>
                            <w:rFonts w:hint="eastAsia"/>
                            <w:color w:val="FF00FF"/>
                            <w:sz w:val="18"/>
                            <w:szCs w:val="18"/>
                          </w:rPr>
                          <w:t>'</w:t>
                        </w:r>
                        <w:proofErr w:type="gramStart"/>
                        <w:r w:rsidRPr="009C70D2">
                          <w:rPr>
                            <w:rFonts w:hint="eastAsia"/>
                            <w:sz w:val="18"/>
                            <w:szCs w:val="18"/>
                          </w:rPr>
                          <w:t>,</w:t>
                        </w:r>
                        <w:r w:rsidRPr="009C70D2">
                          <w:rPr>
                            <w:rFonts w:hint="eastAsia"/>
                            <w:color w:val="800000"/>
                            <w:sz w:val="18"/>
                            <w:szCs w:val="18"/>
                          </w:rPr>
                          <w:t>25</w:t>
                        </w:r>
                        <w:proofErr w:type="gramEnd"/>
                        <w:r w:rsidRPr="009C70D2">
                          <w:rPr>
                            <w:rFonts w:hint="eastAsia"/>
                            <w:sz w:val="18"/>
                            <w:szCs w:val="18"/>
                          </w:rPr>
                          <w:t>, {value:</w:t>
                        </w:r>
                        <w:r w:rsidRPr="009C70D2">
                          <w:rPr>
                            <w:rFonts w:hint="eastAsia"/>
                            <w:color w:val="FF00FF"/>
                            <w:sz w:val="18"/>
                            <w:szCs w:val="18"/>
                          </w:rPr>
                          <w:t>'female'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rPr>
                            <w:szCs w:val="18"/>
                          </w:rPr>
                        </w:pPr>
                        <w:r w:rsidRPr="009C70D2">
                          <w:rPr>
                            <w:sz w:val="18"/>
                            <w:szCs w:val="18"/>
                          </w:rPr>
                          <w:t>]).</w:t>
                        </w:r>
                        <w:proofErr w:type="gramStart"/>
                        <w:r w:rsidRPr="009C70D2">
                          <w:rPr>
                            <w:sz w:val="18"/>
                            <w:szCs w:val="18"/>
                          </w:rPr>
                          <w:t>show(</w:t>
                        </w:r>
                        <w:proofErr w:type="gramEnd"/>
                        <w:r w:rsidRPr="009C70D2">
                          <w:rPr>
                            <w:sz w:val="18"/>
                            <w:szCs w:val="18"/>
                          </w:rPr>
                          <w:t>block)</w:t>
                        </w:r>
                      </w:p>
                    </w:txbxContent>
                  </v:textbox>
                </v:shape>
                <v:shape id="AutoShape 940" o:spid="_x0000_s1701" type="#_x0000_t62" style="position:absolute;left:24003;top:15849;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rZq8QA&#10;AADcAAAADwAAAGRycy9kb3ducmV2LnhtbESPQWvCQBSE7wX/w/KE3uquLRWNriJSW0+CMQePj+wz&#10;CWbfhuwak3/fLRQ8DjPzDbPa9LYWHbW+cqxhOlEgiHNnKi40ZOf92xyED8gGa8ekYSAPm/XoZYWJ&#10;cQ8+UZeGQkQI+wQ1lCE0iZQ+L8min7iGOHpX11oMUbaFNC0+ItzW8l2pmbRYcVwosaFdSfktvVsN&#10;x+bQ/WTp8PX96TIVjMoWw+Wm9eu43y5BBOrDM/zfPhgNi48Z/J2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2avEAAAA3AAAAA8AAAAAAAAAAAAAAAAAmAIAAGRycy9k&#10;b3ducmV2LnhtbFBLBQYAAAAABAAEAPUAAACJAwAAAAA=&#10;" adj="27060,19869" fillcolor="#ff9">
                  <v:textbox inset="0,0,0,0">
                    <w:txbxContent>
                      <w:p w:rsidR="0023747D" w:rsidRPr="000E23E9" w:rsidRDefault="0023747D" w:rsidP="00375F9C">
                        <w:pPr>
                          <w:rPr>
                            <w:szCs w:val="18"/>
                          </w:rPr>
                        </w:pPr>
                        <w:r>
                          <w:rPr>
                            <w:szCs w:val="18"/>
                          </w:rPr>
                          <w:t>V</w:t>
                        </w:r>
                        <w:r>
                          <w:rPr>
                            <w:rFonts w:hint="eastAsia"/>
                            <w:szCs w:val="18"/>
                          </w:rPr>
                          <w:t xml:space="preserve">alue and caption </w:t>
                        </w:r>
                      </w:p>
                    </w:txbxContent>
                  </v:textbox>
                </v:shape>
                <v:shape id="AutoShape 941" o:spid="_x0000_s1702" type="#_x0000_t62" style="position:absolute;left:30861;top:6934;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l/18UA&#10;AADcAAAADwAAAGRycy9kb3ducmV2LnhtbESPQWvCQBSE70L/w/IK3uomFVJNs4oIAW9FK+n1Nfua&#10;hGTfJtmtpv76bqHgcZiZb5hsO5lOXGh0jWUF8SICQVxa3XCl4PyeP61AOI+ssbNMCn7IwXbzMMsw&#10;1fbKR7qcfCUChF2KCmrv+1RKV9Zk0C1sTxy8Lzsa9EGOldQjXgPcdPI5ihJpsOGwUGNP+5rK9vRt&#10;FFSfRT/kH4lLbm9lG8dLLNY4KDV/nHavIDxN/h7+bx+0gvXyBf7Oh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eX/XxQAAANwAAAAPAAAAAAAAAAAAAAAAAJgCAABkcnMv&#10;ZG93bnJldi54bWxQSwUGAAAAAAQABAD1AAAAigMAAAAA&#10;" adj="12852,44307" fillcolor="#ff9">
                  <v:textbox inset="0,0,0,0">
                    <w:txbxContent>
                      <w:p w:rsidR="0023747D" w:rsidRPr="000E23E9" w:rsidRDefault="0023747D" w:rsidP="00375F9C">
                        <w:pPr>
                          <w:rPr>
                            <w:szCs w:val="18"/>
                          </w:rPr>
                        </w:pPr>
                        <w:r>
                          <w:rPr>
                            <w:szCs w:val="18"/>
                          </w:rPr>
                          <w:t>L</w:t>
                        </w:r>
                        <w:r>
                          <w:rPr>
                            <w:rFonts w:hint="eastAsia"/>
                            <w:szCs w:val="18"/>
                          </w:rPr>
                          <w:t>ist for editor</w:t>
                        </w:r>
                      </w:p>
                    </w:txbxContent>
                  </v:textbox>
                </v:shape>
                <v:shape id="AutoShape 942" o:spid="_x0000_s1703" type="#_x0000_t62" style="position:absolute;left:12573;top:5943;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ih/b4A&#10;AADcAAAADwAAAGRycy9kb3ducmV2LnhtbERPy4rCMBTdC/5DuANuZEx1QJ1OUxGh4GrA1/7SXNti&#10;c1OSaOvfm4Xg8nDe2WYwrXiQ841lBfNZAoK4tLrhSsH5VHyvQfiArLG1TAqe5GGTj0cZptr2fKDH&#10;MVQihrBPUUEdQpdK6cuaDPqZ7Ygjd7XOYIjQVVI77GO4aeUiSZbSYMOxocaOdjWVt+PdKFhpG3p5&#10;3f47mu5pfksuRbErlJp8Dds/EIGG8BG/3Xut4Pcnro1n4hGQ+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r4of2+AAAA3AAAAA8AAAAAAAAAAAAAAAAAmAIAAGRycy9kb3ducmV2&#10;LnhtbFBLBQYAAAAABAAEAPUAAACDAwAAAAA=&#10;" adj="29340,5123" fillcolor="#ff9">
                  <v:textbox inset="0,0,0,0">
                    <w:txbxContent>
                      <w:p w:rsidR="0023747D" w:rsidRPr="000E23E9" w:rsidRDefault="0023747D" w:rsidP="00375F9C">
                        <w:pPr>
                          <w:rPr>
                            <w:szCs w:val="18"/>
                          </w:rPr>
                        </w:pPr>
                        <w:r>
                          <w:rPr>
                            <w:szCs w:val="18"/>
                          </w:rPr>
                          <w:t>S</w:t>
                        </w:r>
                        <w:r>
                          <w:rPr>
                            <w:rFonts w:hint="eastAsia"/>
                            <w:szCs w:val="18"/>
                          </w:rPr>
                          <w:t>ets editable</w:t>
                        </w:r>
                      </w:p>
                    </w:txbxContent>
                  </v:textbox>
                </v:shape>
                <w10:anchorlock/>
              </v:group>
            </w:pict>
          </mc:Fallback>
        </mc:AlternateContent>
      </w:r>
    </w:p>
    <w:p w:rsidR="00375F9C" w:rsidRPr="00CD2EDB" w:rsidRDefault="00375F9C" w:rsidP="00375F9C">
      <w:pPr>
        <w:rPr>
          <w:b/>
        </w:rPr>
      </w:pPr>
      <w:r w:rsidRPr="00CD2EDB">
        <w:rPr>
          <w:b/>
        </w:rPr>
        <w:t>O</w:t>
      </w:r>
      <w:r w:rsidRPr="00CD2EDB">
        <w:rPr>
          <w:rFonts w:hint="eastAsia"/>
          <w:b/>
        </w:rPr>
        <w:t>utput:</w:t>
      </w:r>
    </w:p>
    <w:p w:rsidR="00375F9C" w:rsidRPr="009C70D2" w:rsidRDefault="005C781A" w:rsidP="00375F9C">
      <w:r>
        <w:rPr>
          <w:rFonts w:hint="eastAsia"/>
          <w:noProof/>
        </w:rPr>
        <w:drawing>
          <wp:inline distT="0" distB="0" distL="0" distR="0" wp14:anchorId="7129781C" wp14:editId="5EF1BB50">
            <wp:extent cx="5400675" cy="838200"/>
            <wp:effectExtent l="0" t="0" r="9525"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400675" cy="838200"/>
                    </a:xfrm>
                    <a:prstGeom prst="rect">
                      <a:avLst/>
                    </a:prstGeom>
                    <a:noFill/>
                    <a:ln>
                      <a:noFill/>
                    </a:ln>
                  </pic:spPr>
                </pic:pic>
              </a:graphicData>
            </a:graphic>
          </wp:inline>
        </w:drawing>
      </w:r>
    </w:p>
    <w:p w:rsidR="00375F9C" w:rsidRDefault="00375F9C" w:rsidP="00E45D25">
      <w:pPr>
        <w:pStyle w:val="4"/>
        <w:numPr>
          <w:ilvl w:val="3"/>
          <w:numId w:val="17"/>
        </w:numPr>
      </w:pPr>
      <w:bookmarkStart w:id="160" w:name="_Toc356466293"/>
      <w:r>
        <w:rPr>
          <w:rFonts w:hint="eastAsia"/>
        </w:rPr>
        <w:t>Editable column</w:t>
      </w:r>
      <w:bookmarkEnd w:id="160"/>
    </w:p>
    <w:p w:rsidR="00375F9C" w:rsidRPr="00CD2EDB" w:rsidRDefault="00375F9C" w:rsidP="00375F9C">
      <w:pPr>
        <w:rPr>
          <w:b/>
        </w:rPr>
      </w:pPr>
      <w:r w:rsidRPr="00CD2EDB">
        <w:rPr>
          <w:b/>
        </w:rPr>
        <w:t>I</w:t>
      </w:r>
      <w:r w:rsidRPr="00CD2EDB">
        <w:rPr>
          <w:rFonts w:hint="eastAsia"/>
          <w:b/>
        </w:rPr>
        <w:t>nput:</w:t>
      </w:r>
    </w:p>
    <w:p w:rsidR="00375F9C" w:rsidRDefault="005C781A" w:rsidP="00375F9C">
      <w:r>
        <w:rPr>
          <w:noProof/>
        </w:rPr>
        <mc:AlternateContent>
          <mc:Choice Requires="wpc">
            <w:drawing>
              <wp:inline distT="0" distB="0" distL="0" distR="0" wp14:anchorId="7AABD0B0" wp14:editId="2C71EDF8">
                <wp:extent cx="5257800" cy="2181225"/>
                <wp:effectExtent l="9525" t="0" r="9525" b="9525"/>
                <wp:docPr id="943" name="画布 9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2" name="Text Box 945"/>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0D2" w:rsidRDefault="0023747D" w:rsidP="00375F9C">
                              <w:pPr>
                                <w:spacing w:line="240" w:lineRule="exact"/>
                                <w:rPr>
                                  <w:sz w:val="18"/>
                                  <w:szCs w:val="18"/>
                                </w:rPr>
                              </w:pPr>
                              <w:r w:rsidRPr="009C70D2">
                                <w:rPr>
                                  <w:color w:val="0000FF"/>
                                  <w:sz w:val="18"/>
                                  <w:szCs w:val="18"/>
                                </w:rPr>
                                <w:t>var</w:t>
                              </w:r>
                              <w:r w:rsidRPr="009C70D2">
                                <w:rPr>
                                  <w:sz w:val="18"/>
                                  <w:szCs w:val="18"/>
                                </w:rPr>
                                <w:t xml:space="preserve"> block=</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.UI.Block({width:</w:t>
                              </w:r>
                              <w:r w:rsidRPr="009C70D2">
                                <w:rPr>
                                  <w:color w:val="800000"/>
                                  <w:sz w:val="18"/>
                                  <w:szCs w:val="18"/>
                                </w:rPr>
                                <w:t>240</w:t>
                              </w:r>
                              <w:r w:rsidRPr="009C70D2">
                                <w:rPr>
                                  <w:sz w:val="18"/>
                                  <w:szCs w:val="18"/>
                                </w:rPr>
                                <w:t>,height:</w:t>
                              </w:r>
                              <w:r w:rsidRPr="009C70D2">
                                <w:rPr>
                                  <w:color w:val="800000"/>
                                  <w:sz w:val="18"/>
                                  <w:szCs w:val="18"/>
                                </w:rPr>
                                <w:t>200</w:t>
                              </w:r>
                              <w:r w:rsidRPr="009C70D2">
                                <w:rPr>
                                  <w:sz w:val="18"/>
                                  <w:szCs w:val="18"/>
                                </w:rPr>
                                <w:t>}).show();</w:t>
                              </w:r>
                            </w:p>
                            <w:p w:rsidR="0023747D" w:rsidRPr="009C70D2" w:rsidRDefault="0023747D" w:rsidP="00375F9C">
                              <w:pPr>
                                <w:spacing w:line="240" w:lineRule="exact"/>
                                <w:rPr>
                                  <w:sz w:val="18"/>
                                  <w:szCs w:val="18"/>
                                </w:rPr>
                              </w:pPr>
                              <w:r w:rsidRPr="009C70D2">
                                <w:rPr>
                                  <w:color w:val="0000FF"/>
                                  <w:sz w:val="18"/>
                                  <w:szCs w:val="18"/>
                                </w:rPr>
                                <w:t>var</w:t>
                              </w:r>
                              <w:r w:rsidRPr="009C70D2">
                                <w:rPr>
                                  <w:sz w:val="18"/>
                                  <w:szCs w:val="18"/>
                                </w:rPr>
                                <w:t xml:space="preserve"> tg=</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.UI.TreeGrid;</w:t>
                              </w:r>
                            </w:p>
                            <w:p w:rsidR="0023747D" w:rsidRPr="009C70D2" w:rsidRDefault="0023747D" w:rsidP="00375F9C">
                              <w:pPr>
                                <w:spacing w:line="240" w:lineRule="exact"/>
                                <w:rPr>
                                  <w:sz w:val="18"/>
                                  <w:szCs w:val="18"/>
                                </w:rPr>
                              </w:pPr>
                              <w:r w:rsidRPr="009C70D2">
                                <w:rPr>
                                  <w:sz w:val="18"/>
                                  <w:szCs w:val="18"/>
                                </w:rPr>
                                <w:t>tg.setRowHandler(</w:t>
                              </w:r>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.setEditable(</w:t>
                              </w:r>
                              <w:r>
                                <w:rPr>
                                  <w:rFonts w:hint="eastAsia"/>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.setHeader([</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"col1"</w:t>
                              </w:r>
                              <w:r w:rsidRPr="009C70D2">
                                <w:rPr>
                                  <w:rFonts w:hint="eastAsia"/>
                                  <w:sz w:val="18"/>
                                  <w:szCs w:val="18"/>
                                </w:rPr>
                                <w:t>, caption:</w:t>
                              </w:r>
                              <w:r w:rsidRPr="009C70D2">
                                <w:rPr>
                                  <w:rFonts w:hint="eastAsia"/>
                                  <w:color w:val="FF00FF"/>
                                  <w:sz w:val="18"/>
                                  <w:szCs w:val="18"/>
                                </w:rPr>
                                <w:t>"</w:t>
                              </w:r>
                              <w:r>
                                <w:rPr>
                                  <w:rFonts w:hint="eastAsia"/>
                                  <w:color w:val="FF00FF"/>
                                  <w:sz w:val="18"/>
                                  <w:szCs w:val="18"/>
                                </w:rPr>
                                <w:t>Name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60</w:t>
                              </w:r>
                              <w:r w:rsidRPr="009C70D2">
                                <w:rPr>
                                  <w:rFonts w:hint="eastAsia"/>
                                  <w:sz w:val="18"/>
                                  <w:szCs w:val="18"/>
                                </w:rPr>
                                <w:t xml:space="preserve">, type: </w:t>
                              </w:r>
                              <w:r w:rsidRPr="009C70D2">
                                <w:rPr>
                                  <w:rFonts w:hint="eastAsia"/>
                                  <w:color w:val="FF00FF"/>
                                  <w:sz w:val="18"/>
                                  <w:szCs w:val="18"/>
                                </w:rPr>
                                <w:t>'input'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"col2"</w:t>
                              </w:r>
                              <w:r w:rsidRPr="009C70D2">
                                <w:rPr>
                                  <w:rFonts w:hint="eastAsia"/>
                                  <w:sz w:val="18"/>
                                  <w:szCs w:val="18"/>
                                </w:rPr>
                                <w:t>, caption:</w:t>
                              </w:r>
                              <w:r w:rsidRPr="009C70D2">
                                <w:rPr>
                                  <w:rFonts w:hint="eastAsia"/>
                                  <w:color w:val="FF00FF"/>
                                  <w:sz w:val="18"/>
                                  <w:szCs w:val="18"/>
                                </w:rPr>
                                <w:t>"</w:t>
                              </w:r>
                              <w:r>
                                <w:rPr>
                                  <w:rFonts w:hint="eastAsia"/>
                                  <w:color w:val="FF00FF"/>
                                  <w:sz w:val="18"/>
                                  <w:szCs w:val="18"/>
                                </w:rPr>
                                <w:t>Age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"number"</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"col3"</w:t>
                              </w:r>
                              <w:r w:rsidRPr="009C70D2">
                                <w:rPr>
                                  <w:rFonts w:hint="eastAsia"/>
                                  <w:sz w:val="18"/>
                                  <w:szCs w:val="18"/>
                                </w:rPr>
                                <w:t>, caption:</w:t>
                              </w:r>
                              <w:r w:rsidRPr="009C70D2">
                                <w:rPr>
                                  <w:rFonts w:hint="eastAsia"/>
                                  <w:color w:val="FF00FF"/>
                                  <w:sz w:val="18"/>
                                  <w:szCs w:val="18"/>
                                </w:rPr>
                                <w:t>"</w:t>
                              </w:r>
                              <w:r>
                                <w:rPr>
                                  <w:rFonts w:hint="eastAsia"/>
                                  <w:color w:val="FF00FF"/>
                                  <w:sz w:val="18"/>
                                  <w:szCs w:val="18"/>
                                </w:rPr>
                                <w:t>Gender</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"listbox"</w:t>
                              </w:r>
                              <w:r w:rsidRPr="009C70D2">
                                <w:rPr>
                                  <w:rFonts w:hint="eastAsia"/>
                                  <w:sz w:val="18"/>
                                  <w:szCs w:val="18"/>
                                </w:rPr>
                                <w:t>,</w:t>
                              </w:r>
                              <w:r>
                                <w:rPr>
                                  <w:rFonts w:hint="eastAsia"/>
                                  <w:sz w:val="18"/>
                                  <w:szCs w:val="18"/>
                                </w:rPr>
                                <w:t xml:space="preserve"> editable:true,</w:t>
                              </w:r>
                              <w:r w:rsidRPr="009C70D2">
                                <w:rPr>
                                  <w:rFonts w:hint="eastAsia"/>
                                  <w:sz w:val="18"/>
                                  <w:szCs w:val="18"/>
                                </w:rPr>
                                <w:t xml:space="preserve"> editorListItems:[{id:</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},{id:</w:t>
                              </w:r>
                              <w:r w:rsidRPr="009C70D2">
                                <w:rPr>
                                  <w:rFonts w:hint="eastAsia"/>
                                  <w:color w:val="FF00FF"/>
                                  <w:sz w:val="18"/>
                                  <w:szCs w:val="18"/>
                                </w:rPr>
                                <w:t>'female'</w:t>
                              </w:r>
                              <w:r w:rsidRPr="009C70D2">
                                <w:rPr>
                                  <w:rFonts w:hint="eastAsia"/>
                                  <w:sz w:val="18"/>
                                  <w:szCs w:val="18"/>
                                </w:rPr>
                                <w:t>,</w:t>
                              </w:r>
                              <w:r>
                                <w:rPr>
                                  <w:rFonts w:hint="eastAsia"/>
                                  <w:sz w:val="18"/>
                                  <w:szCs w:val="18"/>
                                </w:rPr>
                                <w:t xml:space="preserve"> </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]).setRows([</w:t>
                              </w:r>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Jack</w:t>
                              </w:r>
                              <w:r w:rsidRPr="009C70D2">
                                <w:rPr>
                                  <w:rFonts w:hint="eastAsia"/>
                                  <w:color w:val="FF00FF"/>
                                  <w:sz w:val="18"/>
                                  <w:szCs w:val="18"/>
                                </w:rPr>
                                <w:t>'</w:t>
                              </w:r>
                              <w:r w:rsidRPr="009C70D2">
                                <w:rPr>
                                  <w:rFonts w:hint="eastAsia"/>
                                  <w:sz w:val="18"/>
                                  <w:szCs w:val="18"/>
                                </w:rPr>
                                <w:t>,</w:t>
                              </w:r>
                              <w:r w:rsidRPr="009C70D2">
                                <w:rPr>
                                  <w:rFonts w:hint="eastAsia"/>
                                  <w:color w:val="800000"/>
                                  <w:sz w:val="18"/>
                                  <w:szCs w:val="18"/>
                                </w:rPr>
                                <w:t>23</w:t>
                              </w:r>
                              <w:r w:rsidRPr="009C70D2">
                                <w:rPr>
                                  <w:rFonts w:hint="eastAsia"/>
                                  <w:sz w:val="18"/>
                                  <w:szCs w:val="18"/>
                                </w:rPr>
                                <w:t>, {value:</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John</w:t>
                              </w:r>
                              <w:r w:rsidRPr="009C70D2">
                                <w:rPr>
                                  <w:rFonts w:hint="eastAsia"/>
                                  <w:color w:val="FF00FF"/>
                                  <w:sz w:val="18"/>
                                  <w:szCs w:val="18"/>
                                </w:rPr>
                                <w:t>'</w:t>
                              </w:r>
                              <w:r w:rsidRPr="009C70D2">
                                <w:rPr>
                                  <w:rFonts w:hint="eastAsia"/>
                                  <w:sz w:val="18"/>
                                  <w:szCs w:val="18"/>
                                </w:rPr>
                                <w:t>,</w:t>
                              </w:r>
                              <w:r w:rsidRPr="009C70D2">
                                <w:rPr>
                                  <w:rFonts w:hint="eastAsia"/>
                                  <w:color w:val="800000"/>
                                  <w:sz w:val="18"/>
                                  <w:szCs w:val="18"/>
                                </w:rPr>
                                <w:t>25</w:t>
                              </w:r>
                              <w:r w:rsidRPr="009C70D2">
                                <w:rPr>
                                  <w:rFonts w:hint="eastAsia"/>
                                  <w:sz w:val="18"/>
                                  <w:szCs w:val="18"/>
                                </w:rPr>
                                <w:t>, {value:</w:t>
                              </w:r>
                              <w:r w:rsidRPr="009C70D2">
                                <w:rPr>
                                  <w:rFonts w:hint="eastAsia"/>
                                  <w:color w:val="FF00FF"/>
                                  <w:sz w:val="18"/>
                                  <w:szCs w:val="18"/>
                                </w:rPr>
                                <w:t>'female'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rPr>
                                  <w:szCs w:val="18"/>
                                </w:rPr>
                              </w:pPr>
                              <w:r w:rsidRPr="009C70D2">
                                <w:rPr>
                                  <w:sz w:val="18"/>
                                  <w:szCs w:val="18"/>
                                </w:rPr>
                                <w:t>]).show(block)</w:t>
                              </w:r>
                            </w:p>
                          </w:txbxContent>
                        </wps:txbx>
                        <wps:bodyPr rot="0" vert="horz" wrap="square" lIns="54000" tIns="46800" rIns="54000" bIns="45720" anchor="t" anchorCtr="0" upright="1">
                          <a:spAutoFit/>
                        </wps:bodyPr>
                      </wps:wsp>
                      <wps:wsp>
                        <wps:cNvPr id="933" name="AutoShape 947"/>
                        <wps:cNvSpPr>
                          <a:spLocks noChangeArrowheads="1"/>
                        </wps:cNvSpPr>
                        <wps:spPr bwMode="auto">
                          <a:xfrm flipH="1">
                            <a:off x="2743200" y="693420"/>
                            <a:ext cx="1371600" cy="198120"/>
                          </a:xfrm>
                          <a:prstGeom prst="wedgeRoundRectCallout">
                            <a:avLst>
                              <a:gd name="adj1" fmla="val 21806"/>
                              <a:gd name="adj2" fmla="val 18750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his column is editable</w:t>
                              </w:r>
                            </w:p>
                          </w:txbxContent>
                        </wps:txbx>
                        <wps:bodyPr rot="0" vert="horz" wrap="square" lIns="0" tIns="0" rIns="0" bIns="0" anchor="t" anchorCtr="0" upright="1">
                          <a:noAutofit/>
                        </wps:bodyPr>
                      </wps:wsp>
                      <wps:wsp>
                        <wps:cNvPr id="934" name="AutoShape 948"/>
                        <wps:cNvSpPr>
                          <a:spLocks noChangeArrowheads="1"/>
                        </wps:cNvSpPr>
                        <wps:spPr bwMode="auto">
                          <a:xfrm flipH="1">
                            <a:off x="1257300" y="594360"/>
                            <a:ext cx="914400" cy="198120"/>
                          </a:xfrm>
                          <a:prstGeom prst="wedgeRoundRectCallout">
                            <a:avLst>
                              <a:gd name="adj1" fmla="val 85833"/>
                              <a:gd name="adj2" fmla="val -2628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uneditable</w:t>
                              </w:r>
                            </w:p>
                          </w:txbxContent>
                        </wps:txbx>
                        <wps:bodyPr rot="0" vert="horz" wrap="square" lIns="0" tIns="0" rIns="0" bIns="0" anchor="t" anchorCtr="0" upright="1">
                          <a:noAutofit/>
                        </wps:bodyPr>
                      </wps:wsp>
                    </wpc:wpc>
                  </a:graphicData>
                </a:graphic>
              </wp:inline>
            </w:drawing>
          </mc:Choice>
          <mc:Fallback>
            <w:pict>
              <v:group id="画布 943" o:spid="_x0000_s1704"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">
                <v:shape id="_x0000_s1705" type="#_x0000_t75" style="position:absolute;width:52578;height:21812;visibility:visible;mso-wrap-style:square">
                  <v:fill o:detectmouseclick="t"/>
                  <v:path o:connecttype="none"/>
                </v:shape>
                <v:shape id="Text Box 945" o:spid="_x0000_s1706"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lPecMA&#10;AADcAAAADwAAAGRycy9kb3ducmV2LnhtbESPT2sCMRTE74LfITyhN83WgujWKEWR7aXg3/tj87pZ&#10;3LwsSVzXb98UBI/DzPyGWa5724iOfKgdK3ifZCCIS6drrhScT7vxHESIyBobx6TgQQHWq+Fgibl2&#10;dz5Qd4yVSBAOOSowMba5lKE0ZDFMXEucvF/nLcYkfSW1x3uC20ZOs2wmLdacFgy2tDFUXo83q6C8&#10;bvttUV+M7252vteL4vEzK5R6G/VfnyAi9fEVfra/tYLFxxT+z6Qj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lPecMAAADcAAAADwAAAAAAAAAAAAAAAACYAgAAZHJzL2Rv&#10;d25yZXYueG1sUEsFBgAAAAAEAAQA9QAAAIgDAAAAAA==&#10;" strokeweight="1pt">
                  <v:textbox style="mso-fit-shape-to-text:t" inset="1.5mm,1.3mm,1.5mm">
                    <w:txbxContent>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block=</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.UI.Block({width:</w:t>
                        </w:r>
                        <w:r w:rsidRPr="009C70D2">
                          <w:rPr>
                            <w:color w:val="800000"/>
                            <w:sz w:val="18"/>
                            <w:szCs w:val="18"/>
                          </w:rPr>
                          <w:t>240</w:t>
                        </w:r>
                        <w:r w:rsidRPr="009C70D2">
                          <w:rPr>
                            <w:sz w:val="18"/>
                            <w:szCs w:val="18"/>
                          </w:rPr>
                          <w:t>,height:</w:t>
                        </w:r>
                        <w:r w:rsidRPr="009C70D2">
                          <w:rPr>
                            <w:color w:val="800000"/>
                            <w:sz w:val="18"/>
                            <w:szCs w:val="18"/>
                          </w:rPr>
                          <w:t>200</w:t>
                        </w:r>
                        <w:r w:rsidRPr="009C70D2">
                          <w:rPr>
                            <w:sz w:val="18"/>
                            <w:szCs w:val="18"/>
                          </w:rPr>
                          <w:t>}).show();</w:t>
                        </w:r>
                      </w:p>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tg=</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.UI.TreeGrid;</w:t>
                        </w:r>
                      </w:p>
                      <w:p w:rsidR="0023747D" w:rsidRPr="009C70D2" w:rsidRDefault="0023747D" w:rsidP="00375F9C">
                        <w:pPr>
                          <w:spacing w:line="240" w:lineRule="exact"/>
                          <w:rPr>
                            <w:sz w:val="18"/>
                            <w:szCs w:val="18"/>
                          </w:rPr>
                        </w:pPr>
                        <w:proofErr w:type="gramStart"/>
                        <w:r w:rsidRPr="009C70D2">
                          <w:rPr>
                            <w:sz w:val="18"/>
                            <w:szCs w:val="18"/>
                          </w:rPr>
                          <w:t>tg.setRowHandler(</w:t>
                        </w:r>
                        <w:proofErr w:type="gramEnd"/>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setEditable(</w:t>
                        </w:r>
                        <w:proofErr w:type="gramEnd"/>
                        <w:r>
                          <w:rPr>
                            <w:rFonts w:hint="eastAsia"/>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setHeader([</w:t>
                        </w:r>
                        <w:proofErr w:type="gramEnd"/>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"col1"</w:t>
                        </w:r>
                        <w:r w:rsidRPr="009C70D2">
                          <w:rPr>
                            <w:rFonts w:hint="eastAsia"/>
                            <w:sz w:val="18"/>
                            <w:szCs w:val="18"/>
                          </w:rPr>
                          <w:t>, caption:</w:t>
                        </w:r>
                        <w:r w:rsidRPr="009C70D2">
                          <w:rPr>
                            <w:rFonts w:hint="eastAsia"/>
                            <w:color w:val="FF00FF"/>
                            <w:sz w:val="18"/>
                            <w:szCs w:val="18"/>
                          </w:rPr>
                          <w:t>"</w:t>
                        </w:r>
                        <w:r>
                          <w:rPr>
                            <w:rFonts w:hint="eastAsia"/>
                            <w:color w:val="FF00FF"/>
                            <w:sz w:val="18"/>
                            <w:szCs w:val="18"/>
                          </w:rPr>
                          <w:t>Name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60</w:t>
                        </w:r>
                        <w:r w:rsidRPr="009C70D2">
                          <w:rPr>
                            <w:rFonts w:hint="eastAsia"/>
                            <w:sz w:val="18"/>
                            <w:szCs w:val="18"/>
                          </w:rPr>
                          <w:t xml:space="preserve">, type: </w:t>
                        </w:r>
                        <w:r w:rsidRPr="009C70D2">
                          <w:rPr>
                            <w:rFonts w:hint="eastAsia"/>
                            <w:color w:val="FF00FF"/>
                            <w:sz w:val="18"/>
                            <w:szCs w:val="18"/>
                          </w:rPr>
                          <w:t>'input'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"col2"</w:t>
                        </w:r>
                        <w:r w:rsidRPr="009C70D2">
                          <w:rPr>
                            <w:rFonts w:hint="eastAsia"/>
                            <w:sz w:val="18"/>
                            <w:szCs w:val="18"/>
                          </w:rPr>
                          <w:t>, caption:</w:t>
                        </w:r>
                        <w:r w:rsidRPr="009C70D2">
                          <w:rPr>
                            <w:rFonts w:hint="eastAsia"/>
                            <w:color w:val="FF00FF"/>
                            <w:sz w:val="18"/>
                            <w:szCs w:val="18"/>
                          </w:rPr>
                          <w:t>"</w:t>
                        </w:r>
                        <w:r>
                          <w:rPr>
                            <w:rFonts w:hint="eastAsia"/>
                            <w:color w:val="FF00FF"/>
                            <w:sz w:val="18"/>
                            <w:szCs w:val="18"/>
                          </w:rPr>
                          <w:t>Age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"number"</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"col3"</w:t>
                        </w:r>
                        <w:r w:rsidRPr="009C70D2">
                          <w:rPr>
                            <w:rFonts w:hint="eastAsia"/>
                            <w:sz w:val="18"/>
                            <w:szCs w:val="18"/>
                          </w:rPr>
                          <w:t>, caption:</w:t>
                        </w:r>
                        <w:r w:rsidRPr="009C70D2">
                          <w:rPr>
                            <w:rFonts w:hint="eastAsia"/>
                            <w:color w:val="FF00FF"/>
                            <w:sz w:val="18"/>
                            <w:szCs w:val="18"/>
                          </w:rPr>
                          <w:t>"</w:t>
                        </w:r>
                        <w:r>
                          <w:rPr>
                            <w:rFonts w:hint="eastAsia"/>
                            <w:color w:val="FF00FF"/>
                            <w:sz w:val="18"/>
                            <w:szCs w:val="18"/>
                          </w:rPr>
                          <w:t>Gender</w:t>
                        </w:r>
                        <w:r w:rsidRPr="009C70D2">
                          <w:rPr>
                            <w:rFonts w:hint="eastAsia"/>
                            <w:color w:val="FF00FF"/>
                            <w:sz w:val="18"/>
                            <w:szCs w:val="18"/>
                          </w:rPr>
                          <w:t>"</w:t>
                        </w:r>
                        <w:r w:rsidRPr="009C70D2">
                          <w:rPr>
                            <w:rFonts w:hint="eastAsia"/>
                            <w:sz w:val="18"/>
                            <w:szCs w:val="18"/>
                          </w:rPr>
                          <w:t>, width</w:t>
                        </w:r>
                        <w:proofErr w:type="gramStart"/>
                        <w:r w:rsidRPr="009C70D2">
                          <w:rPr>
                            <w:rFonts w:hint="eastAsia"/>
                            <w:sz w:val="18"/>
                            <w:szCs w:val="18"/>
                          </w:rPr>
                          <w:t>:</w:t>
                        </w:r>
                        <w:r w:rsidRPr="009C70D2">
                          <w:rPr>
                            <w:rFonts w:hint="eastAsia"/>
                            <w:color w:val="800000"/>
                            <w:sz w:val="18"/>
                            <w:szCs w:val="18"/>
                          </w:rPr>
                          <w:t>40</w:t>
                        </w:r>
                        <w:proofErr w:type="gramEnd"/>
                        <w:r w:rsidRPr="009C70D2">
                          <w:rPr>
                            <w:rFonts w:hint="eastAsia"/>
                            <w:sz w:val="18"/>
                            <w:szCs w:val="18"/>
                          </w:rPr>
                          <w:t xml:space="preserve">, type: </w:t>
                        </w:r>
                        <w:r w:rsidRPr="009C70D2">
                          <w:rPr>
                            <w:rFonts w:hint="eastAsia"/>
                            <w:color w:val="FF00FF"/>
                            <w:sz w:val="18"/>
                            <w:szCs w:val="18"/>
                          </w:rPr>
                          <w:t>"listbox"</w:t>
                        </w:r>
                        <w:r w:rsidRPr="009C70D2">
                          <w:rPr>
                            <w:rFonts w:hint="eastAsia"/>
                            <w:sz w:val="18"/>
                            <w:szCs w:val="18"/>
                          </w:rPr>
                          <w:t>,</w:t>
                        </w:r>
                        <w:r>
                          <w:rPr>
                            <w:rFonts w:hint="eastAsia"/>
                            <w:sz w:val="18"/>
                            <w:szCs w:val="18"/>
                          </w:rPr>
                          <w:t xml:space="preserve"> editable:true,</w:t>
                        </w:r>
                        <w:r w:rsidRPr="009C70D2">
                          <w:rPr>
                            <w:rFonts w:hint="eastAsia"/>
                            <w:sz w:val="18"/>
                            <w:szCs w:val="18"/>
                          </w:rPr>
                          <w:t xml:space="preserve"> editorListItems:[{id:</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},{id:</w:t>
                        </w:r>
                        <w:r w:rsidRPr="009C70D2">
                          <w:rPr>
                            <w:rFonts w:hint="eastAsia"/>
                            <w:color w:val="FF00FF"/>
                            <w:sz w:val="18"/>
                            <w:szCs w:val="18"/>
                          </w:rPr>
                          <w:t>'female'</w:t>
                        </w:r>
                        <w:r w:rsidRPr="009C70D2">
                          <w:rPr>
                            <w:rFonts w:hint="eastAsia"/>
                            <w:sz w:val="18"/>
                            <w:szCs w:val="18"/>
                          </w:rPr>
                          <w:t>,</w:t>
                        </w:r>
                        <w:r>
                          <w:rPr>
                            <w:rFonts w:hint="eastAsia"/>
                            <w:sz w:val="18"/>
                            <w:szCs w:val="18"/>
                          </w:rPr>
                          <w:t xml:space="preserve"> </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setRows([</w:t>
                        </w:r>
                        <w:proofErr w:type="gramEnd"/>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Jack</w:t>
                        </w:r>
                        <w:r w:rsidRPr="009C70D2">
                          <w:rPr>
                            <w:rFonts w:hint="eastAsia"/>
                            <w:color w:val="FF00FF"/>
                            <w:sz w:val="18"/>
                            <w:szCs w:val="18"/>
                          </w:rPr>
                          <w:t>'</w:t>
                        </w:r>
                        <w:proofErr w:type="gramStart"/>
                        <w:r w:rsidRPr="009C70D2">
                          <w:rPr>
                            <w:rFonts w:hint="eastAsia"/>
                            <w:sz w:val="18"/>
                            <w:szCs w:val="18"/>
                          </w:rPr>
                          <w:t>,</w:t>
                        </w:r>
                        <w:r w:rsidRPr="009C70D2">
                          <w:rPr>
                            <w:rFonts w:hint="eastAsia"/>
                            <w:color w:val="800000"/>
                            <w:sz w:val="18"/>
                            <w:szCs w:val="18"/>
                          </w:rPr>
                          <w:t>23</w:t>
                        </w:r>
                        <w:proofErr w:type="gramEnd"/>
                        <w:r w:rsidRPr="009C70D2">
                          <w:rPr>
                            <w:rFonts w:hint="eastAsia"/>
                            <w:sz w:val="18"/>
                            <w:szCs w:val="18"/>
                          </w:rPr>
                          <w:t>, {value:</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John</w:t>
                        </w:r>
                        <w:r w:rsidRPr="009C70D2">
                          <w:rPr>
                            <w:rFonts w:hint="eastAsia"/>
                            <w:color w:val="FF00FF"/>
                            <w:sz w:val="18"/>
                            <w:szCs w:val="18"/>
                          </w:rPr>
                          <w:t>'</w:t>
                        </w:r>
                        <w:proofErr w:type="gramStart"/>
                        <w:r w:rsidRPr="009C70D2">
                          <w:rPr>
                            <w:rFonts w:hint="eastAsia"/>
                            <w:sz w:val="18"/>
                            <w:szCs w:val="18"/>
                          </w:rPr>
                          <w:t>,</w:t>
                        </w:r>
                        <w:r w:rsidRPr="009C70D2">
                          <w:rPr>
                            <w:rFonts w:hint="eastAsia"/>
                            <w:color w:val="800000"/>
                            <w:sz w:val="18"/>
                            <w:szCs w:val="18"/>
                          </w:rPr>
                          <w:t>25</w:t>
                        </w:r>
                        <w:proofErr w:type="gramEnd"/>
                        <w:r w:rsidRPr="009C70D2">
                          <w:rPr>
                            <w:rFonts w:hint="eastAsia"/>
                            <w:sz w:val="18"/>
                            <w:szCs w:val="18"/>
                          </w:rPr>
                          <w:t>, {value:</w:t>
                        </w:r>
                        <w:r w:rsidRPr="009C70D2">
                          <w:rPr>
                            <w:rFonts w:hint="eastAsia"/>
                            <w:color w:val="FF00FF"/>
                            <w:sz w:val="18"/>
                            <w:szCs w:val="18"/>
                          </w:rPr>
                          <w:t>'female'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rPr>
                            <w:szCs w:val="18"/>
                          </w:rPr>
                        </w:pPr>
                        <w:r w:rsidRPr="009C70D2">
                          <w:rPr>
                            <w:sz w:val="18"/>
                            <w:szCs w:val="18"/>
                          </w:rPr>
                          <w:t>]).</w:t>
                        </w:r>
                        <w:proofErr w:type="gramStart"/>
                        <w:r w:rsidRPr="009C70D2">
                          <w:rPr>
                            <w:sz w:val="18"/>
                            <w:szCs w:val="18"/>
                          </w:rPr>
                          <w:t>show(</w:t>
                        </w:r>
                        <w:proofErr w:type="gramEnd"/>
                        <w:r w:rsidRPr="009C70D2">
                          <w:rPr>
                            <w:sz w:val="18"/>
                            <w:szCs w:val="18"/>
                          </w:rPr>
                          <w:t>block)</w:t>
                        </w:r>
                      </w:p>
                    </w:txbxContent>
                  </v:textbox>
                </v:shape>
                <v:shape id="AutoShape 947" o:spid="_x0000_s1707" type="#_x0000_t62" style="position:absolute;left:27432;top:6934;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3QA8YA&#10;AADcAAAADwAAAGRycy9kb3ducmV2LnhtbESPQWvCQBSE7wX/w/IKvRTdWEFt6kZECBWxh0a9P7Kv&#10;SUj2bcxuTeyv7wqFHoeZ+YZZrQfTiCt1rrKsYDqJQBDnVldcKDgd0/EShPPIGhvLpOBGDtbJ6GGF&#10;sbY9f9I184UIEHYxKii9b2MpXV6SQTexLXHwvmxn0AfZFVJ32Ae4aeRLFM2lwYrDQoktbUvK6+zb&#10;KPg57NNpWrkm2r8bel6c5339cVHq6XHYvIHwNPj/8F97pxW8zmZwP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3QA8YAAADcAAAADwAAAAAAAAAAAAAAAACYAgAAZHJz&#10;L2Rvd25yZXYueG1sUEsFBgAAAAAEAAQA9QAAAIsDAAAAAA==&#10;" adj="15510,51300" fillcolor="#ff9">
                  <v:textbox inset="0,0,0,0">
                    <w:txbxContent>
                      <w:p w:rsidR="0023747D" w:rsidRPr="000E23E9" w:rsidRDefault="0023747D" w:rsidP="00375F9C">
                        <w:pPr>
                          <w:rPr>
                            <w:szCs w:val="18"/>
                          </w:rPr>
                        </w:pPr>
                        <w:r>
                          <w:rPr>
                            <w:szCs w:val="18"/>
                          </w:rPr>
                          <w:t>T</w:t>
                        </w:r>
                        <w:r>
                          <w:rPr>
                            <w:rFonts w:hint="eastAsia"/>
                            <w:szCs w:val="18"/>
                          </w:rPr>
                          <w:t>his column is editable</w:t>
                        </w:r>
                      </w:p>
                    </w:txbxContent>
                  </v:textbox>
                </v:shape>
                <v:shape id="AutoShape 948" o:spid="_x0000_s1708" type="#_x0000_t62" style="position:absolute;left:12573;top:5943;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Wr+MIA&#10;AADcAAAADwAAAGRycy9kb3ducmV2LnhtbESPW4vCMBSE3xf8D+EIviyaqouXahQRCj4trJf3Q3Ns&#10;i81JSaKt/94Iwj4OM/MNs952phYPcr6yrGA8SkAQ51ZXXCg4n7LhAoQPyBpry6TgSR62m97XGlNt&#10;W/6jxzEUIkLYp6igDKFJpfR5SQb9yDbE0btaZzBE6QqpHbYRbmo5SZKZNFhxXCixoX1J+e14Nwrm&#10;2oZWXne/jr4PNL4llyzbZ0oN+t1uBSJQF/7Dn/ZBK1hOf+B9Jh4B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tav4wgAAANwAAAAPAAAAAAAAAAAAAAAAAJgCAABkcnMvZG93&#10;bnJldi54bWxQSwUGAAAAAAQABAD1AAAAhwMAAAAA&#10;" adj="29340,5123" fillcolor="#ff9">
                  <v:textbox inset="0,0,0,0">
                    <w:txbxContent>
                      <w:p w:rsidR="0023747D" w:rsidRPr="000E23E9" w:rsidRDefault="0023747D" w:rsidP="00375F9C">
                        <w:pPr>
                          <w:rPr>
                            <w:szCs w:val="18"/>
                          </w:rPr>
                        </w:pPr>
                        <w:r>
                          <w:rPr>
                            <w:szCs w:val="18"/>
                          </w:rPr>
                          <w:t>S</w:t>
                        </w:r>
                        <w:r>
                          <w:rPr>
                            <w:rFonts w:hint="eastAsia"/>
                            <w:szCs w:val="18"/>
                          </w:rPr>
                          <w:t>ets uneditable</w:t>
                        </w:r>
                      </w:p>
                    </w:txbxContent>
                  </v:textbox>
                </v:shape>
                <w10:anchorlock/>
              </v:group>
            </w:pict>
          </mc:Fallback>
        </mc:AlternateContent>
      </w:r>
    </w:p>
    <w:p w:rsidR="00375F9C" w:rsidRDefault="00375F9C" w:rsidP="00375F9C">
      <w:pPr>
        <w:rPr>
          <w:b/>
        </w:rPr>
      </w:pPr>
      <w:r w:rsidRPr="00CD2EDB">
        <w:rPr>
          <w:rFonts w:hint="eastAsia"/>
          <w:b/>
        </w:rPr>
        <w:t>Output:</w:t>
      </w:r>
    </w:p>
    <w:p w:rsidR="00375F9C" w:rsidRPr="00CD2EDB" w:rsidRDefault="005C781A" w:rsidP="00375F9C">
      <w:pPr>
        <w:rPr>
          <w:b/>
        </w:rPr>
      </w:pPr>
      <w:r>
        <w:rPr>
          <w:rFonts w:hint="eastAsia"/>
          <w:b/>
          <w:noProof/>
        </w:rPr>
        <w:lastRenderedPageBreak/>
        <w:drawing>
          <wp:inline distT="0" distB="0" distL="0" distR="0" wp14:anchorId="29C30AA7" wp14:editId="3A7C6E0D">
            <wp:extent cx="2352675" cy="1114425"/>
            <wp:effectExtent l="0" t="0" r="9525" b="952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352675" cy="1114425"/>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t xml:space="preserve"> </w:t>
      </w:r>
      <w:bookmarkStart w:id="161" w:name="_Toc356466294"/>
      <w:r>
        <w:rPr>
          <w:rFonts w:hint="eastAsia"/>
        </w:rPr>
        <w:t>Editable row</w:t>
      </w:r>
      <w:bookmarkEnd w:id="161"/>
      <w:r>
        <w:rPr>
          <w:rFonts w:hint="eastAsia"/>
        </w:rPr>
        <w:t xml:space="preserve"> </w:t>
      </w:r>
    </w:p>
    <w:p w:rsidR="00375F9C" w:rsidRPr="00CD2EDB" w:rsidRDefault="00375F9C" w:rsidP="00375F9C">
      <w:pPr>
        <w:rPr>
          <w:b/>
        </w:rPr>
      </w:pPr>
      <w:r w:rsidRPr="00CD2EDB">
        <w:rPr>
          <w:rFonts w:hint="eastAsia"/>
          <w:b/>
        </w:rPr>
        <w:t>I</w:t>
      </w:r>
      <w:r w:rsidRPr="00CD2EDB">
        <w:rPr>
          <w:b/>
        </w:rPr>
        <w:t>n</w:t>
      </w:r>
      <w:r w:rsidRPr="00CD2EDB">
        <w:rPr>
          <w:rFonts w:hint="eastAsia"/>
          <w:b/>
        </w:rPr>
        <w:t>put:</w:t>
      </w:r>
    </w:p>
    <w:p w:rsidR="00375F9C" w:rsidRDefault="005C781A" w:rsidP="00375F9C">
      <w:r>
        <w:rPr>
          <w:noProof/>
        </w:rPr>
        <mc:AlternateContent>
          <mc:Choice Requires="wpc">
            <w:drawing>
              <wp:inline distT="0" distB="0" distL="0" distR="0" wp14:anchorId="5296CA34" wp14:editId="7DD812CA">
                <wp:extent cx="5257800" cy="2135505"/>
                <wp:effectExtent l="9525" t="0" r="9525" b="7620"/>
                <wp:docPr id="949" name="画布 9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29" name="Text Box 951"/>
                        <wps:cNvSpPr txBox="1">
                          <a:spLocks noChangeArrowheads="1"/>
                        </wps:cNvSpPr>
                        <wps:spPr bwMode="auto">
                          <a:xfrm>
                            <a:off x="0" y="48895"/>
                            <a:ext cx="5257800" cy="2086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0D2" w:rsidRDefault="0023747D" w:rsidP="00375F9C">
                              <w:pPr>
                                <w:spacing w:line="240" w:lineRule="exact"/>
                                <w:rPr>
                                  <w:sz w:val="18"/>
                                  <w:szCs w:val="18"/>
                                </w:rPr>
                              </w:pPr>
                              <w:r w:rsidRPr="009C70D2">
                                <w:rPr>
                                  <w:color w:val="0000FF"/>
                                  <w:sz w:val="18"/>
                                  <w:szCs w:val="18"/>
                                </w:rPr>
                                <w:t>var</w:t>
                              </w:r>
                              <w:r w:rsidRPr="009C70D2">
                                <w:rPr>
                                  <w:sz w:val="18"/>
                                  <w:szCs w:val="18"/>
                                </w:rPr>
                                <w:t xml:space="preserve"> block=</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.UI.Block({width:</w:t>
                              </w:r>
                              <w:r w:rsidRPr="009C70D2">
                                <w:rPr>
                                  <w:color w:val="800000"/>
                                  <w:sz w:val="18"/>
                                  <w:szCs w:val="18"/>
                                </w:rPr>
                                <w:t>240</w:t>
                              </w:r>
                              <w:r w:rsidRPr="009C70D2">
                                <w:rPr>
                                  <w:sz w:val="18"/>
                                  <w:szCs w:val="18"/>
                                </w:rPr>
                                <w:t>,height:</w:t>
                              </w:r>
                              <w:r w:rsidRPr="009C70D2">
                                <w:rPr>
                                  <w:color w:val="800000"/>
                                  <w:sz w:val="18"/>
                                  <w:szCs w:val="18"/>
                                </w:rPr>
                                <w:t>200</w:t>
                              </w:r>
                              <w:r w:rsidRPr="009C70D2">
                                <w:rPr>
                                  <w:sz w:val="18"/>
                                  <w:szCs w:val="18"/>
                                </w:rPr>
                                <w:t>}).show();</w:t>
                              </w:r>
                            </w:p>
                            <w:p w:rsidR="0023747D" w:rsidRPr="009C70D2" w:rsidRDefault="0023747D" w:rsidP="00375F9C">
                              <w:pPr>
                                <w:spacing w:line="240" w:lineRule="exact"/>
                                <w:rPr>
                                  <w:sz w:val="18"/>
                                  <w:szCs w:val="18"/>
                                </w:rPr>
                              </w:pPr>
                              <w:r w:rsidRPr="009C70D2">
                                <w:rPr>
                                  <w:color w:val="0000FF"/>
                                  <w:sz w:val="18"/>
                                  <w:szCs w:val="18"/>
                                </w:rPr>
                                <w:t>var</w:t>
                              </w:r>
                              <w:r w:rsidRPr="009C70D2">
                                <w:rPr>
                                  <w:sz w:val="18"/>
                                  <w:szCs w:val="18"/>
                                </w:rPr>
                                <w:t xml:space="preserve"> tg=</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.UI.TreeGrid;</w:t>
                              </w:r>
                            </w:p>
                            <w:p w:rsidR="0023747D" w:rsidRPr="009C70D2" w:rsidRDefault="0023747D" w:rsidP="00375F9C">
                              <w:pPr>
                                <w:spacing w:line="240" w:lineRule="exact"/>
                                <w:rPr>
                                  <w:sz w:val="18"/>
                                  <w:szCs w:val="18"/>
                                </w:rPr>
                              </w:pPr>
                              <w:r w:rsidRPr="009C70D2">
                                <w:rPr>
                                  <w:sz w:val="18"/>
                                  <w:szCs w:val="18"/>
                                </w:rPr>
                                <w:t>tg.setRowHandler(</w:t>
                              </w:r>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.setEditable(</w:t>
                              </w:r>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.setHeader([</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"col1"</w:t>
                              </w:r>
                              <w:r w:rsidRPr="009C70D2">
                                <w:rPr>
                                  <w:rFonts w:hint="eastAsia"/>
                                  <w:sz w:val="18"/>
                                  <w:szCs w:val="18"/>
                                </w:rPr>
                                <w:t>, caption:</w:t>
                              </w:r>
                              <w:r w:rsidRPr="009C70D2">
                                <w:rPr>
                                  <w:rFonts w:hint="eastAsia"/>
                                  <w:color w:val="FF00FF"/>
                                  <w:sz w:val="18"/>
                                  <w:szCs w:val="18"/>
                                </w:rPr>
                                <w:t>"</w:t>
                              </w:r>
                              <w:r>
                                <w:rPr>
                                  <w:rFonts w:hint="eastAsia"/>
                                  <w:color w:val="FF00FF"/>
                                  <w:sz w:val="18"/>
                                  <w:szCs w:val="18"/>
                                </w:rPr>
                                <w:t>Name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60</w:t>
                              </w:r>
                              <w:r w:rsidRPr="009C70D2">
                                <w:rPr>
                                  <w:rFonts w:hint="eastAsia"/>
                                  <w:sz w:val="18"/>
                                  <w:szCs w:val="18"/>
                                </w:rPr>
                                <w:t xml:space="preserve">, type: </w:t>
                              </w:r>
                              <w:r w:rsidRPr="009C70D2">
                                <w:rPr>
                                  <w:rFonts w:hint="eastAsia"/>
                                  <w:color w:val="FF00FF"/>
                                  <w:sz w:val="18"/>
                                  <w:szCs w:val="18"/>
                                </w:rPr>
                                <w:t>'input'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"col2"</w:t>
                              </w:r>
                              <w:r w:rsidRPr="009C70D2">
                                <w:rPr>
                                  <w:rFonts w:hint="eastAsia"/>
                                  <w:sz w:val="18"/>
                                  <w:szCs w:val="18"/>
                                </w:rPr>
                                <w:t>, caption:</w:t>
                              </w:r>
                              <w:r w:rsidRPr="009C70D2">
                                <w:rPr>
                                  <w:rFonts w:hint="eastAsia"/>
                                  <w:color w:val="FF00FF"/>
                                  <w:sz w:val="18"/>
                                  <w:szCs w:val="18"/>
                                </w:rPr>
                                <w:t>"</w:t>
                              </w:r>
                              <w:r>
                                <w:rPr>
                                  <w:rFonts w:hint="eastAsia"/>
                                  <w:color w:val="FF00FF"/>
                                  <w:sz w:val="18"/>
                                  <w:szCs w:val="18"/>
                                </w:rPr>
                                <w:t>Age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"number"</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"col3"</w:t>
                              </w:r>
                              <w:r w:rsidRPr="009C70D2">
                                <w:rPr>
                                  <w:rFonts w:hint="eastAsia"/>
                                  <w:sz w:val="18"/>
                                  <w:szCs w:val="18"/>
                                </w:rPr>
                                <w:t>, caption:</w:t>
                              </w:r>
                              <w:r w:rsidRPr="009C70D2">
                                <w:rPr>
                                  <w:rFonts w:hint="eastAsia"/>
                                  <w:color w:val="FF00FF"/>
                                  <w:sz w:val="18"/>
                                  <w:szCs w:val="18"/>
                                </w:rPr>
                                <w:t>"</w:t>
                              </w:r>
                              <w:r>
                                <w:rPr>
                                  <w:rFonts w:hint="eastAsia"/>
                                  <w:color w:val="FF00FF"/>
                                  <w:sz w:val="18"/>
                                  <w:szCs w:val="18"/>
                                </w:rPr>
                                <w:t>Gender</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"listbox"</w:t>
                              </w:r>
                              <w:r w:rsidRPr="009C70D2">
                                <w:rPr>
                                  <w:rFonts w:hint="eastAsia"/>
                                  <w:sz w:val="18"/>
                                  <w:szCs w:val="18"/>
                                </w:rPr>
                                <w:t>, editorListItems:[{id:</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},{id:</w:t>
                              </w:r>
                              <w:r w:rsidRPr="009C70D2">
                                <w:rPr>
                                  <w:rFonts w:hint="eastAsia"/>
                                  <w:color w:val="FF00FF"/>
                                  <w:sz w:val="18"/>
                                  <w:szCs w:val="18"/>
                                </w:rPr>
                                <w:t>'female'</w:t>
                              </w:r>
                              <w:r w:rsidRPr="009C70D2">
                                <w:rPr>
                                  <w:rFonts w:hint="eastAsia"/>
                                  <w:sz w:val="18"/>
                                  <w:szCs w:val="18"/>
                                </w:rPr>
                                <w:t>,</w:t>
                              </w:r>
                              <w:r>
                                <w:rPr>
                                  <w:rFonts w:hint="eastAsia"/>
                                  <w:sz w:val="18"/>
                                  <w:szCs w:val="18"/>
                                </w:rPr>
                                <w:t xml:space="preserve"> </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]).setRows([</w:t>
                              </w:r>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Jack</w:t>
                              </w:r>
                              <w:r w:rsidRPr="009C70D2">
                                <w:rPr>
                                  <w:rFonts w:hint="eastAsia"/>
                                  <w:color w:val="FF00FF"/>
                                  <w:sz w:val="18"/>
                                  <w:szCs w:val="18"/>
                                </w:rPr>
                                <w:t>'</w:t>
                              </w:r>
                              <w:r w:rsidRPr="009C70D2">
                                <w:rPr>
                                  <w:rFonts w:hint="eastAsia"/>
                                  <w:sz w:val="18"/>
                                  <w:szCs w:val="18"/>
                                </w:rPr>
                                <w:t>,</w:t>
                              </w:r>
                              <w:r w:rsidRPr="009C70D2">
                                <w:rPr>
                                  <w:rFonts w:hint="eastAsia"/>
                                  <w:color w:val="800000"/>
                                  <w:sz w:val="18"/>
                                  <w:szCs w:val="18"/>
                                </w:rPr>
                                <w:t>23</w:t>
                              </w:r>
                              <w:r w:rsidRPr="009C70D2">
                                <w:rPr>
                                  <w:rFonts w:hint="eastAsia"/>
                                  <w:sz w:val="18"/>
                                  <w:szCs w:val="18"/>
                                </w:rPr>
                                <w:t>, {value:</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 xml:space="preserve">    {cells:[</w:t>
                              </w:r>
                              <w:r w:rsidRPr="009C70D2">
                                <w:rPr>
                                  <w:rFonts w:hint="eastAsia"/>
                                  <w:color w:val="FF00FF"/>
                                  <w:sz w:val="18"/>
                                  <w:szCs w:val="18"/>
                                </w:rPr>
                                <w:t>'</w:t>
                              </w:r>
                              <w:r>
                                <w:rPr>
                                  <w:rFonts w:hint="eastAsia"/>
                                  <w:color w:val="FF00FF"/>
                                  <w:sz w:val="18"/>
                                  <w:szCs w:val="18"/>
                                </w:rPr>
                                <w:t>John</w:t>
                              </w:r>
                              <w:r w:rsidRPr="009C70D2">
                                <w:rPr>
                                  <w:rFonts w:hint="eastAsia"/>
                                  <w:color w:val="FF00FF"/>
                                  <w:sz w:val="18"/>
                                  <w:szCs w:val="18"/>
                                </w:rPr>
                                <w:t>'</w:t>
                              </w:r>
                              <w:r w:rsidRPr="009C70D2">
                                <w:rPr>
                                  <w:rFonts w:hint="eastAsia"/>
                                  <w:sz w:val="18"/>
                                  <w:szCs w:val="18"/>
                                </w:rPr>
                                <w:t>,</w:t>
                              </w:r>
                              <w:r w:rsidRPr="009C70D2">
                                <w:rPr>
                                  <w:rFonts w:hint="eastAsia"/>
                                  <w:color w:val="800000"/>
                                  <w:sz w:val="18"/>
                                  <w:szCs w:val="18"/>
                                </w:rPr>
                                <w:t>25</w:t>
                              </w:r>
                              <w:r w:rsidRPr="009C70D2">
                                <w:rPr>
                                  <w:rFonts w:hint="eastAsia"/>
                                  <w:sz w:val="18"/>
                                  <w:szCs w:val="18"/>
                                </w:rPr>
                                <w:t>, {value:</w:t>
                              </w:r>
                              <w:r w:rsidRPr="009C70D2">
                                <w:rPr>
                                  <w:rFonts w:hint="eastAsia"/>
                                  <w:color w:val="FF00FF"/>
                                  <w:sz w:val="18"/>
                                  <w:szCs w:val="18"/>
                                </w:rPr>
                                <w:t>'female'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}],editable:</w:t>
                              </w:r>
                              <w:r w:rsidRPr="009C70D2">
                                <w:rPr>
                                  <w:rFonts w:hint="eastAsia"/>
                                  <w:color w:val="0000FF"/>
                                  <w:sz w:val="18"/>
                                  <w:szCs w:val="18"/>
                                </w:rPr>
                                <w:t>true</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]).show(block)</w:t>
                              </w:r>
                            </w:p>
                          </w:txbxContent>
                        </wps:txbx>
                        <wps:bodyPr rot="0" vert="horz" wrap="square" lIns="54000" tIns="46800" rIns="54000" bIns="45720" anchor="t" anchorCtr="0" upright="1">
                          <a:spAutoFit/>
                        </wps:bodyPr>
                      </wps:wsp>
                      <wps:wsp>
                        <wps:cNvPr id="930" name="AutoShape 952"/>
                        <wps:cNvSpPr>
                          <a:spLocks noChangeArrowheads="1"/>
                        </wps:cNvSpPr>
                        <wps:spPr bwMode="auto">
                          <a:xfrm flipH="1">
                            <a:off x="2628900" y="1386840"/>
                            <a:ext cx="1257300" cy="198120"/>
                          </a:xfrm>
                          <a:prstGeom prst="wedgeRoundRectCallout">
                            <a:avLst>
                              <a:gd name="adj1" fmla="val 40454"/>
                              <a:gd name="adj2" fmla="val 15865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This row is editable</w:t>
                              </w:r>
                            </w:p>
                          </w:txbxContent>
                        </wps:txbx>
                        <wps:bodyPr rot="0" vert="horz" wrap="square" lIns="0" tIns="0" rIns="0" bIns="0" anchor="t" anchorCtr="0" upright="1">
                          <a:noAutofit/>
                        </wps:bodyPr>
                      </wps:wsp>
                      <wps:wsp>
                        <wps:cNvPr id="931" name="AutoShape 953"/>
                        <wps:cNvSpPr>
                          <a:spLocks noChangeArrowheads="1"/>
                        </wps:cNvSpPr>
                        <wps:spPr bwMode="auto">
                          <a:xfrm flipH="1">
                            <a:off x="1257300" y="594360"/>
                            <a:ext cx="914400" cy="198120"/>
                          </a:xfrm>
                          <a:prstGeom prst="wedgeRoundRectCallout">
                            <a:avLst>
                              <a:gd name="adj1" fmla="val 85833"/>
                              <a:gd name="adj2" fmla="val -2628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uneditable</w:t>
                              </w:r>
                            </w:p>
                            <w:p w:rsidR="0023747D" w:rsidRPr="00CD2EDB"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949" o:spid="_x0000_s1709" editas="canvas" style="width:414pt;height:168.15pt;mso-position-horizontal-relative:char;mso-position-vertical-relative:line" coordsize="52578,2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">
                <v:shape id="_x0000_s1710" type="#_x0000_t75" style="position:absolute;width:52578;height:21355;visibility:visible;mso-wrap-style:square">
                  <v:fill o:detectmouseclick="t"/>
                  <v:path o:connecttype="none"/>
                </v:shape>
                <v:shape id="Text Box 951" o:spid="_x0000_s1711" type="#_x0000_t202" style="position:absolute;top:488;width:52578;height:20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RL1cMA&#10;AADcAAAADwAAAGRycy9kb3ducmV2LnhtbESPT4vCMBTE7wv7HcJb2Nua6kFsNYooS/ciuP65P5pn&#10;U2xeShJr/fYbQdjjMDO/YRarwbaiJx8axwrGowwEceV0w7WC0/H7awYiRGSNrWNS8KAAq+X72wIL&#10;7e78S/0h1iJBOBSowMTYFVKGypDFMHIdcfIuzluMSfpaao/3BLetnGTZVFpsOC0Y7GhjqLoeblZB&#10;dd0O27I5G9/f7Gyv8/Kxm5ZKfX4M6zmISEP8D7/aP1pBPsnheSYd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RL1cMAAADcAAAADwAAAAAAAAAAAAAAAACYAgAAZHJzL2Rv&#10;d25yZXYueG1sUEsFBgAAAAAEAAQA9QAAAIgDAAAAAA==&#10;" strokeweight="1pt">
                  <v:textbox style="mso-fit-shape-to-text:t" inset="1.5mm,1.3mm,1.5mm">
                    <w:txbxContent>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block=</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.UI.Block({width:</w:t>
                        </w:r>
                        <w:r w:rsidRPr="009C70D2">
                          <w:rPr>
                            <w:color w:val="800000"/>
                            <w:sz w:val="18"/>
                            <w:szCs w:val="18"/>
                          </w:rPr>
                          <w:t>240</w:t>
                        </w:r>
                        <w:r w:rsidRPr="009C70D2">
                          <w:rPr>
                            <w:sz w:val="18"/>
                            <w:szCs w:val="18"/>
                          </w:rPr>
                          <w:t>,height:</w:t>
                        </w:r>
                        <w:r w:rsidRPr="009C70D2">
                          <w:rPr>
                            <w:color w:val="800000"/>
                            <w:sz w:val="18"/>
                            <w:szCs w:val="18"/>
                          </w:rPr>
                          <w:t>200</w:t>
                        </w:r>
                        <w:r w:rsidRPr="009C70D2">
                          <w:rPr>
                            <w:sz w:val="18"/>
                            <w:szCs w:val="18"/>
                          </w:rPr>
                          <w:t>}).show();</w:t>
                        </w:r>
                      </w:p>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tg=</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.UI.TreeGrid;</w:t>
                        </w:r>
                      </w:p>
                      <w:p w:rsidR="0023747D" w:rsidRPr="009C70D2" w:rsidRDefault="0023747D" w:rsidP="00375F9C">
                        <w:pPr>
                          <w:spacing w:line="240" w:lineRule="exact"/>
                          <w:rPr>
                            <w:sz w:val="18"/>
                            <w:szCs w:val="18"/>
                          </w:rPr>
                        </w:pPr>
                        <w:proofErr w:type="gramStart"/>
                        <w:r w:rsidRPr="009C70D2">
                          <w:rPr>
                            <w:sz w:val="18"/>
                            <w:szCs w:val="18"/>
                          </w:rPr>
                          <w:t>tg.setRowHandler(</w:t>
                        </w:r>
                        <w:proofErr w:type="gramEnd"/>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setEditable(</w:t>
                        </w:r>
                        <w:proofErr w:type="gramEnd"/>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setHeader([</w:t>
                        </w:r>
                        <w:proofErr w:type="gramEnd"/>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"col1"</w:t>
                        </w:r>
                        <w:r w:rsidRPr="009C70D2">
                          <w:rPr>
                            <w:rFonts w:hint="eastAsia"/>
                            <w:sz w:val="18"/>
                            <w:szCs w:val="18"/>
                          </w:rPr>
                          <w:t>, caption:</w:t>
                        </w:r>
                        <w:r w:rsidRPr="009C70D2">
                          <w:rPr>
                            <w:rFonts w:hint="eastAsia"/>
                            <w:color w:val="FF00FF"/>
                            <w:sz w:val="18"/>
                            <w:szCs w:val="18"/>
                          </w:rPr>
                          <w:t>"</w:t>
                        </w:r>
                        <w:r>
                          <w:rPr>
                            <w:rFonts w:hint="eastAsia"/>
                            <w:color w:val="FF00FF"/>
                            <w:sz w:val="18"/>
                            <w:szCs w:val="18"/>
                          </w:rPr>
                          <w:t>Name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60</w:t>
                        </w:r>
                        <w:r w:rsidRPr="009C70D2">
                          <w:rPr>
                            <w:rFonts w:hint="eastAsia"/>
                            <w:sz w:val="18"/>
                            <w:szCs w:val="18"/>
                          </w:rPr>
                          <w:t xml:space="preserve">, type: </w:t>
                        </w:r>
                        <w:r w:rsidRPr="009C70D2">
                          <w:rPr>
                            <w:rFonts w:hint="eastAsia"/>
                            <w:color w:val="FF00FF"/>
                            <w:sz w:val="18"/>
                            <w:szCs w:val="18"/>
                          </w:rPr>
                          <w:t>'input'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"col2"</w:t>
                        </w:r>
                        <w:r w:rsidRPr="009C70D2">
                          <w:rPr>
                            <w:rFonts w:hint="eastAsia"/>
                            <w:sz w:val="18"/>
                            <w:szCs w:val="18"/>
                          </w:rPr>
                          <w:t>, caption:</w:t>
                        </w:r>
                        <w:r w:rsidRPr="009C70D2">
                          <w:rPr>
                            <w:rFonts w:hint="eastAsia"/>
                            <w:color w:val="FF00FF"/>
                            <w:sz w:val="18"/>
                            <w:szCs w:val="18"/>
                          </w:rPr>
                          <w:t>"</w:t>
                        </w:r>
                        <w:r>
                          <w:rPr>
                            <w:rFonts w:hint="eastAsia"/>
                            <w:color w:val="FF00FF"/>
                            <w:sz w:val="18"/>
                            <w:szCs w:val="18"/>
                          </w:rPr>
                          <w:t>Age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"number"</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"col3"</w:t>
                        </w:r>
                        <w:r w:rsidRPr="009C70D2">
                          <w:rPr>
                            <w:rFonts w:hint="eastAsia"/>
                            <w:sz w:val="18"/>
                            <w:szCs w:val="18"/>
                          </w:rPr>
                          <w:t>, caption:</w:t>
                        </w:r>
                        <w:r w:rsidRPr="009C70D2">
                          <w:rPr>
                            <w:rFonts w:hint="eastAsia"/>
                            <w:color w:val="FF00FF"/>
                            <w:sz w:val="18"/>
                            <w:szCs w:val="18"/>
                          </w:rPr>
                          <w:t>"</w:t>
                        </w:r>
                        <w:r>
                          <w:rPr>
                            <w:rFonts w:hint="eastAsia"/>
                            <w:color w:val="FF00FF"/>
                            <w:sz w:val="18"/>
                            <w:szCs w:val="18"/>
                          </w:rPr>
                          <w:t>Gender</w:t>
                        </w:r>
                        <w:r w:rsidRPr="009C70D2">
                          <w:rPr>
                            <w:rFonts w:hint="eastAsia"/>
                            <w:color w:val="FF00FF"/>
                            <w:sz w:val="18"/>
                            <w:szCs w:val="18"/>
                          </w:rPr>
                          <w:t>"</w:t>
                        </w:r>
                        <w:r w:rsidRPr="009C70D2">
                          <w:rPr>
                            <w:rFonts w:hint="eastAsia"/>
                            <w:sz w:val="18"/>
                            <w:szCs w:val="18"/>
                          </w:rPr>
                          <w:t>, width</w:t>
                        </w:r>
                        <w:proofErr w:type="gramStart"/>
                        <w:r w:rsidRPr="009C70D2">
                          <w:rPr>
                            <w:rFonts w:hint="eastAsia"/>
                            <w:sz w:val="18"/>
                            <w:szCs w:val="18"/>
                          </w:rPr>
                          <w:t>:</w:t>
                        </w:r>
                        <w:r w:rsidRPr="009C70D2">
                          <w:rPr>
                            <w:rFonts w:hint="eastAsia"/>
                            <w:color w:val="800000"/>
                            <w:sz w:val="18"/>
                            <w:szCs w:val="18"/>
                          </w:rPr>
                          <w:t>40</w:t>
                        </w:r>
                        <w:proofErr w:type="gramEnd"/>
                        <w:r w:rsidRPr="009C70D2">
                          <w:rPr>
                            <w:rFonts w:hint="eastAsia"/>
                            <w:sz w:val="18"/>
                            <w:szCs w:val="18"/>
                          </w:rPr>
                          <w:t xml:space="preserve">, type: </w:t>
                        </w:r>
                        <w:r w:rsidRPr="009C70D2">
                          <w:rPr>
                            <w:rFonts w:hint="eastAsia"/>
                            <w:color w:val="FF00FF"/>
                            <w:sz w:val="18"/>
                            <w:szCs w:val="18"/>
                          </w:rPr>
                          <w:t>"listbox"</w:t>
                        </w:r>
                        <w:r w:rsidRPr="009C70D2">
                          <w:rPr>
                            <w:rFonts w:hint="eastAsia"/>
                            <w:sz w:val="18"/>
                            <w:szCs w:val="18"/>
                          </w:rPr>
                          <w:t>, editorListItems:[{id:</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},{id:</w:t>
                        </w:r>
                        <w:r w:rsidRPr="009C70D2">
                          <w:rPr>
                            <w:rFonts w:hint="eastAsia"/>
                            <w:color w:val="FF00FF"/>
                            <w:sz w:val="18"/>
                            <w:szCs w:val="18"/>
                          </w:rPr>
                          <w:t>'female'</w:t>
                        </w:r>
                        <w:r w:rsidRPr="009C70D2">
                          <w:rPr>
                            <w:rFonts w:hint="eastAsia"/>
                            <w:sz w:val="18"/>
                            <w:szCs w:val="18"/>
                          </w:rPr>
                          <w:t>,</w:t>
                        </w:r>
                        <w:r>
                          <w:rPr>
                            <w:rFonts w:hint="eastAsia"/>
                            <w:sz w:val="18"/>
                            <w:szCs w:val="18"/>
                          </w:rPr>
                          <w:t xml:space="preserve"> </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setRows([</w:t>
                        </w:r>
                        <w:proofErr w:type="gramEnd"/>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Jack</w:t>
                        </w:r>
                        <w:r w:rsidRPr="009C70D2">
                          <w:rPr>
                            <w:rFonts w:hint="eastAsia"/>
                            <w:color w:val="FF00FF"/>
                            <w:sz w:val="18"/>
                            <w:szCs w:val="18"/>
                          </w:rPr>
                          <w:t>'</w:t>
                        </w:r>
                        <w:proofErr w:type="gramStart"/>
                        <w:r w:rsidRPr="009C70D2">
                          <w:rPr>
                            <w:rFonts w:hint="eastAsia"/>
                            <w:sz w:val="18"/>
                            <w:szCs w:val="18"/>
                          </w:rPr>
                          <w:t>,</w:t>
                        </w:r>
                        <w:r w:rsidRPr="009C70D2">
                          <w:rPr>
                            <w:rFonts w:hint="eastAsia"/>
                            <w:color w:val="800000"/>
                            <w:sz w:val="18"/>
                            <w:szCs w:val="18"/>
                          </w:rPr>
                          <w:t>23</w:t>
                        </w:r>
                        <w:proofErr w:type="gramEnd"/>
                        <w:r w:rsidRPr="009C70D2">
                          <w:rPr>
                            <w:rFonts w:hint="eastAsia"/>
                            <w:sz w:val="18"/>
                            <w:szCs w:val="18"/>
                          </w:rPr>
                          <w:t>, {value:</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 xml:space="preserve">    {</w:t>
                        </w:r>
                        <w:proofErr w:type="gramStart"/>
                        <w:r w:rsidRPr="009C70D2">
                          <w:rPr>
                            <w:rFonts w:hint="eastAsia"/>
                            <w:sz w:val="18"/>
                            <w:szCs w:val="18"/>
                          </w:rPr>
                          <w:t>cells</w:t>
                        </w:r>
                        <w:proofErr w:type="gramEnd"/>
                        <w:r w:rsidRPr="009C70D2">
                          <w:rPr>
                            <w:rFonts w:hint="eastAsia"/>
                            <w:sz w:val="18"/>
                            <w:szCs w:val="18"/>
                          </w:rPr>
                          <w:t>:[</w:t>
                        </w:r>
                        <w:r w:rsidRPr="009C70D2">
                          <w:rPr>
                            <w:rFonts w:hint="eastAsia"/>
                            <w:color w:val="FF00FF"/>
                            <w:sz w:val="18"/>
                            <w:szCs w:val="18"/>
                          </w:rPr>
                          <w:t>'</w:t>
                        </w:r>
                        <w:r>
                          <w:rPr>
                            <w:rFonts w:hint="eastAsia"/>
                            <w:color w:val="FF00FF"/>
                            <w:sz w:val="18"/>
                            <w:szCs w:val="18"/>
                          </w:rPr>
                          <w:t>John</w:t>
                        </w:r>
                        <w:r w:rsidRPr="009C70D2">
                          <w:rPr>
                            <w:rFonts w:hint="eastAsia"/>
                            <w:color w:val="FF00FF"/>
                            <w:sz w:val="18"/>
                            <w:szCs w:val="18"/>
                          </w:rPr>
                          <w:t>'</w:t>
                        </w:r>
                        <w:r w:rsidRPr="009C70D2">
                          <w:rPr>
                            <w:rFonts w:hint="eastAsia"/>
                            <w:sz w:val="18"/>
                            <w:szCs w:val="18"/>
                          </w:rPr>
                          <w:t>,</w:t>
                        </w:r>
                        <w:r w:rsidRPr="009C70D2">
                          <w:rPr>
                            <w:rFonts w:hint="eastAsia"/>
                            <w:color w:val="800000"/>
                            <w:sz w:val="18"/>
                            <w:szCs w:val="18"/>
                          </w:rPr>
                          <w:t>25</w:t>
                        </w:r>
                        <w:r w:rsidRPr="009C70D2">
                          <w:rPr>
                            <w:rFonts w:hint="eastAsia"/>
                            <w:sz w:val="18"/>
                            <w:szCs w:val="18"/>
                          </w:rPr>
                          <w:t>, {value:</w:t>
                        </w:r>
                        <w:r w:rsidRPr="009C70D2">
                          <w:rPr>
                            <w:rFonts w:hint="eastAsia"/>
                            <w:color w:val="FF00FF"/>
                            <w:sz w:val="18"/>
                            <w:szCs w:val="18"/>
                          </w:rPr>
                          <w:t>'female'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}],editable:</w:t>
                        </w:r>
                        <w:r w:rsidRPr="009C70D2">
                          <w:rPr>
                            <w:rFonts w:hint="eastAsia"/>
                            <w:color w:val="0000FF"/>
                            <w:sz w:val="18"/>
                            <w:szCs w:val="18"/>
                          </w:rPr>
                          <w:t>true</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show(</w:t>
                        </w:r>
                        <w:proofErr w:type="gramEnd"/>
                        <w:r w:rsidRPr="009C70D2">
                          <w:rPr>
                            <w:sz w:val="18"/>
                            <w:szCs w:val="18"/>
                          </w:rPr>
                          <w:t>block)</w:t>
                        </w:r>
                      </w:p>
                    </w:txbxContent>
                  </v:textbox>
                </v:shape>
                <v:shape id="AutoShape 952" o:spid="_x0000_s1712" type="#_x0000_t62" style="position:absolute;left:26289;top:13868;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bo8EA&#10;AADcAAAADwAAAGRycy9kb3ducmV2LnhtbERPTWvCQBC9C/0PyxR6040KxqSuIkLBQwlNTO9jdkyC&#10;2dmQ3Zr033cPQo+P9707TKYTDxpca1nBchGBIK6sbrlWUF4+5lsQziNr7CyTgl9ycNi/zHaYajty&#10;To/C1yKEsEtRQeN9n0rpqoYMuoXtiQN3s4NBH+BQSz3gGMJNJ1dRtJEGWw4NDfZ0aqi6Fz9GQfbV&#10;X2O5xNZln3kZV3mcrL6vSr29Tsd3EJ4m/y9+us9aQbIO88OZcAT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um6PBAAAA3AAAAA8AAAAAAAAAAAAAAAAAmAIAAGRycy9kb3du&#10;cmV2LnhtbFBLBQYAAAAABAAEAPUAAACGAwAAAAA=&#10;" adj="19538,45069" fillcolor="#ff9">
                  <v:textbox inset="0,0,0,0">
                    <w:txbxContent>
                      <w:p w:rsidR="0023747D" w:rsidRPr="000E23E9" w:rsidRDefault="0023747D" w:rsidP="00375F9C">
                        <w:pPr>
                          <w:rPr>
                            <w:szCs w:val="18"/>
                          </w:rPr>
                        </w:pPr>
                        <w:r>
                          <w:rPr>
                            <w:rFonts w:hint="eastAsia"/>
                            <w:szCs w:val="18"/>
                          </w:rPr>
                          <w:t>This row is editable</w:t>
                        </w:r>
                      </w:p>
                    </w:txbxContent>
                  </v:textbox>
                </v:shape>
                <v:shape id="AutoShape 953" o:spid="_x0000_s1713" type="#_x0000_t62" style="position:absolute;left:12573;top:5943;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IIYMEA&#10;AADcAAAADwAAAGRycy9kb3ducmV2LnhtbESPQYvCMBSE74L/ITzBi2jaFVytRhGh4EnQ3b0/mmdb&#10;bF5KkrX13xtB8DjMzDfMZtebRtzJ+dqygnSWgCAurK65VPD7k0+XIHxA1thYJgUP8rDbDgcbzLTt&#10;+Ez3SyhFhLDPUEEVQptJ6YuKDPqZbYmjd7XOYIjSlVI77CLcNPIrSRbSYM1xocKWDhUVt8u/UfCt&#10;bejkdX9yNDlSekv+8vyQKzUe9fs1iEB9+ITf7aNWsJqn8DoTj4D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CCGDBAAAA3AAAAA8AAAAAAAAAAAAAAAAAmAIAAGRycy9kb3du&#10;cmV2LnhtbFBLBQYAAAAABAAEAPUAAACGAwAAAAA=&#10;" adj="29340,5123" fillcolor="#ff9">
                  <v:textbox inset="0,0,0,0">
                    <w:txbxContent>
                      <w:p w:rsidR="0023747D" w:rsidRPr="000E23E9" w:rsidRDefault="0023747D" w:rsidP="00375F9C">
                        <w:pPr>
                          <w:rPr>
                            <w:szCs w:val="18"/>
                          </w:rPr>
                        </w:pPr>
                        <w:r>
                          <w:rPr>
                            <w:szCs w:val="18"/>
                          </w:rPr>
                          <w:t>S</w:t>
                        </w:r>
                        <w:r>
                          <w:rPr>
                            <w:rFonts w:hint="eastAsia"/>
                            <w:szCs w:val="18"/>
                          </w:rPr>
                          <w:t>ets uneditable</w:t>
                        </w:r>
                      </w:p>
                      <w:p w:rsidR="0023747D" w:rsidRPr="00CD2EDB" w:rsidRDefault="0023747D" w:rsidP="00375F9C">
                        <w:pPr>
                          <w:rPr>
                            <w:szCs w:val="18"/>
                          </w:rPr>
                        </w:pPr>
                      </w:p>
                    </w:txbxContent>
                  </v:textbox>
                </v:shape>
                <w10:anchorlock/>
              </v:group>
            </w:pict>
          </mc:Fallback>
        </mc:AlternateContent>
      </w:r>
    </w:p>
    <w:p w:rsidR="00375F9C" w:rsidRPr="00CD2EDB" w:rsidRDefault="00375F9C" w:rsidP="00375F9C">
      <w:pPr>
        <w:rPr>
          <w:b/>
        </w:rPr>
      </w:pPr>
      <w:r w:rsidRPr="00CD2EDB">
        <w:rPr>
          <w:b/>
        </w:rPr>
        <w:t>O</w:t>
      </w:r>
      <w:r w:rsidRPr="00CD2EDB">
        <w:rPr>
          <w:rFonts w:hint="eastAsia"/>
          <w:b/>
        </w:rPr>
        <w:t>utput:</w:t>
      </w:r>
    </w:p>
    <w:p w:rsidR="00375F9C" w:rsidRPr="009C70D2" w:rsidRDefault="005C781A" w:rsidP="00375F9C">
      <w:r>
        <w:rPr>
          <w:rFonts w:hint="eastAsia"/>
          <w:noProof/>
        </w:rPr>
        <w:drawing>
          <wp:inline distT="0" distB="0" distL="0" distR="0" wp14:anchorId="6555D0C8" wp14:editId="28377D2C">
            <wp:extent cx="2352675" cy="657225"/>
            <wp:effectExtent l="0" t="0" r="9525" b="952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352675" cy="657225"/>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t xml:space="preserve"> </w:t>
      </w:r>
      <w:bookmarkStart w:id="162" w:name="_Toc356466295"/>
      <w:r>
        <w:rPr>
          <w:rFonts w:hint="eastAsia"/>
        </w:rPr>
        <w:t>Editable cell</w:t>
      </w:r>
      <w:bookmarkEnd w:id="162"/>
    </w:p>
    <w:p w:rsidR="00375F9C" w:rsidRPr="00CD2EDB" w:rsidRDefault="00375F9C" w:rsidP="00375F9C">
      <w:pPr>
        <w:rPr>
          <w:b/>
        </w:rPr>
      </w:pPr>
      <w:r w:rsidRPr="00CD2EDB">
        <w:rPr>
          <w:rFonts w:hint="eastAsia"/>
          <w:b/>
        </w:rPr>
        <w:t>Input:</w:t>
      </w:r>
    </w:p>
    <w:p w:rsidR="00375F9C" w:rsidRDefault="005C781A" w:rsidP="00375F9C">
      <w:r>
        <w:rPr>
          <w:noProof/>
        </w:rPr>
        <mc:AlternateContent>
          <mc:Choice Requires="wpc">
            <w:drawing>
              <wp:inline distT="0" distB="0" distL="0" distR="0" wp14:anchorId="73C9C5C4" wp14:editId="1EB4E6AB">
                <wp:extent cx="5257800" cy="2135505"/>
                <wp:effectExtent l="9525" t="0" r="9525" b="7620"/>
                <wp:docPr id="954" name="画布 9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90" name="Text Box 956"/>
                        <wps:cNvSpPr txBox="1">
                          <a:spLocks noChangeArrowheads="1"/>
                        </wps:cNvSpPr>
                        <wps:spPr bwMode="auto">
                          <a:xfrm>
                            <a:off x="0" y="48895"/>
                            <a:ext cx="5257800" cy="2086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9331A" w:rsidRDefault="0023747D" w:rsidP="00375F9C">
                              <w:pPr>
                                <w:spacing w:line="240" w:lineRule="exact"/>
                                <w:rPr>
                                  <w:sz w:val="18"/>
                                  <w:szCs w:val="18"/>
                                </w:rPr>
                              </w:pPr>
                              <w:r w:rsidRPr="0039331A">
                                <w:rPr>
                                  <w:color w:val="0000FF"/>
                                  <w:sz w:val="18"/>
                                  <w:szCs w:val="18"/>
                                </w:rPr>
                                <w:t>var</w:t>
                              </w:r>
                              <w:r w:rsidRPr="0039331A">
                                <w:rPr>
                                  <w:sz w:val="18"/>
                                  <w:szCs w:val="18"/>
                                </w:rPr>
                                <w:t xml:space="preserve"> block=</w:t>
                              </w:r>
                              <w:r w:rsidRPr="0039331A">
                                <w:rPr>
                                  <w:color w:val="0000FF"/>
                                  <w:sz w:val="18"/>
                                  <w:szCs w:val="18"/>
                                </w:rPr>
                                <w:t>new</w:t>
                              </w:r>
                              <w:r w:rsidRPr="0039331A">
                                <w:rPr>
                                  <w:sz w:val="18"/>
                                  <w:szCs w:val="18"/>
                                </w:rPr>
                                <w:t xml:space="preserve"> </w:t>
                              </w:r>
                              <w:r w:rsidR="0024376F">
                                <w:rPr>
                                  <w:sz w:val="18"/>
                                  <w:szCs w:val="18"/>
                                </w:rPr>
                                <w:t>xui</w:t>
                              </w:r>
                              <w:r w:rsidRPr="0039331A">
                                <w:rPr>
                                  <w:sz w:val="18"/>
                                  <w:szCs w:val="18"/>
                                </w:rPr>
                                <w:t>.UI.Block({width:</w:t>
                              </w:r>
                              <w:r w:rsidRPr="0039331A">
                                <w:rPr>
                                  <w:color w:val="800000"/>
                                  <w:sz w:val="18"/>
                                  <w:szCs w:val="18"/>
                                </w:rPr>
                                <w:t>240</w:t>
                              </w:r>
                              <w:r w:rsidRPr="0039331A">
                                <w:rPr>
                                  <w:sz w:val="18"/>
                                  <w:szCs w:val="18"/>
                                </w:rPr>
                                <w:t>,height:</w:t>
                              </w:r>
                              <w:r w:rsidRPr="0039331A">
                                <w:rPr>
                                  <w:color w:val="800000"/>
                                  <w:sz w:val="18"/>
                                  <w:szCs w:val="18"/>
                                </w:rPr>
                                <w:t>200</w:t>
                              </w:r>
                              <w:r w:rsidRPr="0039331A">
                                <w:rPr>
                                  <w:sz w:val="18"/>
                                  <w:szCs w:val="18"/>
                                </w:rPr>
                                <w:t>}).show();</w:t>
                              </w:r>
                            </w:p>
                            <w:p w:rsidR="0023747D" w:rsidRPr="0039331A" w:rsidRDefault="0023747D" w:rsidP="00375F9C">
                              <w:pPr>
                                <w:spacing w:line="240" w:lineRule="exact"/>
                                <w:rPr>
                                  <w:sz w:val="18"/>
                                  <w:szCs w:val="18"/>
                                </w:rPr>
                              </w:pPr>
                              <w:r w:rsidRPr="0039331A">
                                <w:rPr>
                                  <w:color w:val="0000FF"/>
                                  <w:sz w:val="18"/>
                                  <w:szCs w:val="18"/>
                                </w:rPr>
                                <w:t>var</w:t>
                              </w:r>
                              <w:r w:rsidRPr="0039331A">
                                <w:rPr>
                                  <w:sz w:val="18"/>
                                  <w:szCs w:val="18"/>
                                </w:rPr>
                                <w:t xml:space="preserve"> tg=</w:t>
                              </w:r>
                              <w:r w:rsidRPr="0039331A">
                                <w:rPr>
                                  <w:color w:val="0000FF"/>
                                  <w:sz w:val="18"/>
                                  <w:szCs w:val="18"/>
                                </w:rPr>
                                <w:t>new</w:t>
                              </w:r>
                              <w:r w:rsidRPr="0039331A">
                                <w:rPr>
                                  <w:sz w:val="18"/>
                                  <w:szCs w:val="18"/>
                                </w:rPr>
                                <w:t xml:space="preserve"> </w:t>
                              </w:r>
                              <w:r w:rsidR="0024376F">
                                <w:rPr>
                                  <w:sz w:val="18"/>
                                  <w:szCs w:val="18"/>
                                </w:rPr>
                                <w:t>xui</w:t>
                              </w:r>
                              <w:r w:rsidRPr="0039331A">
                                <w:rPr>
                                  <w:sz w:val="18"/>
                                  <w:szCs w:val="18"/>
                                </w:rPr>
                                <w:t>.UI.TreeGrid;</w:t>
                              </w:r>
                            </w:p>
                            <w:p w:rsidR="0023747D" w:rsidRPr="0039331A" w:rsidRDefault="0023747D" w:rsidP="00375F9C">
                              <w:pPr>
                                <w:spacing w:line="240" w:lineRule="exact"/>
                                <w:rPr>
                                  <w:sz w:val="18"/>
                                  <w:szCs w:val="18"/>
                                </w:rPr>
                              </w:pPr>
                              <w:r w:rsidRPr="0039331A">
                                <w:rPr>
                                  <w:sz w:val="18"/>
                                  <w:szCs w:val="18"/>
                                </w:rPr>
                                <w:t>tg.setRowHandler(</w:t>
                              </w:r>
                              <w:r w:rsidRPr="0039331A">
                                <w:rPr>
                                  <w:color w:val="0000FF"/>
                                  <w:sz w:val="18"/>
                                  <w:szCs w:val="18"/>
                                </w:rPr>
                                <w:t>false</w:t>
                              </w:r>
                              <w:r w:rsidRPr="0039331A">
                                <w:rPr>
                                  <w:sz w:val="18"/>
                                  <w:szCs w:val="18"/>
                                </w:rPr>
                                <w:t>)</w:t>
                              </w:r>
                            </w:p>
                            <w:p w:rsidR="0023747D" w:rsidRPr="0039331A" w:rsidRDefault="0023747D" w:rsidP="00375F9C">
                              <w:pPr>
                                <w:spacing w:line="240" w:lineRule="exact"/>
                                <w:rPr>
                                  <w:sz w:val="18"/>
                                  <w:szCs w:val="18"/>
                                </w:rPr>
                              </w:pPr>
                              <w:r w:rsidRPr="0039331A">
                                <w:rPr>
                                  <w:sz w:val="18"/>
                                  <w:szCs w:val="18"/>
                                </w:rPr>
                                <w:t>.setEditable(</w:t>
                              </w:r>
                              <w:r w:rsidRPr="0039331A">
                                <w:rPr>
                                  <w:color w:val="0000FF"/>
                                  <w:sz w:val="18"/>
                                  <w:szCs w:val="18"/>
                                </w:rPr>
                                <w:t>false</w:t>
                              </w:r>
                              <w:r w:rsidRPr="0039331A">
                                <w:rPr>
                                  <w:sz w:val="18"/>
                                  <w:szCs w:val="18"/>
                                </w:rPr>
                                <w:t>)</w:t>
                              </w:r>
                            </w:p>
                            <w:p w:rsidR="0023747D" w:rsidRPr="0039331A" w:rsidRDefault="0023747D" w:rsidP="00375F9C">
                              <w:pPr>
                                <w:spacing w:line="240" w:lineRule="exact"/>
                                <w:rPr>
                                  <w:sz w:val="18"/>
                                  <w:szCs w:val="18"/>
                                </w:rPr>
                              </w:pPr>
                              <w:r w:rsidRPr="0039331A">
                                <w:rPr>
                                  <w:sz w:val="18"/>
                                  <w:szCs w:val="18"/>
                                </w:rPr>
                                <w:t>.setHeader([</w:t>
                              </w:r>
                            </w:p>
                            <w:p w:rsidR="0023747D" w:rsidRPr="0039331A" w:rsidRDefault="0023747D" w:rsidP="00375F9C">
                              <w:pPr>
                                <w:spacing w:line="240" w:lineRule="exact"/>
                                <w:rPr>
                                  <w:sz w:val="18"/>
                                  <w:szCs w:val="18"/>
                                </w:rPr>
                              </w:pPr>
                              <w:r w:rsidRPr="0039331A">
                                <w:rPr>
                                  <w:rFonts w:hint="eastAsia"/>
                                  <w:sz w:val="18"/>
                                  <w:szCs w:val="18"/>
                                </w:rPr>
                                <w:t>{id:</w:t>
                              </w:r>
                              <w:r w:rsidRPr="0039331A">
                                <w:rPr>
                                  <w:rFonts w:hint="eastAsia"/>
                                  <w:color w:val="FF00FF"/>
                                  <w:sz w:val="18"/>
                                  <w:szCs w:val="18"/>
                                </w:rPr>
                                <w:t>"col1"</w:t>
                              </w:r>
                              <w:r w:rsidRPr="0039331A">
                                <w:rPr>
                                  <w:rFonts w:hint="eastAsia"/>
                                  <w:sz w:val="18"/>
                                  <w:szCs w:val="18"/>
                                </w:rPr>
                                <w:t>, caption:</w:t>
                              </w:r>
                              <w:r w:rsidRPr="0039331A">
                                <w:rPr>
                                  <w:rFonts w:hint="eastAsia"/>
                                  <w:color w:val="FF00FF"/>
                                  <w:sz w:val="18"/>
                                  <w:szCs w:val="18"/>
                                </w:rPr>
                                <w:t>"</w:t>
                              </w:r>
                              <w:r>
                                <w:rPr>
                                  <w:rFonts w:hint="eastAsia"/>
                                  <w:color w:val="FF00FF"/>
                                  <w:sz w:val="18"/>
                                  <w:szCs w:val="18"/>
                                </w:rPr>
                                <w:t>Name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 xml:space="preserve"> width:</w:t>
                              </w:r>
                              <w:r w:rsidRPr="0039331A">
                                <w:rPr>
                                  <w:rFonts w:hint="eastAsia"/>
                                  <w:color w:val="800000"/>
                                  <w:sz w:val="18"/>
                                  <w:szCs w:val="18"/>
                                </w:rPr>
                                <w:t>60</w:t>
                              </w:r>
                              <w:r w:rsidRPr="0039331A">
                                <w:rPr>
                                  <w:rFonts w:hint="eastAsia"/>
                                  <w:sz w:val="18"/>
                                  <w:szCs w:val="18"/>
                                </w:rPr>
                                <w:t xml:space="preserve">, </w:t>
                              </w:r>
                              <w:r>
                                <w:rPr>
                                  <w:rFonts w:hint="eastAsia"/>
                                  <w:sz w:val="18"/>
                                  <w:szCs w:val="18"/>
                                </w:rPr>
                                <w:t xml:space="preserve"> </w:t>
                              </w:r>
                              <w:r w:rsidRPr="0039331A">
                                <w:rPr>
                                  <w:rFonts w:hint="eastAsia"/>
                                  <w:sz w:val="18"/>
                                  <w:szCs w:val="18"/>
                                </w:rPr>
                                <w:t xml:space="preserve">type: </w:t>
                              </w:r>
                              <w:r w:rsidRPr="0039331A">
                                <w:rPr>
                                  <w:rFonts w:hint="eastAsia"/>
                                  <w:color w:val="FF00FF"/>
                                  <w:sz w:val="18"/>
                                  <w:szCs w:val="18"/>
                                </w:rPr>
                                <w:t>'input'</w:t>
                              </w:r>
                              <w:r w:rsidRPr="0039331A">
                                <w:rPr>
                                  <w:rFonts w:hint="eastAsia"/>
                                  <w:sz w:val="18"/>
                                  <w:szCs w:val="18"/>
                                </w:rPr>
                                <w:t>},</w:t>
                              </w:r>
                            </w:p>
                            <w:p w:rsidR="0023747D" w:rsidRPr="0039331A" w:rsidRDefault="0023747D" w:rsidP="00375F9C">
                              <w:pPr>
                                <w:spacing w:line="240" w:lineRule="exact"/>
                                <w:rPr>
                                  <w:sz w:val="18"/>
                                  <w:szCs w:val="18"/>
                                </w:rPr>
                              </w:pPr>
                              <w:r w:rsidRPr="0039331A">
                                <w:rPr>
                                  <w:rFonts w:hint="eastAsia"/>
                                  <w:sz w:val="18"/>
                                  <w:szCs w:val="18"/>
                                </w:rPr>
                                <w:t>{id:</w:t>
                              </w:r>
                              <w:r w:rsidRPr="0039331A">
                                <w:rPr>
                                  <w:rFonts w:hint="eastAsia"/>
                                  <w:color w:val="FF00FF"/>
                                  <w:sz w:val="18"/>
                                  <w:szCs w:val="18"/>
                                </w:rPr>
                                <w:t>"col2"</w:t>
                              </w:r>
                              <w:r w:rsidRPr="0039331A">
                                <w:rPr>
                                  <w:rFonts w:hint="eastAsia"/>
                                  <w:sz w:val="18"/>
                                  <w:szCs w:val="18"/>
                                </w:rPr>
                                <w:t>, caption:</w:t>
                              </w:r>
                              <w:r w:rsidRPr="0039331A">
                                <w:rPr>
                                  <w:rFonts w:hint="eastAsia"/>
                                  <w:color w:val="FF00FF"/>
                                  <w:sz w:val="18"/>
                                  <w:szCs w:val="18"/>
                                </w:rPr>
                                <w:t>"</w:t>
                              </w:r>
                              <w:r>
                                <w:rPr>
                                  <w:rFonts w:hint="eastAsia"/>
                                  <w:color w:val="FF00FF"/>
                                  <w:sz w:val="18"/>
                                  <w:szCs w:val="18"/>
                                </w:rPr>
                                <w:t>Age</w:t>
                              </w:r>
                              <w:r w:rsidRPr="0039331A">
                                <w:rPr>
                                  <w:rFonts w:hint="eastAsia"/>
                                  <w:color w:val="FF00FF"/>
                                  <w:sz w:val="18"/>
                                  <w:szCs w:val="18"/>
                                </w:rPr>
                                <w:t>"</w:t>
                              </w:r>
                              <w:r w:rsidRPr="0039331A">
                                <w:rPr>
                                  <w:rFonts w:hint="eastAsia"/>
                                  <w:sz w:val="18"/>
                                  <w:szCs w:val="18"/>
                                </w:rPr>
                                <w:t xml:space="preserve">, </w:t>
                              </w:r>
                              <w:r>
                                <w:rPr>
                                  <w:rFonts w:hint="eastAsia"/>
                                  <w:sz w:val="18"/>
                                  <w:szCs w:val="18"/>
                                </w:rPr>
                                <w:t xml:space="preserve"> </w:t>
                              </w:r>
                              <w:r w:rsidRPr="0039331A">
                                <w:rPr>
                                  <w:rFonts w:hint="eastAsia"/>
                                  <w:sz w:val="18"/>
                                  <w:szCs w:val="18"/>
                                </w:rPr>
                                <w:t>width:</w:t>
                              </w:r>
                              <w:r w:rsidRPr="0039331A">
                                <w:rPr>
                                  <w:rFonts w:hint="eastAsia"/>
                                  <w:color w:val="800000"/>
                                  <w:sz w:val="18"/>
                                  <w:szCs w:val="18"/>
                                </w:rPr>
                                <w:t>40</w:t>
                              </w:r>
                              <w:r w:rsidRPr="0039331A">
                                <w:rPr>
                                  <w:rFonts w:hint="eastAsia"/>
                                  <w:sz w:val="18"/>
                                  <w:szCs w:val="18"/>
                                </w:rPr>
                                <w:t>,</w:t>
                              </w:r>
                              <w:r>
                                <w:rPr>
                                  <w:rFonts w:hint="eastAsia"/>
                                  <w:sz w:val="18"/>
                                  <w:szCs w:val="18"/>
                                </w:rPr>
                                <w:t xml:space="preserve"> </w:t>
                              </w:r>
                              <w:r w:rsidRPr="0039331A">
                                <w:rPr>
                                  <w:rFonts w:hint="eastAsia"/>
                                  <w:sz w:val="18"/>
                                  <w:szCs w:val="18"/>
                                </w:rPr>
                                <w:t xml:space="preserve"> type: </w:t>
                              </w:r>
                              <w:r w:rsidRPr="0039331A">
                                <w:rPr>
                                  <w:rFonts w:hint="eastAsia"/>
                                  <w:color w:val="FF00FF"/>
                                  <w:sz w:val="18"/>
                                  <w:szCs w:val="18"/>
                                </w:rPr>
                                <w:t>"number"</w:t>
                              </w:r>
                              <w:r w:rsidRPr="0039331A">
                                <w:rPr>
                                  <w:rFonts w:hint="eastAsia"/>
                                  <w:sz w:val="18"/>
                                  <w:szCs w:val="18"/>
                                </w:rPr>
                                <w:t>},</w:t>
                              </w:r>
                            </w:p>
                            <w:p w:rsidR="0023747D" w:rsidRPr="0039331A" w:rsidRDefault="0023747D" w:rsidP="00375F9C">
                              <w:pPr>
                                <w:spacing w:line="240" w:lineRule="exact"/>
                                <w:rPr>
                                  <w:sz w:val="18"/>
                                  <w:szCs w:val="18"/>
                                </w:rPr>
                              </w:pPr>
                              <w:r w:rsidRPr="0039331A">
                                <w:rPr>
                                  <w:rFonts w:hint="eastAsia"/>
                                  <w:sz w:val="18"/>
                                  <w:szCs w:val="18"/>
                                </w:rPr>
                                <w:t>{id:</w:t>
                              </w:r>
                              <w:r w:rsidRPr="0039331A">
                                <w:rPr>
                                  <w:rFonts w:hint="eastAsia"/>
                                  <w:color w:val="FF00FF"/>
                                  <w:sz w:val="18"/>
                                  <w:szCs w:val="18"/>
                                </w:rPr>
                                <w:t>"col3"</w:t>
                              </w:r>
                              <w:r w:rsidRPr="0039331A">
                                <w:rPr>
                                  <w:rFonts w:hint="eastAsia"/>
                                  <w:sz w:val="18"/>
                                  <w:szCs w:val="18"/>
                                </w:rPr>
                                <w:t>, caption:</w:t>
                              </w:r>
                              <w:r w:rsidRPr="0039331A">
                                <w:rPr>
                                  <w:rFonts w:hint="eastAsia"/>
                                  <w:color w:val="FF00FF"/>
                                  <w:sz w:val="18"/>
                                  <w:szCs w:val="18"/>
                                </w:rPr>
                                <w:t>"</w:t>
                              </w:r>
                              <w:r>
                                <w:rPr>
                                  <w:rFonts w:hint="eastAsia"/>
                                  <w:color w:val="FF00FF"/>
                                  <w:sz w:val="18"/>
                                  <w:szCs w:val="18"/>
                                </w:rPr>
                                <w:t>Gender</w:t>
                              </w:r>
                              <w:r w:rsidRPr="0039331A">
                                <w:rPr>
                                  <w:rFonts w:hint="eastAsia"/>
                                  <w:color w:val="FF00FF"/>
                                  <w:sz w:val="18"/>
                                  <w:szCs w:val="18"/>
                                </w:rPr>
                                <w:t>"</w:t>
                              </w:r>
                              <w:r w:rsidRPr="0039331A">
                                <w:rPr>
                                  <w:rFonts w:hint="eastAsia"/>
                                  <w:sz w:val="18"/>
                                  <w:szCs w:val="18"/>
                                </w:rPr>
                                <w:t>, width:</w:t>
                              </w:r>
                              <w:r w:rsidRPr="0039331A">
                                <w:rPr>
                                  <w:rFonts w:hint="eastAsia"/>
                                  <w:color w:val="800000"/>
                                  <w:sz w:val="18"/>
                                  <w:szCs w:val="18"/>
                                </w:rPr>
                                <w:t>40</w:t>
                              </w:r>
                              <w:r w:rsidRPr="0039331A">
                                <w:rPr>
                                  <w:rFonts w:hint="eastAsia"/>
                                  <w:sz w:val="18"/>
                                  <w:szCs w:val="18"/>
                                </w:rPr>
                                <w:t xml:space="preserve">, type: </w:t>
                              </w:r>
                              <w:r w:rsidRPr="0039331A">
                                <w:rPr>
                                  <w:rFonts w:hint="eastAsia"/>
                                  <w:color w:val="FF00FF"/>
                                  <w:sz w:val="18"/>
                                  <w:szCs w:val="18"/>
                                </w:rPr>
                                <w:t>"listbox"</w:t>
                              </w:r>
                              <w:r w:rsidRPr="0039331A">
                                <w:rPr>
                                  <w:rFonts w:hint="eastAsia"/>
                                  <w:sz w:val="18"/>
                                  <w:szCs w:val="18"/>
                                </w:rPr>
                                <w:t>, editorListItems:[{id:</w:t>
                              </w:r>
                              <w:r w:rsidRPr="0039331A">
                                <w:rPr>
                                  <w:rFonts w:hint="eastAsia"/>
                                  <w:color w:val="FF00FF"/>
                                  <w:sz w:val="18"/>
                                  <w:szCs w:val="18"/>
                                </w:rPr>
                                <w:t>'male'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Male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{id:</w:t>
                              </w:r>
                              <w:r w:rsidRPr="0039331A">
                                <w:rPr>
                                  <w:rFonts w:hint="eastAsia"/>
                                  <w:color w:val="FF00FF"/>
                                  <w:sz w:val="18"/>
                                  <w:szCs w:val="18"/>
                                </w:rPr>
                                <w:t>'female'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Female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w:t>
                              </w:r>
                            </w:p>
                            <w:p w:rsidR="0023747D" w:rsidRPr="0039331A" w:rsidRDefault="0023747D" w:rsidP="00375F9C">
                              <w:pPr>
                                <w:spacing w:line="240" w:lineRule="exact"/>
                                <w:rPr>
                                  <w:sz w:val="18"/>
                                  <w:szCs w:val="18"/>
                                </w:rPr>
                              </w:pPr>
                              <w:r w:rsidRPr="0039331A">
                                <w:rPr>
                                  <w:sz w:val="18"/>
                                  <w:szCs w:val="18"/>
                                </w:rPr>
                                <w:t>]).setRows([</w:t>
                              </w:r>
                            </w:p>
                            <w:p w:rsidR="0023747D" w:rsidRPr="0039331A" w:rsidRDefault="0023747D" w:rsidP="00375F9C">
                              <w:pPr>
                                <w:spacing w:line="240" w:lineRule="exact"/>
                                <w:rPr>
                                  <w:sz w:val="18"/>
                                  <w:szCs w:val="18"/>
                                </w:rPr>
                              </w:pPr>
                              <w:r w:rsidRPr="0039331A">
                                <w:rPr>
                                  <w:rFonts w:hint="eastAsia"/>
                                  <w:sz w:val="18"/>
                                  <w:szCs w:val="18"/>
                                </w:rPr>
                                <w:t xml:space="preserve">    [</w:t>
                              </w:r>
                              <w:r w:rsidRPr="0039331A">
                                <w:rPr>
                                  <w:rFonts w:hint="eastAsia"/>
                                  <w:color w:val="FF00FF"/>
                                  <w:sz w:val="18"/>
                                  <w:szCs w:val="18"/>
                                </w:rPr>
                                <w:t>'</w:t>
                              </w:r>
                              <w:r>
                                <w:rPr>
                                  <w:rFonts w:hint="eastAsia"/>
                                  <w:color w:val="FF00FF"/>
                                  <w:sz w:val="18"/>
                                  <w:szCs w:val="18"/>
                                </w:rPr>
                                <w:t>Jack</w:t>
                              </w:r>
                              <w:r w:rsidRPr="0039331A">
                                <w:rPr>
                                  <w:rFonts w:hint="eastAsia"/>
                                  <w:color w:val="FF00FF"/>
                                  <w:sz w:val="18"/>
                                  <w:szCs w:val="18"/>
                                </w:rPr>
                                <w:t>'</w:t>
                              </w:r>
                              <w:r w:rsidRPr="0039331A">
                                <w:rPr>
                                  <w:rFonts w:hint="eastAsia"/>
                                  <w:sz w:val="18"/>
                                  <w:szCs w:val="18"/>
                                </w:rPr>
                                <w:t>,</w:t>
                              </w:r>
                              <w:r w:rsidRPr="0039331A">
                                <w:rPr>
                                  <w:rFonts w:hint="eastAsia"/>
                                  <w:color w:val="800000"/>
                                  <w:sz w:val="18"/>
                                  <w:szCs w:val="18"/>
                                </w:rPr>
                                <w:t>23</w:t>
                              </w:r>
                              <w:r w:rsidRPr="0039331A">
                                <w:rPr>
                                  <w:rFonts w:hint="eastAsia"/>
                                  <w:sz w:val="18"/>
                                  <w:szCs w:val="18"/>
                                </w:rPr>
                                <w:t>, {value:</w:t>
                              </w:r>
                              <w:r w:rsidRPr="0039331A">
                                <w:rPr>
                                  <w:rFonts w:hint="eastAsia"/>
                                  <w:color w:val="FF00FF"/>
                                  <w:sz w:val="18"/>
                                  <w:szCs w:val="18"/>
                                </w:rPr>
                                <w:t>'male'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Male</w:t>
                              </w:r>
                              <w:r w:rsidRPr="0039331A">
                                <w:rPr>
                                  <w:rFonts w:hint="eastAsia"/>
                                  <w:color w:val="FF00FF"/>
                                  <w:sz w:val="18"/>
                                  <w:szCs w:val="18"/>
                                </w:rPr>
                                <w:t>'</w:t>
                              </w:r>
                              <w:r w:rsidRPr="0039331A">
                                <w:rPr>
                                  <w:rFonts w:hint="eastAsia"/>
                                  <w:sz w:val="18"/>
                                  <w:szCs w:val="18"/>
                                </w:rPr>
                                <w:t>}],</w:t>
                              </w:r>
                            </w:p>
                            <w:p w:rsidR="0023747D" w:rsidRPr="0039331A" w:rsidRDefault="0023747D" w:rsidP="00375F9C">
                              <w:pPr>
                                <w:spacing w:line="240" w:lineRule="exact"/>
                                <w:rPr>
                                  <w:sz w:val="18"/>
                                  <w:szCs w:val="18"/>
                                </w:rPr>
                              </w:pPr>
                              <w:r w:rsidRPr="0039331A">
                                <w:rPr>
                                  <w:rFonts w:hint="eastAsia"/>
                                  <w:sz w:val="18"/>
                                  <w:szCs w:val="18"/>
                                </w:rPr>
                                <w:t xml:space="preserve">    [</w:t>
                              </w:r>
                              <w:r w:rsidRPr="0039331A">
                                <w:rPr>
                                  <w:rFonts w:hint="eastAsia"/>
                                  <w:color w:val="FF00FF"/>
                                  <w:sz w:val="18"/>
                                  <w:szCs w:val="18"/>
                                </w:rPr>
                                <w:t>'</w:t>
                              </w:r>
                              <w:r>
                                <w:rPr>
                                  <w:rFonts w:hint="eastAsia"/>
                                  <w:color w:val="FF00FF"/>
                                  <w:sz w:val="18"/>
                                  <w:szCs w:val="18"/>
                                </w:rPr>
                                <w:t>John</w:t>
                              </w:r>
                              <w:r w:rsidRPr="0039331A">
                                <w:rPr>
                                  <w:rFonts w:hint="eastAsia"/>
                                  <w:color w:val="FF00FF"/>
                                  <w:sz w:val="18"/>
                                  <w:szCs w:val="18"/>
                                </w:rPr>
                                <w:t>'</w:t>
                              </w:r>
                              <w:r w:rsidRPr="0039331A">
                                <w:rPr>
                                  <w:rFonts w:hint="eastAsia"/>
                                  <w:sz w:val="18"/>
                                  <w:szCs w:val="18"/>
                                </w:rPr>
                                <w:t>,</w:t>
                              </w:r>
                              <w:r w:rsidRPr="0039331A">
                                <w:rPr>
                                  <w:rFonts w:hint="eastAsia"/>
                                  <w:color w:val="800000"/>
                                  <w:sz w:val="18"/>
                                  <w:szCs w:val="18"/>
                                </w:rPr>
                                <w:t>25</w:t>
                              </w:r>
                              <w:r w:rsidRPr="0039331A">
                                <w:rPr>
                                  <w:rFonts w:hint="eastAsia"/>
                                  <w:sz w:val="18"/>
                                  <w:szCs w:val="18"/>
                                </w:rPr>
                                <w:t>, {value:</w:t>
                              </w:r>
                              <w:r w:rsidRPr="0039331A">
                                <w:rPr>
                                  <w:rFonts w:hint="eastAsia"/>
                                  <w:color w:val="FF00FF"/>
                                  <w:sz w:val="18"/>
                                  <w:szCs w:val="18"/>
                                </w:rPr>
                                <w:t>'female'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Female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 xml:space="preserve"> editable:</w:t>
                              </w:r>
                              <w:r w:rsidRPr="0039331A">
                                <w:rPr>
                                  <w:rFonts w:hint="eastAsia"/>
                                  <w:color w:val="0000FF"/>
                                  <w:sz w:val="18"/>
                                  <w:szCs w:val="18"/>
                                </w:rPr>
                                <w:t>true</w:t>
                              </w:r>
                              <w:r w:rsidRPr="0039331A">
                                <w:rPr>
                                  <w:rFonts w:hint="eastAsia"/>
                                  <w:sz w:val="18"/>
                                  <w:szCs w:val="18"/>
                                </w:rPr>
                                <w:t xml:space="preserve"> }]</w:t>
                              </w:r>
                            </w:p>
                            <w:p w:rsidR="0023747D" w:rsidRPr="0039331A" w:rsidRDefault="0023747D" w:rsidP="00375F9C">
                              <w:pPr>
                                <w:spacing w:line="240" w:lineRule="exact"/>
                                <w:rPr>
                                  <w:sz w:val="18"/>
                                  <w:szCs w:val="18"/>
                                </w:rPr>
                              </w:pPr>
                              <w:r w:rsidRPr="0039331A">
                                <w:rPr>
                                  <w:sz w:val="18"/>
                                  <w:szCs w:val="18"/>
                                </w:rPr>
                                <w:t>]).show(block)</w:t>
                              </w:r>
                            </w:p>
                          </w:txbxContent>
                        </wps:txbx>
                        <wps:bodyPr rot="0" vert="horz" wrap="square" lIns="54000" tIns="46800" rIns="54000" bIns="45720" anchor="t" anchorCtr="0" upright="1">
                          <a:spAutoFit/>
                        </wps:bodyPr>
                      </wps:wsp>
                      <wps:wsp>
                        <wps:cNvPr id="991" name="AutoShape 957"/>
                        <wps:cNvSpPr>
                          <a:spLocks noChangeArrowheads="1"/>
                        </wps:cNvSpPr>
                        <wps:spPr bwMode="auto">
                          <a:xfrm flipH="1">
                            <a:off x="2400300" y="1386840"/>
                            <a:ext cx="1600200" cy="198120"/>
                          </a:xfrm>
                          <a:prstGeom prst="wedgeRoundRectCallout">
                            <a:avLst>
                              <a:gd name="adj1" fmla="val 46069"/>
                              <a:gd name="adj2" fmla="val 1663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O</w:t>
                              </w:r>
                              <w:r>
                                <w:rPr>
                                  <w:rFonts w:hint="eastAsia"/>
                                  <w:szCs w:val="18"/>
                                </w:rPr>
                                <w:t>nly this cell is editable</w:t>
                              </w:r>
                            </w:p>
                          </w:txbxContent>
                        </wps:txbx>
                        <wps:bodyPr rot="0" vert="horz" wrap="square" lIns="0" tIns="0" rIns="0" bIns="0" anchor="t" anchorCtr="0" upright="1">
                          <a:noAutofit/>
                        </wps:bodyPr>
                      </wps:wsp>
                      <wps:wsp>
                        <wps:cNvPr id="928" name="AutoShape 958"/>
                        <wps:cNvSpPr>
                          <a:spLocks noChangeArrowheads="1"/>
                        </wps:cNvSpPr>
                        <wps:spPr bwMode="auto">
                          <a:xfrm flipH="1">
                            <a:off x="1257300" y="594360"/>
                            <a:ext cx="914400" cy="198120"/>
                          </a:xfrm>
                          <a:prstGeom prst="wedgeRoundRectCallout">
                            <a:avLst>
                              <a:gd name="adj1" fmla="val 85833"/>
                              <a:gd name="adj2" fmla="val -2628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uneditable</w:t>
                              </w:r>
                            </w:p>
                          </w:txbxContent>
                        </wps:txbx>
                        <wps:bodyPr rot="0" vert="horz" wrap="square" lIns="0" tIns="0" rIns="0" bIns="0" anchor="t" anchorCtr="0" upright="1">
                          <a:noAutofit/>
                        </wps:bodyPr>
                      </wps:wsp>
                    </wpc:wpc>
                  </a:graphicData>
                </a:graphic>
              </wp:inline>
            </w:drawing>
          </mc:Choice>
          <mc:Fallback>
            <w:pict>
              <v:group id="画布 954" o:spid="_x0000_s1714" editas="canvas" style="width:414pt;height:168.15pt;mso-position-horizontal-relative:char;mso-position-vertical-relative:line" coordsize="52578,2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">
                <v:shape id="_x0000_s1715" type="#_x0000_t75" style="position:absolute;width:52578;height:21355;visibility:visible;mso-wrap-style:square">
                  <v:fill o:detectmouseclick="t"/>
                  <v:path o:connecttype="none"/>
                </v:shape>
                <v:shape id="Text Box 956" o:spid="_x0000_s1716" type="#_x0000_t202" style="position:absolute;top:488;width:52578;height:20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Err78A&#10;AADcAAAADwAAAGRycy9kb3ducmV2LnhtbERPTYvCMBC9C/6HMMLeNNWD2GoUUaR7WVjd9T40Y1Ns&#10;JiWJtf77zWHB4+N9b3aDbUVPPjSOFcxnGQjiyumGawW/P6fpCkSIyBpbx6TgRQF22/Fog4V2Tz5T&#10;f4m1SCEcClRgYuwKKUNlyGKYuY44cTfnLcYEfS21x2cKt61cZNlSWmw4NRjs6GCoul8eVkF1Pw7H&#10;srka3z/s6lvn5etrWSr1MRn2axCRhvgW/7s/tYI8T/PTmXQE5P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4SuvvwAAANwAAAAPAAAAAAAAAAAAAAAAAJgCAABkcnMvZG93bnJl&#10;di54bWxQSwUGAAAAAAQABAD1AAAAhAMAAAAA&#10;" strokeweight="1pt">
                  <v:textbox style="mso-fit-shape-to-text:t" inset="1.5mm,1.3mm,1.5mm">
                    <w:txbxContent>
                      <w:p w:rsidR="0023747D" w:rsidRPr="0039331A" w:rsidRDefault="0023747D" w:rsidP="00375F9C">
                        <w:pPr>
                          <w:spacing w:line="240" w:lineRule="exact"/>
                          <w:rPr>
                            <w:sz w:val="18"/>
                            <w:szCs w:val="18"/>
                          </w:rPr>
                        </w:pPr>
                        <w:proofErr w:type="gramStart"/>
                        <w:r w:rsidRPr="0039331A">
                          <w:rPr>
                            <w:color w:val="0000FF"/>
                            <w:sz w:val="18"/>
                            <w:szCs w:val="18"/>
                          </w:rPr>
                          <w:t>var</w:t>
                        </w:r>
                        <w:proofErr w:type="gramEnd"/>
                        <w:r w:rsidRPr="0039331A">
                          <w:rPr>
                            <w:sz w:val="18"/>
                            <w:szCs w:val="18"/>
                          </w:rPr>
                          <w:t xml:space="preserve"> block=</w:t>
                        </w:r>
                        <w:r w:rsidRPr="0039331A">
                          <w:rPr>
                            <w:color w:val="0000FF"/>
                            <w:sz w:val="18"/>
                            <w:szCs w:val="18"/>
                          </w:rPr>
                          <w:t>new</w:t>
                        </w:r>
                        <w:r w:rsidRPr="0039331A">
                          <w:rPr>
                            <w:sz w:val="18"/>
                            <w:szCs w:val="18"/>
                          </w:rPr>
                          <w:t xml:space="preserve"> </w:t>
                        </w:r>
                        <w:r w:rsidR="0024376F">
                          <w:rPr>
                            <w:sz w:val="18"/>
                            <w:szCs w:val="18"/>
                          </w:rPr>
                          <w:t>xui</w:t>
                        </w:r>
                        <w:r w:rsidRPr="0039331A">
                          <w:rPr>
                            <w:sz w:val="18"/>
                            <w:szCs w:val="18"/>
                          </w:rPr>
                          <w:t>.UI.Block({width:</w:t>
                        </w:r>
                        <w:r w:rsidRPr="0039331A">
                          <w:rPr>
                            <w:color w:val="800000"/>
                            <w:sz w:val="18"/>
                            <w:szCs w:val="18"/>
                          </w:rPr>
                          <w:t>240</w:t>
                        </w:r>
                        <w:r w:rsidRPr="0039331A">
                          <w:rPr>
                            <w:sz w:val="18"/>
                            <w:szCs w:val="18"/>
                          </w:rPr>
                          <w:t>,height:</w:t>
                        </w:r>
                        <w:r w:rsidRPr="0039331A">
                          <w:rPr>
                            <w:color w:val="800000"/>
                            <w:sz w:val="18"/>
                            <w:szCs w:val="18"/>
                          </w:rPr>
                          <w:t>200</w:t>
                        </w:r>
                        <w:r w:rsidRPr="0039331A">
                          <w:rPr>
                            <w:sz w:val="18"/>
                            <w:szCs w:val="18"/>
                          </w:rPr>
                          <w:t>}).show();</w:t>
                        </w:r>
                      </w:p>
                      <w:p w:rsidR="0023747D" w:rsidRPr="0039331A" w:rsidRDefault="0023747D" w:rsidP="00375F9C">
                        <w:pPr>
                          <w:spacing w:line="240" w:lineRule="exact"/>
                          <w:rPr>
                            <w:sz w:val="18"/>
                            <w:szCs w:val="18"/>
                          </w:rPr>
                        </w:pPr>
                        <w:proofErr w:type="gramStart"/>
                        <w:r w:rsidRPr="0039331A">
                          <w:rPr>
                            <w:color w:val="0000FF"/>
                            <w:sz w:val="18"/>
                            <w:szCs w:val="18"/>
                          </w:rPr>
                          <w:t>var</w:t>
                        </w:r>
                        <w:proofErr w:type="gramEnd"/>
                        <w:r w:rsidRPr="0039331A">
                          <w:rPr>
                            <w:sz w:val="18"/>
                            <w:szCs w:val="18"/>
                          </w:rPr>
                          <w:t xml:space="preserve"> tg=</w:t>
                        </w:r>
                        <w:r w:rsidRPr="0039331A">
                          <w:rPr>
                            <w:color w:val="0000FF"/>
                            <w:sz w:val="18"/>
                            <w:szCs w:val="18"/>
                          </w:rPr>
                          <w:t>new</w:t>
                        </w:r>
                        <w:r w:rsidRPr="0039331A">
                          <w:rPr>
                            <w:sz w:val="18"/>
                            <w:szCs w:val="18"/>
                          </w:rPr>
                          <w:t xml:space="preserve"> </w:t>
                        </w:r>
                        <w:r w:rsidR="0024376F">
                          <w:rPr>
                            <w:sz w:val="18"/>
                            <w:szCs w:val="18"/>
                          </w:rPr>
                          <w:t>xui</w:t>
                        </w:r>
                        <w:r w:rsidRPr="0039331A">
                          <w:rPr>
                            <w:sz w:val="18"/>
                            <w:szCs w:val="18"/>
                          </w:rPr>
                          <w:t>.UI.TreeGrid;</w:t>
                        </w:r>
                      </w:p>
                      <w:p w:rsidR="0023747D" w:rsidRPr="0039331A" w:rsidRDefault="0023747D" w:rsidP="00375F9C">
                        <w:pPr>
                          <w:spacing w:line="240" w:lineRule="exact"/>
                          <w:rPr>
                            <w:sz w:val="18"/>
                            <w:szCs w:val="18"/>
                          </w:rPr>
                        </w:pPr>
                        <w:proofErr w:type="gramStart"/>
                        <w:r w:rsidRPr="0039331A">
                          <w:rPr>
                            <w:sz w:val="18"/>
                            <w:szCs w:val="18"/>
                          </w:rPr>
                          <w:t>tg.setRowHandler(</w:t>
                        </w:r>
                        <w:proofErr w:type="gramEnd"/>
                        <w:r w:rsidRPr="0039331A">
                          <w:rPr>
                            <w:color w:val="0000FF"/>
                            <w:sz w:val="18"/>
                            <w:szCs w:val="18"/>
                          </w:rPr>
                          <w:t>false</w:t>
                        </w:r>
                        <w:r w:rsidRPr="0039331A">
                          <w:rPr>
                            <w:sz w:val="18"/>
                            <w:szCs w:val="18"/>
                          </w:rPr>
                          <w:t>)</w:t>
                        </w:r>
                      </w:p>
                      <w:p w:rsidR="0023747D" w:rsidRPr="0039331A" w:rsidRDefault="0023747D" w:rsidP="00375F9C">
                        <w:pPr>
                          <w:spacing w:line="240" w:lineRule="exact"/>
                          <w:rPr>
                            <w:sz w:val="18"/>
                            <w:szCs w:val="18"/>
                          </w:rPr>
                        </w:pPr>
                        <w:r w:rsidRPr="0039331A">
                          <w:rPr>
                            <w:sz w:val="18"/>
                            <w:szCs w:val="18"/>
                          </w:rPr>
                          <w:t>.</w:t>
                        </w:r>
                        <w:proofErr w:type="gramStart"/>
                        <w:r w:rsidRPr="0039331A">
                          <w:rPr>
                            <w:sz w:val="18"/>
                            <w:szCs w:val="18"/>
                          </w:rPr>
                          <w:t>setEditable(</w:t>
                        </w:r>
                        <w:proofErr w:type="gramEnd"/>
                        <w:r w:rsidRPr="0039331A">
                          <w:rPr>
                            <w:color w:val="0000FF"/>
                            <w:sz w:val="18"/>
                            <w:szCs w:val="18"/>
                          </w:rPr>
                          <w:t>false</w:t>
                        </w:r>
                        <w:r w:rsidRPr="0039331A">
                          <w:rPr>
                            <w:sz w:val="18"/>
                            <w:szCs w:val="18"/>
                          </w:rPr>
                          <w:t>)</w:t>
                        </w:r>
                      </w:p>
                      <w:p w:rsidR="0023747D" w:rsidRPr="0039331A" w:rsidRDefault="0023747D" w:rsidP="00375F9C">
                        <w:pPr>
                          <w:spacing w:line="240" w:lineRule="exact"/>
                          <w:rPr>
                            <w:sz w:val="18"/>
                            <w:szCs w:val="18"/>
                          </w:rPr>
                        </w:pPr>
                        <w:r w:rsidRPr="0039331A">
                          <w:rPr>
                            <w:sz w:val="18"/>
                            <w:szCs w:val="18"/>
                          </w:rPr>
                          <w:t>.</w:t>
                        </w:r>
                        <w:proofErr w:type="gramStart"/>
                        <w:r w:rsidRPr="0039331A">
                          <w:rPr>
                            <w:sz w:val="18"/>
                            <w:szCs w:val="18"/>
                          </w:rPr>
                          <w:t>setHeader([</w:t>
                        </w:r>
                        <w:proofErr w:type="gramEnd"/>
                      </w:p>
                      <w:p w:rsidR="0023747D" w:rsidRPr="0039331A" w:rsidRDefault="0023747D" w:rsidP="00375F9C">
                        <w:pPr>
                          <w:spacing w:line="240" w:lineRule="exact"/>
                          <w:rPr>
                            <w:sz w:val="18"/>
                            <w:szCs w:val="18"/>
                          </w:rPr>
                        </w:pPr>
                        <w:r w:rsidRPr="0039331A">
                          <w:rPr>
                            <w:rFonts w:hint="eastAsia"/>
                            <w:sz w:val="18"/>
                            <w:szCs w:val="18"/>
                          </w:rPr>
                          <w:t>{</w:t>
                        </w:r>
                        <w:proofErr w:type="gramStart"/>
                        <w:r w:rsidRPr="0039331A">
                          <w:rPr>
                            <w:rFonts w:hint="eastAsia"/>
                            <w:sz w:val="18"/>
                            <w:szCs w:val="18"/>
                          </w:rPr>
                          <w:t>id</w:t>
                        </w:r>
                        <w:proofErr w:type="gramEnd"/>
                        <w:r w:rsidRPr="0039331A">
                          <w:rPr>
                            <w:rFonts w:hint="eastAsia"/>
                            <w:sz w:val="18"/>
                            <w:szCs w:val="18"/>
                          </w:rPr>
                          <w:t>:</w:t>
                        </w:r>
                        <w:r w:rsidRPr="0039331A">
                          <w:rPr>
                            <w:rFonts w:hint="eastAsia"/>
                            <w:color w:val="FF00FF"/>
                            <w:sz w:val="18"/>
                            <w:szCs w:val="18"/>
                          </w:rPr>
                          <w:t>"col1"</w:t>
                        </w:r>
                        <w:r w:rsidRPr="0039331A">
                          <w:rPr>
                            <w:rFonts w:hint="eastAsia"/>
                            <w:sz w:val="18"/>
                            <w:szCs w:val="18"/>
                          </w:rPr>
                          <w:t>, caption:</w:t>
                        </w:r>
                        <w:r w:rsidRPr="0039331A">
                          <w:rPr>
                            <w:rFonts w:hint="eastAsia"/>
                            <w:color w:val="FF00FF"/>
                            <w:sz w:val="18"/>
                            <w:szCs w:val="18"/>
                          </w:rPr>
                          <w:t>"</w:t>
                        </w:r>
                        <w:r>
                          <w:rPr>
                            <w:rFonts w:hint="eastAsia"/>
                            <w:color w:val="FF00FF"/>
                            <w:sz w:val="18"/>
                            <w:szCs w:val="18"/>
                          </w:rPr>
                          <w:t>Name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 xml:space="preserve"> width:</w:t>
                        </w:r>
                        <w:r w:rsidRPr="0039331A">
                          <w:rPr>
                            <w:rFonts w:hint="eastAsia"/>
                            <w:color w:val="800000"/>
                            <w:sz w:val="18"/>
                            <w:szCs w:val="18"/>
                          </w:rPr>
                          <w:t>60</w:t>
                        </w:r>
                        <w:r w:rsidRPr="0039331A">
                          <w:rPr>
                            <w:rFonts w:hint="eastAsia"/>
                            <w:sz w:val="18"/>
                            <w:szCs w:val="18"/>
                          </w:rPr>
                          <w:t xml:space="preserve">, </w:t>
                        </w:r>
                        <w:r>
                          <w:rPr>
                            <w:rFonts w:hint="eastAsia"/>
                            <w:sz w:val="18"/>
                            <w:szCs w:val="18"/>
                          </w:rPr>
                          <w:t xml:space="preserve"> </w:t>
                        </w:r>
                        <w:r w:rsidRPr="0039331A">
                          <w:rPr>
                            <w:rFonts w:hint="eastAsia"/>
                            <w:sz w:val="18"/>
                            <w:szCs w:val="18"/>
                          </w:rPr>
                          <w:t xml:space="preserve">type: </w:t>
                        </w:r>
                        <w:r w:rsidRPr="0039331A">
                          <w:rPr>
                            <w:rFonts w:hint="eastAsia"/>
                            <w:color w:val="FF00FF"/>
                            <w:sz w:val="18"/>
                            <w:szCs w:val="18"/>
                          </w:rPr>
                          <w:t>'input'</w:t>
                        </w:r>
                        <w:r w:rsidRPr="0039331A">
                          <w:rPr>
                            <w:rFonts w:hint="eastAsia"/>
                            <w:sz w:val="18"/>
                            <w:szCs w:val="18"/>
                          </w:rPr>
                          <w:t>},</w:t>
                        </w:r>
                      </w:p>
                      <w:p w:rsidR="0023747D" w:rsidRPr="0039331A" w:rsidRDefault="0023747D" w:rsidP="00375F9C">
                        <w:pPr>
                          <w:spacing w:line="240" w:lineRule="exact"/>
                          <w:rPr>
                            <w:sz w:val="18"/>
                            <w:szCs w:val="18"/>
                          </w:rPr>
                        </w:pPr>
                        <w:r w:rsidRPr="0039331A">
                          <w:rPr>
                            <w:rFonts w:hint="eastAsia"/>
                            <w:sz w:val="18"/>
                            <w:szCs w:val="18"/>
                          </w:rPr>
                          <w:t>{</w:t>
                        </w:r>
                        <w:proofErr w:type="gramStart"/>
                        <w:r w:rsidRPr="0039331A">
                          <w:rPr>
                            <w:rFonts w:hint="eastAsia"/>
                            <w:sz w:val="18"/>
                            <w:szCs w:val="18"/>
                          </w:rPr>
                          <w:t>id</w:t>
                        </w:r>
                        <w:proofErr w:type="gramEnd"/>
                        <w:r w:rsidRPr="0039331A">
                          <w:rPr>
                            <w:rFonts w:hint="eastAsia"/>
                            <w:sz w:val="18"/>
                            <w:szCs w:val="18"/>
                          </w:rPr>
                          <w:t>:</w:t>
                        </w:r>
                        <w:r w:rsidRPr="0039331A">
                          <w:rPr>
                            <w:rFonts w:hint="eastAsia"/>
                            <w:color w:val="FF00FF"/>
                            <w:sz w:val="18"/>
                            <w:szCs w:val="18"/>
                          </w:rPr>
                          <w:t>"col2"</w:t>
                        </w:r>
                        <w:r w:rsidRPr="0039331A">
                          <w:rPr>
                            <w:rFonts w:hint="eastAsia"/>
                            <w:sz w:val="18"/>
                            <w:szCs w:val="18"/>
                          </w:rPr>
                          <w:t>, caption:</w:t>
                        </w:r>
                        <w:r w:rsidRPr="0039331A">
                          <w:rPr>
                            <w:rFonts w:hint="eastAsia"/>
                            <w:color w:val="FF00FF"/>
                            <w:sz w:val="18"/>
                            <w:szCs w:val="18"/>
                          </w:rPr>
                          <w:t>"</w:t>
                        </w:r>
                        <w:r>
                          <w:rPr>
                            <w:rFonts w:hint="eastAsia"/>
                            <w:color w:val="FF00FF"/>
                            <w:sz w:val="18"/>
                            <w:szCs w:val="18"/>
                          </w:rPr>
                          <w:t>Age</w:t>
                        </w:r>
                        <w:r w:rsidRPr="0039331A">
                          <w:rPr>
                            <w:rFonts w:hint="eastAsia"/>
                            <w:color w:val="FF00FF"/>
                            <w:sz w:val="18"/>
                            <w:szCs w:val="18"/>
                          </w:rPr>
                          <w:t>"</w:t>
                        </w:r>
                        <w:r w:rsidRPr="0039331A">
                          <w:rPr>
                            <w:rFonts w:hint="eastAsia"/>
                            <w:sz w:val="18"/>
                            <w:szCs w:val="18"/>
                          </w:rPr>
                          <w:t xml:space="preserve">, </w:t>
                        </w:r>
                        <w:r>
                          <w:rPr>
                            <w:rFonts w:hint="eastAsia"/>
                            <w:sz w:val="18"/>
                            <w:szCs w:val="18"/>
                          </w:rPr>
                          <w:t xml:space="preserve"> </w:t>
                        </w:r>
                        <w:r w:rsidRPr="0039331A">
                          <w:rPr>
                            <w:rFonts w:hint="eastAsia"/>
                            <w:sz w:val="18"/>
                            <w:szCs w:val="18"/>
                          </w:rPr>
                          <w:t>width:</w:t>
                        </w:r>
                        <w:r w:rsidRPr="0039331A">
                          <w:rPr>
                            <w:rFonts w:hint="eastAsia"/>
                            <w:color w:val="800000"/>
                            <w:sz w:val="18"/>
                            <w:szCs w:val="18"/>
                          </w:rPr>
                          <w:t>40</w:t>
                        </w:r>
                        <w:r w:rsidRPr="0039331A">
                          <w:rPr>
                            <w:rFonts w:hint="eastAsia"/>
                            <w:sz w:val="18"/>
                            <w:szCs w:val="18"/>
                          </w:rPr>
                          <w:t>,</w:t>
                        </w:r>
                        <w:r>
                          <w:rPr>
                            <w:rFonts w:hint="eastAsia"/>
                            <w:sz w:val="18"/>
                            <w:szCs w:val="18"/>
                          </w:rPr>
                          <w:t xml:space="preserve"> </w:t>
                        </w:r>
                        <w:r w:rsidRPr="0039331A">
                          <w:rPr>
                            <w:rFonts w:hint="eastAsia"/>
                            <w:sz w:val="18"/>
                            <w:szCs w:val="18"/>
                          </w:rPr>
                          <w:t xml:space="preserve"> type: </w:t>
                        </w:r>
                        <w:r w:rsidRPr="0039331A">
                          <w:rPr>
                            <w:rFonts w:hint="eastAsia"/>
                            <w:color w:val="FF00FF"/>
                            <w:sz w:val="18"/>
                            <w:szCs w:val="18"/>
                          </w:rPr>
                          <w:t>"number"</w:t>
                        </w:r>
                        <w:r w:rsidRPr="0039331A">
                          <w:rPr>
                            <w:rFonts w:hint="eastAsia"/>
                            <w:sz w:val="18"/>
                            <w:szCs w:val="18"/>
                          </w:rPr>
                          <w:t>},</w:t>
                        </w:r>
                      </w:p>
                      <w:p w:rsidR="0023747D" w:rsidRPr="0039331A" w:rsidRDefault="0023747D" w:rsidP="00375F9C">
                        <w:pPr>
                          <w:spacing w:line="240" w:lineRule="exact"/>
                          <w:rPr>
                            <w:sz w:val="18"/>
                            <w:szCs w:val="18"/>
                          </w:rPr>
                        </w:pPr>
                        <w:r w:rsidRPr="0039331A">
                          <w:rPr>
                            <w:rFonts w:hint="eastAsia"/>
                            <w:sz w:val="18"/>
                            <w:szCs w:val="18"/>
                          </w:rPr>
                          <w:t>{id:</w:t>
                        </w:r>
                        <w:r w:rsidRPr="0039331A">
                          <w:rPr>
                            <w:rFonts w:hint="eastAsia"/>
                            <w:color w:val="FF00FF"/>
                            <w:sz w:val="18"/>
                            <w:szCs w:val="18"/>
                          </w:rPr>
                          <w:t>"col3"</w:t>
                        </w:r>
                        <w:r w:rsidRPr="0039331A">
                          <w:rPr>
                            <w:rFonts w:hint="eastAsia"/>
                            <w:sz w:val="18"/>
                            <w:szCs w:val="18"/>
                          </w:rPr>
                          <w:t>, caption:</w:t>
                        </w:r>
                        <w:r w:rsidRPr="0039331A">
                          <w:rPr>
                            <w:rFonts w:hint="eastAsia"/>
                            <w:color w:val="FF00FF"/>
                            <w:sz w:val="18"/>
                            <w:szCs w:val="18"/>
                          </w:rPr>
                          <w:t>"</w:t>
                        </w:r>
                        <w:r>
                          <w:rPr>
                            <w:rFonts w:hint="eastAsia"/>
                            <w:color w:val="FF00FF"/>
                            <w:sz w:val="18"/>
                            <w:szCs w:val="18"/>
                          </w:rPr>
                          <w:t>Gender</w:t>
                        </w:r>
                        <w:r w:rsidRPr="0039331A">
                          <w:rPr>
                            <w:rFonts w:hint="eastAsia"/>
                            <w:color w:val="FF00FF"/>
                            <w:sz w:val="18"/>
                            <w:szCs w:val="18"/>
                          </w:rPr>
                          <w:t>"</w:t>
                        </w:r>
                        <w:r w:rsidRPr="0039331A">
                          <w:rPr>
                            <w:rFonts w:hint="eastAsia"/>
                            <w:sz w:val="18"/>
                            <w:szCs w:val="18"/>
                          </w:rPr>
                          <w:t>, width</w:t>
                        </w:r>
                        <w:proofErr w:type="gramStart"/>
                        <w:r w:rsidRPr="0039331A">
                          <w:rPr>
                            <w:rFonts w:hint="eastAsia"/>
                            <w:sz w:val="18"/>
                            <w:szCs w:val="18"/>
                          </w:rPr>
                          <w:t>:</w:t>
                        </w:r>
                        <w:r w:rsidRPr="0039331A">
                          <w:rPr>
                            <w:rFonts w:hint="eastAsia"/>
                            <w:color w:val="800000"/>
                            <w:sz w:val="18"/>
                            <w:szCs w:val="18"/>
                          </w:rPr>
                          <w:t>40</w:t>
                        </w:r>
                        <w:proofErr w:type="gramEnd"/>
                        <w:r w:rsidRPr="0039331A">
                          <w:rPr>
                            <w:rFonts w:hint="eastAsia"/>
                            <w:sz w:val="18"/>
                            <w:szCs w:val="18"/>
                          </w:rPr>
                          <w:t xml:space="preserve">, type: </w:t>
                        </w:r>
                        <w:r w:rsidRPr="0039331A">
                          <w:rPr>
                            <w:rFonts w:hint="eastAsia"/>
                            <w:color w:val="FF00FF"/>
                            <w:sz w:val="18"/>
                            <w:szCs w:val="18"/>
                          </w:rPr>
                          <w:t>"listbox"</w:t>
                        </w:r>
                        <w:r w:rsidRPr="0039331A">
                          <w:rPr>
                            <w:rFonts w:hint="eastAsia"/>
                            <w:sz w:val="18"/>
                            <w:szCs w:val="18"/>
                          </w:rPr>
                          <w:t>, editorListItems:[{id:</w:t>
                        </w:r>
                        <w:r w:rsidRPr="0039331A">
                          <w:rPr>
                            <w:rFonts w:hint="eastAsia"/>
                            <w:color w:val="FF00FF"/>
                            <w:sz w:val="18"/>
                            <w:szCs w:val="18"/>
                          </w:rPr>
                          <w:t>'male'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Male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{id:</w:t>
                        </w:r>
                        <w:r w:rsidRPr="0039331A">
                          <w:rPr>
                            <w:rFonts w:hint="eastAsia"/>
                            <w:color w:val="FF00FF"/>
                            <w:sz w:val="18"/>
                            <w:szCs w:val="18"/>
                          </w:rPr>
                          <w:t>'female'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Female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w:t>
                        </w:r>
                      </w:p>
                      <w:p w:rsidR="0023747D" w:rsidRPr="0039331A" w:rsidRDefault="0023747D" w:rsidP="00375F9C">
                        <w:pPr>
                          <w:spacing w:line="240" w:lineRule="exact"/>
                          <w:rPr>
                            <w:sz w:val="18"/>
                            <w:szCs w:val="18"/>
                          </w:rPr>
                        </w:pPr>
                        <w:r w:rsidRPr="0039331A">
                          <w:rPr>
                            <w:sz w:val="18"/>
                            <w:szCs w:val="18"/>
                          </w:rPr>
                          <w:t>]).</w:t>
                        </w:r>
                        <w:proofErr w:type="gramStart"/>
                        <w:r w:rsidRPr="0039331A">
                          <w:rPr>
                            <w:sz w:val="18"/>
                            <w:szCs w:val="18"/>
                          </w:rPr>
                          <w:t>setRows([</w:t>
                        </w:r>
                        <w:proofErr w:type="gramEnd"/>
                      </w:p>
                      <w:p w:rsidR="0023747D" w:rsidRPr="0039331A" w:rsidRDefault="0023747D" w:rsidP="00375F9C">
                        <w:pPr>
                          <w:spacing w:line="240" w:lineRule="exact"/>
                          <w:rPr>
                            <w:sz w:val="18"/>
                            <w:szCs w:val="18"/>
                          </w:rPr>
                        </w:pPr>
                        <w:r w:rsidRPr="0039331A">
                          <w:rPr>
                            <w:rFonts w:hint="eastAsia"/>
                            <w:sz w:val="18"/>
                            <w:szCs w:val="18"/>
                          </w:rPr>
                          <w:t xml:space="preserve">    [</w:t>
                        </w:r>
                        <w:r w:rsidRPr="0039331A">
                          <w:rPr>
                            <w:rFonts w:hint="eastAsia"/>
                            <w:color w:val="FF00FF"/>
                            <w:sz w:val="18"/>
                            <w:szCs w:val="18"/>
                          </w:rPr>
                          <w:t>'</w:t>
                        </w:r>
                        <w:r>
                          <w:rPr>
                            <w:rFonts w:hint="eastAsia"/>
                            <w:color w:val="FF00FF"/>
                            <w:sz w:val="18"/>
                            <w:szCs w:val="18"/>
                          </w:rPr>
                          <w:t>Jack</w:t>
                        </w:r>
                        <w:r w:rsidRPr="0039331A">
                          <w:rPr>
                            <w:rFonts w:hint="eastAsia"/>
                            <w:color w:val="FF00FF"/>
                            <w:sz w:val="18"/>
                            <w:szCs w:val="18"/>
                          </w:rPr>
                          <w:t>'</w:t>
                        </w:r>
                        <w:proofErr w:type="gramStart"/>
                        <w:r w:rsidRPr="0039331A">
                          <w:rPr>
                            <w:rFonts w:hint="eastAsia"/>
                            <w:sz w:val="18"/>
                            <w:szCs w:val="18"/>
                          </w:rPr>
                          <w:t>,</w:t>
                        </w:r>
                        <w:r w:rsidRPr="0039331A">
                          <w:rPr>
                            <w:rFonts w:hint="eastAsia"/>
                            <w:color w:val="800000"/>
                            <w:sz w:val="18"/>
                            <w:szCs w:val="18"/>
                          </w:rPr>
                          <w:t>23</w:t>
                        </w:r>
                        <w:proofErr w:type="gramEnd"/>
                        <w:r w:rsidRPr="0039331A">
                          <w:rPr>
                            <w:rFonts w:hint="eastAsia"/>
                            <w:sz w:val="18"/>
                            <w:szCs w:val="18"/>
                          </w:rPr>
                          <w:t>, {value:</w:t>
                        </w:r>
                        <w:r w:rsidRPr="0039331A">
                          <w:rPr>
                            <w:rFonts w:hint="eastAsia"/>
                            <w:color w:val="FF00FF"/>
                            <w:sz w:val="18"/>
                            <w:szCs w:val="18"/>
                          </w:rPr>
                          <w:t>'male'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Male</w:t>
                        </w:r>
                        <w:r w:rsidRPr="0039331A">
                          <w:rPr>
                            <w:rFonts w:hint="eastAsia"/>
                            <w:color w:val="FF00FF"/>
                            <w:sz w:val="18"/>
                            <w:szCs w:val="18"/>
                          </w:rPr>
                          <w:t>'</w:t>
                        </w:r>
                        <w:r w:rsidRPr="0039331A">
                          <w:rPr>
                            <w:rFonts w:hint="eastAsia"/>
                            <w:sz w:val="18"/>
                            <w:szCs w:val="18"/>
                          </w:rPr>
                          <w:t>}],</w:t>
                        </w:r>
                      </w:p>
                      <w:p w:rsidR="0023747D" w:rsidRPr="0039331A" w:rsidRDefault="0023747D" w:rsidP="00375F9C">
                        <w:pPr>
                          <w:spacing w:line="240" w:lineRule="exact"/>
                          <w:rPr>
                            <w:sz w:val="18"/>
                            <w:szCs w:val="18"/>
                          </w:rPr>
                        </w:pPr>
                        <w:r w:rsidRPr="0039331A">
                          <w:rPr>
                            <w:rFonts w:hint="eastAsia"/>
                            <w:sz w:val="18"/>
                            <w:szCs w:val="18"/>
                          </w:rPr>
                          <w:t xml:space="preserve">    [</w:t>
                        </w:r>
                        <w:r w:rsidRPr="0039331A">
                          <w:rPr>
                            <w:rFonts w:hint="eastAsia"/>
                            <w:color w:val="FF00FF"/>
                            <w:sz w:val="18"/>
                            <w:szCs w:val="18"/>
                          </w:rPr>
                          <w:t>'</w:t>
                        </w:r>
                        <w:r>
                          <w:rPr>
                            <w:rFonts w:hint="eastAsia"/>
                            <w:color w:val="FF00FF"/>
                            <w:sz w:val="18"/>
                            <w:szCs w:val="18"/>
                          </w:rPr>
                          <w:t>John</w:t>
                        </w:r>
                        <w:r w:rsidRPr="0039331A">
                          <w:rPr>
                            <w:rFonts w:hint="eastAsia"/>
                            <w:color w:val="FF00FF"/>
                            <w:sz w:val="18"/>
                            <w:szCs w:val="18"/>
                          </w:rPr>
                          <w:t>'</w:t>
                        </w:r>
                        <w:proofErr w:type="gramStart"/>
                        <w:r w:rsidRPr="0039331A">
                          <w:rPr>
                            <w:rFonts w:hint="eastAsia"/>
                            <w:sz w:val="18"/>
                            <w:szCs w:val="18"/>
                          </w:rPr>
                          <w:t>,</w:t>
                        </w:r>
                        <w:r w:rsidRPr="0039331A">
                          <w:rPr>
                            <w:rFonts w:hint="eastAsia"/>
                            <w:color w:val="800000"/>
                            <w:sz w:val="18"/>
                            <w:szCs w:val="18"/>
                          </w:rPr>
                          <w:t>25</w:t>
                        </w:r>
                        <w:proofErr w:type="gramEnd"/>
                        <w:r w:rsidRPr="0039331A">
                          <w:rPr>
                            <w:rFonts w:hint="eastAsia"/>
                            <w:sz w:val="18"/>
                            <w:szCs w:val="18"/>
                          </w:rPr>
                          <w:t>, {value:</w:t>
                        </w:r>
                        <w:r w:rsidRPr="0039331A">
                          <w:rPr>
                            <w:rFonts w:hint="eastAsia"/>
                            <w:color w:val="FF00FF"/>
                            <w:sz w:val="18"/>
                            <w:szCs w:val="18"/>
                          </w:rPr>
                          <w:t>'female'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Female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 xml:space="preserve"> editable:</w:t>
                        </w:r>
                        <w:r w:rsidRPr="0039331A">
                          <w:rPr>
                            <w:rFonts w:hint="eastAsia"/>
                            <w:color w:val="0000FF"/>
                            <w:sz w:val="18"/>
                            <w:szCs w:val="18"/>
                          </w:rPr>
                          <w:t>true</w:t>
                        </w:r>
                        <w:r w:rsidRPr="0039331A">
                          <w:rPr>
                            <w:rFonts w:hint="eastAsia"/>
                            <w:sz w:val="18"/>
                            <w:szCs w:val="18"/>
                          </w:rPr>
                          <w:t xml:space="preserve"> }]</w:t>
                        </w:r>
                      </w:p>
                      <w:p w:rsidR="0023747D" w:rsidRPr="0039331A" w:rsidRDefault="0023747D" w:rsidP="00375F9C">
                        <w:pPr>
                          <w:spacing w:line="240" w:lineRule="exact"/>
                          <w:rPr>
                            <w:sz w:val="18"/>
                            <w:szCs w:val="18"/>
                          </w:rPr>
                        </w:pPr>
                        <w:r w:rsidRPr="0039331A">
                          <w:rPr>
                            <w:sz w:val="18"/>
                            <w:szCs w:val="18"/>
                          </w:rPr>
                          <w:t>]).</w:t>
                        </w:r>
                        <w:proofErr w:type="gramStart"/>
                        <w:r w:rsidRPr="0039331A">
                          <w:rPr>
                            <w:sz w:val="18"/>
                            <w:szCs w:val="18"/>
                          </w:rPr>
                          <w:t>show(</w:t>
                        </w:r>
                        <w:proofErr w:type="gramEnd"/>
                        <w:r w:rsidRPr="0039331A">
                          <w:rPr>
                            <w:sz w:val="18"/>
                            <w:szCs w:val="18"/>
                          </w:rPr>
                          <w:t>block)</w:t>
                        </w:r>
                      </w:p>
                    </w:txbxContent>
                  </v:textbox>
                </v:shape>
                <v:shape id="AutoShape 957" o:spid="_x0000_s1717" type="#_x0000_t62" style="position:absolute;left:24003;top:13868;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saZsUA&#10;AADcAAAADwAAAGRycy9kb3ducmV2LnhtbESPzWsCMRTE74L/Q3hCL1Kztih13SgiWHrw4geU3h6b&#10;537mZdmkZvvfN4WCx2FmfsNk28G04k69qywrmM8SEMS51RUXCq6Xw/MbCOeRNbaWScEPOdhuxqMM&#10;U20Dn+h+9oWIEHYpKii971IpXV6SQTezHXH0brY36KPsC6l7DBFuWvmSJEtpsOK4UGJH+5Ly5vxt&#10;FDSvzQ6n7/5QL8LtGI7hq/7MO6WeJsNuDcLT4B/h//aHVrBazeHvTDw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CxpmxQAAANwAAAAPAAAAAAAAAAAAAAAAAJgCAABkcnMv&#10;ZG93bnJldi54bWxQSwUGAAAAAAQABAD1AAAAigMAAAAA&#10;" adj="20751,46730" fillcolor="#ff9">
                  <v:textbox inset="0,0,0,0">
                    <w:txbxContent>
                      <w:p w:rsidR="0023747D" w:rsidRPr="000E23E9" w:rsidRDefault="0023747D" w:rsidP="00375F9C">
                        <w:pPr>
                          <w:rPr>
                            <w:szCs w:val="18"/>
                          </w:rPr>
                        </w:pPr>
                        <w:r>
                          <w:rPr>
                            <w:szCs w:val="18"/>
                          </w:rPr>
                          <w:t>O</w:t>
                        </w:r>
                        <w:r>
                          <w:rPr>
                            <w:rFonts w:hint="eastAsia"/>
                            <w:szCs w:val="18"/>
                          </w:rPr>
                          <w:t>nly this cell is editable</w:t>
                        </w:r>
                      </w:p>
                    </w:txbxContent>
                  </v:textbox>
                </v:shape>
                <v:shape id="AutoShape 958" o:spid="_x0000_s1718" type="#_x0000_t62" style="position:absolute;left:12573;top:5943;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E3ILwA&#10;AADcAAAADwAAAGRycy9kb3ducmV2LnhtbERPyQrCMBC9C/5DGMGLaKoHl2oUEQqeBLf70IxtsZmU&#10;JNr69+YgeHy8fbPrTC3e5HxlWcF0koAgzq2uuFBwu2bjJQgfkDXWlknBhzzstv3eBlNtWz7T+xIK&#10;EUPYp6igDKFJpfR5SQb9xDbEkXtYZzBE6AqpHbYx3NRyliRzabDi2FBiQ4eS8uflZRQstA2tfOxP&#10;jkZHmj6Te5YdMqWGg26/BhGoC3/xz33UClazuDaeiUdAbr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ITcgvAAAANwAAAAPAAAAAAAAAAAAAAAAAJgCAABkcnMvZG93bnJldi54&#10;bWxQSwUGAAAAAAQABAD1AAAAgQMAAAAA&#10;" adj="29340,5123" fillcolor="#ff9">
                  <v:textbox inset="0,0,0,0">
                    <w:txbxContent>
                      <w:p w:rsidR="0023747D" w:rsidRPr="000E23E9" w:rsidRDefault="0023747D" w:rsidP="00375F9C">
                        <w:pPr>
                          <w:rPr>
                            <w:szCs w:val="18"/>
                          </w:rPr>
                        </w:pPr>
                        <w:r>
                          <w:rPr>
                            <w:szCs w:val="18"/>
                          </w:rPr>
                          <w:t>S</w:t>
                        </w:r>
                        <w:r>
                          <w:rPr>
                            <w:rFonts w:hint="eastAsia"/>
                            <w:szCs w:val="18"/>
                          </w:rPr>
                          <w:t>ets uneditable</w:t>
                        </w:r>
                      </w:p>
                    </w:txbxContent>
                  </v:textbox>
                </v:shape>
                <w10:anchorlock/>
              </v:group>
            </w:pict>
          </mc:Fallback>
        </mc:AlternateContent>
      </w:r>
    </w:p>
    <w:p w:rsidR="00375F9C" w:rsidRDefault="00375F9C" w:rsidP="00375F9C">
      <w:pPr>
        <w:rPr>
          <w:b/>
        </w:rPr>
      </w:pPr>
      <w:r w:rsidRPr="00CD2EDB">
        <w:rPr>
          <w:b/>
        </w:rPr>
        <w:t>Output</w:t>
      </w:r>
      <w:r w:rsidRPr="00CD2EDB">
        <w:rPr>
          <w:rFonts w:hint="eastAsia"/>
          <w:b/>
        </w:rPr>
        <w:t>:</w:t>
      </w:r>
    </w:p>
    <w:p w:rsidR="00375F9C" w:rsidRPr="00CD2EDB" w:rsidRDefault="005C781A" w:rsidP="00375F9C">
      <w:pPr>
        <w:rPr>
          <w:b/>
        </w:rPr>
      </w:pPr>
      <w:r>
        <w:rPr>
          <w:rFonts w:hint="eastAsia"/>
          <w:b/>
          <w:noProof/>
        </w:rPr>
        <w:lastRenderedPageBreak/>
        <w:drawing>
          <wp:inline distT="0" distB="0" distL="0" distR="0" wp14:anchorId="1D01E858" wp14:editId="6D3B309D">
            <wp:extent cx="2314575" cy="1095375"/>
            <wp:effectExtent l="0" t="0" r="9525" b="9525"/>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314575" cy="1095375"/>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t xml:space="preserve"> </w:t>
      </w:r>
      <w:bookmarkStart w:id="163" w:name="_Toc356466296"/>
      <w:r>
        <w:rPr>
          <w:rFonts w:hint="eastAsia"/>
        </w:rPr>
        <w:t>The Editor</w:t>
      </w:r>
      <w:bookmarkEnd w:id="163"/>
    </w:p>
    <w:p w:rsidR="00375F9C" w:rsidRDefault="00375F9C" w:rsidP="00375F9C">
      <w:r>
        <w:rPr>
          <w:rFonts w:hint="eastAsia"/>
        </w:rPr>
        <w:t xml:space="preserve">When a cell is set to editable, </w:t>
      </w:r>
      <w:r>
        <w:t>“</w:t>
      </w:r>
      <w:r>
        <w:rPr>
          <w:rFonts w:hint="eastAsia"/>
        </w:rPr>
        <w:t>active this cell</w:t>
      </w:r>
      <w:r>
        <w:t>”</w:t>
      </w:r>
      <w:r>
        <w:rPr>
          <w:rFonts w:hint="eastAsia"/>
        </w:rPr>
        <w:t xml:space="preserve"> will show a c</w:t>
      </w:r>
      <w:r w:rsidRPr="00E64CF2">
        <w:t>orresponding</w:t>
      </w:r>
      <w:r>
        <w:rPr>
          <w:rFonts w:hint="eastAsia"/>
        </w:rPr>
        <w:t xml:space="preserve"> editor. There are the following editors f</w:t>
      </w:r>
      <w:r w:rsidRPr="00E64CF2">
        <w:t>or different</w:t>
      </w:r>
      <w:r>
        <w:rPr>
          <w:rFonts w:hint="eastAsia"/>
        </w:rPr>
        <w:t xml:space="preserve"> cell types. </w:t>
      </w:r>
    </w:p>
    <w:p w:rsidR="00375F9C" w:rsidRDefault="00375F9C" w:rsidP="00E45D25">
      <w:pPr>
        <w:numPr>
          <w:ilvl w:val="1"/>
          <w:numId w:val="5"/>
        </w:numPr>
      </w:pPr>
      <w:r>
        <w:t>‘label’</w:t>
      </w:r>
      <w:r>
        <w:rPr>
          <w:rFonts w:hint="eastAsia"/>
        </w:rPr>
        <w:t>: readonly; no editor</w:t>
      </w:r>
    </w:p>
    <w:p w:rsidR="00375F9C" w:rsidRDefault="00375F9C" w:rsidP="00E45D25">
      <w:pPr>
        <w:numPr>
          <w:ilvl w:val="1"/>
          <w:numId w:val="5"/>
        </w:numPr>
      </w:pPr>
      <w:r>
        <w:t>‘button’</w:t>
      </w:r>
      <w:r>
        <w:rPr>
          <w:rFonts w:hint="eastAsia"/>
        </w:rPr>
        <w:t>: readonly;</w:t>
      </w:r>
      <w:r w:rsidRPr="00E64CF2">
        <w:rPr>
          <w:rFonts w:hint="eastAsia"/>
        </w:rPr>
        <w:t xml:space="preserve"> </w:t>
      </w:r>
      <w:r>
        <w:rPr>
          <w:rFonts w:hint="eastAsia"/>
        </w:rPr>
        <w:t>no editor</w:t>
      </w:r>
    </w:p>
    <w:p w:rsidR="00375F9C" w:rsidRDefault="00375F9C" w:rsidP="00E45D25">
      <w:pPr>
        <w:numPr>
          <w:ilvl w:val="1"/>
          <w:numId w:val="5"/>
        </w:numPr>
      </w:pPr>
      <w:r>
        <w:t>‘input’</w:t>
      </w:r>
      <w:r>
        <w:rPr>
          <w:rFonts w:hint="eastAsia"/>
        </w:rPr>
        <w:t xml:space="preserve">: normal </w:t>
      </w:r>
      <w:r w:rsidR="00704D04">
        <w:rPr>
          <w:rFonts w:hint="eastAsia"/>
        </w:rPr>
        <w:t>xui.</w:t>
      </w:r>
      <w:r>
        <w:rPr>
          <w:rFonts w:hint="eastAsia"/>
        </w:rPr>
        <w:t>UI.Input control</w:t>
      </w:r>
    </w:p>
    <w:p w:rsidR="00375F9C" w:rsidRDefault="00375F9C" w:rsidP="00E45D25">
      <w:pPr>
        <w:numPr>
          <w:ilvl w:val="1"/>
          <w:numId w:val="5"/>
        </w:numPr>
      </w:pPr>
      <w:r>
        <w:t>‘textarea’</w:t>
      </w:r>
      <w:r>
        <w:rPr>
          <w:rFonts w:hint="eastAsia"/>
        </w:rPr>
        <w:t xml:space="preserve">: multi lines </w:t>
      </w:r>
      <w:r w:rsidR="00704D04">
        <w:rPr>
          <w:rFonts w:hint="eastAsia"/>
        </w:rPr>
        <w:t>xui.</w:t>
      </w:r>
      <w:r>
        <w:rPr>
          <w:rFonts w:hint="eastAsia"/>
        </w:rPr>
        <w:t>UI.Input control</w:t>
      </w:r>
    </w:p>
    <w:p w:rsidR="00375F9C" w:rsidRDefault="00375F9C" w:rsidP="00E45D25">
      <w:pPr>
        <w:numPr>
          <w:ilvl w:val="1"/>
          <w:numId w:val="5"/>
        </w:numPr>
      </w:pPr>
      <w:r>
        <w:t>‘number’</w:t>
      </w:r>
      <w:r>
        <w:rPr>
          <w:rFonts w:hint="eastAsia"/>
        </w:rPr>
        <w:t xml:space="preserve">: number only </w:t>
      </w:r>
      <w:r w:rsidR="00704D04">
        <w:rPr>
          <w:rFonts w:hint="eastAsia"/>
        </w:rPr>
        <w:t>xui.</w:t>
      </w:r>
      <w:r>
        <w:rPr>
          <w:rFonts w:hint="eastAsia"/>
        </w:rPr>
        <w:t>UI.Input control</w:t>
      </w:r>
    </w:p>
    <w:p w:rsidR="00375F9C" w:rsidRDefault="00375F9C" w:rsidP="00E45D25">
      <w:pPr>
        <w:numPr>
          <w:ilvl w:val="1"/>
          <w:numId w:val="5"/>
        </w:numPr>
      </w:pPr>
      <w:r>
        <w:t>‘</w:t>
      </w:r>
      <w:r>
        <w:rPr>
          <w:rFonts w:hint="eastAsia"/>
        </w:rPr>
        <w:t>currency</w:t>
      </w:r>
      <w:r>
        <w:t>’</w:t>
      </w:r>
      <w:r>
        <w:rPr>
          <w:rFonts w:hint="eastAsia"/>
        </w:rPr>
        <w:t xml:space="preserve">: currency only </w:t>
      </w:r>
      <w:r w:rsidR="00704D04">
        <w:rPr>
          <w:rFonts w:hint="eastAsia"/>
        </w:rPr>
        <w:t>xui.</w:t>
      </w:r>
      <w:r>
        <w:rPr>
          <w:rFonts w:hint="eastAsia"/>
        </w:rPr>
        <w:t>UI.Input control</w:t>
      </w:r>
    </w:p>
    <w:p w:rsidR="00375F9C" w:rsidRDefault="00375F9C" w:rsidP="00E45D25">
      <w:pPr>
        <w:numPr>
          <w:ilvl w:val="1"/>
          <w:numId w:val="5"/>
        </w:numPr>
      </w:pPr>
      <w:r>
        <w:t>‘progress’</w:t>
      </w:r>
      <w:r>
        <w:rPr>
          <w:rFonts w:hint="eastAsia"/>
        </w:rPr>
        <w:t xml:space="preserve">: </w:t>
      </w:r>
      <w:r w:rsidR="00704D04">
        <w:rPr>
          <w:rFonts w:hint="eastAsia"/>
        </w:rPr>
        <w:t>xui.</w:t>
      </w:r>
      <w:r>
        <w:rPr>
          <w:rFonts w:hint="eastAsia"/>
        </w:rPr>
        <w:t>UI.ComboInput control, spin</w:t>
      </w:r>
    </w:p>
    <w:p w:rsidR="00375F9C" w:rsidRDefault="00375F9C" w:rsidP="00E45D25">
      <w:pPr>
        <w:numPr>
          <w:ilvl w:val="1"/>
          <w:numId w:val="5"/>
        </w:numPr>
      </w:pPr>
      <w:r>
        <w:t>‘combobox’</w:t>
      </w:r>
      <w:r>
        <w:rPr>
          <w:rFonts w:hint="eastAsia"/>
        </w:rPr>
        <w:t xml:space="preserve">: </w:t>
      </w:r>
      <w:r w:rsidR="00704D04">
        <w:rPr>
          <w:rFonts w:hint="eastAsia"/>
        </w:rPr>
        <w:t>xui.</w:t>
      </w:r>
      <w:r>
        <w:rPr>
          <w:rFonts w:hint="eastAsia"/>
        </w:rPr>
        <w:t>UI.ComboInput control, combobox</w:t>
      </w:r>
    </w:p>
    <w:p w:rsidR="00375F9C" w:rsidRDefault="00375F9C" w:rsidP="00E45D25">
      <w:pPr>
        <w:numPr>
          <w:ilvl w:val="1"/>
          <w:numId w:val="5"/>
        </w:numPr>
      </w:pPr>
      <w:r>
        <w:t>‘listbox’</w:t>
      </w:r>
      <w:r>
        <w:rPr>
          <w:rFonts w:hint="eastAsia"/>
        </w:rPr>
        <w:t xml:space="preserve">: </w:t>
      </w:r>
      <w:r w:rsidR="00704D04">
        <w:rPr>
          <w:rFonts w:hint="eastAsia"/>
        </w:rPr>
        <w:t>xui.</w:t>
      </w:r>
      <w:r>
        <w:rPr>
          <w:rFonts w:hint="eastAsia"/>
        </w:rPr>
        <w:t>UI.ComboInput control, listbox</w:t>
      </w:r>
    </w:p>
    <w:p w:rsidR="00375F9C" w:rsidRDefault="00375F9C" w:rsidP="00E45D25">
      <w:pPr>
        <w:numPr>
          <w:ilvl w:val="1"/>
          <w:numId w:val="5"/>
        </w:numPr>
      </w:pPr>
      <w:r>
        <w:t>‘getter’</w:t>
      </w:r>
      <w:r>
        <w:rPr>
          <w:rFonts w:hint="eastAsia"/>
        </w:rPr>
        <w:t xml:space="preserve">: </w:t>
      </w:r>
      <w:r w:rsidR="00704D04">
        <w:rPr>
          <w:rFonts w:hint="eastAsia"/>
        </w:rPr>
        <w:t>xui.</w:t>
      </w:r>
      <w:r>
        <w:rPr>
          <w:rFonts w:hint="eastAsia"/>
        </w:rPr>
        <w:t>UI.ComboInput control, getter</w:t>
      </w:r>
    </w:p>
    <w:p w:rsidR="00375F9C" w:rsidRDefault="00375F9C" w:rsidP="00E45D25">
      <w:pPr>
        <w:numPr>
          <w:ilvl w:val="1"/>
          <w:numId w:val="5"/>
        </w:numPr>
      </w:pPr>
      <w:r>
        <w:t>‘helpinput’</w:t>
      </w:r>
      <w:r>
        <w:rPr>
          <w:rFonts w:hint="eastAsia"/>
        </w:rPr>
        <w:t xml:space="preserve">: </w:t>
      </w:r>
      <w:r w:rsidR="00704D04">
        <w:rPr>
          <w:rFonts w:hint="eastAsia"/>
        </w:rPr>
        <w:t>xui.</w:t>
      </w:r>
      <w:r>
        <w:rPr>
          <w:rFonts w:hint="eastAsia"/>
        </w:rPr>
        <w:t>UI.ComboInput control, helpinput</w:t>
      </w:r>
    </w:p>
    <w:p w:rsidR="00375F9C" w:rsidRDefault="00375F9C" w:rsidP="00E45D25">
      <w:pPr>
        <w:numPr>
          <w:ilvl w:val="1"/>
          <w:numId w:val="5"/>
        </w:numPr>
      </w:pPr>
      <w:r>
        <w:t>‘cmdbox’</w:t>
      </w:r>
      <w:r>
        <w:rPr>
          <w:rFonts w:hint="eastAsia"/>
        </w:rPr>
        <w:t xml:space="preserve">: </w:t>
      </w:r>
      <w:r w:rsidR="00704D04">
        <w:rPr>
          <w:rFonts w:hint="eastAsia"/>
        </w:rPr>
        <w:t>xui.</w:t>
      </w:r>
      <w:r>
        <w:rPr>
          <w:rFonts w:hint="eastAsia"/>
        </w:rPr>
        <w:t>UI.ComboInput control, cmdbox</w:t>
      </w:r>
    </w:p>
    <w:p w:rsidR="00375F9C" w:rsidRDefault="00375F9C" w:rsidP="00E45D25">
      <w:pPr>
        <w:numPr>
          <w:ilvl w:val="1"/>
          <w:numId w:val="5"/>
        </w:numPr>
      </w:pPr>
      <w:r>
        <w:t>‘popbox’</w:t>
      </w:r>
      <w:r>
        <w:rPr>
          <w:rFonts w:hint="eastAsia"/>
        </w:rPr>
        <w:t xml:space="preserve">: </w:t>
      </w:r>
      <w:r w:rsidR="00704D04">
        <w:rPr>
          <w:rFonts w:hint="eastAsia"/>
        </w:rPr>
        <w:t>xui.</w:t>
      </w:r>
      <w:r>
        <w:rPr>
          <w:rFonts w:hint="eastAsia"/>
        </w:rPr>
        <w:t>UI.ComboInput control, popbox</w:t>
      </w:r>
    </w:p>
    <w:p w:rsidR="00375F9C" w:rsidRDefault="00375F9C" w:rsidP="00E45D25">
      <w:pPr>
        <w:numPr>
          <w:ilvl w:val="1"/>
          <w:numId w:val="5"/>
        </w:numPr>
      </w:pPr>
      <w:r>
        <w:t>‘time’</w:t>
      </w:r>
      <w:r>
        <w:rPr>
          <w:rFonts w:hint="eastAsia"/>
        </w:rPr>
        <w:t xml:space="preserve">: </w:t>
      </w:r>
      <w:r w:rsidR="00704D04">
        <w:rPr>
          <w:rFonts w:hint="eastAsia"/>
        </w:rPr>
        <w:t>xui.</w:t>
      </w:r>
      <w:r>
        <w:rPr>
          <w:rFonts w:hint="eastAsia"/>
        </w:rPr>
        <w:t>UI.ComboInput control, time</w:t>
      </w:r>
    </w:p>
    <w:p w:rsidR="00375F9C" w:rsidRDefault="00375F9C" w:rsidP="00E45D25">
      <w:pPr>
        <w:numPr>
          <w:ilvl w:val="1"/>
          <w:numId w:val="5"/>
        </w:numPr>
      </w:pPr>
      <w:r>
        <w:t>‘date’</w:t>
      </w:r>
      <w:r>
        <w:rPr>
          <w:rFonts w:hint="eastAsia"/>
        </w:rPr>
        <w:t xml:space="preserve">: </w:t>
      </w:r>
      <w:r w:rsidR="00704D04">
        <w:rPr>
          <w:rFonts w:hint="eastAsia"/>
        </w:rPr>
        <w:t>xui.</w:t>
      </w:r>
      <w:r>
        <w:rPr>
          <w:rFonts w:hint="eastAsia"/>
        </w:rPr>
        <w:t>UI.ComboInput control, date</w:t>
      </w:r>
    </w:p>
    <w:p w:rsidR="00375F9C" w:rsidRDefault="00375F9C" w:rsidP="00E45D25">
      <w:pPr>
        <w:numPr>
          <w:ilvl w:val="1"/>
          <w:numId w:val="5"/>
        </w:numPr>
      </w:pPr>
      <w:r>
        <w:t>‘color’</w:t>
      </w:r>
      <w:r>
        <w:rPr>
          <w:rFonts w:hint="eastAsia"/>
        </w:rPr>
        <w:t xml:space="preserve">: </w:t>
      </w:r>
      <w:r w:rsidR="00704D04">
        <w:rPr>
          <w:rFonts w:hint="eastAsia"/>
        </w:rPr>
        <w:t>xui.</w:t>
      </w:r>
      <w:r>
        <w:rPr>
          <w:rFonts w:hint="eastAsia"/>
        </w:rPr>
        <w:t xml:space="preserve">UI.ComboInput control, color </w:t>
      </w:r>
    </w:p>
    <w:p w:rsidR="00375F9C" w:rsidRPr="00E64CF2" w:rsidRDefault="00375F9C" w:rsidP="00375F9C">
      <w:pPr>
        <w:rPr>
          <w:b/>
        </w:rPr>
      </w:pPr>
      <w:r w:rsidRPr="00E64CF2">
        <w:rPr>
          <w:b/>
        </w:rPr>
        <w:t>I</w:t>
      </w:r>
      <w:r w:rsidRPr="00E64CF2">
        <w:rPr>
          <w:rFonts w:hint="eastAsia"/>
          <w:b/>
        </w:rPr>
        <w:t>nput:</w:t>
      </w:r>
    </w:p>
    <w:p w:rsidR="00375F9C" w:rsidRDefault="005C781A" w:rsidP="00375F9C">
      <w:r>
        <w:rPr>
          <w:noProof/>
        </w:rPr>
        <w:lastRenderedPageBreak/>
        <mc:AlternateContent>
          <mc:Choice Requires="wpc">
            <w:drawing>
              <wp:inline distT="0" distB="0" distL="0" distR="0" wp14:anchorId="12C4DD2A" wp14:editId="25655DEA">
                <wp:extent cx="5257800" cy="3354705"/>
                <wp:effectExtent l="9525" t="0" r="9525" b="160020"/>
                <wp:docPr id="959" name="画布 9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89" name="Text Box 961"/>
                        <wps:cNvSpPr txBox="1">
                          <a:spLocks noChangeArrowheads="1"/>
                        </wps:cNvSpPr>
                        <wps:spPr bwMode="auto">
                          <a:xfrm>
                            <a:off x="0" y="48895"/>
                            <a:ext cx="5257800" cy="3458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73E33" w:rsidRDefault="0023747D" w:rsidP="00375F9C">
                              <w:pPr>
                                <w:spacing w:line="240" w:lineRule="exact"/>
                                <w:rPr>
                                  <w:sz w:val="18"/>
                                  <w:szCs w:val="18"/>
                                </w:rPr>
                              </w:pPr>
                              <w:r w:rsidRPr="00C73E33">
                                <w:rPr>
                                  <w:color w:val="0000FF"/>
                                  <w:sz w:val="18"/>
                                  <w:szCs w:val="18"/>
                                </w:rPr>
                                <w:t>var</w:t>
                              </w:r>
                              <w:r w:rsidRPr="00C73E33">
                                <w:rPr>
                                  <w:sz w:val="18"/>
                                  <w:szCs w:val="18"/>
                                </w:rPr>
                                <w:t xml:space="preserve"> block=</w:t>
                              </w:r>
                              <w:r w:rsidRPr="00C73E33">
                                <w:rPr>
                                  <w:color w:val="0000FF"/>
                                  <w:sz w:val="18"/>
                                  <w:szCs w:val="18"/>
                                </w:rPr>
                                <w:t>new</w:t>
                              </w:r>
                              <w:r w:rsidRPr="00C73E33">
                                <w:rPr>
                                  <w:sz w:val="18"/>
                                  <w:szCs w:val="18"/>
                                </w:rPr>
                                <w:t xml:space="preserve"> </w:t>
                              </w:r>
                              <w:r w:rsidR="00A52FB6">
                                <w:rPr>
                                  <w:sz w:val="18"/>
                                  <w:szCs w:val="18"/>
                                </w:rPr>
                                <w:t>xui</w:t>
                              </w:r>
                              <w:r w:rsidRPr="00C73E33">
                                <w:rPr>
                                  <w:sz w:val="18"/>
                                  <w:szCs w:val="18"/>
                                </w:rPr>
                                <w:t>.UI.Block({width:</w:t>
                              </w:r>
                              <w:r w:rsidRPr="00C73E33">
                                <w:rPr>
                                  <w:color w:val="800000"/>
                                  <w:sz w:val="18"/>
                                  <w:szCs w:val="18"/>
                                </w:rPr>
                                <w:t>300</w:t>
                              </w:r>
                              <w:r w:rsidRPr="00C73E33">
                                <w:rPr>
                                  <w:sz w:val="18"/>
                                  <w:szCs w:val="18"/>
                                </w:rPr>
                                <w:t>,height:</w:t>
                              </w:r>
                              <w:r w:rsidRPr="00C73E33">
                                <w:rPr>
                                  <w:color w:val="800000"/>
                                  <w:sz w:val="18"/>
                                  <w:szCs w:val="18"/>
                                </w:rPr>
                                <w:t>340</w:t>
                              </w:r>
                              <w:r w:rsidRPr="00C73E33">
                                <w:rPr>
                                  <w:sz w:val="18"/>
                                  <w:szCs w:val="18"/>
                                </w:rPr>
                                <w:t>}).show();</w:t>
                              </w:r>
                            </w:p>
                            <w:p w:rsidR="0023747D" w:rsidRPr="00C73E33" w:rsidRDefault="0023747D" w:rsidP="00375F9C">
                              <w:pPr>
                                <w:spacing w:line="240" w:lineRule="exact"/>
                                <w:rPr>
                                  <w:sz w:val="18"/>
                                  <w:szCs w:val="18"/>
                                </w:rPr>
                              </w:pPr>
                              <w:r w:rsidRPr="00C73E33">
                                <w:rPr>
                                  <w:color w:val="0000FF"/>
                                  <w:sz w:val="18"/>
                                  <w:szCs w:val="18"/>
                                </w:rPr>
                                <w:t>var</w:t>
                              </w:r>
                              <w:r w:rsidRPr="00C73E33">
                                <w:rPr>
                                  <w:sz w:val="18"/>
                                  <w:szCs w:val="18"/>
                                </w:rPr>
                                <w:t xml:space="preserve"> tg=</w:t>
                              </w:r>
                              <w:r w:rsidRPr="00C73E33">
                                <w:rPr>
                                  <w:color w:val="0000FF"/>
                                  <w:sz w:val="18"/>
                                  <w:szCs w:val="18"/>
                                </w:rPr>
                                <w:t>new</w:t>
                              </w:r>
                              <w:r w:rsidRPr="00C73E33">
                                <w:rPr>
                                  <w:sz w:val="18"/>
                                  <w:szCs w:val="18"/>
                                </w:rPr>
                                <w:t xml:space="preserve"> </w:t>
                              </w:r>
                              <w:r w:rsidR="00A52FB6">
                                <w:rPr>
                                  <w:sz w:val="18"/>
                                  <w:szCs w:val="18"/>
                                </w:rPr>
                                <w:t>xui</w:t>
                              </w:r>
                              <w:r w:rsidRPr="00C73E33">
                                <w:rPr>
                                  <w:sz w:val="18"/>
                                  <w:szCs w:val="18"/>
                                </w:rPr>
                                <w:t>.UI.TreeGrid;</w:t>
                              </w:r>
                            </w:p>
                            <w:p w:rsidR="0023747D" w:rsidRPr="00C73E33" w:rsidRDefault="0023747D" w:rsidP="00375F9C">
                              <w:pPr>
                                <w:spacing w:line="240" w:lineRule="exact"/>
                                <w:rPr>
                                  <w:sz w:val="18"/>
                                  <w:szCs w:val="18"/>
                                </w:rPr>
                              </w:pPr>
                              <w:r w:rsidRPr="00C73E33">
                                <w:rPr>
                                  <w:sz w:val="18"/>
                                  <w:szCs w:val="18"/>
                                </w:rPr>
                                <w:t>tg.setRowHandler(</w:t>
                              </w:r>
                              <w:r w:rsidRPr="00C73E33">
                                <w:rPr>
                                  <w:color w:val="0000FF"/>
                                  <w:sz w:val="18"/>
                                  <w:szCs w:val="18"/>
                                </w:rPr>
                                <w:t>false</w:t>
                              </w:r>
                              <w:r w:rsidRPr="00C73E33">
                                <w:rPr>
                                  <w:sz w:val="18"/>
                                  <w:szCs w:val="18"/>
                                </w:rPr>
                                <w:t>)</w:t>
                              </w:r>
                            </w:p>
                            <w:p w:rsidR="0023747D" w:rsidRPr="00C73E33" w:rsidRDefault="0023747D" w:rsidP="00375F9C">
                              <w:pPr>
                                <w:spacing w:line="240" w:lineRule="exact"/>
                                <w:rPr>
                                  <w:sz w:val="18"/>
                                  <w:szCs w:val="18"/>
                                </w:rPr>
                              </w:pPr>
                              <w:r w:rsidRPr="00C73E33">
                                <w:rPr>
                                  <w:sz w:val="18"/>
                                  <w:szCs w:val="18"/>
                                </w:rPr>
                                <w:t>.setEditable(</w:t>
                              </w:r>
                              <w:r w:rsidRPr="00C73E33">
                                <w:rPr>
                                  <w:color w:val="0000FF"/>
                                  <w:sz w:val="18"/>
                                  <w:szCs w:val="18"/>
                                </w:rPr>
                                <w:t>true</w:t>
                              </w:r>
                              <w:r w:rsidRPr="00C73E33">
                                <w:rPr>
                                  <w:sz w:val="18"/>
                                  <w:szCs w:val="18"/>
                                </w:rPr>
                                <w:t>)</w:t>
                              </w:r>
                            </w:p>
                            <w:p w:rsidR="0023747D" w:rsidRPr="00C73E33" w:rsidRDefault="0023747D" w:rsidP="00375F9C">
                              <w:pPr>
                                <w:spacing w:line="240" w:lineRule="exact"/>
                                <w:rPr>
                                  <w:sz w:val="18"/>
                                  <w:szCs w:val="18"/>
                                </w:rPr>
                              </w:pPr>
                              <w:r w:rsidRPr="00C73E33">
                                <w:rPr>
                                  <w:rFonts w:hint="eastAsia"/>
                                  <w:sz w:val="18"/>
                                  <w:szCs w:val="18"/>
                                </w:rPr>
                                <w:t>.setHeader([</w:t>
                              </w:r>
                              <w:r w:rsidRPr="00C73E33">
                                <w:rPr>
                                  <w:rFonts w:hint="eastAsia"/>
                                  <w:color w:val="FF00FF"/>
                                  <w:sz w:val="18"/>
                                  <w:szCs w:val="18"/>
                                </w:rPr>
                                <w:t>"</w:t>
                              </w:r>
                              <w:r>
                                <w:rPr>
                                  <w:rFonts w:hint="eastAsia"/>
                                  <w:color w:val="FF00FF"/>
                                  <w:sz w:val="18"/>
                                  <w:szCs w:val="18"/>
                                </w:rPr>
                                <w:t>Type</w:t>
                              </w:r>
                              <w:r w:rsidRPr="00C73E33">
                                <w:rPr>
                                  <w:rFonts w:hint="eastAsia"/>
                                  <w:color w:val="FF00FF"/>
                                  <w:sz w:val="18"/>
                                  <w:szCs w:val="18"/>
                                </w:rPr>
                                <w:t>"</w:t>
                              </w:r>
                              <w:r w:rsidRPr="00C73E33">
                                <w:rPr>
                                  <w:rFonts w:hint="eastAsia"/>
                                  <w:sz w:val="18"/>
                                  <w:szCs w:val="18"/>
                                </w:rPr>
                                <w:t>,</w:t>
                              </w:r>
                              <w:r w:rsidRPr="00C73E33">
                                <w:rPr>
                                  <w:rFonts w:hint="eastAsia"/>
                                  <w:color w:val="FF00FF"/>
                                  <w:sz w:val="18"/>
                                  <w:szCs w:val="18"/>
                                </w:rPr>
                                <w:t>"</w:t>
                              </w:r>
                              <w:r>
                                <w:rPr>
                                  <w:rFonts w:hint="eastAsia"/>
                                  <w:color w:val="FF00FF"/>
                                  <w:sz w:val="18"/>
                                  <w:szCs w:val="18"/>
                                </w:rPr>
                                <w:t>Cell UI</w:t>
                              </w:r>
                              <w:r w:rsidRPr="00C73E33">
                                <w:rPr>
                                  <w:rFonts w:hint="eastAsia"/>
                                  <w:color w:val="FF00FF"/>
                                  <w:sz w:val="18"/>
                                  <w:szCs w:val="18"/>
                                </w:rPr>
                                <w:t>"</w:t>
                              </w:r>
                              <w:r w:rsidRPr="00C73E33">
                                <w:rPr>
                                  <w:rFonts w:hint="eastAsia"/>
                                  <w:sz w:val="18"/>
                                  <w:szCs w:val="18"/>
                                </w:rPr>
                                <w:t>]).setRows([</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'label'</w:t>
                              </w:r>
                              <w:r w:rsidRPr="00C73E33">
                                <w:rPr>
                                  <w:sz w:val="18"/>
                                  <w:szCs w:val="18"/>
                                </w:rPr>
                                <w:t>,{type:</w:t>
                              </w:r>
                              <w:r w:rsidRPr="00C73E33">
                                <w:rPr>
                                  <w:color w:val="FF00FF"/>
                                  <w:sz w:val="18"/>
                                  <w:szCs w:val="18"/>
                                </w:rPr>
                                <w:t>'label'</w:t>
                              </w:r>
                              <w:r w:rsidRPr="00C73E33">
                                <w:rPr>
                                  <w:sz w:val="18"/>
                                  <w:szCs w:val="18"/>
                                </w:rPr>
                                <w:t>,value:</w:t>
                              </w:r>
                              <w:r w:rsidRPr="00C73E33">
                                <w:rPr>
                                  <w:color w:val="FF00FF"/>
                                  <w:sz w:val="18"/>
                                  <w:szCs w:val="18"/>
                                </w:rPr>
                                <w:t>'label'</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'button'</w:t>
                              </w:r>
                              <w:r w:rsidRPr="00C73E33">
                                <w:rPr>
                                  <w:sz w:val="18"/>
                                  <w:szCs w:val="18"/>
                                </w:rPr>
                                <w:t>,{type:</w:t>
                              </w:r>
                              <w:r w:rsidRPr="00C73E33">
                                <w:rPr>
                                  <w:color w:val="FF00FF"/>
                                  <w:sz w:val="18"/>
                                  <w:szCs w:val="18"/>
                                </w:rPr>
                                <w:t>'button'</w:t>
                              </w:r>
                              <w:r w:rsidRPr="00C73E33">
                                <w:rPr>
                                  <w:sz w:val="18"/>
                                  <w:szCs w:val="18"/>
                                </w:rPr>
                                <w:t>,value:</w:t>
                              </w:r>
                              <w:r w:rsidRPr="00C73E33">
                                <w:rPr>
                                  <w:color w:val="FF00FF"/>
                                  <w:sz w:val="18"/>
                                  <w:szCs w:val="18"/>
                                </w:rPr>
                                <w:t>'button'</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'input'</w:t>
                              </w:r>
                              <w:r w:rsidRPr="00C73E33">
                                <w:rPr>
                                  <w:sz w:val="18"/>
                                  <w:szCs w:val="18"/>
                                </w:rPr>
                                <w:t>,{type:</w:t>
                              </w:r>
                              <w:r w:rsidRPr="00C73E33">
                                <w:rPr>
                                  <w:color w:val="FF00FF"/>
                                  <w:sz w:val="18"/>
                                  <w:szCs w:val="18"/>
                                </w:rPr>
                                <w:t>'input'</w:t>
                              </w:r>
                              <w:r w:rsidRPr="00C73E33">
                                <w:rPr>
                                  <w:sz w:val="18"/>
                                  <w:szCs w:val="18"/>
                                </w:rPr>
                                <w:t>,value:</w:t>
                              </w:r>
                              <w:r w:rsidRPr="00C73E33">
                                <w:rPr>
                                  <w:color w:val="FF00FF"/>
                                  <w:sz w:val="18"/>
                                  <w:szCs w:val="18"/>
                                </w:rPr>
                                <w:t>'input'</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'textarea'</w:t>
                              </w:r>
                              <w:r w:rsidRPr="00C73E33">
                                <w:rPr>
                                  <w:sz w:val="18"/>
                                  <w:szCs w:val="18"/>
                                </w:rPr>
                                <w:t>,{type:</w:t>
                              </w:r>
                              <w:r w:rsidRPr="00C73E33">
                                <w:rPr>
                                  <w:color w:val="FF00FF"/>
                                  <w:sz w:val="18"/>
                                  <w:szCs w:val="18"/>
                                </w:rPr>
                                <w:t>'textarea'</w:t>
                              </w:r>
                              <w:r w:rsidRPr="00C73E33">
                                <w:rPr>
                                  <w:sz w:val="18"/>
                                  <w:szCs w:val="18"/>
                                </w:rPr>
                                <w:t>,value:</w:t>
                              </w:r>
                              <w:r w:rsidRPr="00C73E33">
                                <w:rPr>
                                  <w:color w:val="FF00FF"/>
                                  <w:sz w:val="18"/>
                                  <w:szCs w:val="18"/>
                                </w:rPr>
                                <w:t>'textarea'</w:t>
                              </w:r>
                              <w:r w:rsidRPr="00C73E33">
                                <w:rPr>
                                  <w:sz w:val="18"/>
                                  <w:szCs w:val="18"/>
                                </w:rPr>
                                <w:t>}]},</w:t>
                              </w:r>
                            </w:p>
                            <w:p w:rsidR="0023747D" w:rsidRDefault="0023747D" w:rsidP="00375F9C">
                              <w:pPr>
                                <w:spacing w:line="240" w:lineRule="exact"/>
                                <w:ind w:firstLine="360"/>
                                <w:rPr>
                                  <w:sz w:val="18"/>
                                  <w:szCs w:val="18"/>
                                </w:rPr>
                              </w:pPr>
                              <w:r w:rsidRPr="00C73E33">
                                <w:rPr>
                                  <w:sz w:val="18"/>
                                  <w:szCs w:val="18"/>
                                </w:rPr>
                                <w:t>{cells:[</w:t>
                              </w:r>
                              <w:r w:rsidRPr="00C73E33">
                                <w:rPr>
                                  <w:color w:val="FF00FF"/>
                                  <w:sz w:val="18"/>
                                  <w:szCs w:val="18"/>
                                </w:rPr>
                                <w:t>'number'</w:t>
                              </w:r>
                              <w:r w:rsidRPr="00C73E33">
                                <w:rPr>
                                  <w:sz w:val="18"/>
                                  <w:szCs w:val="18"/>
                                </w:rPr>
                                <w:t>,{type:</w:t>
                              </w:r>
                              <w:r w:rsidRPr="00C73E33">
                                <w:rPr>
                                  <w:color w:val="FF00FF"/>
                                  <w:sz w:val="18"/>
                                  <w:szCs w:val="18"/>
                                </w:rPr>
                                <w:t>'number'</w:t>
                              </w:r>
                              <w:r w:rsidRPr="00C73E33">
                                <w:rPr>
                                  <w:sz w:val="18"/>
                                  <w:szCs w:val="18"/>
                                </w:rPr>
                                <w:t>,value:</w:t>
                              </w:r>
                              <w:r w:rsidRPr="00C73E33">
                                <w:rPr>
                                  <w:color w:val="FF00FF"/>
                                  <w:sz w:val="18"/>
                                  <w:szCs w:val="18"/>
                                </w:rPr>
                                <w:t>'1.23'</w:t>
                              </w:r>
                              <w:r w:rsidRPr="00C73E33">
                                <w:rPr>
                                  <w:sz w:val="18"/>
                                  <w:szCs w:val="18"/>
                                </w:rPr>
                                <w:t>}]},</w:t>
                              </w:r>
                            </w:p>
                            <w:p w:rsidR="0023747D" w:rsidRPr="00E64CF2" w:rsidRDefault="0023747D" w:rsidP="00375F9C">
                              <w:pPr>
                                <w:spacing w:line="240" w:lineRule="exact"/>
                                <w:rPr>
                                  <w:sz w:val="18"/>
                                  <w:szCs w:val="18"/>
                                </w:rPr>
                              </w:pPr>
                              <w:r w:rsidRPr="00C73E33">
                                <w:rPr>
                                  <w:sz w:val="18"/>
                                  <w:szCs w:val="18"/>
                                </w:rPr>
                                <w:t xml:space="preserve">    {cells:[</w:t>
                              </w:r>
                              <w:r>
                                <w:rPr>
                                  <w:color w:val="FF00FF"/>
                                  <w:sz w:val="18"/>
                                  <w:szCs w:val="18"/>
                                </w:rPr>
                                <w:t>'</w:t>
                              </w:r>
                              <w:r>
                                <w:rPr>
                                  <w:rFonts w:hint="eastAsia"/>
                                  <w:color w:val="FF00FF"/>
                                  <w:sz w:val="18"/>
                                  <w:szCs w:val="18"/>
                                </w:rPr>
                                <w:t>currencty</w:t>
                              </w:r>
                              <w:r w:rsidRPr="00C73E33">
                                <w:rPr>
                                  <w:color w:val="FF00FF"/>
                                  <w:sz w:val="18"/>
                                  <w:szCs w:val="18"/>
                                </w:rPr>
                                <w:t>'</w:t>
                              </w:r>
                              <w:r w:rsidRPr="00C73E33">
                                <w:rPr>
                                  <w:sz w:val="18"/>
                                  <w:szCs w:val="18"/>
                                </w:rPr>
                                <w:t>,{type:</w:t>
                              </w:r>
                              <w:r w:rsidRPr="00C73E33">
                                <w:rPr>
                                  <w:color w:val="FF00FF"/>
                                  <w:sz w:val="18"/>
                                  <w:szCs w:val="18"/>
                                </w:rPr>
                                <w:t>'number'</w:t>
                              </w:r>
                              <w:r w:rsidRPr="00C73E33">
                                <w:rPr>
                                  <w:sz w:val="18"/>
                                  <w:szCs w:val="18"/>
                                </w:rPr>
                                <w:t>,value:</w:t>
                              </w:r>
                              <w:r w:rsidRPr="00C73E33">
                                <w:rPr>
                                  <w:color w:val="FF00FF"/>
                                  <w:sz w:val="18"/>
                                  <w:szCs w:val="18"/>
                                </w:rPr>
                                <w:t>'</w:t>
                              </w:r>
                              <w:r>
                                <w:rPr>
                                  <w:rFonts w:hint="eastAsia"/>
                                  <w:color w:val="FF00FF"/>
                                  <w:sz w:val="18"/>
                                  <w:szCs w:val="18"/>
                                </w:rPr>
                                <w:t>2</w:t>
                              </w:r>
                              <w:r w:rsidRPr="00C73E33">
                                <w:rPr>
                                  <w:color w:val="FF00FF"/>
                                  <w:sz w:val="18"/>
                                  <w:szCs w:val="18"/>
                                </w:rPr>
                                <w:t>1.23'</w:t>
                              </w:r>
                              <w:r w:rsidRPr="00C73E33">
                                <w:rPr>
                                  <w:sz w:val="18"/>
                                  <w:szCs w:val="18"/>
                                </w:rPr>
                                <w:t>}]}</w:t>
                              </w:r>
                              <w:r>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'progress'</w:t>
                              </w:r>
                              <w:r w:rsidRPr="00C73E33">
                                <w:rPr>
                                  <w:sz w:val="18"/>
                                  <w:szCs w:val="18"/>
                                </w:rPr>
                                <w:t>,{type:</w:t>
                              </w:r>
                              <w:r w:rsidRPr="00C73E33">
                                <w:rPr>
                                  <w:color w:val="FF00FF"/>
                                  <w:sz w:val="18"/>
                                  <w:szCs w:val="18"/>
                                </w:rPr>
                                <w:t>'progress'</w:t>
                              </w:r>
                              <w:r w:rsidRPr="00C73E33">
                                <w:rPr>
                                  <w:sz w:val="18"/>
                                  <w:szCs w:val="18"/>
                                </w:rPr>
                                <w:t>,value:</w:t>
                              </w:r>
                              <w:r w:rsidRPr="00C73E33">
                                <w:rPr>
                                  <w:color w:val="FF00FF"/>
                                  <w:sz w:val="18"/>
                                  <w:szCs w:val="18"/>
                                </w:rPr>
                                <w:t>'0.85'</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'combobox'</w:t>
                              </w:r>
                              <w:r w:rsidRPr="00C73E33">
                                <w:rPr>
                                  <w:sz w:val="18"/>
                                  <w:szCs w:val="18"/>
                                </w:rPr>
                                <w:t>,{type:</w:t>
                              </w:r>
                              <w:r w:rsidRPr="00C73E33">
                                <w:rPr>
                                  <w:color w:val="FF00FF"/>
                                  <w:sz w:val="18"/>
                                  <w:szCs w:val="18"/>
                                </w:rPr>
                                <w:t>'combobox'</w:t>
                              </w:r>
                              <w:r w:rsidRPr="00C73E33">
                                <w:rPr>
                                  <w:sz w:val="18"/>
                                  <w:szCs w:val="18"/>
                                </w:rPr>
                                <w:t>,value:</w:t>
                              </w:r>
                              <w:r w:rsidRPr="00C73E33">
                                <w:rPr>
                                  <w:color w:val="FF00FF"/>
                                  <w:sz w:val="18"/>
                                  <w:szCs w:val="18"/>
                                </w:rPr>
                                <w:t>'combobox'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'listbox'</w:t>
                              </w:r>
                              <w:r w:rsidRPr="00C73E33">
                                <w:rPr>
                                  <w:sz w:val="18"/>
                                  <w:szCs w:val="18"/>
                                </w:rPr>
                                <w:t>,{type:</w:t>
                              </w:r>
                              <w:r w:rsidRPr="00C73E33">
                                <w:rPr>
                                  <w:color w:val="FF00FF"/>
                                  <w:sz w:val="18"/>
                                  <w:szCs w:val="18"/>
                                </w:rPr>
                                <w:t>'listbox'</w:t>
                              </w:r>
                              <w:r w:rsidRPr="00C73E33">
                                <w:rPr>
                                  <w:sz w:val="18"/>
                                  <w:szCs w:val="18"/>
                                </w:rPr>
                                <w:t>,value:</w:t>
                              </w:r>
                              <w:r w:rsidRPr="00C73E33">
                                <w:rPr>
                                  <w:color w:val="FF00FF"/>
                                  <w:sz w:val="18"/>
                                  <w:szCs w:val="18"/>
                                </w:rPr>
                                <w:t>'listbox'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'getter'</w:t>
                              </w:r>
                              <w:r w:rsidRPr="00C73E33">
                                <w:rPr>
                                  <w:sz w:val="18"/>
                                  <w:szCs w:val="18"/>
                                </w:rPr>
                                <w:t>,{type:</w:t>
                              </w:r>
                              <w:r w:rsidRPr="00C73E33">
                                <w:rPr>
                                  <w:color w:val="FF00FF"/>
                                  <w:sz w:val="18"/>
                                  <w:szCs w:val="18"/>
                                </w:rPr>
                                <w:t>'getter'</w:t>
                              </w:r>
                              <w:r w:rsidRPr="00C73E33">
                                <w:rPr>
                                  <w:sz w:val="18"/>
                                  <w:szCs w:val="18"/>
                                </w:rPr>
                                <w:t>,value:</w:t>
                              </w:r>
                              <w:r w:rsidRPr="00C73E33">
                                <w:rPr>
                                  <w:color w:val="FF00FF"/>
                                  <w:sz w:val="18"/>
                                  <w:szCs w:val="18"/>
                                </w:rPr>
                                <w:t>'getter'</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'helpinput'</w:t>
                              </w:r>
                              <w:r w:rsidRPr="00C73E33">
                                <w:rPr>
                                  <w:sz w:val="18"/>
                                  <w:szCs w:val="18"/>
                                </w:rPr>
                                <w:t>,{type:</w:t>
                              </w:r>
                              <w:r w:rsidRPr="00C73E33">
                                <w:rPr>
                                  <w:color w:val="FF00FF"/>
                                  <w:sz w:val="18"/>
                                  <w:szCs w:val="18"/>
                                </w:rPr>
                                <w:t>'helpinput'</w:t>
                              </w:r>
                              <w:r w:rsidRPr="00C73E33">
                                <w:rPr>
                                  <w:sz w:val="18"/>
                                  <w:szCs w:val="18"/>
                                </w:rPr>
                                <w:t>,value:</w:t>
                              </w:r>
                              <w:r w:rsidRPr="00C73E33">
                                <w:rPr>
                                  <w:color w:val="FF00FF"/>
                                  <w:sz w:val="18"/>
                                  <w:szCs w:val="18"/>
                                </w:rPr>
                                <w:t>'helpinput'</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'cmdbox'</w:t>
                              </w:r>
                              <w:r w:rsidRPr="00C73E33">
                                <w:rPr>
                                  <w:sz w:val="18"/>
                                  <w:szCs w:val="18"/>
                                </w:rPr>
                                <w:t>,{type:</w:t>
                              </w:r>
                              <w:r w:rsidRPr="00C73E33">
                                <w:rPr>
                                  <w:color w:val="FF00FF"/>
                                  <w:sz w:val="18"/>
                                  <w:szCs w:val="18"/>
                                </w:rPr>
                                <w:t>'cmdbox'</w:t>
                              </w:r>
                              <w:r w:rsidRPr="00C73E33">
                                <w:rPr>
                                  <w:sz w:val="18"/>
                                  <w:szCs w:val="18"/>
                                </w:rPr>
                                <w:t>,value:</w:t>
                              </w:r>
                              <w:r w:rsidRPr="00C73E33">
                                <w:rPr>
                                  <w:color w:val="FF00FF"/>
                                  <w:sz w:val="18"/>
                                  <w:szCs w:val="18"/>
                                </w:rPr>
                                <w:t>'cmdbox'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'popbox'</w:t>
                              </w:r>
                              <w:r w:rsidRPr="00C73E33">
                                <w:rPr>
                                  <w:sz w:val="18"/>
                                  <w:szCs w:val="18"/>
                                </w:rPr>
                                <w:t>,{type:</w:t>
                              </w:r>
                              <w:r w:rsidRPr="00C73E33">
                                <w:rPr>
                                  <w:color w:val="FF00FF"/>
                                  <w:sz w:val="18"/>
                                  <w:szCs w:val="18"/>
                                </w:rPr>
                                <w:t>'popbox'</w:t>
                              </w:r>
                              <w:r w:rsidRPr="00C73E33">
                                <w:rPr>
                                  <w:sz w:val="18"/>
                                  <w:szCs w:val="18"/>
                                </w:rPr>
                                <w:t>,value:</w:t>
                              </w:r>
                              <w:r w:rsidRPr="00C73E33">
                                <w:rPr>
                                  <w:color w:val="FF00FF"/>
                                  <w:sz w:val="18"/>
                                  <w:szCs w:val="18"/>
                                </w:rPr>
                                <w:t>'popbox'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'time'</w:t>
                              </w:r>
                              <w:r w:rsidRPr="00C73E33">
                                <w:rPr>
                                  <w:sz w:val="18"/>
                                  <w:szCs w:val="18"/>
                                </w:rPr>
                                <w:t>,{type:</w:t>
                              </w:r>
                              <w:r w:rsidRPr="00C73E33">
                                <w:rPr>
                                  <w:color w:val="FF00FF"/>
                                  <w:sz w:val="18"/>
                                  <w:szCs w:val="18"/>
                                </w:rPr>
                                <w:t>'time'</w:t>
                              </w:r>
                              <w:r w:rsidRPr="00C73E33">
                                <w:rPr>
                                  <w:sz w:val="18"/>
                                  <w:szCs w:val="18"/>
                                </w:rPr>
                                <w:t>,value:</w:t>
                              </w:r>
                              <w:r w:rsidRPr="00C73E33">
                                <w:rPr>
                                  <w:color w:val="FF00FF"/>
                                  <w:sz w:val="18"/>
                                  <w:szCs w:val="18"/>
                                </w:rPr>
                                <w:t>'12:08'</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'date'</w:t>
                              </w:r>
                              <w:r w:rsidRPr="00C73E33">
                                <w:rPr>
                                  <w:sz w:val="18"/>
                                  <w:szCs w:val="18"/>
                                </w:rPr>
                                <w:t>,{type:</w:t>
                              </w:r>
                              <w:r w:rsidRPr="00C73E33">
                                <w:rPr>
                                  <w:color w:val="FF00FF"/>
                                  <w:sz w:val="18"/>
                                  <w:szCs w:val="18"/>
                                </w:rPr>
                                <w:t>'date'</w:t>
                              </w:r>
                              <w:r w:rsidRPr="00C73E33">
                                <w:rPr>
                                  <w:sz w:val="18"/>
                                  <w:szCs w:val="18"/>
                                </w:rPr>
                                <w:t>,value:(</w:t>
                              </w:r>
                              <w:r w:rsidRPr="00C73E33">
                                <w:rPr>
                                  <w:color w:val="0000FF"/>
                                  <w:sz w:val="18"/>
                                  <w:szCs w:val="18"/>
                                </w:rPr>
                                <w:t>new</w:t>
                              </w:r>
                              <w:r w:rsidRPr="00C73E33">
                                <w:rPr>
                                  <w:sz w:val="18"/>
                                  <w:szCs w:val="18"/>
                                </w:rPr>
                                <w:t xml:space="preserve"> Date).getTime()}]},</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'color'</w:t>
                              </w:r>
                              <w:r w:rsidRPr="00C73E33">
                                <w:rPr>
                                  <w:sz w:val="18"/>
                                  <w:szCs w:val="18"/>
                                </w:rPr>
                                <w:t>,{type:</w:t>
                              </w:r>
                              <w:r w:rsidRPr="00C73E33">
                                <w:rPr>
                                  <w:color w:val="FF00FF"/>
                                  <w:sz w:val="18"/>
                                  <w:szCs w:val="18"/>
                                </w:rPr>
                                <w:t>'color'</w:t>
                              </w:r>
                              <w:r w:rsidRPr="00C73E33">
                                <w:rPr>
                                  <w:sz w:val="18"/>
                                  <w:szCs w:val="18"/>
                                </w:rPr>
                                <w:t>,value:</w:t>
                              </w:r>
                              <w:r w:rsidRPr="00C73E33">
                                <w:rPr>
                                  <w:color w:val="FF00FF"/>
                                  <w:sz w:val="18"/>
                                  <w:szCs w:val="18"/>
                                </w:rPr>
                                <w:t>'#00ff00'</w:t>
                              </w:r>
                              <w:r w:rsidRPr="00C73E33">
                                <w:rPr>
                                  <w:sz w:val="18"/>
                                  <w:szCs w:val="18"/>
                                </w:rPr>
                                <w:t>}]}</w:t>
                              </w:r>
                            </w:p>
                            <w:p w:rsidR="0023747D" w:rsidRPr="00C73E33" w:rsidRDefault="0023747D" w:rsidP="00375F9C">
                              <w:pPr>
                                <w:spacing w:line="240" w:lineRule="exact"/>
                                <w:rPr>
                                  <w:sz w:val="18"/>
                                  <w:szCs w:val="18"/>
                                </w:rPr>
                              </w:pPr>
                              <w:r w:rsidRPr="00C73E33">
                                <w:rPr>
                                  <w:sz w:val="18"/>
                                  <w:szCs w:val="18"/>
                                </w:rPr>
                                <w:t>]).show(block)</w:t>
                              </w:r>
                            </w:p>
                          </w:txbxContent>
                        </wps:txbx>
                        <wps:bodyPr rot="0" vert="horz" wrap="square" lIns="54000" tIns="46800" rIns="54000" bIns="45720" anchor="t" anchorCtr="0" upright="1">
                          <a:spAutoFit/>
                        </wps:bodyPr>
                      </wps:wsp>
                    </wpc:wpc>
                  </a:graphicData>
                </a:graphic>
              </wp:inline>
            </w:drawing>
          </mc:Choice>
          <mc:Fallback>
            <w:pict>
              <v:group id="画布 959" o:spid="_x0000_s1719" editas="canvas" style="width:414pt;height:264.15pt;mso-position-horizontal-relative:char;mso-position-vertical-relative:line" coordsize="52578,33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">
                <v:shape id="_x0000_s1720" type="#_x0000_t75" style="position:absolute;width:52578;height:33547;visibility:visible;mso-wrap-style:square">
                  <v:fill o:detectmouseclick="t"/>
                  <v:path o:connecttype="none"/>
                </v:shape>
                <v:shape id="Text Box 961" o:spid="_x0000_s1721" type="#_x0000_t202" style="position:absolute;top:488;width:52578;height:34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IU78MA&#10;AADcAAAADwAAAGRycy9kb3ducmV2LnhtbESPQWvCQBSE70L/w/IK3nRTD5KkriJKiZdC1fb+yL5m&#10;g9m3YXeN8d+7hYLHYWa+YVab0XZiIB9axwre5hkI4trplhsF3+ePWQ4iRGSNnWNScKcAm/XLZIWl&#10;djc+0nCKjUgQDiUqMDH2pZShNmQxzF1PnLxf5y3GJH0jtcdbgttOLrJsKS22nBYM9rQzVF9OV6ug&#10;vuzHfdX+GD9cbf6li+r+uayUmr6O23cQkcb4DP+3D1pBkRfwdy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IU78MAAADcAAAADwAAAAAAAAAAAAAAAACYAgAAZHJzL2Rv&#10;d25yZXYueG1sUEsFBgAAAAAEAAQA9QAAAIgDAAAAAA==&#10;" strokeweight="1pt">
                  <v:textbox style="mso-fit-shape-to-text:t" inset="1.5mm,1.3mm,1.5mm">
                    <w:txbxContent>
                      <w:p w:rsidR="0023747D" w:rsidRPr="00C73E33" w:rsidRDefault="0023747D" w:rsidP="00375F9C">
                        <w:pPr>
                          <w:spacing w:line="240" w:lineRule="exact"/>
                          <w:rPr>
                            <w:sz w:val="18"/>
                            <w:szCs w:val="18"/>
                          </w:rPr>
                        </w:pPr>
                        <w:proofErr w:type="gramStart"/>
                        <w:r w:rsidRPr="00C73E33">
                          <w:rPr>
                            <w:color w:val="0000FF"/>
                            <w:sz w:val="18"/>
                            <w:szCs w:val="18"/>
                          </w:rPr>
                          <w:t>var</w:t>
                        </w:r>
                        <w:proofErr w:type="gramEnd"/>
                        <w:r w:rsidRPr="00C73E33">
                          <w:rPr>
                            <w:sz w:val="18"/>
                            <w:szCs w:val="18"/>
                          </w:rPr>
                          <w:t xml:space="preserve"> block=</w:t>
                        </w:r>
                        <w:r w:rsidRPr="00C73E33">
                          <w:rPr>
                            <w:color w:val="0000FF"/>
                            <w:sz w:val="18"/>
                            <w:szCs w:val="18"/>
                          </w:rPr>
                          <w:t>new</w:t>
                        </w:r>
                        <w:r w:rsidRPr="00C73E33">
                          <w:rPr>
                            <w:sz w:val="18"/>
                            <w:szCs w:val="18"/>
                          </w:rPr>
                          <w:t xml:space="preserve"> </w:t>
                        </w:r>
                        <w:r w:rsidR="00A52FB6">
                          <w:rPr>
                            <w:sz w:val="18"/>
                            <w:szCs w:val="18"/>
                          </w:rPr>
                          <w:t>xui</w:t>
                        </w:r>
                        <w:r w:rsidRPr="00C73E33">
                          <w:rPr>
                            <w:sz w:val="18"/>
                            <w:szCs w:val="18"/>
                          </w:rPr>
                          <w:t>.UI.Block({width:</w:t>
                        </w:r>
                        <w:r w:rsidRPr="00C73E33">
                          <w:rPr>
                            <w:color w:val="800000"/>
                            <w:sz w:val="18"/>
                            <w:szCs w:val="18"/>
                          </w:rPr>
                          <w:t>300</w:t>
                        </w:r>
                        <w:r w:rsidRPr="00C73E33">
                          <w:rPr>
                            <w:sz w:val="18"/>
                            <w:szCs w:val="18"/>
                          </w:rPr>
                          <w:t>,height:</w:t>
                        </w:r>
                        <w:r w:rsidRPr="00C73E33">
                          <w:rPr>
                            <w:color w:val="800000"/>
                            <w:sz w:val="18"/>
                            <w:szCs w:val="18"/>
                          </w:rPr>
                          <w:t>340</w:t>
                        </w:r>
                        <w:r w:rsidRPr="00C73E33">
                          <w:rPr>
                            <w:sz w:val="18"/>
                            <w:szCs w:val="18"/>
                          </w:rPr>
                          <w:t>}).show();</w:t>
                        </w:r>
                      </w:p>
                      <w:p w:rsidR="0023747D" w:rsidRPr="00C73E33" w:rsidRDefault="0023747D" w:rsidP="00375F9C">
                        <w:pPr>
                          <w:spacing w:line="240" w:lineRule="exact"/>
                          <w:rPr>
                            <w:sz w:val="18"/>
                            <w:szCs w:val="18"/>
                          </w:rPr>
                        </w:pPr>
                        <w:proofErr w:type="gramStart"/>
                        <w:r w:rsidRPr="00C73E33">
                          <w:rPr>
                            <w:color w:val="0000FF"/>
                            <w:sz w:val="18"/>
                            <w:szCs w:val="18"/>
                          </w:rPr>
                          <w:t>var</w:t>
                        </w:r>
                        <w:proofErr w:type="gramEnd"/>
                        <w:r w:rsidRPr="00C73E33">
                          <w:rPr>
                            <w:sz w:val="18"/>
                            <w:szCs w:val="18"/>
                          </w:rPr>
                          <w:t xml:space="preserve"> tg=</w:t>
                        </w:r>
                        <w:r w:rsidRPr="00C73E33">
                          <w:rPr>
                            <w:color w:val="0000FF"/>
                            <w:sz w:val="18"/>
                            <w:szCs w:val="18"/>
                          </w:rPr>
                          <w:t>new</w:t>
                        </w:r>
                        <w:r w:rsidRPr="00C73E33">
                          <w:rPr>
                            <w:sz w:val="18"/>
                            <w:szCs w:val="18"/>
                          </w:rPr>
                          <w:t xml:space="preserve"> </w:t>
                        </w:r>
                        <w:r w:rsidR="00A52FB6">
                          <w:rPr>
                            <w:sz w:val="18"/>
                            <w:szCs w:val="18"/>
                          </w:rPr>
                          <w:t>xui</w:t>
                        </w:r>
                        <w:r w:rsidRPr="00C73E33">
                          <w:rPr>
                            <w:sz w:val="18"/>
                            <w:szCs w:val="18"/>
                          </w:rPr>
                          <w:t>.UI.TreeGrid;</w:t>
                        </w:r>
                      </w:p>
                      <w:p w:rsidR="0023747D" w:rsidRPr="00C73E33" w:rsidRDefault="0023747D" w:rsidP="00375F9C">
                        <w:pPr>
                          <w:spacing w:line="240" w:lineRule="exact"/>
                          <w:rPr>
                            <w:sz w:val="18"/>
                            <w:szCs w:val="18"/>
                          </w:rPr>
                        </w:pPr>
                        <w:proofErr w:type="gramStart"/>
                        <w:r w:rsidRPr="00C73E33">
                          <w:rPr>
                            <w:sz w:val="18"/>
                            <w:szCs w:val="18"/>
                          </w:rPr>
                          <w:t>tg.setRowHandler(</w:t>
                        </w:r>
                        <w:proofErr w:type="gramEnd"/>
                        <w:r w:rsidRPr="00C73E33">
                          <w:rPr>
                            <w:color w:val="0000FF"/>
                            <w:sz w:val="18"/>
                            <w:szCs w:val="18"/>
                          </w:rPr>
                          <w:t>false</w:t>
                        </w:r>
                        <w:r w:rsidRPr="00C73E33">
                          <w:rPr>
                            <w:sz w:val="18"/>
                            <w:szCs w:val="18"/>
                          </w:rPr>
                          <w:t>)</w:t>
                        </w:r>
                      </w:p>
                      <w:p w:rsidR="0023747D" w:rsidRPr="00C73E33" w:rsidRDefault="0023747D" w:rsidP="00375F9C">
                        <w:pPr>
                          <w:spacing w:line="240" w:lineRule="exact"/>
                          <w:rPr>
                            <w:sz w:val="18"/>
                            <w:szCs w:val="18"/>
                          </w:rPr>
                        </w:pPr>
                        <w:r w:rsidRPr="00C73E33">
                          <w:rPr>
                            <w:sz w:val="18"/>
                            <w:szCs w:val="18"/>
                          </w:rPr>
                          <w:t>.</w:t>
                        </w:r>
                        <w:proofErr w:type="gramStart"/>
                        <w:r w:rsidRPr="00C73E33">
                          <w:rPr>
                            <w:sz w:val="18"/>
                            <w:szCs w:val="18"/>
                          </w:rPr>
                          <w:t>setEditable(</w:t>
                        </w:r>
                        <w:proofErr w:type="gramEnd"/>
                        <w:r w:rsidRPr="00C73E33">
                          <w:rPr>
                            <w:color w:val="0000FF"/>
                            <w:sz w:val="18"/>
                            <w:szCs w:val="18"/>
                          </w:rPr>
                          <w:t>true</w:t>
                        </w:r>
                        <w:r w:rsidRPr="00C73E33">
                          <w:rPr>
                            <w:sz w:val="18"/>
                            <w:szCs w:val="18"/>
                          </w:rPr>
                          <w:t>)</w:t>
                        </w:r>
                      </w:p>
                      <w:p w:rsidR="0023747D" w:rsidRPr="00C73E33" w:rsidRDefault="0023747D" w:rsidP="00375F9C">
                        <w:pPr>
                          <w:spacing w:line="240" w:lineRule="exact"/>
                          <w:rPr>
                            <w:sz w:val="18"/>
                            <w:szCs w:val="18"/>
                          </w:rPr>
                        </w:pPr>
                        <w:r w:rsidRPr="00C73E33">
                          <w:rPr>
                            <w:rFonts w:hint="eastAsia"/>
                            <w:sz w:val="18"/>
                            <w:szCs w:val="18"/>
                          </w:rPr>
                          <w:t>.</w:t>
                        </w:r>
                        <w:proofErr w:type="gramStart"/>
                        <w:r w:rsidRPr="00C73E33">
                          <w:rPr>
                            <w:rFonts w:hint="eastAsia"/>
                            <w:sz w:val="18"/>
                            <w:szCs w:val="18"/>
                          </w:rPr>
                          <w:t>setHeader(</w:t>
                        </w:r>
                        <w:proofErr w:type="gramEnd"/>
                        <w:r w:rsidRPr="00C73E33">
                          <w:rPr>
                            <w:rFonts w:hint="eastAsia"/>
                            <w:sz w:val="18"/>
                            <w:szCs w:val="18"/>
                          </w:rPr>
                          <w:t>[</w:t>
                        </w:r>
                        <w:r w:rsidRPr="00C73E33">
                          <w:rPr>
                            <w:rFonts w:hint="eastAsia"/>
                            <w:color w:val="FF00FF"/>
                            <w:sz w:val="18"/>
                            <w:szCs w:val="18"/>
                          </w:rPr>
                          <w:t>"</w:t>
                        </w:r>
                        <w:r>
                          <w:rPr>
                            <w:rFonts w:hint="eastAsia"/>
                            <w:color w:val="FF00FF"/>
                            <w:sz w:val="18"/>
                            <w:szCs w:val="18"/>
                          </w:rPr>
                          <w:t>Type</w:t>
                        </w:r>
                        <w:r w:rsidRPr="00C73E33">
                          <w:rPr>
                            <w:rFonts w:hint="eastAsia"/>
                            <w:color w:val="FF00FF"/>
                            <w:sz w:val="18"/>
                            <w:szCs w:val="18"/>
                          </w:rPr>
                          <w:t>"</w:t>
                        </w:r>
                        <w:r w:rsidRPr="00C73E33">
                          <w:rPr>
                            <w:rFonts w:hint="eastAsia"/>
                            <w:sz w:val="18"/>
                            <w:szCs w:val="18"/>
                          </w:rPr>
                          <w:t>,</w:t>
                        </w:r>
                        <w:r w:rsidRPr="00C73E33">
                          <w:rPr>
                            <w:rFonts w:hint="eastAsia"/>
                            <w:color w:val="FF00FF"/>
                            <w:sz w:val="18"/>
                            <w:szCs w:val="18"/>
                          </w:rPr>
                          <w:t>"</w:t>
                        </w:r>
                        <w:r>
                          <w:rPr>
                            <w:rFonts w:hint="eastAsia"/>
                            <w:color w:val="FF00FF"/>
                            <w:sz w:val="18"/>
                            <w:szCs w:val="18"/>
                          </w:rPr>
                          <w:t>Cell UI</w:t>
                        </w:r>
                        <w:r w:rsidRPr="00C73E33">
                          <w:rPr>
                            <w:rFonts w:hint="eastAsia"/>
                            <w:color w:val="FF00FF"/>
                            <w:sz w:val="18"/>
                            <w:szCs w:val="18"/>
                          </w:rPr>
                          <w:t>"</w:t>
                        </w:r>
                        <w:r w:rsidRPr="00C73E33">
                          <w:rPr>
                            <w:rFonts w:hint="eastAsia"/>
                            <w:sz w:val="18"/>
                            <w:szCs w:val="18"/>
                          </w:rPr>
                          <w:t>]).setRows([</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'label'</w:t>
                        </w:r>
                        <w:r w:rsidRPr="00C73E33">
                          <w:rPr>
                            <w:sz w:val="18"/>
                            <w:szCs w:val="18"/>
                          </w:rPr>
                          <w:t>,{type:</w:t>
                        </w:r>
                        <w:r w:rsidRPr="00C73E33">
                          <w:rPr>
                            <w:color w:val="FF00FF"/>
                            <w:sz w:val="18"/>
                            <w:szCs w:val="18"/>
                          </w:rPr>
                          <w:t>'label'</w:t>
                        </w:r>
                        <w:r w:rsidRPr="00C73E33">
                          <w:rPr>
                            <w:sz w:val="18"/>
                            <w:szCs w:val="18"/>
                          </w:rPr>
                          <w:t>,value:</w:t>
                        </w:r>
                        <w:r w:rsidRPr="00C73E33">
                          <w:rPr>
                            <w:color w:val="FF00FF"/>
                            <w:sz w:val="18"/>
                            <w:szCs w:val="18"/>
                          </w:rPr>
                          <w:t>'label'</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'button'</w:t>
                        </w:r>
                        <w:r w:rsidRPr="00C73E33">
                          <w:rPr>
                            <w:sz w:val="18"/>
                            <w:szCs w:val="18"/>
                          </w:rPr>
                          <w:t>,{type:</w:t>
                        </w:r>
                        <w:r w:rsidRPr="00C73E33">
                          <w:rPr>
                            <w:color w:val="FF00FF"/>
                            <w:sz w:val="18"/>
                            <w:szCs w:val="18"/>
                          </w:rPr>
                          <w:t>'button'</w:t>
                        </w:r>
                        <w:r w:rsidRPr="00C73E33">
                          <w:rPr>
                            <w:sz w:val="18"/>
                            <w:szCs w:val="18"/>
                          </w:rPr>
                          <w:t>,value:</w:t>
                        </w:r>
                        <w:r w:rsidRPr="00C73E33">
                          <w:rPr>
                            <w:color w:val="FF00FF"/>
                            <w:sz w:val="18"/>
                            <w:szCs w:val="18"/>
                          </w:rPr>
                          <w:t>'button'</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'input'</w:t>
                        </w:r>
                        <w:r w:rsidRPr="00C73E33">
                          <w:rPr>
                            <w:sz w:val="18"/>
                            <w:szCs w:val="18"/>
                          </w:rPr>
                          <w:t>,{type:</w:t>
                        </w:r>
                        <w:r w:rsidRPr="00C73E33">
                          <w:rPr>
                            <w:color w:val="FF00FF"/>
                            <w:sz w:val="18"/>
                            <w:szCs w:val="18"/>
                          </w:rPr>
                          <w:t>'input'</w:t>
                        </w:r>
                        <w:r w:rsidRPr="00C73E33">
                          <w:rPr>
                            <w:sz w:val="18"/>
                            <w:szCs w:val="18"/>
                          </w:rPr>
                          <w:t>,value:</w:t>
                        </w:r>
                        <w:r w:rsidRPr="00C73E33">
                          <w:rPr>
                            <w:color w:val="FF00FF"/>
                            <w:sz w:val="18"/>
                            <w:szCs w:val="18"/>
                          </w:rPr>
                          <w:t>'input'</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'textarea'</w:t>
                        </w:r>
                        <w:r w:rsidRPr="00C73E33">
                          <w:rPr>
                            <w:sz w:val="18"/>
                            <w:szCs w:val="18"/>
                          </w:rPr>
                          <w:t>,{type:</w:t>
                        </w:r>
                        <w:r w:rsidRPr="00C73E33">
                          <w:rPr>
                            <w:color w:val="FF00FF"/>
                            <w:sz w:val="18"/>
                            <w:szCs w:val="18"/>
                          </w:rPr>
                          <w:t>'textarea'</w:t>
                        </w:r>
                        <w:r w:rsidRPr="00C73E33">
                          <w:rPr>
                            <w:sz w:val="18"/>
                            <w:szCs w:val="18"/>
                          </w:rPr>
                          <w:t>,value:</w:t>
                        </w:r>
                        <w:r w:rsidRPr="00C73E33">
                          <w:rPr>
                            <w:color w:val="FF00FF"/>
                            <w:sz w:val="18"/>
                            <w:szCs w:val="18"/>
                          </w:rPr>
                          <w:t>'textarea'</w:t>
                        </w:r>
                        <w:r w:rsidRPr="00C73E33">
                          <w:rPr>
                            <w:sz w:val="18"/>
                            <w:szCs w:val="18"/>
                          </w:rPr>
                          <w:t>}]},</w:t>
                        </w:r>
                      </w:p>
                      <w:p w:rsidR="0023747D" w:rsidRDefault="0023747D" w:rsidP="00375F9C">
                        <w:pPr>
                          <w:spacing w:line="240" w:lineRule="exact"/>
                          <w:ind w:firstLine="360"/>
                          <w:rPr>
                            <w:sz w:val="18"/>
                            <w:szCs w:val="18"/>
                          </w:rPr>
                        </w:pPr>
                        <w:r w:rsidRPr="00C73E33">
                          <w:rPr>
                            <w:sz w:val="18"/>
                            <w:szCs w:val="18"/>
                          </w:rPr>
                          <w:t>{</w:t>
                        </w:r>
                        <w:proofErr w:type="gramStart"/>
                        <w:r w:rsidRPr="00C73E33">
                          <w:rPr>
                            <w:sz w:val="18"/>
                            <w:szCs w:val="18"/>
                          </w:rPr>
                          <w:t>cells</w:t>
                        </w:r>
                        <w:proofErr w:type="gramEnd"/>
                        <w:r w:rsidRPr="00C73E33">
                          <w:rPr>
                            <w:sz w:val="18"/>
                            <w:szCs w:val="18"/>
                          </w:rPr>
                          <w:t>:[</w:t>
                        </w:r>
                        <w:r w:rsidRPr="00C73E33">
                          <w:rPr>
                            <w:color w:val="FF00FF"/>
                            <w:sz w:val="18"/>
                            <w:szCs w:val="18"/>
                          </w:rPr>
                          <w:t>'number'</w:t>
                        </w:r>
                        <w:r w:rsidRPr="00C73E33">
                          <w:rPr>
                            <w:sz w:val="18"/>
                            <w:szCs w:val="18"/>
                          </w:rPr>
                          <w:t>,{type:</w:t>
                        </w:r>
                        <w:r w:rsidRPr="00C73E33">
                          <w:rPr>
                            <w:color w:val="FF00FF"/>
                            <w:sz w:val="18"/>
                            <w:szCs w:val="18"/>
                          </w:rPr>
                          <w:t>'number'</w:t>
                        </w:r>
                        <w:r w:rsidRPr="00C73E33">
                          <w:rPr>
                            <w:sz w:val="18"/>
                            <w:szCs w:val="18"/>
                          </w:rPr>
                          <w:t>,value:</w:t>
                        </w:r>
                        <w:r w:rsidRPr="00C73E33">
                          <w:rPr>
                            <w:color w:val="FF00FF"/>
                            <w:sz w:val="18"/>
                            <w:szCs w:val="18"/>
                          </w:rPr>
                          <w:t>'1.23'</w:t>
                        </w:r>
                        <w:r w:rsidRPr="00C73E33">
                          <w:rPr>
                            <w:sz w:val="18"/>
                            <w:szCs w:val="18"/>
                          </w:rPr>
                          <w:t>}]},</w:t>
                        </w:r>
                      </w:p>
                      <w:p w:rsidR="0023747D" w:rsidRPr="00E64CF2"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Pr>
                            <w:color w:val="FF00FF"/>
                            <w:sz w:val="18"/>
                            <w:szCs w:val="18"/>
                          </w:rPr>
                          <w:t>'</w:t>
                        </w:r>
                        <w:r>
                          <w:rPr>
                            <w:rFonts w:hint="eastAsia"/>
                            <w:color w:val="FF00FF"/>
                            <w:sz w:val="18"/>
                            <w:szCs w:val="18"/>
                          </w:rPr>
                          <w:t>currencty</w:t>
                        </w:r>
                        <w:r w:rsidRPr="00C73E33">
                          <w:rPr>
                            <w:color w:val="FF00FF"/>
                            <w:sz w:val="18"/>
                            <w:szCs w:val="18"/>
                          </w:rPr>
                          <w:t>'</w:t>
                        </w:r>
                        <w:r w:rsidRPr="00C73E33">
                          <w:rPr>
                            <w:sz w:val="18"/>
                            <w:szCs w:val="18"/>
                          </w:rPr>
                          <w:t>,{type:</w:t>
                        </w:r>
                        <w:r w:rsidRPr="00C73E33">
                          <w:rPr>
                            <w:color w:val="FF00FF"/>
                            <w:sz w:val="18"/>
                            <w:szCs w:val="18"/>
                          </w:rPr>
                          <w:t>'number'</w:t>
                        </w:r>
                        <w:r w:rsidRPr="00C73E33">
                          <w:rPr>
                            <w:sz w:val="18"/>
                            <w:szCs w:val="18"/>
                          </w:rPr>
                          <w:t>,value:</w:t>
                        </w:r>
                        <w:r w:rsidRPr="00C73E33">
                          <w:rPr>
                            <w:color w:val="FF00FF"/>
                            <w:sz w:val="18"/>
                            <w:szCs w:val="18"/>
                          </w:rPr>
                          <w:t>'</w:t>
                        </w:r>
                        <w:r>
                          <w:rPr>
                            <w:rFonts w:hint="eastAsia"/>
                            <w:color w:val="FF00FF"/>
                            <w:sz w:val="18"/>
                            <w:szCs w:val="18"/>
                          </w:rPr>
                          <w:t>2</w:t>
                        </w:r>
                        <w:r w:rsidRPr="00C73E33">
                          <w:rPr>
                            <w:color w:val="FF00FF"/>
                            <w:sz w:val="18"/>
                            <w:szCs w:val="18"/>
                          </w:rPr>
                          <w:t>1.23'</w:t>
                        </w:r>
                        <w:r w:rsidRPr="00C73E33">
                          <w:rPr>
                            <w:sz w:val="18"/>
                            <w:szCs w:val="18"/>
                          </w:rPr>
                          <w:t>}]}</w:t>
                        </w:r>
                        <w:r>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'progress'</w:t>
                        </w:r>
                        <w:r w:rsidRPr="00C73E33">
                          <w:rPr>
                            <w:sz w:val="18"/>
                            <w:szCs w:val="18"/>
                          </w:rPr>
                          <w:t>,{type:</w:t>
                        </w:r>
                        <w:r w:rsidRPr="00C73E33">
                          <w:rPr>
                            <w:color w:val="FF00FF"/>
                            <w:sz w:val="18"/>
                            <w:szCs w:val="18"/>
                          </w:rPr>
                          <w:t>'progress'</w:t>
                        </w:r>
                        <w:r w:rsidRPr="00C73E33">
                          <w:rPr>
                            <w:sz w:val="18"/>
                            <w:szCs w:val="18"/>
                          </w:rPr>
                          <w:t>,value:</w:t>
                        </w:r>
                        <w:r w:rsidRPr="00C73E33">
                          <w:rPr>
                            <w:color w:val="FF00FF"/>
                            <w:sz w:val="18"/>
                            <w:szCs w:val="18"/>
                          </w:rPr>
                          <w:t>'0.85'</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'combobox'</w:t>
                        </w:r>
                        <w:r w:rsidRPr="00C73E33">
                          <w:rPr>
                            <w:sz w:val="18"/>
                            <w:szCs w:val="18"/>
                          </w:rPr>
                          <w:t>,{type:</w:t>
                        </w:r>
                        <w:r w:rsidRPr="00C73E33">
                          <w:rPr>
                            <w:color w:val="FF00FF"/>
                            <w:sz w:val="18"/>
                            <w:szCs w:val="18"/>
                          </w:rPr>
                          <w:t>'combobox'</w:t>
                        </w:r>
                        <w:r w:rsidRPr="00C73E33">
                          <w:rPr>
                            <w:sz w:val="18"/>
                            <w:szCs w:val="18"/>
                          </w:rPr>
                          <w:t>,value:</w:t>
                        </w:r>
                        <w:r w:rsidRPr="00C73E33">
                          <w:rPr>
                            <w:color w:val="FF00FF"/>
                            <w:sz w:val="18"/>
                            <w:szCs w:val="18"/>
                          </w:rPr>
                          <w:t>'combobox'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'listbox'</w:t>
                        </w:r>
                        <w:r w:rsidRPr="00C73E33">
                          <w:rPr>
                            <w:sz w:val="18"/>
                            <w:szCs w:val="18"/>
                          </w:rPr>
                          <w:t>,{type:</w:t>
                        </w:r>
                        <w:r w:rsidRPr="00C73E33">
                          <w:rPr>
                            <w:color w:val="FF00FF"/>
                            <w:sz w:val="18"/>
                            <w:szCs w:val="18"/>
                          </w:rPr>
                          <w:t>'listbox'</w:t>
                        </w:r>
                        <w:r w:rsidRPr="00C73E33">
                          <w:rPr>
                            <w:sz w:val="18"/>
                            <w:szCs w:val="18"/>
                          </w:rPr>
                          <w:t>,value:</w:t>
                        </w:r>
                        <w:r w:rsidRPr="00C73E33">
                          <w:rPr>
                            <w:color w:val="FF00FF"/>
                            <w:sz w:val="18"/>
                            <w:szCs w:val="18"/>
                          </w:rPr>
                          <w:t>'listbox'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'getter'</w:t>
                        </w:r>
                        <w:r w:rsidRPr="00C73E33">
                          <w:rPr>
                            <w:sz w:val="18"/>
                            <w:szCs w:val="18"/>
                          </w:rPr>
                          <w:t>,{type:</w:t>
                        </w:r>
                        <w:r w:rsidRPr="00C73E33">
                          <w:rPr>
                            <w:color w:val="FF00FF"/>
                            <w:sz w:val="18"/>
                            <w:szCs w:val="18"/>
                          </w:rPr>
                          <w:t>'getter'</w:t>
                        </w:r>
                        <w:r w:rsidRPr="00C73E33">
                          <w:rPr>
                            <w:sz w:val="18"/>
                            <w:szCs w:val="18"/>
                          </w:rPr>
                          <w:t>,value:</w:t>
                        </w:r>
                        <w:r w:rsidRPr="00C73E33">
                          <w:rPr>
                            <w:color w:val="FF00FF"/>
                            <w:sz w:val="18"/>
                            <w:szCs w:val="18"/>
                          </w:rPr>
                          <w:t>'getter'</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'helpinput'</w:t>
                        </w:r>
                        <w:r w:rsidRPr="00C73E33">
                          <w:rPr>
                            <w:sz w:val="18"/>
                            <w:szCs w:val="18"/>
                          </w:rPr>
                          <w:t>,{type:</w:t>
                        </w:r>
                        <w:r w:rsidRPr="00C73E33">
                          <w:rPr>
                            <w:color w:val="FF00FF"/>
                            <w:sz w:val="18"/>
                            <w:szCs w:val="18"/>
                          </w:rPr>
                          <w:t>'helpinput'</w:t>
                        </w:r>
                        <w:r w:rsidRPr="00C73E33">
                          <w:rPr>
                            <w:sz w:val="18"/>
                            <w:szCs w:val="18"/>
                          </w:rPr>
                          <w:t>,value:</w:t>
                        </w:r>
                        <w:r w:rsidRPr="00C73E33">
                          <w:rPr>
                            <w:color w:val="FF00FF"/>
                            <w:sz w:val="18"/>
                            <w:szCs w:val="18"/>
                          </w:rPr>
                          <w:t>'helpinput'</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'cmdbox'</w:t>
                        </w:r>
                        <w:r w:rsidRPr="00C73E33">
                          <w:rPr>
                            <w:sz w:val="18"/>
                            <w:szCs w:val="18"/>
                          </w:rPr>
                          <w:t>,{type:</w:t>
                        </w:r>
                        <w:r w:rsidRPr="00C73E33">
                          <w:rPr>
                            <w:color w:val="FF00FF"/>
                            <w:sz w:val="18"/>
                            <w:szCs w:val="18"/>
                          </w:rPr>
                          <w:t>'cmdbox'</w:t>
                        </w:r>
                        <w:r w:rsidRPr="00C73E33">
                          <w:rPr>
                            <w:sz w:val="18"/>
                            <w:szCs w:val="18"/>
                          </w:rPr>
                          <w:t>,value:</w:t>
                        </w:r>
                        <w:r w:rsidRPr="00C73E33">
                          <w:rPr>
                            <w:color w:val="FF00FF"/>
                            <w:sz w:val="18"/>
                            <w:szCs w:val="18"/>
                          </w:rPr>
                          <w:t>'cmdbox'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'popbox'</w:t>
                        </w:r>
                        <w:r w:rsidRPr="00C73E33">
                          <w:rPr>
                            <w:sz w:val="18"/>
                            <w:szCs w:val="18"/>
                          </w:rPr>
                          <w:t>,{type:</w:t>
                        </w:r>
                        <w:r w:rsidRPr="00C73E33">
                          <w:rPr>
                            <w:color w:val="FF00FF"/>
                            <w:sz w:val="18"/>
                            <w:szCs w:val="18"/>
                          </w:rPr>
                          <w:t>'popbox'</w:t>
                        </w:r>
                        <w:r w:rsidRPr="00C73E33">
                          <w:rPr>
                            <w:sz w:val="18"/>
                            <w:szCs w:val="18"/>
                          </w:rPr>
                          <w:t>,value:</w:t>
                        </w:r>
                        <w:r w:rsidRPr="00C73E33">
                          <w:rPr>
                            <w:color w:val="FF00FF"/>
                            <w:sz w:val="18"/>
                            <w:szCs w:val="18"/>
                          </w:rPr>
                          <w:t>'popbox'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'time'</w:t>
                        </w:r>
                        <w:r w:rsidRPr="00C73E33">
                          <w:rPr>
                            <w:sz w:val="18"/>
                            <w:szCs w:val="18"/>
                          </w:rPr>
                          <w:t>,{type:</w:t>
                        </w:r>
                        <w:r w:rsidRPr="00C73E33">
                          <w:rPr>
                            <w:color w:val="FF00FF"/>
                            <w:sz w:val="18"/>
                            <w:szCs w:val="18"/>
                          </w:rPr>
                          <w:t>'time'</w:t>
                        </w:r>
                        <w:r w:rsidRPr="00C73E33">
                          <w:rPr>
                            <w:sz w:val="18"/>
                            <w:szCs w:val="18"/>
                          </w:rPr>
                          <w:t>,value:</w:t>
                        </w:r>
                        <w:r w:rsidRPr="00C73E33">
                          <w:rPr>
                            <w:color w:val="FF00FF"/>
                            <w:sz w:val="18"/>
                            <w:szCs w:val="18"/>
                          </w:rPr>
                          <w:t>'12:08'</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'date'</w:t>
                        </w:r>
                        <w:r w:rsidRPr="00C73E33">
                          <w:rPr>
                            <w:sz w:val="18"/>
                            <w:szCs w:val="18"/>
                          </w:rPr>
                          <w:t>,{type:</w:t>
                        </w:r>
                        <w:r w:rsidRPr="00C73E33">
                          <w:rPr>
                            <w:color w:val="FF00FF"/>
                            <w:sz w:val="18"/>
                            <w:szCs w:val="18"/>
                          </w:rPr>
                          <w:t>'date'</w:t>
                        </w:r>
                        <w:r w:rsidRPr="00C73E33">
                          <w:rPr>
                            <w:sz w:val="18"/>
                            <w:szCs w:val="18"/>
                          </w:rPr>
                          <w:t>,value:(</w:t>
                        </w:r>
                        <w:r w:rsidRPr="00C73E33">
                          <w:rPr>
                            <w:color w:val="0000FF"/>
                            <w:sz w:val="18"/>
                            <w:szCs w:val="18"/>
                          </w:rPr>
                          <w:t>new</w:t>
                        </w:r>
                        <w:r w:rsidRPr="00C73E33">
                          <w:rPr>
                            <w:sz w:val="18"/>
                            <w:szCs w:val="18"/>
                          </w:rPr>
                          <w:t xml:space="preserve"> Date).getTime()}]},</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'color'</w:t>
                        </w:r>
                        <w:r w:rsidRPr="00C73E33">
                          <w:rPr>
                            <w:sz w:val="18"/>
                            <w:szCs w:val="18"/>
                          </w:rPr>
                          <w:t>,{type:</w:t>
                        </w:r>
                        <w:r w:rsidRPr="00C73E33">
                          <w:rPr>
                            <w:color w:val="FF00FF"/>
                            <w:sz w:val="18"/>
                            <w:szCs w:val="18"/>
                          </w:rPr>
                          <w:t>'color'</w:t>
                        </w:r>
                        <w:r w:rsidRPr="00C73E33">
                          <w:rPr>
                            <w:sz w:val="18"/>
                            <w:szCs w:val="18"/>
                          </w:rPr>
                          <w:t>,value:</w:t>
                        </w:r>
                        <w:r w:rsidRPr="00C73E33">
                          <w:rPr>
                            <w:color w:val="FF00FF"/>
                            <w:sz w:val="18"/>
                            <w:szCs w:val="18"/>
                          </w:rPr>
                          <w:t>'#00ff00'</w:t>
                        </w:r>
                        <w:r w:rsidRPr="00C73E33">
                          <w:rPr>
                            <w:sz w:val="18"/>
                            <w:szCs w:val="18"/>
                          </w:rPr>
                          <w:t>}]}</w:t>
                        </w:r>
                      </w:p>
                      <w:p w:rsidR="0023747D" w:rsidRPr="00C73E33" w:rsidRDefault="0023747D" w:rsidP="00375F9C">
                        <w:pPr>
                          <w:spacing w:line="240" w:lineRule="exact"/>
                          <w:rPr>
                            <w:sz w:val="18"/>
                            <w:szCs w:val="18"/>
                          </w:rPr>
                        </w:pPr>
                        <w:r w:rsidRPr="00C73E33">
                          <w:rPr>
                            <w:sz w:val="18"/>
                            <w:szCs w:val="18"/>
                          </w:rPr>
                          <w:t>]).</w:t>
                        </w:r>
                        <w:proofErr w:type="gramStart"/>
                        <w:r w:rsidRPr="00C73E33">
                          <w:rPr>
                            <w:sz w:val="18"/>
                            <w:szCs w:val="18"/>
                          </w:rPr>
                          <w:t>show(</w:t>
                        </w:r>
                        <w:proofErr w:type="gramEnd"/>
                        <w:r w:rsidRPr="00C73E33">
                          <w:rPr>
                            <w:sz w:val="18"/>
                            <w:szCs w:val="18"/>
                          </w:rPr>
                          <w:t>block)</w:t>
                        </w:r>
                      </w:p>
                    </w:txbxContent>
                  </v:textbox>
                </v:shape>
                <w10:anchorlock/>
              </v:group>
            </w:pict>
          </mc:Fallback>
        </mc:AlternateContent>
      </w:r>
    </w:p>
    <w:p w:rsidR="00375F9C" w:rsidRDefault="00375F9C" w:rsidP="00375F9C">
      <w:pPr>
        <w:rPr>
          <w:b/>
        </w:rPr>
      </w:pPr>
    </w:p>
    <w:p w:rsidR="00375F9C" w:rsidRDefault="00375F9C" w:rsidP="00375F9C">
      <w:pPr>
        <w:rPr>
          <w:b/>
        </w:rPr>
      </w:pPr>
      <w:r>
        <w:rPr>
          <w:b/>
        </w:rPr>
        <w:t>O</w:t>
      </w:r>
      <w:r>
        <w:rPr>
          <w:rFonts w:hint="eastAsia"/>
          <w:b/>
        </w:rPr>
        <w:t>utput</w:t>
      </w:r>
      <w:r>
        <w:rPr>
          <w:rFonts w:hint="eastAsia"/>
          <w:b/>
        </w:rPr>
        <w:t>：</w:t>
      </w:r>
    </w:p>
    <w:p w:rsidR="00375F9C" w:rsidRPr="00AD548D" w:rsidRDefault="005C781A" w:rsidP="00375F9C">
      <w:r>
        <w:rPr>
          <w:rFonts w:hint="eastAsia"/>
          <w:b/>
          <w:noProof/>
        </w:rPr>
        <w:drawing>
          <wp:inline distT="0" distB="0" distL="0" distR="0" wp14:anchorId="3CD0A2B0" wp14:editId="2AFE1B1F">
            <wp:extent cx="1638300" cy="3286125"/>
            <wp:effectExtent l="0" t="0" r="0" b="9525"/>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638300" cy="3286125"/>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t xml:space="preserve"> </w:t>
      </w:r>
      <w:bookmarkStart w:id="164" w:name="_Toc356466297"/>
      <w:r>
        <w:rPr>
          <w:rFonts w:hint="eastAsia"/>
        </w:rPr>
        <w:t>Custom the editor</w:t>
      </w:r>
      <w:bookmarkEnd w:id="164"/>
      <w:r>
        <w:rPr>
          <w:rFonts w:hint="eastAsia"/>
        </w:rPr>
        <w:t xml:space="preserve"> </w:t>
      </w:r>
    </w:p>
    <w:p w:rsidR="00375F9C" w:rsidRPr="005D625F" w:rsidRDefault="00375F9C" w:rsidP="00375F9C">
      <w:pPr>
        <w:rPr>
          <w:b/>
        </w:rPr>
      </w:pPr>
      <w:r w:rsidRPr="005D625F">
        <w:rPr>
          <w:b/>
        </w:rPr>
        <w:t>I</w:t>
      </w:r>
      <w:r w:rsidRPr="005D625F">
        <w:rPr>
          <w:rFonts w:hint="eastAsia"/>
          <w:b/>
        </w:rPr>
        <w:t>nput:</w:t>
      </w:r>
    </w:p>
    <w:p w:rsidR="00375F9C" w:rsidRDefault="005C781A" w:rsidP="00375F9C">
      <w:r>
        <w:rPr>
          <w:noProof/>
        </w:rPr>
        <w:lastRenderedPageBreak/>
        <mc:AlternateContent>
          <mc:Choice Requires="wpc">
            <w:drawing>
              <wp:inline distT="0" distB="0" distL="0" distR="0" wp14:anchorId="71633E4A" wp14:editId="07598869">
                <wp:extent cx="5257800" cy="3857625"/>
                <wp:effectExtent l="9525" t="0" r="9525" b="9525"/>
                <wp:docPr id="988" name="画布 9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85" name="Text Box 966"/>
                        <wps:cNvSpPr txBox="1">
                          <a:spLocks noChangeArrowheads="1"/>
                        </wps:cNvSpPr>
                        <wps:spPr bwMode="auto">
                          <a:xfrm>
                            <a:off x="0" y="48895"/>
                            <a:ext cx="5257800" cy="3808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7649E" w:rsidRDefault="0023747D" w:rsidP="00375F9C">
                              <w:pPr>
                                <w:spacing w:line="240" w:lineRule="exact"/>
                                <w:rPr>
                                  <w:sz w:val="18"/>
                                  <w:szCs w:val="18"/>
                                </w:rPr>
                              </w:pPr>
                              <w:r w:rsidRPr="00D7649E">
                                <w:rPr>
                                  <w:color w:val="0000FF"/>
                                  <w:sz w:val="18"/>
                                  <w:szCs w:val="18"/>
                                </w:rPr>
                                <w:t>var</w:t>
                              </w:r>
                              <w:r w:rsidRPr="00D7649E">
                                <w:rPr>
                                  <w:sz w:val="18"/>
                                  <w:szCs w:val="18"/>
                                </w:rPr>
                                <w:t xml:space="preserve"> block=</w:t>
                              </w:r>
                              <w:r w:rsidRPr="00D7649E">
                                <w:rPr>
                                  <w:color w:val="0000FF"/>
                                  <w:sz w:val="18"/>
                                  <w:szCs w:val="18"/>
                                </w:rPr>
                                <w:t>new</w:t>
                              </w:r>
                              <w:r w:rsidRPr="00D7649E">
                                <w:rPr>
                                  <w:sz w:val="18"/>
                                  <w:szCs w:val="18"/>
                                </w:rPr>
                                <w:t xml:space="preserve"> </w:t>
                              </w:r>
                              <w:r w:rsidR="00A52FB6">
                                <w:rPr>
                                  <w:sz w:val="18"/>
                                  <w:szCs w:val="18"/>
                                </w:rPr>
                                <w:t>xui</w:t>
                              </w:r>
                              <w:r w:rsidRPr="00D7649E">
                                <w:rPr>
                                  <w:sz w:val="18"/>
                                  <w:szCs w:val="18"/>
                                </w:rPr>
                                <w:t>.UI.Block({width:</w:t>
                              </w:r>
                              <w:r w:rsidRPr="00D7649E">
                                <w:rPr>
                                  <w:color w:val="800000"/>
                                  <w:sz w:val="18"/>
                                  <w:szCs w:val="18"/>
                                </w:rPr>
                                <w:t>300</w:t>
                              </w:r>
                              <w:r w:rsidRPr="00D7649E">
                                <w:rPr>
                                  <w:sz w:val="18"/>
                                  <w:szCs w:val="18"/>
                                </w:rPr>
                                <w:t>,height:</w:t>
                              </w:r>
                              <w:r w:rsidRPr="00D7649E">
                                <w:rPr>
                                  <w:color w:val="800000"/>
                                  <w:sz w:val="18"/>
                                  <w:szCs w:val="18"/>
                                </w:rPr>
                                <w:t>340</w:t>
                              </w:r>
                              <w:r w:rsidRPr="00D7649E">
                                <w:rPr>
                                  <w:sz w:val="18"/>
                                  <w:szCs w:val="18"/>
                                </w:rPr>
                                <w:t>}).show();</w:t>
                              </w:r>
                            </w:p>
                            <w:p w:rsidR="0023747D" w:rsidRPr="00D7649E" w:rsidRDefault="0023747D" w:rsidP="00375F9C">
                              <w:pPr>
                                <w:spacing w:line="240" w:lineRule="exact"/>
                                <w:rPr>
                                  <w:sz w:val="18"/>
                                  <w:szCs w:val="18"/>
                                </w:rPr>
                              </w:pPr>
                              <w:r w:rsidRPr="00D7649E">
                                <w:rPr>
                                  <w:color w:val="0000FF"/>
                                  <w:sz w:val="18"/>
                                  <w:szCs w:val="18"/>
                                </w:rPr>
                                <w:t>var</w:t>
                              </w:r>
                              <w:r w:rsidRPr="00D7649E">
                                <w:rPr>
                                  <w:sz w:val="18"/>
                                  <w:szCs w:val="18"/>
                                </w:rPr>
                                <w:t xml:space="preserve"> tg=</w:t>
                              </w:r>
                              <w:r w:rsidRPr="00D7649E">
                                <w:rPr>
                                  <w:color w:val="0000FF"/>
                                  <w:sz w:val="18"/>
                                  <w:szCs w:val="18"/>
                                </w:rPr>
                                <w:t>new</w:t>
                              </w:r>
                              <w:r w:rsidRPr="00D7649E">
                                <w:rPr>
                                  <w:sz w:val="18"/>
                                  <w:szCs w:val="18"/>
                                </w:rPr>
                                <w:t xml:space="preserve"> </w:t>
                              </w:r>
                              <w:r w:rsidR="00A52FB6">
                                <w:rPr>
                                  <w:sz w:val="18"/>
                                  <w:szCs w:val="18"/>
                                </w:rPr>
                                <w:t>xui</w:t>
                              </w:r>
                              <w:r w:rsidRPr="00D7649E">
                                <w:rPr>
                                  <w:sz w:val="18"/>
                                  <w:szCs w:val="18"/>
                                </w:rPr>
                                <w:t>.UI.TreeGrid;</w:t>
                              </w:r>
                            </w:p>
                            <w:p w:rsidR="0023747D" w:rsidRPr="00D7649E" w:rsidRDefault="0023747D" w:rsidP="00375F9C">
                              <w:pPr>
                                <w:spacing w:line="240" w:lineRule="exact"/>
                                <w:rPr>
                                  <w:sz w:val="18"/>
                                  <w:szCs w:val="18"/>
                                </w:rPr>
                              </w:pPr>
                              <w:r w:rsidRPr="00D7649E">
                                <w:rPr>
                                  <w:sz w:val="18"/>
                                  <w:szCs w:val="18"/>
                                </w:rPr>
                                <w:t>tg.setRowHandler(</w:t>
                              </w:r>
                              <w:r w:rsidRPr="00D7649E">
                                <w:rPr>
                                  <w:color w:val="0000FF"/>
                                  <w:sz w:val="18"/>
                                  <w:szCs w:val="18"/>
                                </w:rPr>
                                <w:t>false</w:t>
                              </w:r>
                              <w:r w:rsidRPr="00D7649E">
                                <w:rPr>
                                  <w:sz w:val="18"/>
                                  <w:szCs w:val="18"/>
                                </w:rPr>
                                <w:t>)</w:t>
                              </w:r>
                            </w:p>
                            <w:p w:rsidR="0023747D" w:rsidRPr="00D7649E" w:rsidRDefault="0023747D" w:rsidP="00375F9C">
                              <w:pPr>
                                <w:spacing w:line="240" w:lineRule="exact"/>
                                <w:rPr>
                                  <w:sz w:val="18"/>
                                  <w:szCs w:val="18"/>
                                </w:rPr>
                              </w:pPr>
                              <w:r w:rsidRPr="00D7649E">
                                <w:rPr>
                                  <w:sz w:val="18"/>
                                  <w:szCs w:val="18"/>
                                </w:rPr>
                                <w:t>.setEditable(</w:t>
                              </w:r>
                              <w:r w:rsidRPr="00D7649E">
                                <w:rPr>
                                  <w:color w:val="0000FF"/>
                                  <w:sz w:val="18"/>
                                  <w:szCs w:val="18"/>
                                </w:rPr>
                                <w:t>true</w:t>
                              </w:r>
                              <w:r w:rsidRPr="00D7649E">
                                <w:rPr>
                                  <w:sz w:val="18"/>
                                  <w:szCs w:val="18"/>
                                </w:rPr>
                                <w:t>)</w:t>
                              </w:r>
                            </w:p>
                            <w:p w:rsidR="0023747D" w:rsidRPr="00D7649E" w:rsidRDefault="0023747D" w:rsidP="00375F9C">
                              <w:pPr>
                                <w:spacing w:line="240" w:lineRule="exact"/>
                                <w:rPr>
                                  <w:sz w:val="18"/>
                                  <w:szCs w:val="18"/>
                                </w:rPr>
                              </w:pPr>
                              <w:r w:rsidRPr="00D7649E">
                                <w:rPr>
                                  <w:rFonts w:hint="eastAsia"/>
                                  <w:sz w:val="18"/>
                                  <w:szCs w:val="18"/>
                                </w:rPr>
                                <w:t>.setHeader([</w:t>
                              </w:r>
                              <w:r w:rsidRPr="00D7649E">
                                <w:rPr>
                                  <w:rFonts w:hint="eastAsia"/>
                                  <w:color w:val="FF00FF"/>
                                  <w:sz w:val="18"/>
                                  <w:szCs w:val="18"/>
                                </w:rPr>
                                <w:t>"</w:t>
                              </w:r>
                              <w:r>
                                <w:rPr>
                                  <w:rFonts w:hint="eastAsia"/>
                                  <w:color w:val="FF00FF"/>
                                  <w:sz w:val="18"/>
                                  <w:szCs w:val="18"/>
                                </w:rPr>
                                <w:t>Type</w:t>
                              </w:r>
                              <w:r w:rsidRPr="00D7649E">
                                <w:rPr>
                                  <w:rFonts w:hint="eastAsia"/>
                                  <w:color w:val="FF00FF"/>
                                  <w:sz w:val="18"/>
                                  <w:szCs w:val="18"/>
                                </w:rPr>
                                <w:t>"</w:t>
                              </w:r>
                              <w:r w:rsidRPr="00D7649E">
                                <w:rPr>
                                  <w:rFonts w:hint="eastAsia"/>
                                  <w:sz w:val="18"/>
                                  <w:szCs w:val="18"/>
                                </w:rPr>
                                <w:t>,</w:t>
                              </w:r>
                              <w:r w:rsidRPr="00D7649E">
                                <w:rPr>
                                  <w:rFonts w:hint="eastAsia"/>
                                  <w:color w:val="FF00FF"/>
                                  <w:sz w:val="18"/>
                                  <w:szCs w:val="18"/>
                                </w:rPr>
                                <w:t>"</w:t>
                              </w:r>
                              <w:r>
                                <w:rPr>
                                  <w:rFonts w:hint="eastAsia"/>
                                  <w:color w:val="FF00FF"/>
                                  <w:sz w:val="18"/>
                                  <w:szCs w:val="18"/>
                                </w:rPr>
                                <w:t>Cell UI</w:t>
                              </w:r>
                              <w:r w:rsidRPr="00D7649E">
                                <w:rPr>
                                  <w:rFonts w:hint="eastAsia"/>
                                  <w:color w:val="FF00FF"/>
                                  <w:sz w:val="18"/>
                                  <w:szCs w:val="18"/>
                                </w:rPr>
                                <w:t xml:space="preserve"> "</w:t>
                              </w:r>
                              <w:r w:rsidRPr="00D7649E">
                                <w:rPr>
                                  <w:rFonts w:hint="eastAsia"/>
                                  <w:sz w:val="18"/>
                                  <w:szCs w:val="18"/>
                                </w:rPr>
                                <w:t>]).setRows([</w:t>
                              </w:r>
                            </w:p>
                            <w:p w:rsidR="0023747D" w:rsidRPr="00D7649E" w:rsidRDefault="0023747D" w:rsidP="00375F9C">
                              <w:pPr>
                                <w:spacing w:line="240" w:lineRule="exact"/>
                                <w:rPr>
                                  <w:sz w:val="18"/>
                                  <w:szCs w:val="18"/>
                                </w:rPr>
                              </w:pPr>
                              <w:r w:rsidRPr="00D7649E">
                                <w:rPr>
                                  <w:sz w:val="18"/>
                                  <w:szCs w:val="18"/>
                                </w:rPr>
                                <w:t xml:space="preserve">    {cells:[</w:t>
                              </w:r>
                              <w:r w:rsidRPr="00D7649E">
                                <w:rPr>
                                  <w:color w:val="FF00FF"/>
                                  <w:sz w:val="18"/>
                                  <w:szCs w:val="18"/>
                                </w:rPr>
                                <w:t>'email'</w:t>
                              </w:r>
                              <w:r w:rsidRPr="00D7649E">
                                <w:rPr>
                                  <w:sz w:val="18"/>
                                  <w:szCs w:val="18"/>
                                </w:rPr>
                                <w:t>,{type:</w:t>
                              </w:r>
                              <w:r w:rsidRPr="00D7649E">
                                <w:rPr>
                                  <w:color w:val="FF00FF"/>
                                  <w:sz w:val="18"/>
                                  <w:szCs w:val="18"/>
                                </w:rPr>
                                <w:t>'email'</w:t>
                              </w:r>
                              <w:r w:rsidRPr="00D7649E">
                                <w:rPr>
                                  <w:sz w:val="18"/>
                                  <w:szCs w:val="18"/>
                                </w:rPr>
                                <w:t>,value:</w:t>
                              </w:r>
                              <w:r w:rsidRPr="00D7649E">
                                <w:rPr>
                                  <w:color w:val="FF00FF"/>
                                  <w:sz w:val="18"/>
                                  <w:szCs w:val="18"/>
                                </w:rPr>
                                <w:t>'a@b.com'</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{cells:[</w:t>
                              </w:r>
                              <w:r w:rsidRPr="00D7649E">
                                <w:rPr>
                                  <w:color w:val="FF00FF"/>
                                  <w:sz w:val="18"/>
                                  <w:szCs w:val="18"/>
                                </w:rPr>
                                <w:t>'popwnd'</w:t>
                              </w:r>
                              <w:r w:rsidRPr="00D7649E">
                                <w:rPr>
                                  <w:sz w:val="18"/>
                                  <w:szCs w:val="18"/>
                                </w:rPr>
                                <w:t>,{type:</w:t>
                              </w:r>
                              <w:r w:rsidRPr="00D7649E">
                                <w:rPr>
                                  <w:color w:val="FF00FF"/>
                                  <w:sz w:val="18"/>
                                  <w:szCs w:val="18"/>
                                </w:rPr>
                                <w:t>'popwnd'</w:t>
                              </w:r>
                              <w:r w:rsidRPr="00D7649E">
                                <w:rPr>
                                  <w:sz w:val="18"/>
                                  <w:szCs w:val="18"/>
                                </w:rPr>
                                <w:t>,value:</w:t>
                              </w:r>
                              <w:r w:rsidRPr="00D7649E">
                                <w:rPr>
                                  <w:color w:val="FF00FF"/>
                                  <w:sz w:val="18"/>
                                  <w:szCs w:val="18"/>
                                </w:rPr>
                                <w:t>'value'</w:t>
                              </w:r>
                              <w:r w:rsidRPr="00D7649E">
                                <w:rPr>
                                  <w:sz w:val="18"/>
                                  <w:szCs w:val="18"/>
                                </w:rPr>
                                <w:t>}]}</w:t>
                              </w:r>
                            </w:p>
                            <w:p w:rsidR="0023747D" w:rsidRPr="00D7649E" w:rsidRDefault="0023747D" w:rsidP="00375F9C">
                              <w:pPr>
                                <w:spacing w:line="240" w:lineRule="exact"/>
                                <w:rPr>
                                  <w:sz w:val="18"/>
                                  <w:szCs w:val="18"/>
                                </w:rPr>
                              </w:pPr>
                              <w:r w:rsidRPr="00D7649E">
                                <w:rPr>
                                  <w:sz w:val="18"/>
                                  <w:szCs w:val="18"/>
                                </w:rPr>
                                <w:t>])</w:t>
                              </w:r>
                            </w:p>
                            <w:p w:rsidR="0023747D" w:rsidRPr="00D7649E" w:rsidRDefault="0023747D" w:rsidP="00375F9C">
                              <w:pPr>
                                <w:spacing w:line="240" w:lineRule="exact"/>
                                <w:rPr>
                                  <w:sz w:val="18"/>
                                  <w:szCs w:val="18"/>
                                </w:rPr>
                              </w:pPr>
                              <w:r w:rsidRPr="00D7649E">
                                <w:rPr>
                                  <w:sz w:val="18"/>
                                  <w:szCs w:val="18"/>
                                </w:rPr>
                                <w:t>.beforeIniEditor(</w:t>
                              </w:r>
                              <w:r w:rsidRPr="00D7649E">
                                <w:rPr>
                                  <w:color w:val="0000FF"/>
                                  <w:sz w:val="18"/>
                                  <w:szCs w:val="18"/>
                                </w:rPr>
                                <w:t>function</w:t>
                              </w:r>
                              <w:r w:rsidRPr="00D7649E">
                                <w:rPr>
                                  <w:sz w:val="18"/>
                                  <w:szCs w:val="18"/>
                                </w:rPr>
                                <w:t>(profile, cell, cellNode){</w:t>
                              </w: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var</w:t>
                              </w:r>
                              <w:r w:rsidRPr="00D7649E">
                                <w:rPr>
                                  <w:sz w:val="18"/>
                                  <w:szCs w:val="18"/>
                                </w:rPr>
                                <w:t xml:space="preserve"> t=cell.type;</w:t>
                              </w: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if</w:t>
                              </w:r>
                              <w:r w:rsidRPr="00D7649E">
                                <w:rPr>
                                  <w:sz w:val="18"/>
                                  <w:szCs w:val="18"/>
                                </w:rPr>
                                <w:t>(t==</w:t>
                              </w:r>
                              <w:r w:rsidRPr="00D7649E">
                                <w:rPr>
                                  <w:color w:val="FF00FF"/>
                                  <w:sz w:val="18"/>
                                  <w:szCs w:val="18"/>
                                </w:rPr>
                                <w:t>'email'</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var</w:t>
                              </w:r>
                              <w:r w:rsidRPr="00D7649E">
                                <w:rPr>
                                  <w:sz w:val="18"/>
                                  <w:szCs w:val="18"/>
                                </w:rPr>
                                <w:t xml:space="preserve"> editor = </w:t>
                              </w:r>
                              <w:r w:rsidRPr="00D7649E">
                                <w:rPr>
                                  <w:color w:val="0000FF"/>
                                  <w:sz w:val="18"/>
                                  <w:szCs w:val="18"/>
                                </w:rPr>
                                <w:t>new</w:t>
                              </w:r>
                              <w:r w:rsidRPr="00D7649E">
                                <w:rPr>
                                  <w:sz w:val="18"/>
                                  <w:szCs w:val="18"/>
                                </w:rPr>
                                <w:t xml:space="preserve"> </w:t>
                              </w:r>
                              <w:r w:rsidR="00A52FB6">
                                <w:rPr>
                                  <w:sz w:val="18"/>
                                  <w:szCs w:val="18"/>
                                </w:rPr>
                                <w:t>xui</w:t>
                              </w:r>
                              <w:r w:rsidRPr="00D7649E">
                                <w:rPr>
                                  <w:sz w:val="18"/>
                                  <w:szCs w:val="18"/>
                                </w:rPr>
                                <w:t>.UI.Input({valueFormat:</w:t>
                              </w:r>
                              <w:r w:rsidRPr="00D7649E">
                                <w:rPr>
                                  <w:color w:val="FF00FF"/>
                                  <w:sz w:val="18"/>
                                  <w:szCs w:val="18"/>
                                </w:rPr>
                                <w:t>"^[\\w\\.=-]+@[\\w\\.-]+\\.[\\w\\.-]{2,4}$"</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return</w:t>
                              </w:r>
                              <w:r w:rsidRPr="00D7649E">
                                <w:rPr>
                                  <w:sz w:val="18"/>
                                  <w:szCs w:val="18"/>
                                </w:rPr>
                                <w:t xml:space="preserve"> editor;</w:t>
                              </w:r>
                            </w:p>
                            <w:p w:rsidR="0023747D" w:rsidRPr="00D7649E" w:rsidRDefault="0023747D" w:rsidP="00375F9C">
                              <w:pPr>
                                <w:spacing w:line="240" w:lineRule="exact"/>
                                <w:rPr>
                                  <w:sz w:val="18"/>
                                  <w:szCs w:val="18"/>
                                </w:rPr>
                              </w:pPr>
                              <w:r w:rsidRPr="00D7649E">
                                <w:rPr>
                                  <w:sz w:val="18"/>
                                  <w:szCs w:val="18"/>
                                </w:rPr>
                                <w:t xml:space="preserve">    }</w:t>
                              </w:r>
                            </w:p>
                            <w:p w:rsidR="0023747D" w:rsidRPr="00D7649E" w:rsidRDefault="0023747D" w:rsidP="00375F9C">
                              <w:pPr>
                                <w:spacing w:line="240" w:lineRule="exact"/>
                                <w:ind w:leftChars="-200" w:left="-420"/>
                                <w:rPr>
                                  <w:sz w:val="18"/>
                                  <w:szCs w:val="18"/>
                                </w:rPr>
                              </w:pP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if</w:t>
                              </w:r>
                              <w:r w:rsidRPr="00D7649E">
                                <w:rPr>
                                  <w:sz w:val="18"/>
                                  <w:szCs w:val="18"/>
                                </w:rPr>
                                <w:t>(t==</w:t>
                              </w:r>
                              <w:r w:rsidRPr="00D7649E">
                                <w:rPr>
                                  <w:color w:val="FF00FF"/>
                                  <w:sz w:val="18"/>
                                  <w:szCs w:val="18"/>
                                </w:rPr>
                                <w:t>'popwnd'</w:t>
                              </w:r>
                              <w:r w:rsidRPr="00D7649E">
                                <w:rPr>
                                  <w:sz w:val="18"/>
                                  <w:szCs w:val="18"/>
                                </w:rPr>
                                <w:t>){</w:t>
                              </w:r>
                            </w:p>
                            <w:p w:rsidR="0023747D" w:rsidRPr="00D7649E" w:rsidRDefault="0023747D" w:rsidP="00375F9C">
                              <w:pPr>
                                <w:spacing w:line="240" w:lineRule="exact"/>
                                <w:rPr>
                                  <w:sz w:val="18"/>
                                  <w:szCs w:val="18"/>
                                </w:rPr>
                              </w:pPr>
                              <w:r w:rsidRPr="00D7649E">
                                <w:rPr>
                                  <w:rFonts w:hint="eastAsia"/>
                                  <w:sz w:val="18"/>
                                  <w:szCs w:val="18"/>
                                </w:rPr>
                                <w:t xml:space="preserve">        </w:t>
                              </w:r>
                              <w:r w:rsidRPr="00D7649E">
                                <w:rPr>
                                  <w:rFonts w:hint="eastAsia"/>
                                  <w:color w:val="0000FF"/>
                                  <w:sz w:val="18"/>
                                  <w:szCs w:val="18"/>
                                </w:rPr>
                                <w:t>var</w:t>
                              </w:r>
                              <w:r w:rsidRPr="00D7649E">
                                <w:rPr>
                                  <w:rFonts w:hint="eastAsia"/>
                                  <w:sz w:val="18"/>
                                  <w:szCs w:val="18"/>
                                </w:rPr>
                                <w:t xml:space="preserve"> dlg=</w:t>
                              </w:r>
                              <w:r w:rsidR="00A52FB6">
                                <w:rPr>
                                  <w:rFonts w:hint="eastAsia"/>
                                  <w:sz w:val="18"/>
                                  <w:szCs w:val="18"/>
                                </w:rPr>
                                <w:t>xui</w:t>
                              </w:r>
                              <w:r w:rsidRPr="00D7649E">
                                <w:rPr>
                                  <w:rFonts w:hint="eastAsia"/>
                                  <w:sz w:val="18"/>
                                  <w:szCs w:val="18"/>
                                </w:rPr>
                                <w:t>.prompt(</w:t>
                              </w:r>
                              <w:r w:rsidRPr="00D7649E">
                                <w:rPr>
                                  <w:rFonts w:hint="eastAsia"/>
                                  <w:color w:val="FF00FF"/>
                                  <w:sz w:val="18"/>
                                  <w:szCs w:val="18"/>
                                </w:rPr>
                                <w:t>'</w:t>
                              </w:r>
                              <w:r>
                                <w:rPr>
                                  <w:rFonts w:hint="eastAsia"/>
                                  <w:color w:val="FF00FF"/>
                                  <w:sz w:val="18"/>
                                  <w:szCs w:val="18"/>
                                </w:rPr>
                                <w:t>Specify it</w:t>
                              </w:r>
                              <w:r w:rsidRPr="00D7649E">
                                <w:rPr>
                                  <w:rFonts w:hint="eastAsia"/>
                                  <w:color w:val="FF00FF"/>
                                  <w:sz w:val="18"/>
                                  <w:szCs w:val="18"/>
                                </w:rPr>
                                <w:t>'</w:t>
                              </w:r>
                              <w:r w:rsidRPr="00D7649E">
                                <w:rPr>
                                  <w:rFonts w:hint="eastAsia"/>
                                  <w:sz w:val="18"/>
                                  <w:szCs w:val="18"/>
                                </w:rPr>
                                <w:t>,</w:t>
                              </w:r>
                              <w:r w:rsidRPr="00D7649E">
                                <w:rPr>
                                  <w:rFonts w:hint="eastAsia"/>
                                  <w:color w:val="FF00FF"/>
                                  <w:sz w:val="18"/>
                                  <w:szCs w:val="18"/>
                                </w:rPr>
                                <w:t>'</w:t>
                              </w:r>
                              <w:r>
                                <w:rPr>
                                  <w:rFonts w:hint="eastAsia"/>
                                  <w:color w:val="FF00FF"/>
                                  <w:sz w:val="18"/>
                                  <w:szCs w:val="18"/>
                                </w:rPr>
                                <w:t>Update</w:t>
                              </w:r>
                              <w:r w:rsidRPr="00D7649E">
                                <w:rPr>
                                  <w:rFonts w:hint="eastAsia"/>
                                  <w:color w:val="FF00FF"/>
                                  <w:sz w:val="18"/>
                                  <w:szCs w:val="18"/>
                                </w:rPr>
                                <w:t>'</w:t>
                              </w:r>
                              <w:r w:rsidRPr="00D7649E">
                                <w:rPr>
                                  <w:rFonts w:hint="eastAsia"/>
                                  <w:sz w:val="18"/>
                                  <w:szCs w:val="18"/>
                                </w:rPr>
                                <w:t xml:space="preserve">,cell.value, </w:t>
                              </w:r>
                              <w:r w:rsidRPr="00D7649E">
                                <w:rPr>
                                  <w:rFonts w:hint="eastAsia"/>
                                  <w:color w:val="0000FF"/>
                                  <w:sz w:val="18"/>
                                  <w:szCs w:val="18"/>
                                </w:rPr>
                                <w:t>function</w:t>
                              </w:r>
                              <w:r w:rsidRPr="00D7649E">
                                <w:rPr>
                                  <w:rFonts w:hint="eastAsia"/>
                                  <w:sz w:val="18"/>
                                  <w:szCs w:val="18"/>
                                </w:rPr>
                                <w:t>(value){</w:t>
                              </w: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if</w:t>
                              </w:r>
                              <w:r w:rsidRPr="00D7649E">
                                <w:rPr>
                                  <w:sz w:val="18"/>
                                  <w:szCs w:val="18"/>
                                </w:rPr>
                                <w:t>(cell.value!==value)</w:t>
                              </w:r>
                            </w:p>
                            <w:p w:rsidR="0023747D" w:rsidRPr="00D7649E" w:rsidRDefault="0023747D" w:rsidP="00375F9C">
                              <w:pPr>
                                <w:spacing w:line="240" w:lineRule="exact"/>
                                <w:rPr>
                                  <w:sz w:val="18"/>
                                  <w:szCs w:val="18"/>
                                </w:rPr>
                              </w:pPr>
                              <w:r w:rsidRPr="00D7649E">
                                <w:rPr>
                                  <w:sz w:val="18"/>
                                  <w:szCs w:val="18"/>
                                </w:rPr>
                                <w:t xml:space="preserve">                profile.boxing().updateCell(cell, value);</w:t>
                              </w:r>
                            </w:p>
                            <w:p w:rsidR="0023747D" w:rsidRPr="00D7649E" w:rsidRDefault="0023747D" w:rsidP="00375F9C">
                              <w:pPr>
                                <w:spacing w:line="240" w:lineRule="exact"/>
                                <w:rPr>
                                  <w:sz w:val="18"/>
                                  <w:szCs w:val="18"/>
                                </w:rPr>
                              </w:pPr>
                              <w:r w:rsidRPr="00D7649E">
                                <w:rPr>
                                  <w:sz w:val="18"/>
                                  <w:szCs w:val="18"/>
                                </w:rPr>
                                <w:t xml:space="preserve">        });</w:t>
                              </w:r>
                            </w:p>
                            <w:p w:rsidR="0023747D" w:rsidRPr="00D7649E" w:rsidRDefault="0023747D" w:rsidP="00375F9C">
                              <w:pPr>
                                <w:spacing w:line="240" w:lineRule="exact"/>
                                <w:rPr>
                                  <w:sz w:val="18"/>
                                  <w:szCs w:val="18"/>
                                </w:rPr>
                              </w:pPr>
                              <w:r w:rsidRPr="00D7649E">
                                <w:rPr>
                                  <w:sz w:val="18"/>
                                  <w:szCs w:val="18"/>
                                </w:rPr>
                                <w:t xml:space="preserve">        dlg.getRoot().cssPos(cellNode.offset());</w:t>
                              </w: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return</w:t>
                              </w:r>
                              <w:r w:rsidRPr="00D7649E">
                                <w:rPr>
                                  <w:sz w:val="18"/>
                                  <w:szCs w:val="18"/>
                                </w:rPr>
                                <w:t xml:space="preserve"> </w:t>
                              </w:r>
                              <w:r w:rsidRPr="00D7649E">
                                <w:rPr>
                                  <w:color w:val="0000FF"/>
                                  <w:sz w:val="18"/>
                                  <w:szCs w:val="18"/>
                                </w:rPr>
                                <w:t>false</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p>
                            <w:p w:rsidR="0023747D" w:rsidRPr="00D7649E" w:rsidRDefault="0023747D" w:rsidP="00375F9C">
                              <w:pPr>
                                <w:ind w:leftChars="-200" w:left="-420" w:firstLine="420"/>
                                <w:rPr>
                                  <w:szCs w:val="18"/>
                                </w:rPr>
                              </w:pPr>
                              <w:r w:rsidRPr="00D7649E">
                                <w:rPr>
                                  <w:sz w:val="18"/>
                                  <w:szCs w:val="18"/>
                                </w:rPr>
                                <w:t>}).show(block);</w:t>
                              </w:r>
                            </w:p>
                          </w:txbxContent>
                        </wps:txbx>
                        <wps:bodyPr rot="0" vert="horz" wrap="square" lIns="54000" tIns="46800" rIns="54000" bIns="45720" anchor="t" anchorCtr="0" upright="1">
                          <a:spAutoFit/>
                        </wps:bodyPr>
                      </wps:wsp>
                      <wps:wsp>
                        <wps:cNvPr id="986" name="AutoShape 967"/>
                        <wps:cNvSpPr>
                          <a:spLocks noChangeArrowheads="1"/>
                        </wps:cNvSpPr>
                        <wps:spPr bwMode="auto">
                          <a:xfrm flipH="1">
                            <a:off x="1485900" y="3566160"/>
                            <a:ext cx="2514600" cy="219710"/>
                          </a:xfrm>
                          <a:prstGeom prst="wedgeRoundRectCallout">
                            <a:avLst>
                              <a:gd name="adj1" fmla="val 52801"/>
                              <a:gd name="adj2" fmla="val -12630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eturn false for advanced custom editor</w:t>
                              </w:r>
                            </w:p>
                          </w:txbxContent>
                        </wps:txbx>
                        <wps:bodyPr rot="0" vert="horz" wrap="square" lIns="0" tIns="0" rIns="0" bIns="0" anchor="t" anchorCtr="0" upright="1">
                          <a:noAutofit/>
                        </wps:bodyPr>
                      </wps:wsp>
                      <wps:wsp>
                        <wps:cNvPr id="987" name="AutoShape 968"/>
                        <wps:cNvSpPr>
                          <a:spLocks noChangeArrowheads="1"/>
                        </wps:cNvSpPr>
                        <wps:spPr bwMode="auto">
                          <a:xfrm flipH="1">
                            <a:off x="2743200" y="1188720"/>
                            <a:ext cx="1943100" cy="396240"/>
                          </a:xfrm>
                          <a:prstGeom prst="wedgeRoundRectCallout">
                            <a:avLst>
                              <a:gd name="adj1" fmla="val 62449"/>
                              <a:gd name="adj2" fmla="val 9535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szCs w:val="18"/>
                                </w:rPr>
                              </w:pPr>
                              <w:r>
                                <w:rPr>
                                  <w:szCs w:val="18"/>
                                </w:rPr>
                                <w:t>R</w:t>
                              </w:r>
                              <w:r>
                                <w:rPr>
                                  <w:rFonts w:hint="eastAsia"/>
                                  <w:szCs w:val="18"/>
                                </w:rPr>
                                <w:t>eturn the custom editor</w:t>
                              </w:r>
                            </w:p>
                            <w:p w:rsidR="0023747D" w:rsidRPr="000E23E9" w:rsidRDefault="00726AAF" w:rsidP="00375F9C">
                              <w:pPr>
                                <w:rPr>
                                  <w:szCs w:val="18"/>
                                </w:rPr>
                              </w:pPr>
                              <w:r>
                                <w:rPr>
                                  <w:rFonts w:hint="eastAsia"/>
                                  <w:szCs w:val="18"/>
                                </w:rPr>
                                <w:t>xui</w:t>
                              </w:r>
                              <w:r w:rsidR="0023747D">
                                <w:rPr>
                                  <w:rFonts w:hint="eastAsia"/>
                                  <w:szCs w:val="18"/>
                                </w:rPr>
                                <w:t>.U</w:t>
                              </w:r>
                              <w:r>
                                <w:rPr>
                                  <w:rFonts w:hint="eastAsia"/>
                                  <w:szCs w:val="18"/>
                                </w:rPr>
                                <w:t>I</w:t>
                              </w:r>
                              <w:r w:rsidR="0023747D">
                                <w:rPr>
                                  <w:rFonts w:hint="eastAsia"/>
                                  <w:szCs w:val="18"/>
                                </w:rPr>
                                <w:t>.Input or CombInput</w:t>
                              </w:r>
                            </w:p>
                          </w:txbxContent>
                        </wps:txbx>
                        <wps:bodyPr rot="0" vert="horz" wrap="square" lIns="0" tIns="0" rIns="0" bIns="0" anchor="t" anchorCtr="0" upright="1">
                          <a:noAutofit/>
                        </wps:bodyPr>
                      </wps:wsp>
                    </wpc:wpc>
                  </a:graphicData>
                </a:graphic>
              </wp:inline>
            </w:drawing>
          </mc:Choice>
          <mc:Fallback>
            <w:pict>
              <v:group id="画布 964" o:spid="_x0000_s1722" editas="canvas" style="width:414pt;height:303.75pt;mso-position-horizontal-relative:char;mso-position-vertical-relative:line" coordsize="52578,38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">
                <v:shape id="_x0000_s1723" type="#_x0000_t75" style="position:absolute;width:52578;height:38576;visibility:visible;mso-wrap-style:square">
                  <v:fill o:detectmouseclick="t"/>
                  <v:path o:connecttype="none"/>
                </v:shape>
                <v:shape id="Text Box 966" o:spid="_x0000_s1724" type="#_x0000_t202" style="position:absolute;top:488;width:52578;height:38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8e6sMA&#10;AADcAAAADwAAAGRycy9kb3ducmV2LnhtbESPQWsCMRSE74L/ITzBm2YVlHVrlKLI9lKwtr0/Nq+b&#10;xc3LksR1/fdNQehxmJlvmO1+sK3oyYfGsYLFPANBXDndcK3g6/M0y0GEiKyxdUwKHhRgvxuPtlho&#10;d+cP6i+xFgnCoUAFJsaukDJUhiyGueuIk/fjvMWYpK+l9nhPcNvKZZatpcWG04LBjg6GquvlZhVU&#10;1+NwLJtv4/ubzc96Uz7e16VS08nw+gIi0hD/w8/2m1awyVfwdyYd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8e6sMAAADcAAAADwAAAAAAAAAAAAAAAACYAgAAZHJzL2Rv&#10;d25yZXYueG1sUEsFBgAAAAAEAAQA9QAAAIgDAAAAAA==&#10;" strokeweight="1pt">
                  <v:textbox style="mso-fit-shape-to-text:t" inset="1.5mm,1.3mm,1.5mm">
                    <w:txbxContent>
                      <w:p w:rsidR="0023747D" w:rsidRPr="00D7649E" w:rsidRDefault="0023747D" w:rsidP="00375F9C">
                        <w:pPr>
                          <w:spacing w:line="240" w:lineRule="exact"/>
                          <w:rPr>
                            <w:sz w:val="18"/>
                            <w:szCs w:val="18"/>
                          </w:rPr>
                        </w:pPr>
                        <w:proofErr w:type="gramStart"/>
                        <w:r w:rsidRPr="00D7649E">
                          <w:rPr>
                            <w:color w:val="0000FF"/>
                            <w:sz w:val="18"/>
                            <w:szCs w:val="18"/>
                          </w:rPr>
                          <w:t>var</w:t>
                        </w:r>
                        <w:proofErr w:type="gramEnd"/>
                        <w:r w:rsidRPr="00D7649E">
                          <w:rPr>
                            <w:sz w:val="18"/>
                            <w:szCs w:val="18"/>
                          </w:rPr>
                          <w:t xml:space="preserve"> block=</w:t>
                        </w:r>
                        <w:r w:rsidRPr="00D7649E">
                          <w:rPr>
                            <w:color w:val="0000FF"/>
                            <w:sz w:val="18"/>
                            <w:szCs w:val="18"/>
                          </w:rPr>
                          <w:t>new</w:t>
                        </w:r>
                        <w:r w:rsidRPr="00D7649E">
                          <w:rPr>
                            <w:sz w:val="18"/>
                            <w:szCs w:val="18"/>
                          </w:rPr>
                          <w:t xml:space="preserve"> </w:t>
                        </w:r>
                        <w:r w:rsidR="00A52FB6">
                          <w:rPr>
                            <w:sz w:val="18"/>
                            <w:szCs w:val="18"/>
                          </w:rPr>
                          <w:t>xui</w:t>
                        </w:r>
                        <w:r w:rsidRPr="00D7649E">
                          <w:rPr>
                            <w:sz w:val="18"/>
                            <w:szCs w:val="18"/>
                          </w:rPr>
                          <w:t>.UI.Block({width:</w:t>
                        </w:r>
                        <w:r w:rsidRPr="00D7649E">
                          <w:rPr>
                            <w:color w:val="800000"/>
                            <w:sz w:val="18"/>
                            <w:szCs w:val="18"/>
                          </w:rPr>
                          <w:t>300</w:t>
                        </w:r>
                        <w:r w:rsidRPr="00D7649E">
                          <w:rPr>
                            <w:sz w:val="18"/>
                            <w:szCs w:val="18"/>
                          </w:rPr>
                          <w:t>,height:</w:t>
                        </w:r>
                        <w:r w:rsidRPr="00D7649E">
                          <w:rPr>
                            <w:color w:val="800000"/>
                            <w:sz w:val="18"/>
                            <w:szCs w:val="18"/>
                          </w:rPr>
                          <w:t>340</w:t>
                        </w:r>
                        <w:r w:rsidRPr="00D7649E">
                          <w:rPr>
                            <w:sz w:val="18"/>
                            <w:szCs w:val="18"/>
                          </w:rPr>
                          <w:t>}).show();</w:t>
                        </w:r>
                      </w:p>
                      <w:p w:rsidR="0023747D" w:rsidRPr="00D7649E" w:rsidRDefault="0023747D" w:rsidP="00375F9C">
                        <w:pPr>
                          <w:spacing w:line="240" w:lineRule="exact"/>
                          <w:rPr>
                            <w:sz w:val="18"/>
                            <w:szCs w:val="18"/>
                          </w:rPr>
                        </w:pPr>
                        <w:proofErr w:type="gramStart"/>
                        <w:r w:rsidRPr="00D7649E">
                          <w:rPr>
                            <w:color w:val="0000FF"/>
                            <w:sz w:val="18"/>
                            <w:szCs w:val="18"/>
                          </w:rPr>
                          <w:t>var</w:t>
                        </w:r>
                        <w:proofErr w:type="gramEnd"/>
                        <w:r w:rsidRPr="00D7649E">
                          <w:rPr>
                            <w:sz w:val="18"/>
                            <w:szCs w:val="18"/>
                          </w:rPr>
                          <w:t xml:space="preserve"> tg=</w:t>
                        </w:r>
                        <w:r w:rsidRPr="00D7649E">
                          <w:rPr>
                            <w:color w:val="0000FF"/>
                            <w:sz w:val="18"/>
                            <w:szCs w:val="18"/>
                          </w:rPr>
                          <w:t>new</w:t>
                        </w:r>
                        <w:r w:rsidRPr="00D7649E">
                          <w:rPr>
                            <w:sz w:val="18"/>
                            <w:szCs w:val="18"/>
                          </w:rPr>
                          <w:t xml:space="preserve"> </w:t>
                        </w:r>
                        <w:r w:rsidR="00A52FB6">
                          <w:rPr>
                            <w:sz w:val="18"/>
                            <w:szCs w:val="18"/>
                          </w:rPr>
                          <w:t>xui</w:t>
                        </w:r>
                        <w:r w:rsidRPr="00D7649E">
                          <w:rPr>
                            <w:sz w:val="18"/>
                            <w:szCs w:val="18"/>
                          </w:rPr>
                          <w:t>.UI.TreeGrid;</w:t>
                        </w:r>
                      </w:p>
                      <w:p w:rsidR="0023747D" w:rsidRPr="00D7649E" w:rsidRDefault="0023747D" w:rsidP="00375F9C">
                        <w:pPr>
                          <w:spacing w:line="240" w:lineRule="exact"/>
                          <w:rPr>
                            <w:sz w:val="18"/>
                            <w:szCs w:val="18"/>
                          </w:rPr>
                        </w:pPr>
                        <w:proofErr w:type="gramStart"/>
                        <w:r w:rsidRPr="00D7649E">
                          <w:rPr>
                            <w:sz w:val="18"/>
                            <w:szCs w:val="18"/>
                          </w:rPr>
                          <w:t>tg.setRowHandler(</w:t>
                        </w:r>
                        <w:proofErr w:type="gramEnd"/>
                        <w:r w:rsidRPr="00D7649E">
                          <w:rPr>
                            <w:color w:val="0000FF"/>
                            <w:sz w:val="18"/>
                            <w:szCs w:val="18"/>
                          </w:rPr>
                          <w:t>false</w:t>
                        </w:r>
                        <w:r w:rsidRPr="00D7649E">
                          <w:rPr>
                            <w:sz w:val="18"/>
                            <w:szCs w:val="18"/>
                          </w:rPr>
                          <w:t>)</w:t>
                        </w:r>
                      </w:p>
                      <w:p w:rsidR="0023747D" w:rsidRPr="00D7649E" w:rsidRDefault="0023747D" w:rsidP="00375F9C">
                        <w:pPr>
                          <w:spacing w:line="240" w:lineRule="exact"/>
                          <w:rPr>
                            <w:sz w:val="18"/>
                            <w:szCs w:val="18"/>
                          </w:rPr>
                        </w:pPr>
                        <w:r w:rsidRPr="00D7649E">
                          <w:rPr>
                            <w:sz w:val="18"/>
                            <w:szCs w:val="18"/>
                          </w:rPr>
                          <w:t>.</w:t>
                        </w:r>
                        <w:proofErr w:type="gramStart"/>
                        <w:r w:rsidRPr="00D7649E">
                          <w:rPr>
                            <w:sz w:val="18"/>
                            <w:szCs w:val="18"/>
                          </w:rPr>
                          <w:t>setEditable(</w:t>
                        </w:r>
                        <w:proofErr w:type="gramEnd"/>
                        <w:r w:rsidRPr="00D7649E">
                          <w:rPr>
                            <w:color w:val="0000FF"/>
                            <w:sz w:val="18"/>
                            <w:szCs w:val="18"/>
                          </w:rPr>
                          <w:t>true</w:t>
                        </w:r>
                        <w:r w:rsidRPr="00D7649E">
                          <w:rPr>
                            <w:sz w:val="18"/>
                            <w:szCs w:val="18"/>
                          </w:rPr>
                          <w:t>)</w:t>
                        </w:r>
                      </w:p>
                      <w:p w:rsidR="0023747D" w:rsidRPr="00D7649E" w:rsidRDefault="0023747D" w:rsidP="00375F9C">
                        <w:pPr>
                          <w:spacing w:line="240" w:lineRule="exact"/>
                          <w:rPr>
                            <w:sz w:val="18"/>
                            <w:szCs w:val="18"/>
                          </w:rPr>
                        </w:pPr>
                        <w:r w:rsidRPr="00D7649E">
                          <w:rPr>
                            <w:rFonts w:hint="eastAsia"/>
                            <w:sz w:val="18"/>
                            <w:szCs w:val="18"/>
                          </w:rPr>
                          <w:t>.</w:t>
                        </w:r>
                        <w:proofErr w:type="gramStart"/>
                        <w:r w:rsidRPr="00D7649E">
                          <w:rPr>
                            <w:rFonts w:hint="eastAsia"/>
                            <w:sz w:val="18"/>
                            <w:szCs w:val="18"/>
                          </w:rPr>
                          <w:t>setHeader(</w:t>
                        </w:r>
                        <w:proofErr w:type="gramEnd"/>
                        <w:r w:rsidRPr="00D7649E">
                          <w:rPr>
                            <w:rFonts w:hint="eastAsia"/>
                            <w:sz w:val="18"/>
                            <w:szCs w:val="18"/>
                          </w:rPr>
                          <w:t>[</w:t>
                        </w:r>
                        <w:r w:rsidRPr="00D7649E">
                          <w:rPr>
                            <w:rFonts w:hint="eastAsia"/>
                            <w:color w:val="FF00FF"/>
                            <w:sz w:val="18"/>
                            <w:szCs w:val="18"/>
                          </w:rPr>
                          <w:t>"</w:t>
                        </w:r>
                        <w:r>
                          <w:rPr>
                            <w:rFonts w:hint="eastAsia"/>
                            <w:color w:val="FF00FF"/>
                            <w:sz w:val="18"/>
                            <w:szCs w:val="18"/>
                          </w:rPr>
                          <w:t>Type</w:t>
                        </w:r>
                        <w:r w:rsidRPr="00D7649E">
                          <w:rPr>
                            <w:rFonts w:hint="eastAsia"/>
                            <w:color w:val="FF00FF"/>
                            <w:sz w:val="18"/>
                            <w:szCs w:val="18"/>
                          </w:rPr>
                          <w:t>"</w:t>
                        </w:r>
                        <w:r w:rsidRPr="00D7649E">
                          <w:rPr>
                            <w:rFonts w:hint="eastAsia"/>
                            <w:sz w:val="18"/>
                            <w:szCs w:val="18"/>
                          </w:rPr>
                          <w:t>,</w:t>
                        </w:r>
                        <w:r w:rsidRPr="00D7649E">
                          <w:rPr>
                            <w:rFonts w:hint="eastAsia"/>
                            <w:color w:val="FF00FF"/>
                            <w:sz w:val="18"/>
                            <w:szCs w:val="18"/>
                          </w:rPr>
                          <w:t>"</w:t>
                        </w:r>
                        <w:r>
                          <w:rPr>
                            <w:rFonts w:hint="eastAsia"/>
                            <w:color w:val="FF00FF"/>
                            <w:sz w:val="18"/>
                            <w:szCs w:val="18"/>
                          </w:rPr>
                          <w:t>Cell UI</w:t>
                        </w:r>
                        <w:r w:rsidRPr="00D7649E">
                          <w:rPr>
                            <w:rFonts w:hint="eastAsia"/>
                            <w:color w:val="FF00FF"/>
                            <w:sz w:val="18"/>
                            <w:szCs w:val="18"/>
                          </w:rPr>
                          <w:t xml:space="preserve"> "</w:t>
                        </w:r>
                        <w:r w:rsidRPr="00D7649E">
                          <w:rPr>
                            <w:rFonts w:hint="eastAsia"/>
                            <w:sz w:val="18"/>
                            <w:szCs w:val="18"/>
                          </w:rPr>
                          <w:t>]).setRows([</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sz w:val="18"/>
                            <w:szCs w:val="18"/>
                          </w:rPr>
                          <w:t>cells</w:t>
                        </w:r>
                        <w:proofErr w:type="gramEnd"/>
                        <w:r w:rsidRPr="00D7649E">
                          <w:rPr>
                            <w:sz w:val="18"/>
                            <w:szCs w:val="18"/>
                          </w:rPr>
                          <w:t>:[</w:t>
                        </w:r>
                        <w:r w:rsidRPr="00D7649E">
                          <w:rPr>
                            <w:color w:val="FF00FF"/>
                            <w:sz w:val="18"/>
                            <w:szCs w:val="18"/>
                          </w:rPr>
                          <w:t>'email'</w:t>
                        </w:r>
                        <w:r w:rsidRPr="00D7649E">
                          <w:rPr>
                            <w:sz w:val="18"/>
                            <w:szCs w:val="18"/>
                          </w:rPr>
                          <w:t>,{type:</w:t>
                        </w:r>
                        <w:r w:rsidRPr="00D7649E">
                          <w:rPr>
                            <w:color w:val="FF00FF"/>
                            <w:sz w:val="18"/>
                            <w:szCs w:val="18"/>
                          </w:rPr>
                          <w:t>'email'</w:t>
                        </w:r>
                        <w:r w:rsidRPr="00D7649E">
                          <w:rPr>
                            <w:sz w:val="18"/>
                            <w:szCs w:val="18"/>
                          </w:rPr>
                          <w:t>,value:</w:t>
                        </w:r>
                        <w:r w:rsidRPr="00D7649E">
                          <w:rPr>
                            <w:color w:val="FF00FF"/>
                            <w:sz w:val="18"/>
                            <w:szCs w:val="18"/>
                          </w:rPr>
                          <w:t>'a@b.com'</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sz w:val="18"/>
                            <w:szCs w:val="18"/>
                          </w:rPr>
                          <w:t>cells</w:t>
                        </w:r>
                        <w:proofErr w:type="gramEnd"/>
                        <w:r w:rsidRPr="00D7649E">
                          <w:rPr>
                            <w:sz w:val="18"/>
                            <w:szCs w:val="18"/>
                          </w:rPr>
                          <w:t>:[</w:t>
                        </w:r>
                        <w:r w:rsidRPr="00D7649E">
                          <w:rPr>
                            <w:color w:val="FF00FF"/>
                            <w:sz w:val="18"/>
                            <w:szCs w:val="18"/>
                          </w:rPr>
                          <w:t>'popwnd'</w:t>
                        </w:r>
                        <w:r w:rsidRPr="00D7649E">
                          <w:rPr>
                            <w:sz w:val="18"/>
                            <w:szCs w:val="18"/>
                          </w:rPr>
                          <w:t>,{type:</w:t>
                        </w:r>
                        <w:r w:rsidRPr="00D7649E">
                          <w:rPr>
                            <w:color w:val="FF00FF"/>
                            <w:sz w:val="18"/>
                            <w:szCs w:val="18"/>
                          </w:rPr>
                          <w:t>'popwnd'</w:t>
                        </w:r>
                        <w:r w:rsidRPr="00D7649E">
                          <w:rPr>
                            <w:sz w:val="18"/>
                            <w:szCs w:val="18"/>
                          </w:rPr>
                          <w:t>,value:</w:t>
                        </w:r>
                        <w:r w:rsidRPr="00D7649E">
                          <w:rPr>
                            <w:color w:val="FF00FF"/>
                            <w:sz w:val="18"/>
                            <w:szCs w:val="18"/>
                          </w:rPr>
                          <w:t>'value'</w:t>
                        </w:r>
                        <w:r w:rsidRPr="00D7649E">
                          <w:rPr>
                            <w:sz w:val="18"/>
                            <w:szCs w:val="18"/>
                          </w:rPr>
                          <w:t>}]}</w:t>
                        </w:r>
                      </w:p>
                      <w:p w:rsidR="0023747D" w:rsidRPr="00D7649E" w:rsidRDefault="0023747D" w:rsidP="00375F9C">
                        <w:pPr>
                          <w:spacing w:line="240" w:lineRule="exact"/>
                          <w:rPr>
                            <w:sz w:val="18"/>
                            <w:szCs w:val="18"/>
                          </w:rPr>
                        </w:pPr>
                        <w:r w:rsidRPr="00D7649E">
                          <w:rPr>
                            <w:sz w:val="18"/>
                            <w:szCs w:val="18"/>
                          </w:rPr>
                          <w:t>])</w:t>
                        </w:r>
                      </w:p>
                      <w:p w:rsidR="0023747D" w:rsidRPr="00D7649E" w:rsidRDefault="0023747D" w:rsidP="00375F9C">
                        <w:pPr>
                          <w:spacing w:line="240" w:lineRule="exact"/>
                          <w:rPr>
                            <w:sz w:val="18"/>
                            <w:szCs w:val="18"/>
                          </w:rPr>
                        </w:pPr>
                        <w:r w:rsidRPr="00D7649E">
                          <w:rPr>
                            <w:sz w:val="18"/>
                            <w:szCs w:val="18"/>
                          </w:rPr>
                          <w:t>.</w:t>
                        </w:r>
                        <w:proofErr w:type="gramStart"/>
                        <w:r w:rsidRPr="00D7649E">
                          <w:rPr>
                            <w:sz w:val="18"/>
                            <w:szCs w:val="18"/>
                          </w:rPr>
                          <w:t>beforeIniEditor(</w:t>
                        </w:r>
                        <w:proofErr w:type="gramEnd"/>
                        <w:r w:rsidRPr="00D7649E">
                          <w:rPr>
                            <w:color w:val="0000FF"/>
                            <w:sz w:val="18"/>
                            <w:szCs w:val="18"/>
                          </w:rPr>
                          <w:t>function</w:t>
                        </w:r>
                        <w:r w:rsidRPr="00D7649E">
                          <w:rPr>
                            <w:sz w:val="18"/>
                            <w:szCs w:val="18"/>
                          </w:rPr>
                          <w:t>(profile, cell, cellNode){</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var</w:t>
                        </w:r>
                        <w:proofErr w:type="gramEnd"/>
                        <w:r w:rsidRPr="00D7649E">
                          <w:rPr>
                            <w:sz w:val="18"/>
                            <w:szCs w:val="18"/>
                          </w:rPr>
                          <w:t xml:space="preserve"> t=cell.type;</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if</w:t>
                        </w:r>
                        <w:r w:rsidRPr="00D7649E">
                          <w:rPr>
                            <w:sz w:val="18"/>
                            <w:szCs w:val="18"/>
                          </w:rPr>
                          <w:t>(</w:t>
                        </w:r>
                        <w:proofErr w:type="gramEnd"/>
                        <w:r w:rsidRPr="00D7649E">
                          <w:rPr>
                            <w:sz w:val="18"/>
                            <w:szCs w:val="18"/>
                          </w:rPr>
                          <w:t>t==</w:t>
                        </w:r>
                        <w:r w:rsidRPr="00D7649E">
                          <w:rPr>
                            <w:color w:val="FF00FF"/>
                            <w:sz w:val="18"/>
                            <w:szCs w:val="18"/>
                          </w:rPr>
                          <w:t>'email'</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var</w:t>
                        </w:r>
                        <w:r w:rsidRPr="00D7649E">
                          <w:rPr>
                            <w:sz w:val="18"/>
                            <w:szCs w:val="18"/>
                          </w:rPr>
                          <w:t xml:space="preserve"> editor = </w:t>
                        </w:r>
                        <w:r w:rsidRPr="00D7649E">
                          <w:rPr>
                            <w:color w:val="0000FF"/>
                            <w:sz w:val="18"/>
                            <w:szCs w:val="18"/>
                          </w:rPr>
                          <w:t>new</w:t>
                        </w:r>
                        <w:r w:rsidRPr="00D7649E">
                          <w:rPr>
                            <w:sz w:val="18"/>
                            <w:szCs w:val="18"/>
                          </w:rPr>
                          <w:t xml:space="preserve"> </w:t>
                        </w:r>
                        <w:r w:rsidR="00A52FB6">
                          <w:rPr>
                            <w:sz w:val="18"/>
                            <w:szCs w:val="18"/>
                          </w:rPr>
                          <w:t>xui</w:t>
                        </w:r>
                        <w:r w:rsidRPr="00D7649E">
                          <w:rPr>
                            <w:sz w:val="18"/>
                            <w:szCs w:val="18"/>
                          </w:rPr>
                          <w:t>.UI.Input({valueFormat:</w:t>
                        </w:r>
                        <w:r w:rsidRPr="00D7649E">
                          <w:rPr>
                            <w:color w:val="FF00FF"/>
                            <w:sz w:val="18"/>
                            <w:szCs w:val="18"/>
                          </w:rPr>
                          <w:t>"^[\\w\\.=-]+@[\\w\\.-]+\\.[\\w\\.-]{2,4}$"</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return</w:t>
                        </w:r>
                        <w:proofErr w:type="gramEnd"/>
                        <w:r w:rsidRPr="00D7649E">
                          <w:rPr>
                            <w:sz w:val="18"/>
                            <w:szCs w:val="18"/>
                          </w:rPr>
                          <w:t xml:space="preserve"> editor;</w:t>
                        </w:r>
                      </w:p>
                      <w:p w:rsidR="0023747D" w:rsidRPr="00D7649E" w:rsidRDefault="0023747D" w:rsidP="00375F9C">
                        <w:pPr>
                          <w:spacing w:line="240" w:lineRule="exact"/>
                          <w:rPr>
                            <w:sz w:val="18"/>
                            <w:szCs w:val="18"/>
                          </w:rPr>
                        </w:pPr>
                        <w:r w:rsidRPr="00D7649E">
                          <w:rPr>
                            <w:sz w:val="18"/>
                            <w:szCs w:val="18"/>
                          </w:rPr>
                          <w:t xml:space="preserve">    }</w:t>
                        </w:r>
                      </w:p>
                      <w:p w:rsidR="0023747D" w:rsidRPr="00D7649E" w:rsidRDefault="0023747D" w:rsidP="00375F9C">
                        <w:pPr>
                          <w:spacing w:line="240" w:lineRule="exact"/>
                          <w:ind w:leftChars="-200" w:left="-420"/>
                          <w:rPr>
                            <w:sz w:val="18"/>
                            <w:szCs w:val="18"/>
                          </w:rPr>
                        </w:pP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if</w:t>
                        </w:r>
                        <w:r w:rsidRPr="00D7649E">
                          <w:rPr>
                            <w:sz w:val="18"/>
                            <w:szCs w:val="18"/>
                          </w:rPr>
                          <w:t>(</w:t>
                        </w:r>
                        <w:proofErr w:type="gramEnd"/>
                        <w:r w:rsidRPr="00D7649E">
                          <w:rPr>
                            <w:sz w:val="18"/>
                            <w:szCs w:val="18"/>
                          </w:rPr>
                          <w:t>t==</w:t>
                        </w:r>
                        <w:r w:rsidRPr="00D7649E">
                          <w:rPr>
                            <w:color w:val="FF00FF"/>
                            <w:sz w:val="18"/>
                            <w:szCs w:val="18"/>
                          </w:rPr>
                          <w:t>'popwnd'</w:t>
                        </w:r>
                        <w:r w:rsidRPr="00D7649E">
                          <w:rPr>
                            <w:sz w:val="18"/>
                            <w:szCs w:val="18"/>
                          </w:rPr>
                          <w:t>){</w:t>
                        </w:r>
                      </w:p>
                      <w:p w:rsidR="0023747D" w:rsidRPr="00D7649E" w:rsidRDefault="0023747D" w:rsidP="00375F9C">
                        <w:pPr>
                          <w:spacing w:line="240" w:lineRule="exact"/>
                          <w:rPr>
                            <w:sz w:val="18"/>
                            <w:szCs w:val="18"/>
                          </w:rPr>
                        </w:pPr>
                        <w:r w:rsidRPr="00D7649E">
                          <w:rPr>
                            <w:rFonts w:hint="eastAsia"/>
                            <w:sz w:val="18"/>
                            <w:szCs w:val="18"/>
                          </w:rPr>
                          <w:t xml:space="preserve">        </w:t>
                        </w:r>
                        <w:proofErr w:type="gramStart"/>
                        <w:r w:rsidRPr="00D7649E">
                          <w:rPr>
                            <w:rFonts w:hint="eastAsia"/>
                            <w:color w:val="0000FF"/>
                            <w:sz w:val="18"/>
                            <w:szCs w:val="18"/>
                          </w:rPr>
                          <w:t>var</w:t>
                        </w:r>
                        <w:proofErr w:type="gramEnd"/>
                        <w:r w:rsidRPr="00D7649E">
                          <w:rPr>
                            <w:rFonts w:hint="eastAsia"/>
                            <w:sz w:val="18"/>
                            <w:szCs w:val="18"/>
                          </w:rPr>
                          <w:t xml:space="preserve"> dlg=</w:t>
                        </w:r>
                        <w:r w:rsidR="00A52FB6">
                          <w:rPr>
                            <w:rFonts w:hint="eastAsia"/>
                            <w:sz w:val="18"/>
                            <w:szCs w:val="18"/>
                          </w:rPr>
                          <w:t>xui</w:t>
                        </w:r>
                        <w:r w:rsidRPr="00D7649E">
                          <w:rPr>
                            <w:rFonts w:hint="eastAsia"/>
                            <w:sz w:val="18"/>
                            <w:szCs w:val="18"/>
                          </w:rPr>
                          <w:t>.prompt(</w:t>
                        </w:r>
                        <w:r w:rsidRPr="00D7649E">
                          <w:rPr>
                            <w:rFonts w:hint="eastAsia"/>
                            <w:color w:val="FF00FF"/>
                            <w:sz w:val="18"/>
                            <w:szCs w:val="18"/>
                          </w:rPr>
                          <w:t>'</w:t>
                        </w:r>
                        <w:r>
                          <w:rPr>
                            <w:rFonts w:hint="eastAsia"/>
                            <w:color w:val="FF00FF"/>
                            <w:sz w:val="18"/>
                            <w:szCs w:val="18"/>
                          </w:rPr>
                          <w:t>Specify it</w:t>
                        </w:r>
                        <w:r w:rsidRPr="00D7649E">
                          <w:rPr>
                            <w:rFonts w:hint="eastAsia"/>
                            <w:color w:val="FF00FF"/>
                            <w:sz w:val="18"/>
                            <w:szCs w:val="18"/>
                          </w:rPr>
                          <w:t>'</w:t>
                        </w:r>
                        <w:r w:rsidRPr="00D7649E">
                          <w:rPr>
                            <w:rFonts w:hint="eastAsia"/>
                            <w:sz w:val="18"/>
                            <w:szCs w:val="18"/>
                          </w:rPr>
                          <w:t>,</w:t>
                        </w:r>
                        <w:r w:rsidRPr="00D7649E">
                          <w:rPr>
                            <w:rFonts w:hint="eastAsia"/>
                            <w:color w:val="FF00FF"/>
                            <w:sz w:val="18"/>
                            <w:szCs w:val="18"/>
                          </w:rPr>
                          <w:t>'</w:t>
                        </w:r>
                        <w:r>
                          <w:rPr>
                            <w:rFonts w:hint="eastAsia"/>
                            <w:color w:val="FF00FF"/>
                            <w:sz w:val="18"/>
                            <w:szCs w:val="18"/>
                          </w:rPr>
                          <w:t>Update</w:t>
                        </w:r>
                        <w:r w:rsidRPr="00D7649E">
                          <w:rPr>
                            <w:rFonts w:hint="eastAsia"/>
                            <w:color w:val="FF00FF"/>
                            <w:sz w:val="18"/>
                            <w:szCs w:val="18"/>
                          </w:rPr>
                          <w:t>'</w:t>
                        </w:r>
                        <w:r w:rsidRPr="00D7649E">
                          <w:rPr>
                            <w:rFonts w:hint="eastAsia"/>
                            <w:sz w:val="18"/>
                            <w:szCs w:val="18"/>
                          </w:rPr>
                          <w:t xml:space="preserve">,cell.value, </w:t>
                        </w:r>
                        <w:r w:rsidRPr="00D7649E">
                          <w:rPr>
                            <w:rFonts w:hint="eastAsia"/>
                            <w:color w:val="0000FF"/>
                            <w:sz w:val="18"/>
                            <w:szCs w:val="18"/>
                          </w:rPr>
                          <w:t>function</w:t>
                        </w:r>
                        <w:r w:rsidRPr="00D7649E">
                          <w:rPr>
                            <w:rFonts w:hint="eastAsia"/>
                            <w:sz w:val="18"/>
                            <w:szCs w:val="18"/>
                          </w:rPr>
                          <w:t>(value){</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if</w:t>
                        </w:r>
                        <w:r w:rsidRPr="00D7649E">
                          <w:rPr>
                            <w:sz w:val="18"/>
                            <w:szCs w:val="18"/>
                          </w:rPr>
                          <w:t>(</w:t>
                        </w:r>
                        <w:proofErr w:type="gramEnd"/>
                        <w:r w:rsidRPr="00D7649E">
                          <w:rPr>
                            <w:sz w:val="18"/>
                            <w:szCs w:val="18"/>
                          </w:rPr>
                          <w:t>cell.value!==value)</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sz w:val="18"/>
                            <w:szCs w:val="18"/>
                          </w:rPr>
                          <w:t>profile.boxing(</w:t>
                        </w:r>
                        <w:proofErr w:type="gramEnd"/>
                        <w:r w:rsidRPr="00D7649E">
                          <w:rPr>
                            <w:sz w:val="18"/>
                            <w:szCs w:val="18"/>
                          </w:rPr>
                          <w:t>).updateCell(cell, value);</w:t>
                        </w:r>
                      </w:p>
                      <w:p w:rsidR="0023747D" w:rsidRPr="00D7649E" w:rsidRDefault="0023747D" w:rsidP="00375F9C">
                        <w:pPr>
                          <w:spacing w:line="240" w:lineRule="exact"/>
                          <w:rPr>
                            <w:sz w:val="18"/>
                            <w:szCs w:val="18"/>
                          </w:rPr>
                        </w:pPr>
                        <w:r w:rsidRPr="00D7649E">
                          <w:rPr>
                            <w:sz w:val="18"/>
                            <w:szCs w:val="18"/>
                          </w:rPr>
                          <w:t xml:space="preserve">        });</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sz w:val="18"/>
                            <w:szCs w:val="18"/>
                          </w:rPr>
                          <w:t>dlg.getRoot(</w:t>
                        </w:r>
                        <w:proofErr w:type="gramEnd"/>
                        <w:r w:rsidRPr="00D7649E">
                          <w:rPr>
                            <w:sz w:val="18"/>
                            <w:szCs w:val="18"/>
                          </w:rPr>
                          <w:t>).cssPos(cellNode.offset());</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return</w:t>
                        </w:r>
                        <w:proofErr w:type="gramEnd"/>
                        <w:r w:rsidRPr="00D7649E">
                          <w:rPr>
                            <w:sz w:val="18"/>
                            <w:szCs w:val="18"/>
                          </w:rPr>
                          <w:t xml:space="preserve"> </w:t>
                        </w:r>
                        <w:r w:rsidRPr="00D7649E">
                          <w:rPr>
                            <w:color w:val="0000FF"/>
                            <w:sz w:val="18"/>
                            <w:szCs w:val="18"/>
                          </w:rPr>
                          <w:t>false</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p>
                      <w:p w:rsidR="0023747D" w:rsidRPr="00D7649E" w:rsidRDefault="0023747D" w:rsidP="00375F9C">
                        <w:pPr>
                          <w:ind w:leftChars="-200" w:left="-420" w:firstLine="420"/>
                          <w:rPr>
                            <w:szCs w:val="18"/>
                          </w:rPr>
                        </w:pPr>
                        <w:r w:rsidRPr="00D7649E">
                          <w:rPr>
                            <w:sz w:val="18"/>
                            <w:szCs w:val="18"/>
                          </w:rPr>
                          <w:t>}).</w:t>
                        </w:r>
                        <w:proofErr w:type="gramStart"/>
                        <w:r w:rsidRPr="00D7649E">
                          <w:rPr>
                            <w:sz w:val="18"/>
                            <w:szCs w:val="18"/>
                          </w:rPr>
                          <w:t>show(</w:t>
                        </w:r>
                        <w:proofErr w:type="gramEnd"/>
                        <w:r w:rsidRPr="00D7649E">
                          <w:rPr>
                            <w:sz w:val="18"/>
                            <w:szCs w:val="18"/>
                          </w:rPr>
                          <w:t>block);</w:t>
                        </w:r>
                      </w:p>
                    </w:txbxContent>
                  </v:textbox>
                </v:shape>
                <v:shape id="AutoShape 967" o:spid="_x0000_s1725" type="#_x0000_t62" style="position:absolute;left:14859;top:35661;width:2514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GVY8UA&#10;AADcAAAADwAAAGRycy9kb3ducmV2LnhtbESPQWsCMRSE70L/Q3iF3jSrh9WuRrFFqUg9aBU8PjbP&#10;3cXNy5JEXf+9KQgeh5n5hpnMWlOLKzlfWVbQ7yUgiHOrKy4U7P+W3REIH5A11pZJwZ08zKZvnQlm&#10;2t54S9ddKESEsM9QQRlCk0np85IM+p5tiKN3ss5giNIVUju8Rbip5SBJUmmw4rhQYkPfJeXn3cUo&#10;wPR3faiS1c/m2CycH17O6ddyr9THezsfgwjUhlf42V5pBZ+jFP7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ZVjxQAAANwAAAAPAAAAAAAAAAAAAAAAAJgCAABkcnMv&#10;ZG93bnJldi54bWxQSwUGAAAAAAQABAD1AAAAigMAAAAA&#10;" adj="22205,-16481" fillcolor="#ff9">
                  <v:textbox inset="0,0,0,0">
                    <w:txbxContent>
                      <w:p w:rsidR="0023747D" w:rsidRPr="000E23E9" w:rsidRDefault="0023747D" w:rsidP="00375F9C">
                        <w:pPr>
                          <w:rPr>
                            <w:szCs w:val="18"/>
                          </w:rPr>
                        </w:pPr>
                        <w:r>
                          <w:rPr>
                            <w:szCs w:val="18"/>
                          </w:rPr>
                          <w:t>R</w:t>
                        </w:r>
                        <w:r>
                          <w:rPr>
                            <w:rFonts w:hint="eastAsia"/>
                            <w:szCs w:val="18"/>
                          </w:rPr>
                          <w:t>eturn false for advanced custom editor</w:t>
                        </w:r>
                      </w:p>
                    </w:txbxContent>
                  </v:textbox>
                </v:shape>
                <v:shape id="AutoShape 968" o:spid="_x0000_s1726" type="#_x0000_t62" style="position:absolute;left:27432;top:11887;width:19431;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fkQ8UA&#10;AADcAAAADwAAAGRycy9kb3ducmV2LnhtbESPQWsCMRSE70L/Q3hCb5rdUqquRpGWohcP2ooeH5vX&#10;3a3JS7qJuv33Rij0OMzMN8xs0VkjLtSGxrGCfJiBIC6dbrhS8PnxPhiDCBFZo3FMCn4pwGL+0Jth&#10;od2Vt3TZxUokCIcCFdQx+kLKUNZkMQydJ07el2stxiTbSuoWrwlujXzKshdpseG0UKOn15rK0+5s&#10;FTzrsH9b+XP+bQ4/frM8mnyLe6Ue+91yCiJSF//Df+21VjAZj+B+Jh0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B+RDxQAAANwAAAAPAAAAAAAAAAAAAAAAAJgCAABkcnMv&#10;ZG93bnJldi54bWxQSwUGAAAAAAQABAD1AAAAigMAAAAA&#10;" adj="24289,31396" fillcolor="#ff9">
                  <v:textbox inset="0,0,0,0">
                    <w:txbxContent>
                      <w:p w:rsidR="0023747D" w:rsidRDefault="0023747D" w:rsidP="00375F9C">
                        <w:pPr>
                          <w:rPr>
                            <w:szCs w:val="18"/>
                          </w:rPr>
                        </w:pPr>
                        <w:r>
                          <w:rPr>
                            <w:szCs w:val="18"/>
                          </w:rPr>
                          <w:t>R</w:t>
                        </w:r>
                        <w:r>
                          <w:rPr>
                            <w:rFonts w:hint="eastAsia"/>
                            <w:szCs w:val="18"/>
                          </w:rPr>
                          <w:t>eturn the custom editor</w:t>
                        </w:r>
                      </w:p>
                      <w:p w:rsidR="0023747D" w:rsidRPr="000E23E9" w:rsidRDefault="00726AAF" w:rsidP="00375F9C">
                        <w:pPr>
                          <w:rPr>
                            <w:szCs w:val="18"/>
                          </w:rPr>
                        </w:pPr>
                        <w:proofErr w:type="gramStart"/>
                        <w:r>
                          <w:rPr>
                            <w:rFonts w:hint="eastAsia"/>
                            <w:szCs w:val="18"/>
                          </w:rPr>
                          <w:t>xui</w:t>
                        </w:r>
                        <w:r w:rsidR="0023747D">
                          <w:rPr>
                            <w:rFonts w:hint="eastAsia"/>
                            <w:szCs w:val="18"/>
                          </w:rPr>
                          <w:t>.U</w:t>
                        </w:r>
                        <w:r>
                          <w:rPr>
                            <w:rFonts w:hint="eastAsia"/>
                            <w:szCs w:val="18"/>
                          </w:rPr>
                          <w:t>I</w:t>
                        </w:r>
                        <w:r w:rsidR="0023747D">
                          <w:rPr>
                            <w:rFonts w:hint="eastAsia"/>
                            <w:szCs w:val="18"/>
                          </w:rPr>
                          <w:t>.Input</w:t>
                        </w:r>
                        <w:proofErr w:type="gramEnd"/>
                        <w:r w:rsidR="0023747D">
                          <w:rPr>
                            <w:rFonts w:hint="eastAsia"/>
                            <w:szCs w:val="18"/>
                          </w:rPr>
                          <w:t xml:space="preserve"> or CombInput</w:t>
                        </w:r>
                      </w:p>
                    </w:txbxContent>
                  </v:textbox>
                </v:shape>
                <w10:anchorlock/>
              </v:group>
            </w:pict>
          </mc:Fallback>
        </mc:AlternateContent>
      </w:r>
    </w:p>
    <w:p w:rsidR="00375F9C" w:rsidRPr="005D625F" w:rsidRDefault="00375F9C" w:rsidP="00375F9C">
      <w:pPr>
        <w:rPr>
          <w:b/>
        </w:rPr>
      </w:pPr>
      <w:r w:rsidRPr="005D625F">
        <w:rPr>
          <w:b/>
        </w:rPr>
        <w:t>Output</w:t>
      </w:r>
      <w:r w:rsidRPr="005D625F">
        <w:rPr>
          <w:rFonts w:hint="eastAsia"/>
          <w:b/>
        </w:rPr>
        <w:t>:</w:t>
      </w:r>
    </w:p>
    <w:p w:rsidR="00375F9C" w:rsidRPr="00D7649E" w:rsidRDefault="005C781A" w:rsidP="00375F9C">
      <w:r>
        <w:rPr>
          <w:rFonts w:hint="eastAsia"/>
          <w:noProof/>
        </w:rPr>
        <mc:AlternateContent>
          <mc:Choice Requires="wps">
            <w:drawing>
              <wp:anchor distT="0" distB="0" distL="114300" distR="114300" simplePos="0" relativeHeight="251593216" behindDoc="0" locked="0" layoutInCell="1" allowOverlap="1" wp14:anchorId="10D2CA70" wp14:editId="01ACD733">
                <wp:simplePos x="0" y="0"/>
                <wp:positionH relativeFrom="column">
                  <wp:posOffset>-114300</wp:posOffset>
                </wp:positionH>
                <wp:positionV relativeFrom="line">
                  <wp:posOffset>1173480</wp:posOffset>
                </wp:positionV>
                <wp:extent cx="1257300" cy="198120"/>
                <wp:effectExtent l="0" t="514350" r="19050" b="11430"/>
                <wp:wrapNone/>
                <wp:docPr id="984" name="AutoShape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8120"/>
                        </a:xfrm>
                        <a:prstGeom prst="wedgeRoundRectCallout">
                          <a:avLst>
                            <a:gd name="adj1" fmla="val -30759"/>
                            <a:gd name="adj2" fmla="val -30032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custom editor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41" o:spid="_x0000_s1727" type="#_x0000_t62" style="position:absolute;left:0;text-align:left;margin-left:-9pt;margin-top:92.4pt;width:99pt;height:15.6pt;flip:x;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" adj="4156,-54070" fillcolor="#ff9">
                <v:textbox inset="0,0,0,0">
                  <w:txbxContent>
                    <w:p w:rsidR="0023747D" w:rsidRPr="000E23E9" w:rsidRDefault="0023747D" w:rsidP="00375F9C">
                      <w:pPr>
                        <w:rPr>
                          <w:szCs w:val="18"/>
                        </w:rPr>
                      </w:pPr>
                      <w:r>
                        <w:rPr>
                          <w:szCs w:val="18"/>
                        </w:rPr>
                        <w:t>T</w:t>
                      </w:r>
                      <w:r>
                        <w:rPr>
                          <w:rFonts w:hint="eastAsia"/>
                          <w:szCs w:val="18"/>
                        </w:rPr>
                        <w:t>he custom editor</w:t>
                      </w:r>
                    </w:p>
                  </w:txbxContent>
                </v:textbox>
                <w10:wrap anchory="line"/>
              </v:shape>
            </w:pict>
          </mc:Fallback>
        </mc:AlternateContent>
      </w:r>
      <w:r w:rsidR="00A52FB6" w:rsidRPr="00A52FB6">
        <w:rPr>
          <w:noProof/>
        </w:rPr>
        <w:t xml:space="preserve"> </w:t>
      </w:r>
      <w:r w:rsidR="00A52FB6">
        <w:rPr>
          <w:noProof/>
        </w:rPr>
        <w:drawing>
          <wp:inline distT="0" distB="0" distL="0" distR="0" wp14:anchorId="5EC86EF5" wp14:editId="4A558605">
            <wp:extent cx="3838096" cy="1809524"/>
            <wp:effectExtent l="0" t="0" r="0" b="635"/>
            <wp:docPr id="1213" name="图片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3838096" cy="1809524"/>
                    </a:xfrm>
                    <a:prstGeom prst="rect">
                      <a:avLst/>
                    </a:prstGeom>
                  </pic:spPr>
                </pic:pic>
              </a:graphicData>
            </a:graphic>
          </wp:inline>
        </w:drawing>
      </w:r>
    </w:p>
    <w:p w:rsidR="00375F9C" w:rsidRDefault="00375F9C" w:rsidP="00E45D25">
      <w:pPr>
        <w:pStyle w:val="3"/>
        <w:numPr>
          <w:ilvl w:val="2"/>
          <w:numId w:val="17"/>
        </w:numPr>
      </w:pPr>
      <w:bookmarkStart w:id="165" w:name="_Toc356466298"/>
      <w:r>
        <w:rPr>
          <w:rFonts w:hint="eastAsia"/>
        </w:rPr>
        <w:t>Add/Remove rows</w:t>
      </w:r>
      <w:bookmarkEnd w:id="165"/>
      <w:r>
        <w:rPr>
          <w:rFonts w:hint="eastAsia"/>
        </w:rPr>
        <w:t xml:space="preserve"> </w:t>
      </w:r>
    </w:p>
    <w:p w:rsidR="00375F9C" w:rsidRPr="005D625F" w:rsidRDefault="00375F9C" w:rsidP="00375F9C">
      <w:pPr>
        <w:rPr>
          <w:b/>
        </w:rPr>
      </w:pPr>
      <w:r w:rsidRPr="005D625F">
        <w:rPr>
          <w:b/>
        </w:rPr>
        <w:t>I</w:t>
      </w:r>
      <w:r w:rsidRPr="005D625F">
        <w:rPr>
          <w:rFonts w:hint="eastAsia"/>
          <w:b/>
        </w:rPr>
        <w:t>nput:</w:t>
      </w:r>
    </w:p>
    <w:p w:rsidR="00375F9C" w:rsidRDefault="005C781A" w:rsidP="00375F9C">
      <w:r>
        <w:rPr>
          <w:noProof/>
        </w:rPr>
        <w:lastRenderedPageBreak/>
        <mc:AlternateContent>
          <mc:Choice Requires="wpc">
            <w:drawing>
              <wp:inline distT="0" distB="0" distL="0" distR="0" wp14:anchorId="4E035691" wp14:editId="711CCFF7">
                <wp:extent cx="5257800" cy="5183505"/>
                <wp:effectExtent l="9525" t="0" r="9525" b="7620"/>
                <wp:docPr id="983" name="画布 9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74" name="Text Box 971"/>
                        <wps:cNvSpPr txBox="1">
                          <a:spLocks noChangeArrowheads="1"/>
                        </wps:cNvSpPr>
                        <wps:spPr bwMode="auto">
                          <a:xfrm>
                            <a:off x="0" y="48895"/>
                            <a:ext cx="5257800" cy="5134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40C0E" w:rsidRDefault="0023747D" w:rsidP="00375F9C">
                              <w:pPr>
                                <w:spacing w:line="240" w:lineRule="exact"/>
                                <w:ind w:left="420"/>
                                <w:rPr>
                                  <w:sz w:val="18"/>
                                  <w:szCs w:val="18"/>
                                </w:rPr>
                              </w:pPr>
                              <w:r w:rsidRPr="00740C0E">
                                <w:rPr>
                                  <w:color w:val="0000FF"/>
                                  <w:sz w:val="18"/>
                                  <w:szCs w:val="18"/>
                                </w:rPr>
                                <w:t>var</w:t>
                              </w:r>
                              <w:r w:rsidRPr="00740C0E">
                                <w:rPr>
                                  <w:sz w:val="18"/>
                                  <w:szCs w:val="18"/>
                                </w:rPr>
                                <w:t xml:space="preserve"> block=</w:t>
                              </w:r>
                              <w:r w:rsidRPr="00740C0E">
                                <w:rPr>
                                  <w:color w:val="0000FF"/>
                                  <w:sz w:val="18"/>
                                  <w:szCs w:val="18"/>
                                </w:rPr>
                                <w:t>new</w:t>
                              </w:r>
                              <w:r w:rsidRPr="00740C0E">
                                <w:rPr>
                                  <w:sz w:val="18"/>
                                  <w:szCs w:val="18"/>
                                </w:rPr>
                                <w:t xml:space="preserve"> </w:t>
                              </w:r>
                              <w:r w:rsidR="00A52FB6">
                                <w:rPr>
                                  <w:sz w:val="18"/>
                                  <w:szCs w:val="18"/>
                                </w:rPr>
                                <w:t>xui</w:t>
                              </w:r>
                              <w:r w:rsidRPr="00740C0E">
                                <w:rPr>
                                  <w:sz w:val="18"/>
                                  <w:szCs w:val="18"/>
                                </w:rPr>
                                <w:t>.UI.Block({width:</w:t>
                              </w:r>
                              <w:r w:rsidRPr="00740C0E">
                                <w:rPr>
                                  <w:color w:val="800000"/>
                                  <w:sz w:val="18"/>
                                  <w:szCs w:val="18"/>
                                </w:rPr>
                                <w:t>240</w:t>
                              </w:r>
                              <w:r w:rsidRPr="00740C0E">
                                <w:rPr>
                                  <w:sz w:val="18"/>
                                  <w:szCs w:val="18"/>
                                </w:rPr>
                                <w:t>,height:</w:t>
                              </w:r>
                              <w:r w:rsidRPr="00740C0E">
                                <w:rPr>
                                  <w:color w:val="800000"/>
                                  <w:sz w:val="18"/>
                                  <w:szCs w:val="18"/>
                                </w:rPr>
                                <w:t>200</w:t>
                              </w:r>
                              <w:r w:rsidRPr="00740C0E">
                                <w:rPr>
                                  <w:sz w:val="18"/>
                                  <w:szCs w:val="18"/>
                                </w:rPr>
                                <w:t>}).show();</w:t>
                              </w:r>
                            </w:p>
                            <w:p w:rsidR="0023747D" w:rsidRPr="00740C0E" w:rsidRDefault="0023747D" w:rsidP="00375F9C">
                              <w:pPr>
                                <w:spacing w:line="240" w:lineRule="exact"/>
                                <w:ind w:left="420"/>
                                <w:rPr>
                                  <w:sz w:val="18"/>
                                  <w:szCs w:val="18"/>
                                </w:rPr>
                              </w:pPr>
                              <w:r w:rsidRPr="00740C0E">
                                <w:rPr>
                                  <w:color w:val="0000FF"/>
                                  <w:sz w:val="18"/>
                                  <w:szCs w:val="18"/>
                                </w:rPr>
                                <w:t>var</w:t>
                              </w:r>
                              <w:r w:rsidRPr="00740C0E">
                                <w:rPr>
                                  <w:sz w:val="18"/>
                                  <w:szCs w:val="18"/>
                                </w:rPr>
                                <w:t xml:space="preserve"> tg=</w:t>
                              </w:r>
                              <w:r w:rsidRPr="00740C0E">
                                <w:rPr>
                                  <w:color w:val="0000FF"/>
                                  <w:sz w:val="18"/>
                                  <w:szCs w:val="18"/>
                                </w:rPr>
                                <w:t>new</w:t>
                              </w:r>
                              <w:r w:rsidRPr="00740C0E">
                                <w:rPr>
                                  <w:sz w:val="18"/>
                                  <w:szCs w:val="18"/>
                                </w:rPr>
                                <w:t xml:space="preserve"> </w:t>
                              </w:r>
                              <w:r w:rsidR="00A52FB6">
                                <w:rPr>
                                  <w:sz w:val="18"/>
                                  <w:szCs w:val="18"/>
                                </w:rPr>
                                <w:t>xui</w:t>
                              </w:r>
                              <w:r w:rsidRPr="00740C0E">
                                <w:rPr>
                                  <w:sz w:val="18"/>
                                  <w:szCs w:val="18"/>
                                </w:rPr>
                                <w:t>.UI.TreeGrid;</w:t>
                              </w:r>
                            </w:p>
                            <w:p w:rsidR="0023747D" w:rsidRPr="00740C0E" w:rsidRDefault="0023747D" w:rsidP="00375F9C">
                              <w:pPr>
                                <w:spacing w:line="240" w:lineRule="exact"/>
                                <w:ind w:left="420"/>
                                <w:rPr>
                                  <w:sz w:val="18"/>
                                  <w:szCs w:val="18"/>
                                </w:rPr>
                              </w:pPr>
                              <w:r w:rsidRPr="00740C0E">
                                <w:rPr>
                                  <w:sz w:val="18"/>
                                  <w:szCs w:val="18"/>
                                </w:rPr>
                                <w:t>tg.setRowHandler(</w:t>
                              </w:r>
                              <w:r w:rsidRPr="00740C0E">
                                <w:rPr>
                                  <w:color w:val="0000FF"/>
                                  <w:sz w:val="18"/>
                                  <w:szCs w:val="18"/>
                                </w:rPr>
                                <w:t>false</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.setEditable(</w:t>
                              </w:r>
                              <w:r w:rsidRPr="00740C0E">
                                <w:rPr>
                                  <w:color w:val="0000FF"/>
                                  <w:sz w:val="18"/>
                                  <w:szCs w:val="18"/>
                                </w:rPr>
                                <w:t>true</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.setHeader([</w:t>
                              </w:r>
                            </w:p>
                            <w:p w:rsidR="0023747D" w:rsidRPr="00740C0E" w:rsidRDefault="0023747D" w:rsidP="00375F9C">
                              <w:pPr>
                                <w:spacing w:line="240" w:lineRule="exact"/>
                                <w:ind w:left="420"/>
                                <w:rPr>
                                  <w:sz w:val="18"/>
                                  <w:szCs w:val="18"/>
                                </w:rPr>
                              </w:pPr>
                              <w:r w:rsidRPr="00740C0E">
                                <w:rPr>
                                  <w:rFonts w:hint="eastAsia"/>
                                  <w:sz w:val="18"/>
                                  <w:szCs w:val="18"/>
                                </w:rPr>
                                <w:t>{id:</w:t>
                              </w:r>
                              <w:r w:rsidRPr="00740C0E">
                                <w:rPr>
                                  <w:rFonts w:hint="eastAsia"/>
                                  <w:color w:val="FF00FF"/>
                                  <w:sz w:val="18"/>
                                  <w:szCs w:val="18"/>
                                </w:rPr>
                                <w:t>"col1"</w:t>
                              </w:r>
                              <w:r w:rsidRPr="00740C0E">
                                <w:rPr>
                                  <w:rFonts w:hint="eastAsia"/>
                                  <w:sz w:val="18"/>
                                  <w:szCs w:val="18"/>
                                </w:rPr>
                                <w:t>, caption:</w:t>
                              </w:r>
                              <w:r w:rsidRPr="00740C0E">
                                <w:rPr>
                                  <w:rFonts w:hint="eastAsia"/>
                                  <w:color w:val="FF00FF"/>
                                  <w:sz w:val="18"/>
                                  <w:szCs w:val="18"/>
                                </w:rPr>
                                <w:t>"</w:t>
                              </w:r>
                              <w:r>
                                <w:rPr>
                                  <w:rFonts w:hint="eastAsia"/>
                                  <w:color w:val="FF00FF"/>
                                  <w:sz w:val="18"/>
                                  <w:szCs w:val="18"/>
                                </w:rPr>
                                <w:t>Name</w:t>
                              </w:r>
                              <w:r w:rsidRPr="00740C0E">
                                <w:rPr>
                                  <w:rFonts w:hint="eastAsia"/>
                                  <w:color w:val="FF00FF"/>
                                  <w:sz w:val="18"/>
                                  <w:szCs w:val="18"/>
                                </w:rPr>
                                <w:t>"</w:t>
                              </w:r>
                              <w:r w:rsidRPr="00740C0E">
                                <w:rPr>
                                  <w:rFonts w:hint="eastAsia"/>
                                  <w:sz w:val="18"/>
                                  <w:szCs w:val="18"/>
                                </w:rPr>
                                <w:t>, width:</w:t>
                              </w:r>
                              <w:r w:rsidRPr="00740C0E">
                                <w:rPr>
                                  <w:rFonts w:hint="eastAsia"/>
                                  <w:color w:val="800000"/>
                                  <w:sz w:val="18"/>
                                  <w:szCs w:val="18"/>
                                </w:rPr>
                                <w:t>60</w:t>
                              </w:r>
                              <w:r w:rsidRPr="00740C0E">
                                <w:rPr>
                                  <w:rFonts w:hint="eastAsia"/>
                                  <w:sz w:val="18"/>
                                  <w:szCs w:val="18"/>
                                </w:rPr>
                                <w:t xml:space="preserve">, type: </w:t>
                              </w:r>
                              <w:r w:rsidRPr="00740C0E">
                                <w:rPr>
                                  <w:rFonts w:hint="eastAsia"/>
                                  <w:color w:val="FF00FF"/>
                                  <w:sz w:val="18"/>
                                  <w:szCs w:val="18"/>
                                </w:rPr>
                                <w:t>'input'</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{id:</w:t>
                              </w:r>
                              <w:r w:rsidRPr="00740C0E">
                                <w:rPr>
                                  <w:rFonts w:hint="eastAsia"/>
                                  <w:color w:val="FF00FF"/>
                                  <w:sz w:val="18"/>
                                  <w:szCs w:val="18"/>
                                </w:rPr>
                                <w:t>"col2"</w:t>
                              </w:r>
                              <w:r w:rsidRPr="00740C0E">
                                <w:rPr>
                                  <w:rFonts w:hint="eastAsia"/>
                                  <w:sz w:val="18"/>
                                  <w:szCs w:val="18"/>
                                </w:rPr>
                                <w:t>, caption:</w:t>
                              </w:r>
                              <w:r w:rsidRPr="00740C0E">
                                <w:rPr>
                                  <w:rFonts w:hint="eastAsia"/>
                                  <w:color w:val="FF00FF"/>
                                  <w:sz w:val="18"/>
                                  <w:szCs w:val="18"/>
                                </w:rPr>
                                <w:t>"</w:t>
                              </w:r>
                              <w:r>
                                <w:rPr>
                                  <w:rFonts w:hint="eastAsia"/>
                                  <w:color w:val="FF00FF"/>
                                  <w:sz w:val="18"/>
                                  <w:szCs w:val="18"/>
                                </w:rPr>
                                <w:t>Age</w:t>
                              </w:r>
                              <w:r w:rsidRPr="00740C0E">
                                <w:rPr>
                                  <w:rFonts w:hint="eastAsia"/>
                                  <w:color w:val="FF00FF"/>
                                  <w:sz w:val="18"/>
                                  <w:szCs w:val="18"/>
                                </w:rPr>
                                <w:t>"</w:t>
                              </w:r>
                              <w:r w:rsidRPr="00740C0E">
                                <w:rPr>
                                  <w:rFonts w:hint="eastAsia"/>
                                  <w:sz w:val="18"/>
                                  <w:szCs w:val="18"/>
                                </w:rPr>
                                <w:t>, width:</w:t>
                              </w:r>
                              <w:r w:rsidRPr="00740C0E">
                                <w:rPr>
                                  <w:rFonts w:hint="eastAsia"/>
                                  <w:color w:val="800000"/>
                                  <w:sz w:val="18"/>
                                  <w:szCs w:val="18"/>
                                </w:rPr>
                                <w:t>40</w:t>
                              </w:r>
                              <w:r w:rsidRPr="00740C0E">
                                <w:rPr>
                                  <w:rFonts w:hint="eastAsia"/>
                                  <w:sz w:val="18"/>
                                  <w:szCs w:val="18"/>
                                </w:rPr>
                                <w:t xml:space="preserve">, type: </w:t>
                              </w:r>
                              <w:r w:rsidRPr="00740C0E">
                                <w:rPr>
                                  <w:rFonts w:hint="eastAsia"/>
                                  <w:color w:val="FF00FF"/>
                                  <w:sz w:val="18"/>
                                  <w:szCs w:val="18"/>
                                </w:rPr>
                                <w:t>"number"</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]).setRows([</w:t>
                              </w:r>
                            </w:p>
                            <w:p w:rsidR="0023747D" w:rsidRPr="00740C0E" w:rsidRDefault="0023747D" w:rsidP="00375F9C">
                              <w:pPr>
                                <w:spacing w:line="240" w:lineRule="exact"/>
                                <w:ind w:left="420"/>
                                <w:rPr>
                                  <w:sz w:val="18"/>
                                  <w:szCs w:val="18"/>
                                </w:rPr>
                              </w:pPr>
                              <w:r w:rsidRPr="00740C0E">
                                <w:rPr>
                                  <w:rFonts w:hint="eastAsia"/>
                                  <w:sz w:val="18"/>
                                  <w:szCs w:val="18"/>
                                </w:rPr>
                                <w:t xml:space="preserve">    {id:</w:t>
                              </w:r>
                              <w:r w:rsidRPr="00740C0E">
                                <w:rPr>
                                  <w:rFonts w:hint="eastAsia"/>
                                  <w:color w:val="FF00FF"/>
                                  <w:sz w:val="18"/>
                                  <w:szCs w:val="18"/>
                                </w:rPr>
                                <w:t>'row1'</w:t>
                              </w:r>
                              <w:r w:rsidRPr="00740C0E">
                                <w:rPr>
                                  <w:rFonts w:hint="eastAsia"/>
                                  <w:sz w:val="18"/>
                                  <w:szCs w:val="18"/>
                                </w:rPr>
                                <w:t>,cells:[</w:t>
                              </w:r>
                              <w:r w:rsidRPr="00740C0E">
                                <w:rPr>
                                  <w:rFonts w:hint="eastAsia"/>
                                  <w:color w:val="FF00FF"/>
                                  <w:sz w:val="18"/>
                                  <w:szCs w:val="18"/>
                                </w:rPr>
                                <w:t>'</w:t>
                              </w:r>
                              <w:r>
                                <w:rPr>
                                  <w:rFonts w:hint="eastAsia"/>
                                  <w:color w:val="FF00FF"/>
                                  <w:sz w:val="18"/>
                                  <w:szCs w:val="18"/>
                                </w:rPr>
                                <w:t>Jack</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23</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{id:</w:t>
                              </w:r>
                              <w:r w:rsidRPr="00740C0E">
                                <w:rPr>
                                  <w:rFonts w:hint="eastAsia"/>
                                  <w:color w:val="FF00FF"/>
                                  <w:sz w:val="18"/>
                                  <w:szCs w:val="18"/>
                                </w:rPr>
                                <w:t>'row2'</w:t>
                              </w:r>
                              <w:r w:rsidRPr="00740C0E">
                                <w:rPr>
                                  <w:rFonts w:hint="eastAsia"/>
                                  <w:sz w:val="18"/>
                                  <w:szCs w:val="18"/>
                                </w:rPr>
                                <w:t>,cells:[</w:t>
                              </w:r>
                              <w:r w:rsidRPr="00740C0E">
                                <w:rPr>
                                  <w:rFonts w:hint="eastAsia"/>
                                  <w:color w:val="FF00FF"/>
                                  <w:sz w:val="18"/>
                                  <w:szCs w:val="18"/>
                                </w:rPr>
                                <w:t>'</w:t>
                              </w:r>
                              <w:r>
                                <w:rPr>
                                  <w:rFonts w:hint="eastAsia"/>
                                  <w:color w:val="FF00FF"/>
                                  <w:sz w:val="18"/>
                                  <w:szCs w:val="18"/>
                                </w:rPr>
                                <w:t>John</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25</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]).show(block);</w:t>
                              </w:r>
                            </w:p>
                            <w:p w:rsidR="0023747D" w:rsidRPr="00740C0E" w:rsidRDefault="0023747D" w:rsidP="00375F9C">
                              <w:pPr>
                                <w:spacing w:line="240" w:lineRule="exact"/>
                                <w:ind w:left="420"/>
                                <w:rPr>
                                  <w:sz w:val="18"/>
                                  <w:szCs w:val="18"/>
                                </w:rPr>
                              </w:pPr>
                            </w:p>
                            <w:p w:rsidR="0023747D" w:rsidRPr="00740C0E" w:rsidRDefault="0023747D" w:rsidP="00375F9C">
                              <w:pPr>
                                <w:spacing w:line="240" w:lineRule="exact"/>
                                <w:ind w:left="420"/>
                                <w:rPr>
                                  <w:sz w:val="18"/>
                                  <w:szCs w:val="18"/>
                                </w:rPr>
                              </w:pPr>
                              <w:r w:rsidRPr="00740C0E">
                                <w:rPr>
                                  <w:sz w:val="18"/>
                                  <w:szCs w:val="18"/>
                                </w:rPr>
                                <w:t>_.asyRun(</w:t>
                              </w:r>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 xml:space="preserve">    tg.insertRows([[]])</w:t>
                              </w:r>
                            </w:p>
                            <w:p w:rsidR="0023747D" w:rsidRPr="00740C0E" w:rsidRDefault="0023747D" w:rsidP="00375F9C">
                              <w:pPr>
                                <w:spacing w:line="240" w:lineRule="exact"/>
                                <w:ind w:left="420"/>
                                <w:rPr>
                                  <w:sz w:val="18"/>
                                  <w:szCs w:val="18"/>
                                </w:rPr>
                              </w:pPr>
                              <w:r w:rsidRPr="00740C0E">
                                <w:rPr>
                                  <w:sz w:val="18"/>
                                  <w:szCs w:val="18"/>
                                </w:rPr>
                                <w:t>},</w:t>
                              </w:r>
                              <w:r w:rsidRPr="00740C0E">
                                <w:rPr>
                                  <w:color w:val="800000"/>
                                  <w:sz w:val="18"/>
                                  <w:szCs w:val="18"/>
                                </w:rPr>
                                <w:t>1000</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_.asyRun(</w:t>
                              </w:r>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tg.insertRows([</w:t>
                              </w:r>
                              <w:r w:rsidRPr="00740C0E">
                                <w:rPr>
                                  <w:rFonts w:hint="eastAsia"/>
                                  <w:color w:val="FF00FF"/>
                                  <w:sz w:val="18"/>
                                  <w:szCs w:val="18"/>
                                </w:rPr>
                                <w:t>"</w:t>
                              </w:r>
                              <w:r>
                                <w:rPr>
                                  <w:rFonts w:hint="eastAsia"/>
                                  <w:color w:val="FF00FF"/>
                                  <w:sz w:val="18"/>
                                  <w:szCs w:val="18"/>
                                </w:rPr>
                                <w:t>Tom</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30</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r w:rsidRPr="00740C0E">
                                <w:rPr>
                                  <w:color w:val="800000"/>
                                  <w:sz w:val="18"/>
                                  <w:szCs w:val="18"/>
                                </w:rPr>
                                <w:t>2000</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_.asyRun(</w:t>
                              </w:r>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tg.insertRows([{id:</w:t>
                              </w:r>
                              <w:r w:rsidRPr="00740C0E">
                                <w:rPr>
                                  <w:rFonts w:hint="eastAsia"/>
                                  <w:color w:val="FF00FF"/>
                                  <w:sz w:val="18"/>
                                  <w:szCs w:val="18"/>
                                </w:rPr>
                                <w:t>'row3'</w:t>
                              </w:r>
                              <w:r w:rsidRPr="00740C0E">
                                <w:rPr>
                                  <w:rFonts w:hint="eastAsia"/>
                                  <w:sz w:val="18"/>
                                  <w:szCs w:val="18"/>
                                </w:rPr>
                                <w:t>,cells:[</w:t>
                              </w:r>
                              <w:r w:rsidRPr="00740C0E">
                                <w:rPr>
                                  <w:rFonts w:hint="eastAsia"/>
                                  <w:color w:val="FF00FF"/>
                                  <w:sz w:val="18"/>
                                  <w:szCs w:val="18"/>
                                </w:rPr>
                                <w:t>'</w:t>
                              </w:r>
                              <w:r>
                                <w:rPr>
                                  <w:rFonts w:hint="eastAsia"/>
                                  <w:color w:val="FF00FF"/>
                                  <w:sz w:val="18"/>
                                  <w:szCs w:val="18"/>
                                </w:rPr>
                                <w:t>Jerry</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19</w:t>
                              </w:r>
                              <w:r w:rsidRPr="00740C0E">
                                <w:rPr>
                                  <w:rFonts w:hint="eastAsia"/>
                                  <w:sz w:val="18"/>
                                  <w:szCs w:val="18"/>
                                </w:rPr>
                                <w:t>]},[</w:t>
                              </w:r>
                              <w:r w:rsidRPr="00740C0E">
                                <w:rPr>
                                  <w:rFonts w:hint="eastAsia"/>
                                  <w:color w:val="FF00FF"/>
                                  <w:sz w:val="18"/>
                                  <w:szCs w:val="18"/>
                                </w:rPr>
                                <w:t>'</w:t>
                              </w:r>
                              <w:r>
                                <w:rPr>
                                  <w:rFonts w:hint="eastAsia"/>
                                  <w:color w:val="FF00FF"/>
                                  <w:sz w:val="18"/>
                                  <w:szCs w:val="18"/>
                                </w:rPr>
                                <w:t>Mark</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31</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r w:rsidRPr="00740C0E">
                                <w:rPr>
                                  <w:color w:val="800000"/>
                                  <w:sz w:val="18"/>
                                  <w:szCs w:val="18"/>
                                </w:rPr>
                                <w:t>3000</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_.asyRun(</w:t>
                              </w:r>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 xml:space="preserve">    tg.removeRows(</w:t>
                              </w:r>
                              <w:r w:rsidRPr="00740C0E">
                                <w:rPr>
                                  <w:color w:val="FF00FF"/>
                                  <w:sz w:val="18"/>
                                  <w:szCs w:val="18"/>
                                </w:rPr>
                                <w:t>'row1'</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r w:rsidRPr="00740C0E">
                                <w:rPr>
                                  <w:color w:val="800000"/>
                                  <w:sz w:val="18"/>
                                  <w:szCs w:val="18"/>
                                </w:rPr>
                                <w:t>4000</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_.asyRun(</w:t>
                              </w:r>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 xml:space="preserve">    tg.removeRows([</w:t>
                              </w:r>
                              <w:r w:rsidRPr="00740C0E">
                                <w:rPr>
                                  <w:color w:val="FF00FF"/>
                                  <w:sz w:val="18"/>
                                  <w:szCs w:val="18"/>
                                </w:rPr>
                                <w:t>'row2'</w:t>
                              </w:r>
                              <w:r w:rsidRPr="00740C0E">
                                <w:rPr>
                                  <w:sz w:val="18"/>
                                  <w:szCs w:val="18"/>
                                </w:rPr>
                                <w:t>,</w:t>
                              </w:r>
                              <w:r w:rsidRPr="00740C0E">
                                <w:rPr>
                                  <w:color w:val="FF00FF"/>
                                  <w:sz w:val="18"/>
                                  <w:szCs w:val="18"/>
                                </w:rPr>
                                <w:t>'row3'</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r w:rsidRPr="00740C0E">
                                <w:rPr>
                                  <w:color w:val="800000"/>
                                  <w:sz w:val="18"/>
                                  <w:szCs w:val="18"/>
                                </w:rPr>
                                <w:t>5000</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_.asyRun(</w:t>
                              </w:r>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tg.insertRows([{id:</w:t>
                              </w:r>
                              <w:r w:rsidRPr="00740C0E">
                                <w:rPr>
                                  <w:rFonts w:hint="eastAsia"/>
                                  <w:color w:val="FF00FF"/>
                                  <w:sz w:val="18"/>
                                  <w:szCs w:val="18"/>
                                </w:rPr>
                                <w:t>'row4'</w:t>
                              </w:r>
                              <w:r w:rsidRPr="00740C0E">
                                <w:rPr>
                                  <w:rFonts w:hint="eastAsia"/>
                                  <w:sz w:val="18"/>
                                  <w:szCs w:val="18"/>
                                </w:rPr>
                                <w:t>,cells:[</w:t>
                              </w:r>
                              <w:r w:rsidRPr="00740C0E">
                                <w:rPr>
                                  <w:rFonts w:hint="eastAsia"/>
                                  <w:color w:val="FF00FF"/>
                                  <w:sz w:val="18"/>
                                  <w:szCs w:val="18"/>
                                </w:rPr>
                                <w:t>'</w:t>
                              </w:r>
                              <w:r>
                                <w:rPr>
                                  <w:rFonts w:hint="eastAsia"/>
                                  <w:color w:val="FF00FF"/>
                                  <w:sz w:val="18"/>
                                  <w:szCs w:val="18"/>
                                </w:rPr>
                                <w:t>Jack</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23</w:t>
                              </w:r>
                              <w:r w:rsidRPr="00740C0E">
                                <w:rPr>
                                  <w:rFonts w:hint="eastAsia"/>
                                  <w:sz w:val="18"/>
                                  <w:szCs w:val="18"/>
                                </w:rPr>
                                <w:t>]}],</w:t>
                              </w:r>
                              <w:r w:rsidRPr="00740C0E">
                                <w:rPr>
                                  <w:rFonts w:hint="eastAsia"/>
                                  <w:color w:val="0000FF"/>
                                  <w:sz w:val="18"/>
                                  <w:szCs w:val="18"/>
                                </w:rPr>
                                <w:t>null</w:t>
                              </w:r>
                              <w:r w:rsidRPr="00740C0E">
                                <w:rPr>
                                  <w:rFonts w:hint="eastAsia"/>
                                  <w:sz w:val="18"/>
                                  <w:szCs w:val="18"/>
                                </w:rPr>
                                <w:t>,</w:t>
                              </w:r>
                              <w:r w:rsidRPr="00740C0E">
                                <w:rPr>
                                  <w:rFonts w:hint="eastAsia"/>
                                  <w:color w:val="0000FF"/>
                                  <w:sz w:val="18"/>
                                  <w:szCs w:val="18"/>
                                </w:rPr>
                                <w:t>null</w:t>
                              </w:r>
                              <w:r w:rsidRPr="00740C0E">
                                <w:rPr>
                                  <w:rFonts w:hint="eastAsia"/>
                                  <w:sz w:val="18"/>
                                  <w:szCs w:val="18"/>
                                </w:rPr>
                                <w:t>,</w:t>
                              </w:r>
                              <w:r w:rsidRPr="00740C0E">
                                <w:rPr>
                                  <w:rFonts w:hint="eastAsia"/>
                                  <w:color w:val="0000FF"/>
                                  <w:sz w:val="18"/>
                                  <w:szCs w:val="18"/>
                                </w:rPr>
                                <w:t>true</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r w:rsidRPr="00740C0E">
                                <w:rPr>
                                  <w:color w:val="800000"/>
                                  <w:sz w:val="18"/>
                                  <w:szCs w:val="18"/>
                                </w:rPr>
                                <w:t>6000</w:t>
                              </w:r>
                              <w:r>
                                <w:rPr>
                                  <w:sz w:val="18"/>
                                  <w:szCs w:val="18"/>
                                </w:rPr>
                                <w:t>);</w:t>
                              </w:r>
                            </w:p>
                            <w:p w:rsidR="0023747D" w:rsidRPr="00740C0E" w:rsidRDefault="0023747D" w:rsidP="00375F9C">
                              <w:pPr>
                                <w:spacing w:line="240" w:lineRule="exact"/>
                                <w:ind w:left="420"/>
                                <w:rPr>
                                  <w:sz w:val="18"/>
                                  <w:szCs w:val="18"/>
                                </w:rPr>
                              </w:pPr>
                              <w:r w:rsidRPr="00740C0E">
                                <w:rPr>
                                  <w:sz w:val="18"/>
                                  <w:szCs w:val="18"/>
                                </w:rPr>
                                <w:t>_.asyRun(</w:t>
                              </w:r>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tg.insertRows([[</w:t>
                              </w:r>
                              <w:r w:rsidRPr="00740C0E">
                                <w:rPr>
                                  <w:rFonts w:hint="eastAsia"/>
                                  <w:color w:val="FF00FF"/>
                                  <w:sz w:val="18"/>
                                  <w:szCs w:val="18"/>
                                </w:rPr>
                                <w:t>'</w:t>
                              </w:r>
                              <w:r>
                                <w:rPr>
                                  <w:rFonts w:hint="eastAsia"/>
                                  <w:color w:val="FF00FF"/>
                                  <w:sz w:val="18"/>
                                  <w:szCs w:val="18"/>
                                </w:rPr>
                                <w:t>John</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23</w:t>
                              </w:r>
                              <w:r w:rsidRPr="00740C0E">
                                <w:rPr>
                                  <w:rFonts w:hint="eastAsia"/>
                                  <w:sz w:val="18"/>
                                  <w:szCs w:val="18"/>
                                </w:rPr>
                                <w:t>]],</w:t>
                              </w:r>
                              <w:r w:rsidRPr="00740C0E">
                                <w:rPr>
                                  <w:rFonts w:hint="eastAsia"/>
                                  <w:color w:val="0000FF"/>
                                  <w:sz w:val="18"/>
                                  <w:szCs w:val="18"/>
                                </w:rPr>
                                <w:t>null</w:t>
                              </w:r>
                              <w:r w:rsidRPr="00740C0E">
                                <w:rPr>
                                  <w:rFonts w:hint="eastAsia"/>
                                  <w:sz w:val="18"/>
                                  <w:szCs w:val="18"/>
                                </w:rPr>
                                <w:t>,</w:t>
                              </w:r>
                              <w:r w:rsidRPr="00740C0E">
                                <w:rPr>
                                  <w:rFonts w:hint="eastAsia"/>
                                  <w:color w:val="FF00FF"/>
                                  <w:sz w:val="18"/>
                                  <w:szCs w:val="18"/>
                                </w:rPr>
                                <w:t>'row</w:t>
                              </w:r>
                              <w:r>
                                <w:rPr>
                                  <w:rFonts w:hint="eastAsia"/>
                                  <w:color w:val="FF00FF"/>
                                  <w:sz w:val="18"/>
                                  <w:szCs w:val="18"/>
                                </w:rPr>
                                <w:t>1</w:t>
                              </w:r>
                              <w:r w:rsidRPr="00740C0E">
                                <w:rPr>
                                  <w:rFonts w:hint="eastAsia"/>
                                  <w:color w:val="FF00FF"/>
                                  <w:sz w:val="18"/>
                                  <w:szCs w:val="18"/>
                                </w:rPr>
                                <w:t>'</w:t>
                              </w:r>
                              <w:r w:rsidRPr="00740C0E">
                                <w:rPr>
                                  <w:rFonts w:hint="eastAsia"/>
                                  <w:sz w:val="18"/>
                                  <w:szCs w:val="18"/>
                                </w:rPr>
                                <w:t>,</w:t>
                              </w:r>
                              <w:r w:rsidRPr="00740C0E">
                                <w:rPr>
                                  <w:rFonts w:hint="eastAsia"/>
                                  <w:color w:val="0000FF"/>
                                  <w:sz w:val="18"/>
                                  <w:szCs w:val="18"/>
                                </w:rPr>
                                <w:t>false</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r w:rsidRPr="00740C0E">
                                <w:rPr>
                                  <w:color w:val="800000"/>
                                  <w:sz w:val="18"/>
                                  <w:szCs w:val="18"/>
                                </w:rPr>
                                <w:t>7000</w:t>
                              </w:r>
                              <w:r w:rsidRPr="00740C0E">
                                <w:rPr>
                                  <w:sz w:val="18"/>
                                  <w:szCs w:val="18"/>
                                </w:rPr>
                                <w:t>);</w:t>
                              </w:r>
                            </w:p>
                          </w:txbxContent>
                        </wps:txbx>
                        <wps:bodyPr rot="0" vert="horz" wrap="square" lIns="54000" tIns="46800" rIns="54000" bIns="45720" anchor="t" anchorCtr="0" upright="1">
                          <a:spAutoFit/>
                        </wps:bodyPr>
                      </wps:wsp>
                      <wps:wsp>
                        <wps:cNvPr id="975" name="AutoShape 973"/>
                        <wps:cNvSpPr>
                          <a:spLocks noChangeArrowheads="1"/>
                        </wps:cNvSpPr>
                        <wps:spPr bwMode="auto">
                          <a:xfrm flipH="1">
                            <a:off x="2057400" y="1981200"/>
                            <a:ext cx="1257300" cy="219710"/>
                          </a:xfrm>
                          <a:prstGeom prst="wedgeRoundRectCallout">
                            <a:avLst>
                              <a:gd name="adj1" fmla="val 95755"/>
                              <a:gd name="adj2" fmla="val 219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a empty row</w:t>
                              </w:r>
                            </w:p>
                          </w:txbxContent>
                        </wps:txbx>
                        <wps:bodyPr rot="0" vert="horz" wrap="square" lIns="0" tIns="0" rIns="0" bIns="0" anchor="t" anchorCtr="0" upright="1">
                          <a:noAutofit/>
                        </wps:bodyPr>
                      </wps:wsp>
                      <wps:wsp>
                        <wps:cNvPr id="976" name="AutoShape 974"/>
                        <wps:cNvSpPr>
                          <a:spLocks noChangeArrowheads="1"/>
                        </wps:cNvSpPr>
                        <wps:spPr bwMode="auto">
                          <a:xfrm flipH="1">
                            <a:off x="2286000" y="2476500"/>
                            <a:ext cx="1143000" cy="219710"/>
                          </a:xfrm>
                          <a:prstGeom prst="wedgeRoundRectCallout">
                            <a:avLst>
                              <a:gd name="adj1" fmla="val 82833"/>
                              <a:gd name="adj2" fmla="val 164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a new row</w:t>
                              </w:r>
                            </w:p>
                          </w:txbxContent>
                        </wps:txbx>
                        <wps:bodyPr rot="0" vert="horz" wrap="square" lIns="0" tIns="0" rIns="0" bIns="0" anchor="t" anchorCtr="0" upright="1">
                          <a:noAutofit/>
                        </wps:bodyPr>
                      </wps:wsp>
                      <wps:wsp>
                        <wps:cNvPr id="977" name="AutoShape 975"/>
                        <wps:cNvSpPr>
                          <a:spLocks noChangeArrowheads="1"/>
                        </wps:cNvSpPr>
                        <wps:spPr bwMode="auto">
                          <a:xfrm flipH="1">
                            <a:off x="3543300" y="2872740"/>
                            <a:ext cx="1028700" cy="219710"/>
                          </a:xfrm>
                          <a:prstGeom prst="wedgeRoundRectCallout">
                            <a:avLst>
                              <a:gd name="adj1" fmla="val 92032"/>
                              <a:gd name="adj2" fmla="val 3959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two rows</w:t>
                              </w:r>
                            </w:p>
                          </w:txbxContent>
                        </wps:txbx>
                        <wps:bodyPr rot="0" vert="horz" wrap="square" lIns="0" tIns="0" rIns="0" bIns="0" anchor="t" anchorCtr="0" upright="1">
                          <a:noAutofit/>
                        </wps:bodyPr>
                      </wps:wsp>
                      <wps:wsp>
                        <wps:cNvPr id="978" name="AutoShape 976"/>
                        <wps:cNvSpPr>
                          <a:spLocks noChangeArrowheads="1"/>
                        </wps:cNvSpPr>
                        <wps:spPr bwMode="auto">
                          <a:xfrm flipH="1">
                            <a:off x="2057400" y="3467100"/>
                            <a:ext cx="1371600" cy="219710"/>
                          </a:xfrm>
                          <a:prstGeom prst="wedgeRoundRectCallout">
                            <a:avLst>
                              <a:gd name="adj1" fmla="val 79444"/>
                              <a:gd name="adj2" fmla="val -2399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emoves a row by id</w:t>
                              </w:r>
                            </w:p>
                          </w:txbxContent>
                        </wps:txbx>
                        <wps:bodyPr rot="0" vert="horz" wrap="square" lIns="0" tIns="0" rIns="0" bIns="0" anchor="t" anchorCtr="0" upright="1">
                          <a:noAutofit/>
                        </wps:bodyPr>
                      </wps:wsp>
                      <wps:wsp>
                        <wps:cNvPr id="979" name="AutoShape 977"/>
                        <wps:cNvSpPr>
                          <a:spLocks noChangeArrowheads="1"/>
                        </wps:cNvSpPr>
                        <wps:spPr bwMode="auto">
                          <a:xfrm flipH="1">
                            <a:off x="2400300" y="3863340"/>
                            <a:ext cx="1600200" cy="219710"/>
                          </a:xfrm>
                          <a:prstGeom prst="wedgeRoundRectCallout">
                            <a:avLst>
                              <a:gd name="adj1" fmla="val 71069"/>
                              <a:gd name="adj2" fmla="val 161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emoves two row by ids</w:t>
                              </w:r>
                            </w:p>
                          </w:txbxContent>
                        </wps:txbx>
                        <wps:bodyPr rot="0" vert="horz" wrap="square" lIns="0" tIns="0" rIns="0" bIns="0" anchor="t" anchorCtr="0" upright="1">
                          <a:noAutofit/>
                        </wps:bodyPr>
                      </wps:wsp>
                      <wps:wsp>
                        <wps:cNvPr id="981" name="AutoShape 978"/>
                        <wps:cNvSpPr>
                          <a:spLocks noChangeArrowheads="1"/>
                        </wps:cNvSpPr>
                        <wps:spPr bwMode="auto">
                          <a:xfrm flipH="1">
                            <a:off x="3543300" y="4061460"/>
                            <a:ext cx="1485900" cy="219710"/>
                          </a:xfrm>
                          <a:prstGeom prst="wedgeRoundRectCallout">
                            <a:avLst>
                              <a:gd name="adj1" fmla="val 71407"/>
                              <a:gd name="adj2" fmla="val 13728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D625F" w:rsidRDefault="0023747D" w:rsidP="00375F9C">
                              <w:pPr>
                                <w:rPr>
                                  <w:szCs w:val="18"/>
                                </w:rPr>
                              </w:pPr>
                              <w:r>
                                <w:rPr>
                                  <w:szCs w:val="18"/>
                                </w:rPr>
                                <w:t>A</w:t>
                              </w:r>
                              <w:r>
                                <w:rPr>
                                  <w:rFonts w:hint="eastAsia"/>
                                  <w:szCs w:val="18"/>
                                </w:rPr>
                                <w:t>dds a row to the top</w:t>
                              </w:r>
                            </w:p>
                          </w:txbxContent>
                        </wps:txbx>
                        <wps:bodyPr rot="0" vert="horz" wrap="square" lIns="0" tIns="0" rIns="0" bIns="0" anchor="t" anchorCtr="0" upright="1">
                          <a:noAutofit/>
                        </wps:bodyPr>
                      </wps:wsp>
                      <wps:wsp>
                        <wps:cNvPr id="982" name="AutoShape 979"/>
                        <wps:cNvSpPr>
                          <a:spLocks noChangeArrowheads="1"/>
                        </wps:cNvSpPr>
                        <wps:spPr bwMode="auto">
                          <a:xfrm flipH="1">
                            <a:off x="2971800" y="4655820"/>
                            <a:ext cx="2171700" cy="219710"/>
                          </a:xfrm>
                          <a:prstGeom prst="wedgeRoundRectCallout">
                            <a:avLst>
                              <a:gd name="adj1" fmla="val 64648"/>
                              <a:gd name="adj2" fmla="val 6502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 xml:space="preserve">dda a row next to </w:t>
                              </w:r>
                              <w:r>
                                <w:rPr>
                                  <w:szCs w:val="18"/>
                                </w:rPr>
                                <w:t>’</w:t>
                              </w:r>
                              <w:r>
                                <w:rPr>
                                  <w:rFonts w:hint="eastAsia"/>
                                  <w:szCs w:val="18"/>
                                </w:rPr>
                                <w:t>row</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hint="eastAsia"/>
                                    <w:szCs w:val="18"/>
                                  </w:rPr>
                                  <w:t>1</w:t>
                                </w:r>
                                <w:r>
                                  <w:rPr>
                                    <w:szCs w:val="18"/>
                                  </w:rPr>
                                  <w:t>’</w:t>
                                </w:r>
                              </w:smartTag>
                            </w:p>
                          </w:txbxContent>
                        </wps:txbx>
                        <wps:bodyPr rot="0" vert="horz" wrap="square" lIns="0" tIns="0" rIns="0" bIns="0" anchor="t" anchorCtr="0" upright="1">
                          <a:noAutofit/>
                        </wps:bodyPr>
                      </wps:wsp>
                    </wpc:wpc>
                  </a:graphicData>
                </a:graphic>
              </wp:inline>
            </w:drawing>
          </mc:Choice>
          <mc:Fallback>
            <w:pict>
              <v:group id="画布 969" o:spid="_x0000_s1728" editas="canvas" style="width:414pt;height:408.15pt;mso-position-horizontal-relative:char;mso-position-vertical-relative:line" coordsize="52578,51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">
                <v:shape id="_x0000_s1729" type="#_x0000_t75" style="position:absolute;width:52578;height:51835;visibility:visible;mso-wrap-style:square">
                  <v:fill o:detectmouseclick="t"/>
                  <v:path o:connecttype="none"/>
                </v:shape>
                <v:shape id="Text Box 971" o:spid="_x0000_s1730" type="#_x0000_t202" style="position:absolute;top:488;width:52578;height:5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bLVsQA&#10;AADcAAAADwAAAGRycy9kb3ducmV2LnhtbESPT2sCMRTE74V+h/AKvdWspVhdjSJKWS9C/Xd/bJ6b&#10;xc3LksR1/fZGKPQ4zMxvmNmit43oyIfasYLhIANBXDpdc6XgePj5GIMIEVlj45gU3CnAYv76MsNc&#10;uxvvqNvHSiQIhxwVmBjbXMpQGrIYBq4lTt7ZeYsxSV9J7fGW4LaRn1k2khZrTgsGW1oZKi/7q1VQ&#10;Xtb9uqhPxndXO/7Vk+K+HRVKvb/1yymISH38D/+1N1rB5PsLnmfS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Wy1bEAAAA3AAAAA8AAAAAAAAAAAAAAAAAmAIAAGRycy9k&#10;b3ducmV2LnhtbFBLBQYAAAAABAAEAPUAAACJAwAAAAA=&#10;" strokeweight="1pt">
                  <v:textbox style="mso-fit-shape-to-text:t" inset="1.5mm,1.3mm,1.5mm">
                    <w:txbxContent>
                      <w:p w:rsidR="0023747D" w:rsidRPr="00740C0E" w:rsidRDefault="0023747D" w:rsidP="00375F9C">
                        <w:pPr>
                          <w:spacing w:line="240" w:lineRule="exact"/>
                          <w:ind w:left="420"/>
                          <w:rPr>
                            <w:sz w:val="18"/>
                            <w:szCs w:val="18"/>
                          </w:rPr>
                        </w:pPr>
                        <w:proofErr w:type="gramStart"/>
                        <w:r w:rsidRPr="00740C0E">
                          <w:rPr>
                            <w:color w:val="0000FF"/>
                            <w:sz w:val="18"/>
                            <w:szCs w:val="18"/>
                          </w:rPr>
                          <w:t>var</w:t>
                        </w:r>
                        <w:proofErr w:type="gramEnd"/>
                        <w:r w:rsidRPr="00740C0E">
                          <w:rPr>
                            <w:sz w:val="18"/>
                            <w:szCs w:val="18"/>
                          </w:rPr>
                          <w:t xml:space="preserve"> block=</w:t>
                        </w:r>
                        <w:r w:rsidRPr="00740C0E">
                          <w:rPr>
                            <w:color w:val="0000FF"/>
                            <w:sz w:val="18"/>
                            <w:szCs w:val="18"/>
                          </w:rPr>
                          <w:t>new</w:t>
                        </w:r>
                        <w:r w:rsidRPr="00740C0E">
                          <w:rPr>
                            <w:sz w:val="18"/>
                            <w:szCs w:val="18"/>
                          </w:rPr>
                          <w:t xml:space="preserve"> </w:t>
                        </w:r>
                        <w:r w:rsidR="00A52FB6">
                          <w:rPr>
                            <w:sz w:val="18"/>
                            <w:szCs w:val="18"/>
                          </w:rPr>
                          <w:t>xui</w:t>
                        </w:r>
                        <w:r w:rsidRPr="00740C0E">
                          <w:rPr>
                            <w:sz w:val="18"/>
                            <w:szCs w:val="18"/>
                          </w:rPr>
                          <w:t>.UI.Block({width:</w:t>
                        </w:r>
                        <w:r w:rsidRPr="00740C0E">
                          <w:rPr>
                            <w:color w:val="800000"/>
                            <w:sz w:val="18"/>
                            <w:szCs w:val="18"/>
                          </w:rPr>
                          <w:t>240</w:t>
                        </w:r>
                        <w:r w:rsidRPr="00740C0E">
                          <w:rPr>
                            <w:sz w:val="18"/>
                            <w:szCs w:val="18"/>
                          </w:rPr>
                          <w:t>,height:</w:t>
                        </w:r>
                        <w:r w:rsidRPr="00740C0E">
                          <w:rPr>
                            <w:color w:val="800000"/>
                            <w:sz w:val="18"/>
                            <w:szCs w:val="18"/>
                          </w:rPr>
                          <w:t>200</w:t>
                        </w:r>
                        <w:r w:rsidRPr="00740C0E">
                          <w:rPr>
                            <w:sz w:val="18"/>
                            <w:szCs w:val="18"/>
                          </w:rPr>
                          <w:t>}).show();</w:t>
                        </w:r>
                      </w:p>
                      <w:p w:rsidR="0023747D" w:rsidRPr="00740C0E" w:rsidRDefault="0023747D" w:rsidP="00375F9C">
                        <w:pPr>
                          <w:spacing w:line="240" w:lineRule="exact"/>
                          <w:ind w:left="420"/>
                          <w:rPr>
                            <w:sz w:val="18"/>
                            <w:szCs w:val="18"/>
                          </w:rPr>
                        </w:pPr>
                        <w:proofErr w:type="gramStart"/>
                        <w:r w:rsidRPr="00740C0E">
                          <w:rPr>
                            <w:color w:val="0000FF"/>
                            <w:sz w:val="18"/>
                            <w:szCs w:val="18"/>
                          </w:rPr>
                          <w:t>var</w:t>
                        </w:r>
                        <w:proofErr w:type="gramEnd"/>
                        <w:r w:rsidRPr="00740C0E">
                          <w:rPr>
                            <w:sz w:val="18"/>
                            <w:szCs w:val="18"/>
                          </w:rPr>
                          <w:t xml:space="preserve"> tg=</w:t>
                        </w:r>
                        <w:r w:rsidRPr="00740C0E">
                          <w:rPr>
                            <w:color w:val="0000FF"/>
                            <w:sz w:val="18"/>
                            <w:szCs w:val="18"/>
                          </w:rPr>
                          <w:t>new</w:t>
                        </w:r>
                        <w:r w:rsidRPr="00740C0E">
                          <w:rPr>
                            <w:sz w:val="18"/>
                            <w:szCs w:val="18"/>
                          </w:rPr>
                          <w:t xml:space="preserve"> </w:t>
                        </w:r>
                        <w:r w:rsidR="00A52FB6">
                          <w:rPr>
                            <w:sz w:val="18"/>
                            <w:szCs w:val="18"/>
                          </w:rPr>
                          <w:t>xui</w:t>
                        </w:r>
                        <w:r w:rsidRPr="00740C0E">
                          <w:rPr>
                            <w:sz w:val="18"/>
                            <w:szCs w:val="18"/>
                          </w:rPr>
                          <w:t>.UI.TreeGrid;</w:t>
                        </w:r>
                      </w:p>
                      <w:p w:rsidR="0023747D" w:rsidRPr="00740C0E" w:rsidRDefault="0023747D" w:rsidP="00375F9C">
                        <w:pPr>
                          <w:spacing w:line="240" w:lineRule="exact"/>
                          <w:ind w:left="420"/>
                          <w:rPr>
                            <w:sz w:val="18"/>
                            <w:szCs w:val="18"/>
                          </w:rPr>
                        </w:pPr>
                        <w:proofErr w:type="gramStart"/>
                        <w:r w:rsidRPr="00740C0E">
                          <w:rPr>
                            <w:sz w:val="18"/>
                            <w:szCs w:val="18"/>
                          </w:rPr>
                          <w:t>tg.setRowHandler(</w:t>
                        </w:r>
                        <w:proofErr w:type="gramEnd"/>
                        <w:r w:rsidRPr="00740C0E">
                          <w:rPr>
                            <w:color w:val="0000FF"/>
                            <w:sz w:val="18"/>
                            <w:szCs w:val="18"/>
                          </w:rPr>
                          <w:t>false</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setEditable(</w:t>
                        </w:r>
                        <w:proofErr w:type="gramEnd"/>
                        <w:r w:rsidRPr="00740C0E">
                          <w:rPr>
                            <w:color w:val="0000FF"/>
                            <w:sz w:val="18"/>
                            <w:szCs w:val="18"/>
                          </w:rPr>
                          <w:t>true</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setHeader([</w:t>
                        </w:r>
                        <w:proofErr w:type="gramEnd"/>
                      </w:p>
                      <w:p w:rsidR="0023747D" w:rsidRPr="00740C0E" w:rsidRDefault="0023747D" w:rsidP="00375F9C">
                        <w:pPr>
                          <w:spacing w:line="240" w:lineRule="exact"/>
                          <w:ind w:left="420"/>
                          <w:rPr>
                            <w:sz w:val="18"/>
                            <w:szCs w:val="18"/>
                          </w:rPr>
                        </w:pPr>
                        <w:r w:rsidRPr="00740C0E">
                          <w:rPr>
                            <w:rFonts w:hint="eastAsia"/>
                            <w:sz w:val="18"/>
                            <w:szCs w:val="18"/>
                          </w:rPr>
                          <w:t>{</w:t>
                        </w:r>
                        <w:proofErr w:type="gramStart"/>
                        <w:r w:rsidRPr="00740C0E">
                          <w:rPr>
                            <w:rFonts w:hint="eastAsia"/>
                            <w:sz w:val="18"/>
                            <w:szCs w:val="18"/>
                          </w:rPr>
                          <w:t>id</w:t>
                        </w:r>
                        <w:proofErr w:type="gramEnd"/>
                        <w:r w:rsidRPr="00740C0E">
                          <w:rPr>
                            <w:rFonts w:hint="eastAsia"/>
                            <w:sz w:val="18"/>
                            <w:szCs w:val="18"/>
                          </w:rPr>
                          <w:t>:</w:t>
                        </w:r>
                        <w:r w:rsidRPr="00740C0E">
                          <w:rPr>
                            <w:rFonts w:hint="eastAsia"/>
                            <w:color w:val="FF00FF"/>
                            <w:sz w:val="18"/>
                            <w:szCs w:val="18"/>
                          </w:rPr>
                          <w:t>"col1"</w:t>
                        </w:r>
                        <w:r w:rsidRPr="00740C0E">
                          <w:rPr>
                            <w:rFonts w:hint="eastAsia"/>
                            <w:sz w:val="18"/>
                            <w:szCs w:val="18"/>
                          </w:rPr>
                          <w:t>, caption:</w:t>
                        </w:r>
                        <w:r w:rsidRPr="00740C0E">
                          <w:rPr>
                            <w:rFonts w:hint="eastAsia"/>
                            <w:color w:val="FF00FF"/>
                            <w:sz w:val="18"/>
                            <w:szCs w:val="18"/>
                          </w:rPr>
                          <w:t>"</w:t>
                        </w:r>
                        <w:r>
                          <w:rPr>
                            <w:rFonts w:hint="eastAsia"/>
                            <w:color w:val="FF00FF"/>
                            <w:sz w:val="18"/>
                            <w:szCs w:val="18"/>
                          </w:rPr>
                          <w:t>Name</w:t>
                        </w:r>
                        <w:r w:rsidRPr="00740C0E">
                          <w:rPr>
                            <w:rFonts w:hint="eastAsia"/>
                            <w:color w:val="FF00FF"/>
                            <w:sz w:val="18"/>
                            <w:szCs w:val="18"/>
                          </w:rPr>
                          <w:t>"</w:t>
                        </w:r>
                        <w:r w:rsidRPr="00740C0E">
                          <w:rPr>
                            <w:rFonts w:hint="eastAsia"/>
                            <w:sz w:val="18"/>
                            <w:szCs w:val="18"/>
                          </w:rPr>
                          <w:t>, width:</w:t>
                        </w:r>
                        <w:r w:rsidRPr="00740C0E">
                          <w:rPr>
                            <w:rFonts w:hint="eastAsia"/>
                            <w:color w:val="800000"/>
                            <w:sz w:val="18"/>
                            <w:szCs w:val="18"/>
                          </w:rPr>
                          <w:t>60</w:t>
                        </w:r>
                        <w:r w:rsidRPr="00740C0E">
                          <w:rPr>
                            <w:rFonts w:hint="eastAsia"/>
                            <w:sz w:val="18"/>
                            <w:szCs w:val="18"/>
                          </w:rPr>
                          <w:t xml:space="preserve">, type: </w:t>
                        </w:r>
                        <w:r w:rsidRPr="00740C0E">
                          <w:rPr>
                            <w:rFonts w:hint="eastAsia"/>
                            <w:color w:val="FF00FF"/>
                            <w:sz w:val="18"/>
                            <w:szCs w:val="18"/>
                          </w:rPr>
                          <w:t>'input'</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w:t>
                        </w:r>
                        <w:proofErr w:type="gramStart"/>
                        <w:r w:rsidRPr="00740C0E">
                          <w:rPr>
                            <w:rFonts w:hint="eastAsia"/>
                            <w:sz w:val="18"/>
                            <w:szCs w:val="18"/>
                          </w:rPr>
                          <w:t>id</w:t>
                        </w:r>
                        <w:proofErr w:type="gramEnd"/>
                        <w:r w:rsidRPr="00740C0E">
                          <w:rPr>
                            <w:rFonts w:hint="eastAsia"/>
                            <w:sz w:val="18"/>
                            <w:szCs w:val="18"/>
                          </w:rPr>
                          <w:t>:</w:t>
                        </w:r>
                        <w:r w:rsidRPr="00740C0E">
                          <w:rPr>
                            <w:rFonts w:hint="eastAsia"/>
                            <w:color w:val="FF00FF"/>
                            <w:sz w:val="18"/>
                            <w:szCs w:val="18"/>
                          </w:rPr>
                          <w:t>"col2"</w:t>
                        </w:r>
                        <w:r w:rsidRPr="00740C0E">
                          <w:rPr>
                            <w:rFonts w:hint="eastAsia"/>
                            <w:sz w:val="18"/>
                            <w:szCs w:val="18"/>
                          </w:rPr>
                          <w:t>, caption:</w:t>
                        </w:r>
                        <w:r w:rsidRPr="00740C0E">
                          <w:rPr>
                            <w:rFonts w:hint="eastAsia"/>
                            <w:color w:val="FF00FF"/>
                            <w:sz w:val="18"/>
                            <w:szCs w:val="18"/>
                          </w:rPr>
                          <w:t>"</w:t>
                        </w:r>
                        <w:r>
                          <w:rPr>
                            <w:rFonts w:hint="eastAsia"/>
                            <w:color w:val="FF00FF"/>
                            <w:sz w:val="18"/>
                            <w:szCs w:val="18"/>
                          </w:rPr>
                          <w:t>Age</w:t>
                        </w:r>
                        <w:r w:rsidRPr="00740C0E">
                          <w:rPr>
                            <w:rFonts w:hint="eastAsia"/>
                            <w:color w:val="FF00FF"/>
                            <w:sz w:val="18"/>
                            <w:szCs w:val="18"/>
                          </w:rPr>
                          <w:t>"</w:t>
                        </w:r>
                        <w:r w:rsidRPr="00740C0E">
                          <w:rPr>
                            <w:rFonts w:hint="eastAsia"/>
                            <w:sz w:val="18"/>
                            <w:szCs w:val="18"/>
                          </w:rPr>
                          <w:t>, width:</w:t>
                        </w:r>
                        <w:r w:rsidRPr="00740C0E">
                          <w:rPr>
                            <w:rFonts w:hint="eastAsia"/>
                            <w:color w:val="800000"/>
                            <w:sz w:val="18"/>
                            <w:szCs w:val="18"/>
                          </w:rPr>
                          <w:t>40</w:t>
                        </w:r>
                        <w:r w:rsidRPr="00740C0E">
                          <w:rPr>
                            <w:rFonts w:hint="eastAsia"/>
                            <w:sz w:val="18"/>
                            <w:szCs w:val="18"/>
                          </w:rPr>
                          <w:t xml:space="preserve">, type: </w:t>
                        </w:r>
                        <w:r w:rsidRPr="00740C0E">
                          <w:rPr>
                            <w:rFonts w:hint="eastAsia"/>
                            <w:color w:val="FF00FF"/>
                            <w:sz w:val="18"/>
                            <w:szCs w:val="18"/>
                          </w:rPr>
                          <w:t>"number"</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setRows([</w:t>
                        </w:r>
                        <w:proofErr w:type="gramEnd"/>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id</w:t>
                        </w:r>
                        <w:proofErr w:type="gramEnd"/>
                        <w:r w:rsidRPr="00740C0E">
                          <w:rPr>
                            <w:rFonts w:hint="eastAsia"/>
                            <w:sz w:val="18"/>
                            <w:szCs w:val="18"/>
                          </w:rPr>
                          <w:t>:</w:t>
                        </w:r>
                        <w:r w:rsidRPr="00740C0E">
                          <w:rPr>
                            <w:rFonts w:hint="eastAsia"/>
                            <w:color w:val="FF00FF"/>
                            <w:sz w:val="18"/>
                            <w:szCs w:val="18"/>
                          </w:rPr>
                          <w:t>'row1'</w:t>
                        </w:r>
                        <w:r w:rsidRPr="00740C0E">
                          <w:rPr>
                            <w:rFonts w:hint="eastAsia"/>
                            <w:sz w:val="18"/>
                            <w:szCs w:val="18"/>
                          </w:rPr>
                          <w:t>,cells:[</w:t>
                        </w:r>
                        <w:r w:rsidRPr="00740C0E">
                          <w:rPr>
                            <w:rFonts w:hint="eastAsia"/>
                            <w:color w:val="FF00FF"/>
                            <w:sz w:val="18"/>
                            <w:szCs w:val="18"/>
                          </w:rPr>
                          <w:t>'</w:t>
                        </w:r>
                        <w:r>
                          <w:rPr>
                            <w:rFonts w:hint="eastAsia"/>
                            <w:color w:val="FF00FF"/>
                            <w:sz w:val="18"/>
                            <w:szCs w:val="18"/>
                          </w:rPr>
                          <w:t>Jack</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23</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id</w:t>
                        </w:r>
                        <w:proofErr w:type="gramEnd"/>
                        <w:r w:rsidRPr="00740C0E">
                          <w:rPr>
                            <w:rFonts w:hint="eastAsia"/>
                            <w:sz w:val="18"/>
                            <w:szCs w:val="18"/>
                          </w:rPr>
                          <w:t>:</w:t>
                        </w:r>
                        <w:r w:rsidRPr="00740C0E">
                          <w:rPr>
                            <w:rFonts w:hint="eastAsia"/>
                            <w:color w:val="FF00FF"/>
                            <w:sz w:val="18"/>
                            <w:szCs w:val="18"/>
                          </w:rPr>
                          <w:t>'row2'</w:t>
                        </w:r>
                        <w:r w:rsidRPr="00740C0E">
                          <w:rPr>
                            <w:rFonts w:hint="eastAsia"/>
                            <w:sz w:val="18"/>
                            <w:szCs w:val="18"/>
                          </w:rPr>
                          <w:t>,cells:[</w:t>
                        </w:r>
                        <w:r w:rsidRPr="00740C0E">
                          <w:rPr>
                            <w:rFonts w:hint="eastAsia"/>
                            <w:color w:val="FF00FF"/>
                            <w:sz w:val="18"/>
                            <w:szCs w:val="18"/>
                          </w:rPr>
                          <w:t>'</w:t>
                        </w:r>
                        <w:r>
                          <w:rPr>
                            <w:rFonts w:hint="eastAsia"/>
                            <w:color w:val="FF00FF"/>
                            <w:sz w:val="18"/>
                            <w:szCs w:val="18"/>
                          </w:rPr>
                          <w:t>John</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25</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show(</w:t>
                        </w:r>
                        <w:proofErr w:type="gramEnd"/>
                        <w:r w:rsidRPr="00740C0E">
                          <w:rPr>
                            <w:sz w:val="18"/>
                            <w:szCs w:val="18"/>
                          </w:rPr>
                          <w:t>block);</w:t>
                        </w:r>
                      </w:p>
                      <w:p w:rsidR="0023747D" w:rsidRPr="00740C0E" w:rsidRDefault="0023747D" w:rsidP="00375F9C">
                        <w:pPr>
                          <w:spacing w:line="240" w:lineRule="exact"/>
                          <w:ind w:left="420"/>
                          <w:rPr>
                            <w:sz w:val="18"/>
                            <w:szCs w:val="18"/>
                          </w:rPr>
                        </w:pPr>
                      </w:p>
                      <w:p w:rsidR="0023747D" w:rsidRPr="00740C0E" w:rsidRDefault="0023747D" w:rsidP="00375F9C">
                        <w:pPr>
                          <w:spacing w:line="240" w:lineRule="exact"/>
                          <w:ind w:left="420"/>
                          <w:rPr>
                            <w:sz w:val="18"/>
                            <w:szCs w:val="18"/>
                          </w:rPr>
                        </w:pPr>
                        <w:r w:rsidRPr="00740C0E">
                          <w:rPr>
                            <w:sz w:val="18"/>
                            <w:szCs w:val="18"/>
                          </w:rPr>
                          <w:t>_.</w:t>
                        </w:r>
                        <w:proofErr w:type="gramStart"/>
                        <w:r w:rsidRPr="00740C0E">
                          <w:rPr>
                            <w:sz w:val="18"/>
                            <w:szCs w:val="18"/>
                          </w:rPr>
                          <w:t>asyRun(</w:t>
                        </w:r>
                        <w:proofErr w:type="gramEnd"/>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 xml:space="preserve">    </w:t>
                        </w:r>
                        <w:proofErr w:type="gramStart"/>
                        <w:r w:rsidRPr="00740C0E">
                          <w:rPr>
                            <w:sz w:val="18"/>
                            <w:szCs w:val="18"/>
                          </w:rPr>
                          <w:t>tg.insertRows(</w:t>
                        </w:r>
                        <w:proofErr w:type="gramEnd"/>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1000</w:t>
                        </w:r>
                        <w:proofErr w:type="gramEnd"/>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w:t>
                        </w:r>
                        <w:proofErr w:type="gramStart"/>
                        <w:r w:rsidRPr="00740C0E">
                          <w:rPr>
                            <w:sz w:val="18"/>
                            <w:szCs w:val="18"/>
                          </w:rPr>
                          <w:t>asyRun(</w:t>
                        </w:r>
                        <w:proofErr w:type="gramEnd"/>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tg.insertRows(</w:t>
                        </w:r>
                        <w:proofErr w:type="gramEnd"/>
                        <w:r w:rsidRPr="00740C0E">
                          <w:rPr>
                            <w:rFonts w:hint="eastAsia"/>
                            <w:sz w:val="18"/>
                            <w:szCs w:val="18"/>
                          </w:rPr>
                          <w:t>[</w:t>
                        </w:r>
                        <w:r w:rsidRPr="00740C0E">
                          <w:rPr>
                            <w:rFonts w:hint="eastAsia"/>
                            <w:color w:val="FF00FF"/>
                            <w:sz w:val="18"/>
                            <w:szCs w:val="18"/>
                          </w:rPr>
                          <w:t>"</w:t>
                        </w:r>
                        <w:r>
                          <w:rPr>
                            <w:rFonts w:hint="eastAsia"/>
                            <w:color w:val="FF00FF"/>
                            <w:sz w:val="18"/>
                            <w:szCs w:val="18"/>
                          </w:rPr>
                          <w:t>Tom</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30</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2000</w:t>
                        </w:r>
                        <w:proofErr w:type="gramEnd"/>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w:t>
                        </w:r>
                        <w:proofErr w:type="gramStart"/>
                        <w:r w:rsidRPr="00740C0E">
                          <w:rPr>
                            <w:sz w:val="18"/>
                            <w:szCs w:val="18"/>
                          </w:rPr>
                          <w:t>asyRun(</w:t>
                        </w:r>
                        <w:proofErr w:type="gramEnd"/>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tg.insertRows(</w:t>
                        </w:r>
                        <w:proofErr w:type="gramEnd"/>
                        <w:r w:rsidRPr="00740C0E">
                          <w:rPr>
                            <w:rFonts w:hint="eastAsia"/>
                            <w:sz w:val="18"/>
                            <w:szCs w:val="18"/>
                          </w:rPr>
                          <w:t>[{id:</w:t>
                        </w:r>
                        <w:r w:rsidRPr="00740C0E">
                          <w:rPr>
                            <w:rFonts w:hint="eastAsia"/>
                            <w:color w:val="FF00FF"/>
                            <w:sz w:val="18"/>
                            <w:szCs w:val="18"/>
                          </w:rPr>
                          <w:t>'row3'</w:t>
                        </w:r>
                        <w:r w:rsidRPr="00740C0E">
                          <w:rPr>
                            <w:rFonts w:hint="eastAsia"/>
                            <w:sz w:val="18"/>
                            <w:szCs w:val="18"/>
                          </w:rPr>
                          <w:t>,cells:[</w:t>
                        </w:r>
                        <w:r w:rsidRPr="00740C0E">
                          <w:rPr>
                            <w:rFonts w:hint="eastAsia"/>
                            <w:color w:val="FF00FF"/>
                            <w:sz w:val="18"/>
                            <w:szCs w:val="18"/>
                          </w:rPr>
                          <w:t>'</w:t>
                        </w:r>
                        <w:r>
                          <w:rPr>
                            <w:rFonts w:hint="eastAsia"/>
                            <w:color w:val="FF00FF"/>
                            <w:sz w:val="18"/>
                            <w:szCs w:val="18"/>
                          </w:rPr>
                          <w:t>Jerry</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19</w:t>
                        </w:r>
                        <w:r w:rsidRPr="00740C0E">
                          <w:rPr>
                            <w:rFonts w:hint="eastAsia"/>
                            <w:sz w:val="18"/>
                            <w:szCs w:val="18"/>
                          </w:rPr>
                          <w:t>]},[</w:t>
                        </w:r>
                        <w:r w:rsidRPr="00740C0E">
                          <w:rPr>
                            <w:rFonts w:hint="eastAsia"/>
                            <w:color w:val="FF00FF"/>
                            <w:sz w:val="18"/>
                            <w:szCs w:val="18"/>
                          </w:rPr>
                          <w:t>'</w:t>
                        </w:r>
                        <w:r>
                          <w:rPr>
                            <w:rFonts w:hint="eastAsia"/>
                            <w:color w:val="FF00FF"/>
                            <w:sz w:val="18"/>
                            <w:szCs w:val="18"/>
                          </w:rPr>
                          <w:t>Mark</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31</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3000</w:t>
                        </w:r>
                        <w:proofErr w:type="gramEnd"/>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w:t>
                        </w:r>
                        <w:proofErr w:type="gramStart"/>
                        <w:r w:rsidRPr="00740C0E">
                          <w:rPr>
                            <w:sz w:val="18"/>
                            <w:szCs w:val="18"/>
                          </w:rPr>
                          <w:t>asyRun(</w:t>
                        </w:r>
                        <w:proofErr w:type="gramEnd"/>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 xml:space="preserve">    </w:t>
                        </w:r>
                        <w:proofErr w:type="gramStart"/>
                        <w:r w:rsidRPr="00740C0E">
                          <w:rPr>
                            <w:sz w:val="18"/>
                            <w:szCs w:val="18"/>
                          </w:rPr>
                          <w:t>tg.removeRows(</w:t>
                        </w:r>
                        <w:proofErr w:type="gramEnd"/>
                        <w:r w:rsidRPr="00740C0E">
                          <w:rPr>
                            <w:color w:val="FF00FF"/>
                            <w:sz w:val="18"/>
                            <w:szCs w:val="18"/>
                          </w:rPr>
                          <w:t>'row1'</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4000</w:t>
                        </w:r>
                        <w:proofErr w:type="gramEnd"/>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w:t>
                        </w:r>
                        <w:proofErr w:type="gramStart"/>
                        <w:r w:rsidRPr="00740C0E">
                          <w:rPr>
                            <w:sz w:val="18"/>
                            <w:szCs w:val="18"/>
                          </w:rPr>
                          <w:t>asyRun(</w:t>
                        </w:r>
                        <w:proofErr w:type="gramEnd"/>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 xml:space="preserve">    </w:t>
                        </w:r>
                        <w:proofErr w:type="gramStart"/>
                        <w:r w:rsidRPr="00740C0E">
                          <w:rPr>
                            <w:sz w:val="18"/>
                            <w:szCs w:val="18"/>
                          </w:rPr>
                          <w:t>tg.removeRows(</w:t>
                        </w:r>
                        <w:proofErr w:type="gramEnd"/>
                        <w:r w:rsidRPr="00740C0E">
                          <w:rPr>
                            <w:sz w:val="18"/>
                            <w:szCs w:val="18"/>
                          </w:rPr>
                          <w:t>[</w:t>
                        </w:r>
                        <w:r w:rsidRPr="00740C0E">
                          <w:rPr>
                            <w:color w:val="FF00FF"/>
                            <w:sz w:val="18"/>
                            <w:szCs w:val="18"/>
                          </w:rPr>
                          <w:t>'row2'</w:t>
                        </w:r>
                        <w:r w:rsidRPr="00740C0E">
                          <w:rPr>
                            <w:sz w:val="18"/>
                            <w:szCs w:val="18"/>
                          </w:rPr>
                          <w:t>,</w:t>
                        </w:r>
                        <w:r w:rsidRPr="00740C0E">
                          <w:rPr>
                            <w:color w:val="FF00FF"/>
                            <w:sz w:val="18"/>
                            <w:szCs w:val="18"/>
                          </w:rPr>
                          <w:t>'row3'</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5000</w:t>
                        </w:r>
                        <w:proofErr w:type="gramEnd"/>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w:t>
                        </w:r>
                        <w:proofErr w:type="gramStart"/>
                        <w:r w:rsidRPr="00740C0E">
                          <w:rPr>
                            <w:sz w:val="18"/>
                            <w:szCs w:val="18"/>
                          </w:rPr>
                          <w:t>asyRun(</w:t>
                        </w:r>
                        <w:proofErr w:type="gramEnd"/>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tg.insertRows(</w:t>
                        </w:r>
                        <w:proofErr w:type="gramEnd"/>
                        <w:r w:rsidRPr="00740C0E">
                          <w:rPr>
                            <w:rFonts w:hint="eastAsia"/>
                            <w:sz w:val="18"/>
                            <w:szCs w:val="18"/>
                          </w:rPr>
                          <w:t>[{id:</w:t>
                        </w:r>
                        <w:r w:rsidRPr="00740C0E">
                          <w:rPr>
                            <w:rFonts w:hint="eastAsia"/>
                            <w:color w:val="FF00FF"/>
                            <w:sz w:val="18"/>
                            <w:szCs w:val="18"/>
                          </w:rPr>
                          <w:t>'row4'</w:t>
                        </w:r>
                        <w:r w:rsidRPr="00740C0E">
                          <w:rPr>
                            <w:rFonts w:hint="eastAsia"/>
                            <w:sz w:val="18"/>
                            <w:szCs w:val="18"/>
                          </w:rPr>
                          <w:t>,cells:[</w:t>
                        </w:r>
                        <w:r w:rsidRPr="00740C0E">
                          <w:rPr>
                            <w:rFonts w:hint="eastAsia"/>
                            <w:color w:val="FF00FF"/>
                            <w:sz w:val="18"/>
                            <w:szCs w:val="18"/>
                          </w:rPr>
                          <w:t>'</w:t>
                        </w:r>
                        <w:r>
                          <w:rPr>
                            <w:rFonts w:hint="eastAsia"/>
                            <w:color w:val="FF00FF"/>
                            <w:sz w:val="18"/>
                            <w:szCs w:val="18"/>
                          </w:rPr>
                          <w:t>Jack</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23</w:t>
                        </w:r>
                        <w:r w:rsidRPr="00740C0E">
                          <w:rPr>
                            <w:rFonts w:hint="eastAsia"/>
                            <w:sz w:val="18"/>
                            <w:szCs w:val="18"/>
                          </w:rPr>
                          <w:t>]}],</w:t>
                        </w:r>
                        <w:r w:rsidRPr="00740C0E">
                          <w:rPr>
                            <w:rFonts w:hint="eastAsia"/>
                            <w:color w:val="0000FF"/>
                            <w:sz w:val="18"/>
                            <w:szCs w:val="18"/>
                          </w:rPr>
                          <w:t>null</w:t>
                        </w:r>
                        <w:r w:rsidRPr="00740C0E">
                          <w:rPr>
                            <w:rFonts w:hint="eastAsia"/>
                            <w:sz w:val="18"/>
                            <w:szCs w:val="18"/>
                          </w:rPr>
                          <w:t>,</w:t>
                        </w:r>
                        <w:r w:rsidRPr="00740C0E">
                          <w:rPr>
                            <w:rFonts w:hint="eastAsia"/>
                            <w:color w:val="0000FF"/>
                            <w:sz w:val="18"/>
                            <w:szCs w:val="18"/>
                          </w:rPr>
                          <w:t>null</w:t>
                        </w:r>
                        <w:r w:rsidRPr="00740C0E">
                          <w:rPr>
                            <w:rFonts w:hint="eastAsia"/>
                            <w:sz w:val="18"/>
                            <w:szCs w:val="18"/>
                          </w:rPr>
                          <w:t>,</w:t>
                        </w:r>
                        <w:r w:rsidRPr="00740C0E">
                          <w:rPr>
                            <w:rFonts w:hint="eastAsia"/>
                            <w:color w:val="0000FF"/>
                            <w:sz w:val="18"/>
                            <w:szCs w:val="18"/>
                          </w:rPr>
                          <w:t>true</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6000</w:t>
                        </w:r>
                        <w:proofErr w:type="gramEnd"/>
                        <w:r>
                          <w:rPr>
                            <w:sz w:val="18"/>
                            <w:szCs w:val="18"/>
                          </w:rPr>
                          <w:t>);</w:t>
                        </w:r>
                      </w:p>
                      <w:p w:rsidR="0023747D" w:rsidRPr="00740C0E" w:rsidRDefault="0023747D" w:rsidP="00375F9C">
                        <w:pPr>
                          <w:spacing w:line="240" w:lineRule="exact"/>
                          <w:ind w:left="420"/>
                          <w:rPr>
                            <w:sz w:val="18"/>
                            <w:szCs w:val="18"/>
                          </w:rPr>
                        </w:pPr>
                        <w:r w:rsidRPr="00740C0E">
                          <w:rPr>
                            <w:sz w:val="18"/>
                            <w:szCs w:val="18"/>
                          </w:rPr>
                          <w:t>_.</w:t>
                        </w:r>
                        <w:proofErr w:type="gramStart"/>
                        <w:r w:rsidRPr="00740C0E">
                          <w:rPr>
                            <w:sz w:val="18"/>
                            <w:szCs w:val="18"/>
                          </w:rPr>
                          <w:t>asyRun(</w:t>
                        </w:r>
                        <w:proofErr w:type="gramEnd"/>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tg.insertRows(</w:t>
                        </w:r>
                        <w:proofErr w:type="gramEnd"/>
                        <w:r w:rsidRPr="00740C0E">
                          <w:rPr>
                            <w:rFonts w:hint="eastAsia"/>
                            <w:sz w:val="18"/>
                            <w:szCs w:val="18"/>
                          </w:rPr>
                          <w:t>[[</w:t>
                        </w:r>
                        <w:r w:rsidRPr="00740C0E">
                          <w:rPr>
                            <w:rFonts w:hint="eastAsia"/>
                            <w:color w:val="FF00FF"/>
                            <w:sz w:val="18"/>
                            <w:szCs w:val="18"/>
                          </w:rPr>
                          <w:t>'</w:t>
                        </w:r>
                        <w:r>
                          <w:rPr>
                            <w:rFonts w:hint="eastAsia"/>
                            <w:color w:val="FF00FF"/>
                            <w:sz w:val="18"/>
                            <w:szCs w:val="18"/>
                          </w:rPr>
                          <w:t>John</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23</w:t>
                        </w:r>
                        <w:r w:rsidRPr="00740C0E">
                          <w:rPr>
                            <w:rFonts w:hint="eastAsia"/>
                            <w:sz w:val="18"/>
                            <w:szCs w:val="18"/>
                          </w:rPr>
                          <w:t>]],</w:t>
                        </w:r>
                        <w:r w:rsidRPr="00740C0E">
                          <w:rPr>
                            <w:rFonts w:hint="eastAsia"/>
                            <w:color w:val="0000FF"/>
                            <w:sz w:val="18"/>
                            <w:szCs w:val="18"/>
                          </w:rPr>
                          <w:t>null</w:t>
                        </w:r>
                        <w:r w:rsidRPr="00740C0E">
                          <w:rPr>
                            <w:rFonts w:hint="eastAsia"/>
                            <w:sz w:val="18"/>
                            <w:szCs w:val="18"/>
                          </w:rPr>
                          <w:t>,</w:t>
                        </w:r>
                        <w:r w:rsidRPr="00740C0E">
                          <w:rPr>
                            <w:rFonts w:hint="eastAsia"/>
                            <w:color w:val="FF00FF"/>
                            <w:sz w:val="18"/>
                            <w:szCs w:val="18"/>
                          </w:rPr>
                          <w:t>'row</w:t>
                        </w:r>
                        <w:r>
                          <w:rPr>
                            <w:rFonts w:hint="eastAsia"/>
                            <w:color w:val="FF00FF"/>
                            <w:sz w:val="18"/>
                            <w:szCs w:val="18"/>
                          </w:rPr>
                          <w:t>1</w:t>
                        </w:r>
                        <w:r w:rsidRPr="00740C0E">
                          <w:rPr>
                            <w:rFonts w:hint="eastAsia"/>
                            <w:color w:val="FF00FF"/>
                            <w:sz w:val="18"/>
                            <w:szCs w:val="18"/>
                          </w:rPr>
                          <w:t>'</w:t>
                        </w:r>
                        <w:r w:rsidRPr="00740C0E">
                          <w:rPr>
                            <w:rFonts w:hint="eastAsia"/>
                            <w:sz w:val="18"/>
                            <w:szCs w:val="18"/>
                          </w:rPr>
                          <w:t>,</w:t>
                        </w:r>
                        <w:r w:rsidRPr="00740C0E">
                          <w:rPr>
                            <w:rFonts w:hint="eastAsia"/>
                            <w:color w:val="0000FF"/>
                            <w:sz w:val="18"/>
                            <w:szCs w:val="18"/>
                          </w:rPr>
                          <w:t>false</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7000</w:t>
                        </w:r>
                        <w:proofErr w:type="gramEnd"/>
                        <w:r w:rsidRPr="00740C0E">
                          <w:rPr>
                            <w:sz w:val="18"/>
                            <w:szCs w:val="18"/>
                          </w:rPr>
                          <w:t>);</w:t>
                        </w:r>
                      </w:p>
                    </w:txbxContent>
                  </v:textbox>
                </v:shape>
                <v:shape id="AutoShape 973" o:spid="_x0000_s1731" type="#_x0000_t62" style="position:absolute;left:20574;top:19812;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oSZ8QA&#10;AADcAAAADwAAAGRycy9kb3ducmV2LnhtbESPQWvCQBSE7wX/w/KE3pqNBZMmdRWRFnoqGBtobo/s&#10;Mwlm34bsqum/7wqCx2FmvmFWm8n04kKj6ywrWEQxCOLa6o4bBT+Hz5c3EM4ja+wtk4I/crBZz55W&#10;mGt75T1dCt+IAGGXo4LW+yGX0tUtGXSRHYiDd7SjQR/k2Eg94jXATS9f4ziRBjsOCy0OtGupPhVn&#10;o0Djt8bfNCuTY304l5xWH0tZKfU8n7bvIDxN/hG+t7+0gixdwu1MO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aEmfEAAAA3AAAAA8AAAAAAAAAAAAAAAAAmAIAAGRycy9k&#10;b3ducmV2LnhtbFBLBQYAAAAABAAEAPUAAACJAwAAAAA=&#10;" adj="31483,15544" fillcolor="#ff9">
                  <v:textbox inset="0,0,0,0">
                    <w:txbxContent>
                      <w:p w:rsidR="0023747D" w:rsidRPr="000E23E9" w:rsidRDefault="0023747D" w:rsidP="00375F9C">
                        <w:pPr>
                          <w:rPr>
                            <w:szCs w:val="18"/>
                          </w:rPr>
                        </w:pPr>
                        <w:r>
                          <w:rPr>
                            <w:rFonts w:hint="eastAsia"/>
                            <w:szCs w:val="18"/>
                          </w:rPr>
                          <w:t>Adds a empty row</w:t>
                        </w:r>
                      </w:p>
                    </w:txbxContent>
                  </v:textbox>
                </v:shape>
                <v:shape id="AutoShape 974" o:spid="_x0000_s1732" type="#_x0000_t62" style="position:absolute;left:22860;top:24765;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1yEcMA&#10;AADcAAAADwAAAGRycy9kb3ducmV2LnhtbESPzWrDMBCE74W8g9hCb42cQP5cyyFpKM01Pw+wWBvb&#10;rbUy1sZ2+/RVodDjMDPfMNl2dI3qqQu1ZwOzaQKKuPC25tLA9fL2vAYVBNli45kMfFGAbT55yDC1&#10;fuAT9WcpVYRwSNFAJdKmWoeiIodh6lvi6N1851Ci7EptOxwi3DV6niRL7bDmuFBhS68VFZ/nuzPw&#10;Lt8HqfvFvljMrh942Azojztjnh7H3QsooVH+w3/tozWwWS3h90w8Ajr/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1yEcMAAADcAAAADwAAAAAAAAAAAAAAAACYAgAAZHJzL2Rv&#10;d25yZXYueG1sUEsFBgAAAAAEAAQA9QAAAIgDAAAAAA==&#10;" adj="28692,14358" fillcolor="#ff9">
                  <v:textbox inset="0,0,0,0">
                    <w:txbxContent>
                      <w:p w:rsidR="0023747D" w:rsidRPr="000E23E9" w:rsidRDefault="0023747D" w:rsidP="00375F9C">
                        <w:pPr>
                          <w:rPr>
                            <w:szCs w:val="18"/>
                          </w:rPr>
                        </w:pPr>
                        <w:r>
                          <w:rPr>
                            <w:rFonts w:hint="eastAsia"/>
                            <w:szCs w:val="18"/>
                          </w:rPr>
                          <w:t>Adds a new row</w:t>
                        </w:r>
                      </w:p>
                    </w:txbxContent>
                  </v:textbox>
                </v:shape>
                <v:shape id="AutoShape 975" o:spid="_x0000_s1733" type="#_x0000_t62" style="position:absolute;left:35433;top:28727;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5KHcUA&#10;AADcAAAADwAAAGRycy9kb3ducmV2LnhtbESP0WrCQBRE3wv9h+UW+lY3+lBrdBUVlEKxVOMHXLPX&#10;bDR7N2TXGP/eFYQ+DjNzhpnMOluJlhpfOlbQ7yUgiHOnSy4U7LPVxxcIH5A1Vo5JwY08zKavLxNM&#10;tbvyltpdKESEsE9RgQmhTqX0uSGLvudq4ugdXWMxRNkUUjd4jXBbyUGSfEqLJccFgzUtDeXn3cUq&#10;+Fn9Jvv5ou0uf7weHbLM+NNmq9T7WzcfgwjUhf/ws/2tFYyGQ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kodxQAAANwAAAAPAAAAAAAAAAAAAAAAAJgCAABkcnMv&#10;ZG93bnJldi54bWxQSwUGAAAAAAQABAD1AAAAigMAAAAA&#10;" adj="30679,19352" fillcolor="#ff9">
                  <v:textbox inset="0,0,0,0">
                    <w:txbxContent>
                      <w:p w:rsidR="0023747D" w:rsidRPr="000E23E9" w:rsidRDefault="0023747D" w:rsidP="00375F9C">
                        <w:pPr>
                          <w:rPr>
                            <w:szCs w:val="18"/>
                          </w:rPr>
                        </w:pPr>
                        <w:r>
                          <w:rPr>
                            <w:rFonts w:hint="eastAsia"/>
                            <w:szCs w:val="18"/>
                          </w:rPr>
                          <w:t>Adds two rows</w:t>
                        </w:r>
                      </w:p>
                    </w:txbxContent>
                  </v:textbox>
                </v:shape>
                <v:shape id="AutoShape 976" o:spid="_x0000_s1734" type="#_x0000_t62" style="position:absolute;left:20574;top:34671;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IJr8EA&#10;AADcAAAADwAAAGRycy9kb3ducmV2LnhtbERPy2rCQBTdF/yH4Qru6iQu+kgzShBEES3ttB9wydw8&#10;NHMnZKYa/76zEFwezjtfjbYTFxp861hBOk9AEJfOtFwr+P3ZPL+B8AHZYOeYFNzIw2o5ecoxM+7K&#10;33TRoRYxhH2GCpoQ+kxKXzZk0c9dTxy5yg0WQ4RDLc2A1xhuO7lIkhdpseXY0GBP64bKs/6zCg57&#10;m5qvjj632u+OhdO6Oh21UrPpWHyACDSGh/ju3hkF769xbTwTj4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iCa/BAAAA3AAAAA8AAAAAAAAAAAAAAAAAmAIAAGRycy9kb3du&#10;cmV2LnhtbFBLBQYAAAAABAAEAPUAAACGAwAAAAA=&#10;" adj="27960,5618" fillcolor="#ff9">
                  <v:textbox inset="0,0,0,0">
                    <w:txbxContent>
                      <w:p w:rsidR="0023747D" w:rsidRPr="000E23E9" w:rsidRDefault="0023747D" w:rsidP="00375F9C">
                        <w:pPr>
                          <w:rPr>
                            <w:szCs w:val="18"/>
                          </w:rPr>
                        </w:pPr>
                        <w:r>
                          <w:rPr>
                            <w:szCs w:val="18"/>
                          </w:rPr>
                          <w:t>R</w:t>
                        </w:r>
                        <w:r>
                          <w:rPr>
                            <w:rFonts w:hint="eastAsia"/>
                            <w:szCs w:val="18"/>
                          </w:rPr>
                          <w:t>emoves a row by id</w:t>
                        </w:r>
                      </w:p>
                    </w:txbxContent>
                  </v:textbox>
                </v:shape>
                <v:shape id="AutoShape 977" o:spid="_x0000_s1735" type="#_x0000_t62" style="position:absolute;left:24003;top:38633;width:1600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0FXcUA&#10;AADcAAAADwAAAGRycy9kb3ducmV2LnhtbESP3WrCQBSE7wXfYTmCN6Ibhf6YuoooQlFvkuYBjtnT&#10;JJo9G7JrTN++KxR6OczMN8xq05tadNS6yrKC+SwCQZxbXXGhIPs6TN9BOI+ssbZMCn7IwWY9HKww&#10;1vbBCXWpL0SAsItRQel9E0vp8pIMupltiIP3bVuDPsi2kLrFR4CbWi6i6FUarDgslNjQrqT8lt6N&#10;gkl/3mfdKToll2NzfuF0P5fJVanxqN9+gPDU+//wX/tTK1i+LeF5Jh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DQVdxQAAANwAAAAPAAAAAAAAAAAAAAAAAJgCAABkcnMv&#10;ZG93bnJldi54bWxQSwUGAAAAAAQABAD1AAAAigMAAAAA&#10;" adj="26151,14295" fillcolor="#ff9">
                  <v:textbox inset="0,0,0,0">
                    <w:txbxContent>
                      <w:p w:rsidR="0023747D" w:rsidRPr="000E23E9" w:rsidRDefault="0023747D" w:rsidP="00375F9C">
                        <w:pPr>
                          <w:rPr>
                            <w:szCs w:val="18"/>
                          </w:rPr>
                        </w:pPr>
                        <w:r>
                          <w:rPr>
                            <w:szCs w:val="18"/>
                          </w:rPr>
                          <w:t>R</w:t>
                        </w:r>
                        <w:r>
                          <w:rPr>
                            <w:rFonts w:hint="eastAsia"/>
                            <w:szCs w:val="18"/>
                          </w:rPr>
                          <w:t>emoves two row by ids</w:t>
                        </w:r>
                      </w:p>
                    </w:txbxContent>
                  </v:textbox>
                </v:shape>
                <v:shape id="AutoShape 978" o:spid="_x0000_s1736" type="#_x0000_t62" style="position:absolute;left:35433;top:40614;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0e28MA&#10;AADcAAAADwAAAGRycy9kb3ducmV2LnhtbESPQYvCMBSE78L+h/AWvGlaQel2jbIIwrLowSp4fSTP&#10;tti8dJuo9d8bQfA4zMw3zHzZ20ZcqfO1YwXpOAFBrJ2puVRw2K9HGQgfkA02jknBnTwsFx+DOebG&#10;3XhH1yKUIkLY56igCqHNpfS6Iot+7Fri6J1cZzFE2ZXSdHiLcNvISZLMpMWa40KFLa0q0ufiYhWs&#10;2nKqi/r/2KyPaa+36Ld/2Uap4Wf/8w0iUB/e4Vf71yj4ylJ4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0e28MAAADcAAAADwAAAAAAAAAAAAAAAACYAgAAZHJzL2Rv&#10;d25yZXYueG1sUEsFBgAAAAAEAAQA9QAAAIgDAAAAAA==&#10;" adj="26224,40453" fillcolor="#ff9">
                  <v:textbox inset="0,0,0,0">
                    <w:txbxContent>
                      <w:p w:rsidR="0023747D" w:rsidRPr="005D625F" w:rsidRDefault="0023747D" w:rsidP="00375F9C">
                        <w:pPr>
                          <w:rPr>
                            <w:szCs w:val="18"/>
                          </w:rPr>
                        </w:pPr>
                        <w:r>
                          <w:rPr>
                            <w:szCs w:val="18"/>
                          </w:rPr>
                          <w:t>A</w:t>
                        </w:r>
                        <w:r>
                          <w:rPr>
                            <w:rFonts w:hint="eastAsia"/>
                            <w:szCs w:val="18"/>
                          </w:rPr>
                          <w:t>dds a row to the top</w:t>
                        </w:r>
                      </w:p>
                    </w:txbxContent>
                  </v:textbox>
                </v:shape>
                <v:shape id="AutoShape 979" o:spid="_x0000_s1737" type="#_x0000_t62" style="position:absolute;left:29718;top:46558;width:2171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QJosQA&#10;AADcAAAADwAAAGRycy9kb3ducmV2LnhtbESPT2vCQBTE74V+h+UVems2FWw1ZhUpCLanNv67PrLP&#10;JG32bcxuYvrtXUHwOMzMb5h0MZha9NS6yrKC1ygGQZxbXXGhYLtZvUxAOI+ssbZMCv7JwWL++JBi&#10;ou2Zf6jPfCEChF2CCkrvm0RKl5dk0EW2IQ7e0bYGfZBtIXWL5wA3tRzF8Zs0WHFYKLGhj5Lyv6wz&#10;CvTnr19ixl/8Hp8Ou+9xYHV7pZ6fhuUMhKfB38O39lormE5GcD0TjoC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UCaLEAAAA3AAAAA8AAAAAAAAAAAAAAAAAmAIAAGRycy9k&#10;b3ducmV2LnhtbFBLBQYAAAAABAAEAPUAAACJAwAAAAA=&#10;" adj="24764,24846" fillcolor="#ff9">
                  <v:textbox inset="0,0,0,0">
                    <w:txbxContent>
                      <w:p w:rsidR="0023747D" w:rsidRPr="000E23E9" w:rsidRDefault="0023747D" w:rsidP="00375F9C">
                        <w:pPr>
                          <w:rPr>
                            <w:szCs w:val="18"/>
                          </w:rPr>
                        </w:pPr>
                        <w:r>
                          <w:rPr>
                            <w:szCs w:val="18"/>
                          </w:rPr>
                          <w:t>A</w:t>
                        </w:r>
                        <w:r>
                          <w:rPr>
                            <w:rFonts w:hint="eastAsia"/>
                            <w:szCs w:val="18"/>
                          </w:rPr>
                          <w:t xml:space="preserve">dda a row next to </w:t>
                        </w:r>
                        <w:r>
                          <w:rPr>
                            <w:szCs w:val="18"/>
                          </w:rPr>
                          <w:t>’</w:t>
                        </w:r>
                        <w:r>
                          <w:rPr>
                            <w:rFonts w:hint="eastAsia"/>
                            <w:szCs w:val="18"/>
                          </w:rPr>
                          <w:t>row</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szCs w:val="18"/>
                            </w:rPr>
                            <w:t>1</w:t>
                          </w:r>
                          <w:r>
                            <w:rPr>
                              <w:szCs w:val="18"/>
                            </w:rPr>
                            <w:t>’</w:t>
                          </w:r>
                        </w:smartTag>
                      </w:p>
                    </w:txbxContent>
                  </v:textbox>
                </v:shape>
                <w10:anchorlock/>
              </v:group>
            </w:pict>
          </mc:Fallback>
        </mc:AlternateContent>
      </w:r>
    </w:p>
    <w:p w:rsidR="00375F9C" w:rsidRDefault="00375F9C" w:rsidP="00375F9C"/>
    <w:p w:rsidR="00375F9C" w:rsidRDefault="005C781A" w:rsidP="00375F9C">
      <w:r>
        <w:rPr>
          <w:rFonts w:hint="eastAsia"/>
          <w:noProof/>
        </w:rPr>
        <mc:AlternateContent>
          <mc:Choice Requires="wps">
            <w:drawing>
              <wp:anchor distT="0" distB="0" distL="114300" distR="114300" simplePos="0" relativeHeight="251635200" behindDoc="0" locked="0" layoutInCell="1" allowOverlap="1" wp14:anchorId="79632805" wp14:editId="6C033A3B">
                <wp:simplePos x="0" y="0"/>
                <wp:positionH relativeFrom="column">
                  <wp:posOffset>0</wp:posOffset>
                </wp:positionH>
                <wp:positionV relativeFrom="line">
                  <wp:posOffset>99060</wp:posOffset>
                </wp:positionV>
                <wp:extent cx="5372100" cy="652780"/>
                <wp:effectExtent l="9525" t="13335" r="9525" b="10160"/>
                <wp:wrapNone/>
                <wp:docPr id="973" name="Text Box 6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52780"/>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Default="0023747D" w:rsidP="00375F9C">
                            <w:r w:rsidRPr="00714576">
                              <w:rPr>
                                <w:b/>
                              </w:rPr>
                              <w:t>chapter2/TGDynamic</w:t>
                            </w:r>
                            <w:r>
                              <w:rPr>
                                <w:rFonts w:hint="eastAsia"/>
                                <w:b/>
                              </w:rPr>
                              <w:t xml:space="preserve">\index.html </w:t>
                            </w:r>
                            <w:r w:rsidRPr="005D318E">
                              <w:rPr>
                                <w:rFonts w:hint="eastAsia"/>
                              </w:rPr>
                              <w:t xml:space="preserve">is an overall </w:t>
                            </w:r>
                            <w:r w:rsidRPr="005D318E">
                              <w:t>example</w:t>
                            </w:r>
                            <w:r w:rsidRPr="005D318E">
                              <w:rPr>
                                <w:rFonts w:hint="eastAsia"/>
                              </w:rPr>
                              <w:t xml:space="preserve"> for </w:t>
                            </w:r>
                            <w:r>
                              <w:rPr>
                                <w:rFonts w:hint="eastAsia"/>
                              </w:rPr>
                              <w:t>ThreeGrid</w:t>
                            </w:r>
                          </w:p>
                          <w:p w:rsidR="0023747D" w:rsidRPr="00980CAB" w:rsidRDefault="0023747D" w:rsidP="00375F9C">
                            <w:r w:rsidRPr="00714576">
                              <w:rPr>
                                <w:b/>
                              </w:rPr>
                              <w:t>chapter2/TreeGrid.Paging</w:t>
                            </w:r>
                            <w:r>
                              <w:rPr>
                                <w:rFonts w:hint="eastAsia"/>
                                <w:b/>
                              </w:rPr>
                              <w:t xml:space="preserve">\index.html </w:t>
                            </w:r>
                            <w:r w:rsidRPr="005D318E">
                              <w:rPr>
                                <w:rFonts w:hint="eastAsia"/>
                              </w:rPr>
                              <w:t>is an</w:t>
                            </w:r>
                            <w:r>
                              <w:rPr>
                                <w:rFonts w:hint="eastAsia"/>
                              </w:rPr>
                              <w:t xml:space="preserve">other </w:t>
                            </w:r>
                            <w:r w:rsidRPr="005D318E">
                              <w:t>example</w:t>
                            </w:r>
                            <w:r w:rsidRPr="005D318E">
                              <w:rPr>
                                <w:rFonts w:hint="eastAsia"/>
                              </w:rPr>
                              <w:t xml:space="preserve"> for </w:t>
                            </w:r>
                            <w:r>
                              <w:rPr>
                                <w:rFonts w:hint="eastAsia"/>
                              </w:rPr>
                              <w:t>multi pages</w:t>
                            </w:r>
                          </w:p>
                        </w:txbxContent>
                      </wps:txbx>
                      <wps:bodyPr rot="0" vert="horz" wrap="square" lIns="54000" tIns="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42" o:spid="_x0000_s1738" type="#_x0000_t202" style="position:absolute;left:0;text-align:left;margin-left:0;margin-top:7.8pt;width:423pt;height:51.4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Default="0023747D" w:rsidP="00375F9C">
                      <w:r w:rsidRPr="00714576">
                        <w:rPr>
                          <w:b/>
                        </w:rPr>
                        <w:t>chapter2/TGDynamic</w:t>
                      </w:r>
                      <w:r>
                        <w:rPr>
                          <w:rFonts w:hint="eastAsia"/>
                          <w:b/>
                        </w:rPr>
                        <w:t xml:space="preserve">\index.html </w:t>
                      </w:r>
                      <w:r w:rsidRPr="005D318E">
                        <w:rPr>
                          <w:rFonts w:hint="eastAsia"/>
                        </w:rPr>
                        <w:t xml:space="preserve">is an overall </w:t>
                      </w:r>
                      <w:r w:rsidRPr="005D318E">
                        <w:t>example</w:t>
                      </w:r>
                      <w:r w:rsidRPr="005D318E">
                        <w:rPr>
                          <w:rFonts w:hint="eastAsia"/>
                        </w:rPr>
                        <w:t xml:space="preserve"> for </w:t>
                      </w:r>
                      <w:r>
                        <w:rPr>
                          <w:rFonts w:hint="eastAsia"/>
                        </w:rPr>
                        <w:t>ThreeGrid</w:t>
                      </w:r>
                    </w:p>
                    <w:p w:rsidR="0023747D" w:rsidRPr="00980CAB" w:rsidRDefault="0023747D" w:rsidP="00375F9C">
                      <w:r w:rsidRPr="00714576">
                        <w:rPr>
                          <w:b/>
                        </w:rPr>
                        <w:t>chapter2/TreeGrid.Paging</w:t>
                      </w:r>
                      <w:r>
                        <w:rPr>
                          <w:rFonts w:hint="eastAsia"/>
                          <w:b/>
                        </w:rPr>
                        <w:t xml:space="preserve">\index.html </w:t>
                      </w:r>
                      <w:r w:rsidRPr="005D318E">
                        <w:rPr>
                          <w:rFonts w:hint="eastAsia"/>
                        </w:rPr>
                        <w:t>is an</w:t>
                      </w:r>
                      <w:r>
                        <w:rPr>
                          <w:rFonts w:hint="eastAsia"/>
                        </w:rPr>
                        <w:t xml:space="preserve">other </w:t>
                      </w:r>
                      <w:r w:rsidRPr="005D318E">
                        <w:t>example</w:t>
                      </w:r>
                      <w:r w:rsidRPr="005D318E">
                        <w:rPr>
                          <w:rFonts w:hint="eastAsia"/>
                        </w:rPr>
                        <w:t xml:space="preserve"> for </w:t>
                      </w:r>
                      <w:r>
                        <w:rPr>
                          <w:rFonts w:hint="eastAsia"/>
                        </w:rPr>
                        <w:t>multi pages</w:t>
                      </w:r>
                    </w:p>
                  </w:txbxContent>
                </v:textbox>
                <w10:wrap anchory="line"/>
              </v:shape>
            </w:pict>
          </mc:Fallback>
        </mc:AlternateContent>
      </w:r>
    </w:p>
    <w:p w:rsidR="00375F9C" w:rsidRDefault="00375F9C" w:rsidP="00375F9C"/>
    <w:p w:rsidR="00375F9C" w:rsidRPr="005D318E" w:rsidRDefault="00375F9C" w:rsidP="00375F9C"/>
    <w:p w:rsidR="00375F9C" w:rsidRDefault="00375F9C" w:rsidP="00375F9C"/>
    <w:p w:rsidR="00375F9C" w:rsidRPr="00714576" w:rsidRDefault="00375F9C" w:rsidP="00375F9C"/>
    <w:p w:rsidR="00375F9C" w:rsidRDefault="00375F9C" w:rsidP="00E45D25">
      <w:pPr>
        <w:pStyle w:val="2"/>
        <w:numPr>
          <w:ilvl w:val="1"/>
          <w:numId w:val="17"/>
        </w:numPr>
      </w:pPr>
      <w:bookmarkStart w:id="166" w:name="_Toc235676276"/>
      <w:bookmarkStart w:id="167" w:name="_Toc356466299"/>
      <w:r>
        <w:rPr>
          <w:rFonts w:hint="eastAsia"/>
        </w:rPr>
        <w:t>Other standard controls</w:t>
      </w:r>
      <w:bookmarkEnd w:id="166"/>
      <w:bookmarkEnd w:id="167"/>
      <w:r>
        <w:rPr>
          <w:rFonts w:hint="eastAsia"/>
        </w:rPr>
        <w:t xml:space="preserve"> </w:t>
      </w:r>
    </w:p>
    <w:p w:rsidR="00375F9C" w:rsidRDefault="00375F9C" w:rsidP="00E45D25">
      <w:pPr>
        <w:pStyle w:val="3"/>
        <w:numPr>
          <w:ilvl w:val="2"/>
          <w:numId w:val="17"/>
        </w:numPr>
      </w:pPr>
      <w:bookmarkStart w:id="168" w:name="_Toc356466300"/>
      <w:r>
        <w:rPr>
          <w:rFonts w:hint="eastAsia"/>
        </w:rPr>
        <w:t>ProgressBar</w:t>
      </w:r>
      <w:bookmarkEnd w:id="168"/>
      <w:r>
        <w:rPr>
          <w:rFonts w:hint="eastAsia"/>
        </w:rPr>
        <w:t xml:space="preserve"> </w:t>
      </w:r>
    </w:p>
    <w:p w:rsidR="00375F9C" w:rsidRPr="005971D8" w:rsidRDefault="00375F9C" w:rsidP="00375F9C">
      <w:pPr>
        <w:rPr>
          <w:b/>
        </w:rPr>
      </w:pPr>
      <w:r w:rsidRPr="005971D8">
        <w:rPr>
          <w:rFonts w:hint="eastAsia"/>
          <w:b/>
        </w:rPr>
        <w:t>Input:</w:t>
      </w:r>
    </w:p>
    <w:p w:rsidR="00375F9C" w:rsidRDefault="005C781A" w:rsidP="00375F9C">
      <w:r>
        <w:rPr>
          <w:noProof/>
        </w:rPr>
        <w:lastRenderedPageBreak/>
        <mc:AlternateContent>
          <mc:Choice Requires="wpc">
            <w:drawing>
              <wp:inline distT="0" distB="0" distL="0" distR="0" wp14:anchorId="52DDD15C" wp14:editId="22B58DDE">
                <wp:extent cx="5257800" cy="792480"/>
                <wp:effectExtent l="9525" t="0" r="9525" b="0"/>
                <wp:docPr id="575" name="画布 5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70" name="Text Box 577"/>
                        <wps:cNvSpPr txBox="1">
                          <a:spLocks noChangeArrowheads="1"/>
                        </wps:cNvSpPr>
                        <wps:spPr bwMode="auto">
                          <a:xfrm>
                            <a:off x="0" y="48895"/>
                            <a:ext cx="5257800" cy="715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85C68" w:rsidRDefault="00A52FB6" w:rsidP="00375F9C">
                              <w:pPr>
                                <w:spacing w:line="240" w:lineRule="exact"/>
                                <w:rPr>
                                  <w:sz w:val="18"/>
                                  <w:szCs w:val="18"/>
                                </w:rPr>
                              </w:pPr>
                              <w:r>
                                <w:rPr>
                                  <w:sz w:val="18"/>
                                  <w:szCs w:val="18"/>
                                </w:rPr>
                                <w:t>xui</w:t>
                              </w:r>
                              <w:r w:rsidR="0023747D" w:rsidRPr="00E85C68">
                                <w:rPr>
                                  <w:sz w:val="18"/>
                                  <w:szCs w:val="18"/>
                                </w:rPr>
                                <w:t>.create(</w:t>
                              </w:r>
                              <w:r w:rsidR="0023747D" w:rsidRPr="00E85C68">
                                <w:rPr>
                                  <w:color w:val="FF00FF"/>
                                  <w:sz w:val="18"/>
                                  <w:szCs w:val="18"/>
                                </w:rPr>
                                <w:t>'ProgressBar'</w:t>
                              </w:r>
                              <w:r w:rsidR="0023747D" w:rsidRPr="00E85C68">
                                <w:rPr>
                                  <w:sz w:val="18"/>
                                  <w:szCs w:val="18"/>
                                </w:rPr>
                                <w:t>)</w:t>
                              </w:r>
                            </w:p>
                            <w:p w:rsidR="0023747D" w:rsidRPr="00E85C68" w:rsidRDefault="0023747D" w:rsidP="00375F9C">
                              <w:pPr>
                                <w:spacing w:line="240" w:lineRule="exact"/>
                                <w:rPr>
                                  <w:sz w:val="18"/>
                                  <w:szCs w:val="18"/>
                                </w:rPr>
                              </w:pPr>
                              <w:r w:rsidRPr="00E85C68">
                                <w:rPr>
                                  <w:rFonts w:hint="eastAsia"/>
                                  <w:sz w:val="18"/>
                                  <w:szCs w:val="18"/>
                                </w:rPr>
                                <w:t>.setCaptionTpl(</w:t>
                              </w:r>
                              <w:r w:rsidRPr="00E85C68">
                                <w:rPr>
                                  <w:rFonts w:hint="eastAsia"/>
                                  <w:color w:val="FF00FF"/>
                                  <w:sz w:val="18"/>
                                  <w:szCs w:val="18"/>
                                </w:rPr>
                                <w:t>"{value}%</w:t>
                              </w:r>
                              <w:r>
                                <w:rPr>
                                  <w:rFonts w:hint="eastAsia"/>
                                  <w:color w:val="FF00FF"/>
                                  <w:sz w:val="18"/>
                                  <w:szCs w:val="18"/>
                                </w:rPr>
                                <w:t xml:space="preserve"> finished!</w:t>
                              </w:r>
                              <w:r w:rsidRPr="00E85C68">
                                <w:rPr>
                                  <w:rFonts w:hint="eastAsia"/>
                                  <w:color w:val="FF00FF"/>
                                  <w:sz w:val="18"/>
                                  <w:szCs w:val="18"/>
                                </w:rPr>
                                <w:t>"</w:t>
                              </w:r>
                              <w:r w:rsidRPr="00E85C68">
                                <w:rPr>
                                  <w:rFonts w:hint="eastAsia"/>
                                  <w:sz w:val="18"/>
                                  <w:szCs w:val="18"/>
                                </w:rPr>
                                <w:t>)</w:t>
                              </w:r>
                            </w:p>
                            <w:p w:rsidR="0023747D" w:rsidRPr="00E85C68" w:rsidRDefault="0023747D" w:rsidP="00375F9C">
                              <w:pPr>
                                <w:spacing w:line="240" w:lineRule="exact"/>
                                <w:rPr>
                                  <w:sz w:val="18"/>
                                  <w:szCs w:val="18"/>
                                </w:rPr>
                              </w:pPr>
                              <w:r w:rsidRPr="00E85C68">
                                <w:rPr>
                                  <w:sz w:val="18"/>
                                  <w:szCs w:val="18"/>
                                </w:rPr>
                                <w:t>.setValue(</w:t>
                              </w:r>
                              <w:r w:rsidRPr="00E85C68">
                                <w:rPr>
                                  <w:color w:val="800000"/>
                                  <w:sz w:val="18"/>
                                  <w:szCs w:val="18"/>
                                </w:rPr>
                                <w:t>80</w:t>
                              </w:r>
                              <w:r w:rsidRPr="00E85C68">
                                <w:rPr>
                                  <w:sz w:val="18"/>
                                  <w:szCs w:val="18"/>
                                </w:rPr>
                                <w:t>)</w:t>
                              </w:r>
                            </w:p>
                            <w:p w:rsidR="0023747D" w:rsidRPr="00E85C68" w:rsidRDefault="0023747D" w:rsidP="00375F9C">
                              <w:pPr>
                                <w:spacing w:line="240" w:lineRule="exact"/>
                                <w:rPr>
                                  <w:sz w:val="18"/>
                                  <w:szCs w:val="18"/>
                                </w:rPr>
                              </w:pPr>
                              <w:r w:rsidRPr="00E85C68">
                                <w:rPr>
                                  <w:sz w:val="18"/>
                                  <w:szCs w:val="18"/>
                                </w:rPr>
                                <w:t>.show()</w:t>
                              </w:r>
                              <w:r>
                                <w:rPr>
                                  <w:rFonts w:hint="eastAsia"/>
                                  <w:sz w:val="18"/>
                                  <w:szCs w:val="18"/>
                                </w:rPr>
                                <w:t>;</w:t>
                              </w:r>
                            </w:p>
                          </w:txbxContent>
                        </wps:txbx>
                        <wps:bodyPr rot="0" vert="horz" wrap="square" lIns="54000" tIns="46800" rIns="54000" bIns="45720" anchor="t" anchorCtr="0" upright="1">
                          <a:spAutoFit/>
                        </wps:bodyPr>
                      </wps:wsp>
                      <wps:wsp>
                        <wps:cNvPr id="971" name="AutoShape 578"/>
                        <wps:cNvSpPr>
                          <a:spLocks noChangeArrowheads="1"/>
                        </wps:cNvSpPr>
                        <wps:spPr bwMode="auto">
                          <a:xfrm flipH="1">
                            <a:off x="2286000" y="99060"/>
                            <a:ext cx="1600200" cy="219710"/>
                          </a:xfrm>
                          <a:prstGeom prst="wedgeRoundRectCallout">
                            <a:avLst>
                              <a:gd name="adj1" fmla="val 68690"/>
                              <a:gd name="adj2" fmla="val 5693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971D8" w:rsidRDefault="0023747D" w:rsidP="00375F9C">
                              <w:pPr>
                                <w:rPr>
                                  <w:szCs w:val="18"/>
                                </w:rPr>
                              </w:pPr>
                              <w:r w:rsidRPr="005971D8">
                                <w:rPr>
                                  <w:szCs w:val="18"/>
                                </w:rPr>
                                <w:t>Set</w:t>
                              </w:r>
                              <w:r>
                                <w:rPr>
                                  <w:rFonts w:hint="eastAsia"/>
                                  <w:szCs w:val="18"/>
                                </w:rPr>
                                <w:t>s</w:t>
                              </w:r>
                              <w:r w:rsidRPr="005971D8">
                                <w:rPr>
                                  <w:szCs w:val="18"/>
                                </w:rPr>
                                <w:t xml:space="preserve"> text display template</w:t>
                              </w:r>
                            </w:p>
                          </w:txbxContent>
                        </wps:txbx>
                        <wps:bodyPr rot="0" vert="horz" wrap="square" lIns="0" tIns="0" rIns="0" bIns="0" anchor="t" anchorCtr="0" upright="1">
                          <a:noAutofit/>
                        </wps:bodyPr>
                      </wps:wsp>
                      <wps:wsp>
                        <wps:cNvPr id="972" name="AutoShape 579"/>
                        <wps:cNvSpPr>
                          <a:spLocks noChangeArrowheads="1"/>
                        </wps:cNvSpPr>
                        <wps:spPr bwMode="auto">
                          <a:xfrm flipH="1">
                            <a:off x="1028700" y="495300"/>
                            <a:ext cx="800100" cy="219710"/>
                          </a:xfrm>
                          <a:prstGeom prst="wedgeRoundRectCallout">
                            <a:avLst>
                              <a:gd name="adj1" fmla="val 93333"/>
                              <a:gd name="adj2" fmla="val -419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971D8" w:rsidRDefault="0023747D" w:rsidP="00375F9C">
                              <w:pPr>
                                <w:rPr>
                                  <w:szCs w:val="18"/>
                                </w:rPr>
                              </w:pPr>
                              <w:r w:rsidRPr="005971D8">
                                <w:rPr>
                                  <w:szCs w:val="18"/>
                                </w:rPr>
                                <w:t>percentage</w:t>
                              </w:r>
                            </w:p>
                          </w:txbxContent>
                        </wps:txbx>
                        <wps:bodyPr rot="0" vert="horz" wrap="square" lIns="0" tIns="0" rIns="0" bIns="0" anchor="t" anchorCtr="0" upright="1">
                          <a:noAutofit/>
                        </wps:bodyPr>
                      </wps:wsp>
                    </wpc:wpc>
                  </a:graphicData>
                </a:graphic>
              </wp:inline>
            </w:drawing>
          </mc:Choice>
          <mc:Fallback>
            <w:pict>
              <v:group id="画布 575" o:spid="_x0000_s1739" editas="canvas" style="width:414pt;height:62.4pt;mso-position-horizontal-relative:char;mso-position-vertical-relative:line" coordsize="52578,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">
                <v:shape id="_x0000_s1740" type="#_x0000_t75" style="position:absolute;width:52578;height:7924;visibility:visible;mso-wrap-style:square">
                  <v:fill o:detectmouseclick="t"/>
                  <v:path o:connecttype="none"/>
                </v:shape>
                <v:shape id="Text Box 577" o:spid="_x0000_s1741" type="#_x0000_t202" style="position:absolute;top:488;width:52578;height:7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3NVcAA&#10;AADcAAAADwAAAGRycy9kb3ducmV2LnhtbERPy4rCMBTdC/MP4Q6401QXPjpGEUU6G8HHzP7S3GmK&#10;zU1JYq1/P1kILg/nvdr0thEd+VA7VjAZZyCIS6drrhT8XA+jBYgQkTU2jknBkwJs1h+DFebaPfhM&#10;3SVWIoVwyFGBibHNpQylIYth7FrixP05bzEm6CupPT5SuG3kNMtm0mLNqcFgSztD5e1ytwrK277f&#10;F/Wv8d3dLk56WTyPs0Kp4We//QIRqY9v8cv9rRUs52l+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O3NVcAAAADcAAAADwAAAAAAAAAAAAAAAACYAgAAZHJzL2Rvd25y&#10;ZXYueG1sUEsFBgAAAAAEAAQA9QAAAIUDAAAAAA==&#10;" strokeweight="1pt">
                  <v:textbox style="mso-fit-shape-to-text:t" inset="1.5mm,1.3mm,1.5mm">
                    <w:txbxContent>
                      <w:p w:rsidR="0023747D" w:rsidRPr="00E85C68" w:rsidRDefault="00A52FB6" w:rsidP="00375F9C">
                        <w:pPr>
                          <w:spacing w:line="240" w:lineRule="exact"/>
                          <w:rPr>
                            <w:sz w:val="18"/>
                            <w:szCs w:val="18"/>
                          </w:rPr>
                        </w:pPr>
                        <w:proofErr w:type="gramStart"/>
                        <w:r>
                          <w:rPr>
                            <w:sz w:val="18"/>
                            <w:szCs w:val="18"/>
                          </w:rPr>
                          <w:t>xui</w:t>
                        </w:r>
                        <w:r w:rsidR="0023747D" w:rsidRPr="00E85C68">
                          <w:rPr>
                            <w:sz w:val="18"/>
                            <w:szCs w:val="18"/>
                          </w:rPr>
                          <w:t>.create(</w:t>
                        </w:r>
                        <w:proofErr w:type="gramEnd"/>
                        <w:r w:rsidR="0023747D" w:rsidRPr="00E85C68">
                          <w:rPr>
                            <w:color w:val="FF00FF"/>
                            <w:sz w:val="18"/>
                            <w:szCs w:val="18"/>
                          </w:rPr>
                          <w:t>'ProgressBar'</w:t>
                        </w:r>
                        <w:r w:rsidR="0023747D" w:rsidRPr="00E85C68">
                          <w:rPr>
                            <w:sz w:val="18"/>
                            <w:szCs w:val="18"/>
                          </w:rPr>
                          <w:t>)</w:t>
                        </w:r>
                      </w:p>
                      <w:p w:rsidR="0023747D" w:rsidRPr="00E85C68" w:rsidRDefault="0023747D" w:rsidP="00375F9C">
                        <w:pPr>
                          <w:spacing w:line="240" w:lineRule="exact"/>
                          <w:rPr>
                            <w:sz w:val="18"/>
                            <w:szCs w:val="18"/>
                          </w:rPr>
                        </w:pPr>
                        <w:r w:rsidRPr="00E85C68">
                          <w:rPr>
                            <w:rFonts w:hint="eastAsia"/>
                            <w:sz w:val="18"/>
                            <w:szCs w:val="18"/>
                          </w:rPr>
                          <w:t>.</w:t>
                        </w:r>
                        <w:proofErr w:type="gramStart"/>
                        <w:r w:rsidRPr="00E85C68">
                          <w:rPr>
                            <w:rFonts w:hint="eastAsia"/>
                            <w:sz w:val="18"/>
                            <w:szCs w:val="18"/>
                          </w:rPr>
                          <w:t>setCaptionTpl(</w:t>
                        </w:r>
                        <w:proofErr w:type="gramEnd"/>
                        <w:r w:rsidRPr="00E85C68">
                          <w:rPr>
                            <w:rFonts w:hint="eastAsia"/>
                            <w:color w:val="FF00FF"/>
                            <w:sz w:val="18"/>
                            <w:szCs w:val="18"/>
                          </w:rPr>
                          <w:t>"{value}%</w:t>
                        </w:r>
                        <w:r>
                          <w:rPr>
                            <w:rFonts w:hint="eastAsia"/>
                            <w:color w:val="FF00FF"/>
                            <w:sz w:val="18"/>
                            <w:szCs w:val="18"/>
                          </w:rPr>
                          <w:t xml:space="preserve"> finished!</w:t>
                        </w:r>
                        <w:r w:rsidRPr="00E85C68">
                          <w:rPr>
                            <w:rFonts w:hint="eastAsia"/>
                            <w:color w:val="FF00FF"/>
                            <w:sz w:val="18"/>
                            <w:szCs w:val="18"/>
                          </w:rPr>
                          <w:t>"</w:t>
                        </w:r>
                        <w:r w:rsidRPr="00E85C68">
                          <w:rPr>
                            <w:rFonts w:hint="eastAsia"/>
                            <w:sz w:val="18"/>
                            <w:szCs w:val="18"/>
                          </w:rPr>
                          <w:t>)</w:t>
                        </w:r>
                      </w:p>
                      <w:p w:rsidR="0023747D" w:rsidRPr="00E85C68" w:rsidRDefault="0023747D" w:rsidP="00375F9C">
                        <w:pPr>
                          <w:spacing w:line="240" w:lineRule="exact"/>
                          <w:rPr>
                            <w:sz w:val="18"/>
                            <w:szCs w:val="18"/>
                          </w:rPr>
                        </w:pPr>
                        <w:r w:rsidRPr="00E85C68">
                          <w:rPr>
                            <w:sz w:val="18"/>
                            <w:szCs w:val="18"/>
                          </w:rPr>
                          <w:t>.</w:t>
                        </w:r>
                        <w:proofErr w:type="gramStart"/>
                        <w:r w:rsidRPr="00E85C68">
                          <w:rPr>
                            <w:sz w:val="18"/>
                            <w:szCs w:val="18"/>
                          </w:rPr>
                          <w:t>setValue(</w:t>
                        </w:r>
                        <w:proofErr w:type="gramEnd"/>
                        <w:r w:rsidRPr="00E85C68">
                          <w:rPr>
                            <w:color w:val="800000"/>
                            <w:sz w:val="18"/>
                            <w:szCs w:val="18"/>
                          </w:rPr>
                          <w:t>80</w:t>
                        </w:r>
                        <w:r w:rsidRPr="00E85C68">
                          <w:rPr>
                            <w:sz w:val="18"/>
                            <w:szCs w:val="18"/>
                          </w:rPr>
                          <w:t>)</w:t>
                        </w:r>
                      </w:p>
                      <w:p w:rsidR="0023747D" w:rsidRPr="00E85C68" w:rsidRDefault="0023747D" w:rsidP="00375F9C">
                        <w:pPr>
                          <w:spacing w:line="240" w:lineRule="exact"/>
                          <w:rPr>
                            <w:sz w:val="18"/>
                            <w:szCs w:val="18"/>
                          </w:rPr>
                        </w:pPr>
                        <w:r w:rsidRPr="00E85C68">
                          <w:rPr>
                            <w:sz w:val="18"/>
                            <w:szCs w:val="18"/>
                          </w:rPr>
                          <w:t>.</w:t>
                        </w:r>
                        <w:proofErr w:type="gramStart"/>
                        <w:r w:rsidRPr="00E85C68">
                          <w:rPr>
                            <w:sz w:val="18"/>
                            <w:szCs w:val="18"/>
                          </w:rPr>
                          <w:t>show(</w:t>
                        </w:r>
                        <w:proofErr w:type="gramEnd"/>
                        <w:r w:rsidRPr="00E85C68">
                          <w:rPr>
                            <w:sz w:val="18"/>
                            <w:szCs w:val="18"/>
                          </w:rPr>
                          <w:t>)</w:t>
                        </w:r>
                        <w:r>
                          <w:rPr>
                            <w:rFonts w:hint="eastAsia"/>
                            <w:sz w:val="18"/>
                            <w:szCs w:val="18"/>
                          </w:rPr>
                          <w:t>;</w:t>
                        </w:r>
                      </w:p>
                    </w:txbxContent>
                  </v:textbox>
                </v:shape>
                <v:shape id="AutoShape 578" o:spid="_x0000_s1742" type="#_x0000_t62" style="position:absolute;left:22860;top:990;width:1600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KycQA&#10;AADcAAAADwAAAGRycy9kb3ducmV2LnhtbESPQUsDMRSE74L/ITzBm5tdD1W3TYusyPbaWhRvj81r&#10;djF5WZLYrv31jVDocZiZb5jFanJWHCjEwbOCqihBEHdeD2wU7D7eH55BxISs0XomBX8UYbW8vVlg&#10;rf2RN3TYJiMyhGONCvqUxlrK2PXkMBZ+JM7e3geHKctgpA54zHBn5WNZzqTDgfNCjyM1PXU/21+n&#10;oP1sZrqywdgmfrcb076tv7qTUvd30+scRKIpXcOX9loreHmq4P9MPgJye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xysnEAAAA3AAAAA8AAAAAAAAAAAAAAAAAmAIAAGRycy9k&#10;b3ducmV2LnhtbFBLBQYAAAAABAAEAPUAAACJAwAAAAA=&#10;" adj="25637,23098" fillcolor="#ff9">
                  <v:textbox inset="0,0,0,0">
                    <w:txbxContent>
                      <w:p w:rsidR="0023747D" w:rsidRPr="005971D8" w:rsidRDefault="0023747D" w:rsidP="00375F9C">
                        <w:pPr>
                          <w:rPr>
                            <w:szCs w:val="18"/>
                          </w:rPr>
                        </w:pPr>
                        <w:r w:rsidRPr="005971D8">
                          <w:rPr>
                            <w:szCs w:val="18"/>
                          </w:rPr>
                          <w:t>Set</w:t>
                        </w:r>
                        <w:r>
                          <w:rPr>
                            <w:rFonts w:hint="eastAsia"/>
                            <w:szCs w:val="18"/>
                          </w:rPr>
                          <w:t>s</w:t>
                        </w:r>
                        <w:r w:rsidRPr="005971D8">
                          <w:rPr>
                            <w:szCs w:val="18"/>
                          </w:rPr>
                          <w:t xml:space="preserve"> text display template</w:t>
                        </w:r>
                      </w:p>
                    </w:txbxContent>
                  </v:textbox>
                </v:shape>
                <v:shape id="AutoShape 579" o:spid="_x0000_s1743" type="#_x0000_t62" style="position:absolute;left:10287;top:4953;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rhsQA&#10;AADcAAAADwAAAGRycy9kb3ducmV2LnhtbESPQYvCMBSE7wv+h/AEb2uqB91Wo6ggCnuQrV68PZpn&#10;W2xeahNt3V9vFhY8DjPzDTNfdqYSD2pcaVnBaBiBIM6sLjlXcDpuP79AOI+ssbJMCp7kYLnofcwx&#10;0bblH3qkPhcBwi5BBYX3dSKlywoy6Ia2Jg7exTYGfZBNLnWDbYCbSo6jaCINlhwWCqxpU1B2Te9G&#10;we0c76a/7LttrNfu8H1rMa1bpQb9bjUD4anz7/B/e68VxNMx/J0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Dq4bEAAAA3AAAAA8AAAAAAAAAAAAAAAAAmAIAAGRycy9k&#10;b3ducmV2LnhtbFBLBQYAAAAABAAEAPUAAACJAwAAAAA=&#10;" adj="30960,1747" fillcolor="#ff9">
                  <v:textbox inset="0,0,0,0">
                    <w:txbxContent>
                      <w:p w:rsidR="0023747D" w:rsidRPr="005971D8" w:rsidRDefault="0023747D" w:rsidP="00375F9C">
                        <w:pPr>
                          <w:rPr>
                            <w:szCs w:val="18"/>
                          </w:rPr>
                        </w:pPr>
                        <w:proofErr w:type="gramStart"/>
                        <w:r w:rsidRPr="005971D8">
                          <w:rPr>
                            <w:szCs w:val="18"/>
                          </w:rPr>
                          <w:t>percentage</w:t>
                        </w:r>
                        <w:proofErr w:type="gramEnd"/>
                      </w:p>
                    </w:txbxContent>
                  </v:textbox>
                </v:shape>
                <w10:anchorlock/>
              </v:group>
            </w:pict>
          </mc:Fallback>
        </mc:AlternateContent>
      </w:r>
    </w:p>
    <w:p w:rsidR="00375F9C" w:rsidRPr="005971D8" w:rsidRDefault="00375F9C" w:rsidP="00375F9C">
      <w:pPr>
        <w:rPr>
          <w:b/>
        </w:rPr>
      </w:pPr>
      <w:r w:rsidRPr="005971D8">
        <w:rPr>
          <w:rFonts w:hint="eastAsia"/>
          <w:b/>
        </w:rPr>
        <w:t>Output:</w:t>
      </w:r>
    </w:p>
    <w:p w:rsidR="00375F9C" w:rsidRDefault="005C781A" w:rsidP="00375F9C">
      <w:r>
        <w:rPr>
          <w:rFonts w:hint="eastAsia"/>
          <w:noProof/>
        </w:rPr>
        <w:drawing>
          <wp:inline distT="0" distB="0" distL="0" distR="0" wp14:anchorId="2A103027" wp14:editId="4A140BFA">
            <wp:extent cx="2924175" cy="285750"/>
            <wp:effectExtent l="0" t="0" r="9525"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924175" cy="285750"/>
                    </a:xfrm>
                    <a:prstGeom prst="rect">
                      <a:avLst/>
                    </a:prstGeom>
                    <a:noFill/>
                    <a:ln>
                      <a:noFill/>
                    </a:ln>
                  </pic:spPr>
                </pic:pic>
              </a:graphicData>
            </a:graphic>
          </wp:inline>
        </w:drawing>
      </w:r>
    </w:p>
    <w:p w:rsidR="00375F9C" w:rsidRDefault="00375F9C" w:rsidP="00E45D25">
      <w:pPr>
        <w:pStyle w:val="3"/>
        <w:numPr>
          <w:ilvl w:val="2"/>
          <w:numId w:val="17"/>
        </w:numPr>
      </w:pPr>
      <w:bookmarkStart w:id="169" w:name="_Toc356466301"/>
      <w:r>
        <w:rPr>
          <w:rFonts w:hint="eastAsia"/>
        </w:rPr>
        <w:t>Slider</w:t>
      </w:r>
      <w:bookmarkEnd w:id="169"/>
    </w:p>
    <w:p w:rsidR="00375F9C" w:rsidRPr="005971D8" w:rsidRDefault="00375F9C" w:rsidP="00375F9C">
      <w:pPr>
        <w:rPr>
          <w:b/>
        </w:rPr>
      </w:pPr>
      <w:r w:rsidRPr="005971D8">
        <w:rPr>
          <w:rFonts w:hint="eastAsia"/>
          <w:b/>
        </w:rPr>
        <w:t>Input:</w:t>
      </w:r>
    </w:p>
    <w:p w:rsidR="00375F9C" w:rsidRDefault="005C781A" w:rsidP="00375F9C">
      <w:r>
        <w:rPr>
          <w:noProof/>
        </w:rPr>
        <mc:AlternateContent>
          <mc:Choice Requires="wpc">
            <w:drawing>
              <wp:inline distT="0" distB="0" distL="0" distR="0" wp14:anchorId="7E1C5E6B" wp14:editId="215F1E97">
                <wp:extent cx="5257800" cy="2181225"/>
                <wp:effectExtent l="9525" t="0" r="9525" b="9525"/>
                <wp:docPr id="587" name="画布 5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64" name="Text Box 589"/>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247EB" w:rsidRDefault="00A52FB6" w:rsidP="00375F9C">
                              <w:pPr>
                                <w:spacing w:line="240" w:lineRule="exact"/>
                                <w:rPr>
                                  <w:sz w:val="18"/>
                                  <w:szCs w:val="18"/>
                                </w:rPr>
                              </w:pPr>
                              <w:r>
                                <w:rPr>
                                  <w:sz w:val="18"/>
                                  <w:szCs w:val="18"/>
                                </w:rPr>
                                <w:t>xui</w:t>
                              </w:r>
                              <w:r w:rsidR="0023747D" w:rsidRPr="000247EB">
                                <w:rPr>
                                  <w:sz w:val="18"/>
                                  <w:szCs w:val="18"/>
                                </w:rPr>
                                <w:t>.create(</w:t>
                              </w:r>
                              <w:r w:rsidR="0023747D" w:rsidRPr="000247EB">
                                <w:rPr>
                                  <w:color w:val="FF00FF"/>
                                  <w:sz w:val="18"/>
                                  <w:szCs w:val="18"/>
                                </w:rPr>
                                <w:t>'Slider'</w:t>
                              </w:r>
                              <w:r w:rsidR="0023747D" w:rsidRPr="000247EB">
                                <w:rPr>
                                  <w:sz w:val="18"/>
                                  <w:szCs w:val="18"/>
                                </w:rPr>
                                <w:t>)</w:t>
                              </w:r>
                            </w:p>
                            <w:p w:rsidR="0023747D" w:rsidRPr="000247EB" w:rsidRDefault="0023747D" w:rsidP="00375F9C">
                              <w:pPr>
                                <w:spacing w:line="240" w:lineRule="exact"/>
                                <w:rPr>
                                  <w:sz w:val="18"/>
                                  <w:szCs w:val="18"/>
                                </w:rPr>
                              </w:pPr>
                              <w:r w:rsidRPr="000247EB">
                                <w:rPr>
                                  <w:sz w:val="18"/>
                                  <w:szCs w:val="18"/>
                                </w:rPr>
                                <w:t>.setPosition(</w:t>
                              </w:r>
                              <w:r w:rsidRPr="000247EB">
                                <w:rPr>
                                  <w:color w:val="FF00FF"/>
                                  <w:sz w:val="18"/>
                                  <w:szCs w:val="18"/>
                                </w:rPr>
                                <w:t>'relative'</w:t>
                              </w:r>
                              <w:r w:rsidRPr="000247EB">
                                <w:rPr>
                                  <w:sz w:val="18"/>
                                  <w:szCs w:val="18"/>
                                </w:rPr>
                                <w:t>)</w:t>
                              </w:r>
                            </w:p>
                            <w:p w:rsidR="0023747D" w:rsidRPr="000247EB" w:rsidRDefault="0023747D" w:rsidP="00375F9C">
                              <w:pPr>
                                <w:spacing w:line="240" w:lineRule="exact"/>
                                <w:rPr>
                                  <w:sz w:val="18"/>
                                  <w:szCs w:val="18"/>
                                </w:rPr>
                              </w:pPr>
                              <w:r w:rsidRPr="000247EB">
                                <w:rPr>
                                  <w:sz w:val="18"/>
                                  <w:szCs w:val="18"/>
                                </w:rPr>
                                <w:t>.setSteps(</w:t>
                              </w:r>
                              <w:r w:rsidRPr="000247EB">
                                <w:rPr>
                                  <w:color w:val="800000"/>
                                  <w:sz w:val="18"/>
                                  <w:szCs w:val="18"/>
                                </w:rPr>
                                <w:t>100</w:t>
                              </w:r>
                              <w:r w:rsidRPr="000247EB">
                                <w:rPr>
                                  <w:sz w:val="18"/>
                                  <w:szCs w:val="18"/>
                                </w:rPr>
                                <w:t>)</w:t>
                              </w:r>
                            </w:p>
                            <w:p w:rsidR="0023747D" w:rsidRPr="000247EB" w:rsidRDefault="0023747D" w:rsidP="00375F9C">
                              <w:pPr>
                                <w:spacing w:line="240" w:lineRule="exact"/>
                                <w:rPr>
                                  <w:sz w:val="18"/>
                                  <w:szCs w:val="18"/>
                                </w:rPr>
                              </w:pPr>
                              <w:r w:rsidRPr="000247EB">
                                <w:rPr>
                                  <w:sz w:val="18"/>
                                  <w:szCs w:val="18"/>
                                </w:rPr>
                                <w:t>.setValue(</w:t>
                              </w:r>
                              <w:r w:rsidRPr="000247EB">
                                <w:rPr>
                                  <w:color w:val="FF00FF"/>
                                  <w:sz w:val="18"/>
                                  <w:szCs w:val="18"/>
                                </w:rPr>
                                <w:t>"20:50"</w:t>
                              </w:r>
                              <w:r w:rsidRPr="000247EB">
                                <w:rPr>
                                  <w:sz w:val="18"/>
                                  <w:szCs w:val="18"/>
                                </w:rPr>
                                <w:t>)</w:t>
                              </w:r>
                            </w:p>
                            <w:p w:rsidR="0023747D" w:rsidRPr="000247EB" w:rsidRDefault="0023747D" w:rsidP="00375F9C">
                              <w:pPr>
                                <w:spacing w:line="240" w:lineRule="exact"/>
                                <w:rPr>
                                  <w:sz w:val="18"/>
                                  <w:szCs w:val="18"/>
                                </w:rPr>
                              </w:pPr>
                              <w:r w:rsidRPr="000247EB">
                                <w:rPr>
                                  <w:sz w:val="18"/>
                                  <w:szCs w:val="18"/>
                                </w:rPr>
                                <w:t>.show()</w:t>
                              </w:r>
                            </w:p>
                            <w:p w:rsidR="0023747D" w:rsidRPr="000247EB" w:rsidRDefault="0023747D" w:rsidP="00375F9C">
                              <w:pPr>
                                <w:spacing w:line="240" w:lineRule="exact"/>
                                <w:rPr>
                                  <w:sz w:val="18"/>
                                  <w:szCs w:val="18"/>
                                </w:rPr>
                              </w:pPr>
                            </w:p>
                            <w:p w:rsidR="0023747D" w:rsidRPr="000247EB" w:rsidRDefault="00A52FB6" w:rsidP="00375F9C">
                              <w:pPr>
                                <w:spacing w:line="240" w:lineRule="exact"/>
                                <w:rPr>
                                  <w:sz w:val="18"/>
                                  <w:szCs w:val="18"/>
                                </w:rPr>
                              </w:pPr>
                              <w:r>
                                <w:rPr>
                                  <w:sz w:val="18"/>
                                  <w:szCs w:val="18"/>
                                </w:rPr>
                                <w:t>xui</w:t>
                              </w:r>
                              <w:r w:rsidR="0023747D" w:rsidRPr="000247EB">
                                <w:rPr>
                                  <w:sz w:val="18"/>
                                  <w:szCs w:val="18"/>
                                </w:rPr>
                                <w:t>.create(</w:t>
                              </w:r>
                              <w:r w:rsidR="0023747D" w:rsidRPr="000247EB">
                                <w:rPr>
                                  <w:color w:val="FF00FF"/>
                                  <w:sz w:val="18"/>
                                  <w:szCs w:val="18"/>
                                </w:rPr>
                                <w:t>'Slider'</w:t>
                              </w:r>
                              <w:r w:rsidR="0023747D" w:rsidRPr="000247EB">
                                <w:rPr>
                                  <w:sz w:val="18"/>
                                  <w:szCs w:val="18"/>
                                </w:rPr>
                                <w:t>)</w:t>
                              </w:r>
                            </w:p>
                            <w:p w:rsidR="0023747D" w:rsidRPr="000247EB" w:rsidRDefault="0023747D" w:rsidP="00375F9C">
                              <w:pPr>
                                <w:spacing w:line="240" w:lineRule="exact"/>
                                <w:rPr>
                                  <w:sz w:val="18"/>
                                  <w:szCs w:val="18"/>
                                </w:rPr>
                              </w:pPr>
                              <w:r w:rsidRPr="000247EB">
                                <w:rPr>
                                  <w:sz w:val="18"/>
                                  <w:szCs w:val="18"/>
                                </w:rPr>
                                <w:t>.setSteps(</w:t>
                              </w:r>
                              <w:r w:rsidRPr="000247EB">
                                <w:rPr>
                                  <w:color w:val="800000"/>
                                  <w:sz w:val="18"/>
                                  <w:szCs w:val="18"/>
                                </w:rPr>
                                <w:t>10</w:t>
                              </w:r>
                              <w:r w:rsidRPr="000247EB">
                                <w:rPr>
                                  <w:sz w:val="18"/>
                                  <w:szCs w:val="18"/>
                                </w:rPr>
                                <w:t>)</w:t>
                              </w:r>
                            </w:p>
                            <w:p w:rsidR="0023747D" w:rsidRPr="000247EB" w:rsidRDefault="0023747D" w:rsidP="00375F9C">
                              <w:pPr>
                                <w:spacing w:line="240" w:lineRule="exact"/>
                                <w:rPr>
                                  <w:sz w:val="18"/>
                                  <w:szCs w:val="18"/>
                                </w:rPr>
                              </w:pPr>
                              <w:r w:rsidRPr="000247EB">
                                <w:rPr>
                                  <w:sz w:val="18"/>
                                  <w:szCs w:val="18"/>
                                </w:rPr>
                                <w:t>.setType(</w:t>
                              </w:r>
                              <w:r w:rsidRPr="000247EB">
                                <w:rPr>
                                  <w:color w:val="FF00FF"/>
                                  <w:sz w:val="18"/>
                                  <w:szCs w:val="18"/>
                                </w:rPr>
                                <w:t>"vertical"</w:t>
                              </w:r>
                              <w:r w:rsidRPr="000247EB">
                                <w:rPr>
                                  <w:sz w:val="18"/>
                                  <w:szCs w:val="18"/>
                                </w:rPr>
                                <w:t>)</w:t>
                              </w:r>
                            </w:p>
                            <w:p w:rsidR="0023747D" w:rsidRPr="000247EB" w:rsidRDefault="0023747D" w:rsidP="00375F9C">
                              <w:pPr>
                                <w:spacing w:line="240" w:lineRule="exact"/>
                                <w:rPr>
                                  <w:sz w:val="18"/>
                                  <w:szCs w:val="18"/>
                                </w:rPr>
                              </w:pPr>
                              <w:r w:rsidRPr="000247EB">
                                <w:rPr>
                                  <w:sz w:val="18"/>
                                  <w:szCs w:val="18"/>
                                </w:rPr>
                                <w:t>.setIsRange(</w:t>
                              </w:r>
                              <w:r w:rsidRPr="000247EB">
                                <w:rPr>
                                  <w:color w:val="0000FF"/>
                                  <w:sz w:val="18"/>
                                  <w:szCs w:val="18"/>
                                </w:rPr>
                                <w:t>false</w:t>
                              </w:r>
                              <w:r w:rsidRPr="000247EB">
                                <w:rPr>
                                  <w:sz w:val="18"/>
                                  <w:szCs w:val="18"/>
                                </w:rPr>
                                <w:t>)</w:t>
                              </w:r>
                            </w:p>
                            <w:p w:rsidR="0023747D" w:rsidRPr="000247EB" w:rsidRDefault="0023747D" w:rsidP="00375F9C">
                              <w:pPr>
                                <w:spacing w:line="240" w:lineRule="exact"/>
                                <w:rPr>
                                  <w:sz w:val="18"/>
                                  <w:szCs w:val="18"/>
                                </w:rPr>
                              </w:pPr>
                              <w:r w:rsidRPr="000247EB">
                                <w:rPr>
                                  <w:sz w:val="18"/>
                                  <w:szCs w:val="18"/>
                                </w:rPr>
                                <w:t>.setValue(</w:t>
                              </w:r>
                              <w:r w:rsidRPr="000247EB">
                                <w:rPr>
                                  <w:color w:val="800000"/>
                                  <w:sz w:val="18"/>
                                  <w:szCs w:val="18"/>
                                </w:rPr>
                                <w:t>2</w:t>
                              </w:r>
                              <w:r w:rsidRPr="000247EB">
                                <w:rPr>
                                  <w:sz w:val="18"/>
                                  <w:szCs w:val="18"/>
                                </w:rPr>
                                <w:t>)</w:t>
                              </w:r>
                            </w:p>
                            <w:p w:rsidR="0023747D" w:rsidRPr="000247EB" w:rsidRDefault="0023747D" w:rsidP="00375F9C">
                              <w:pPr>
                                <w:spacing w:line="240" w:lineRule="exact"/>
                                <w:rPr>
                                  <w:sz w:val="18"/>
                                  <w:szCs w:val="18"/>
                                </w:rPr>
                              </w:pPr>
                              <w:r w:rsidRPr="000247EB">
                                <w:rPr>
                                  <w:sz w:val="18"/>
                                  <w:szCs w:val="18"/>
                                </w:rPr>
                                <w:t>.setHeight(</w:t>
                              </w:r>
                              <w:r w:rsidRPr="000247EB">
                                <w:rPr>
                                  <w:color w:val="800000"/>
                                  <w:sz w:val="18"/>
                                  <w:szCs w:val="18"/>
                                </w:rPr>
                                <w:t>200</w:t>
                              </w:r>
                              <w:r w:rsidRPr="000247EB">
                                <w:rPr>
                                  <w:sz w:val="18"/>
                                  <w:szCs w:val="18"/>
                                </w:rPr>
                                <w:t>)</w:t>
                              </w:r>
                            </w:p>
                            <w:p w:rsidR="0023747D" w:rsidRPr="000247EB" w:rsidRDefault="0023747D" w:rsidP="00375F9C">
                              <w:pPr>
                                <w:rPr>
                                  <w:szCs w:val="18"/>
                                </w:rPr>
                              </w:pPr>
                              <w:r w:rsidRPr="000247EB">
                                <w:rPr>
                                  <w:sz w:val="18"/>
                                  <w:szCs w:val="18"/>
                                </w:rPr>
                                <w:t>.show()</w:t>
                              </w:r>
                              <w:r>
                                <w:rPr>
                                  <w:rFonts w:hint="eastAsia"/>
                                  <w:sz w:val="18"/>
                                  <w:szCs w:val="18"/>
                                </w:rPr>
                                <w:t>;</w:t>
                              </w:r>
                            </w:p>
                          </w:txbxContent>
                        </wps:txbx>
                        <wps:bodyPr rot="0" vert="horz" wrap="square" lIns="54000" tIns="46800" rIns="54000" bIns="45720" anchor="t" anchorCtr="0" upright="1">
                          <a:spAutoFit/>
                        </wps:bodyPr>
                      </wps:wsp>
                      <wps:wsp>
                        <wps:cNvPr id="965" name="AutoShape 590"/>
                        <wps:cNvSpPr>
                          <a:spLocks noChangeArrowheads="1"/>
                        </wps:cNvSpPr>
                        <wps:spPr bwMode="auto">
                          <a:xfrm flipH="1">
                            <a:off x="1371600" y="396240"/>
                            <a:ext cx="1143000" cy="219710"/>
                          </a:xfrm>
                          <a:prstGeom prst="wedgeRoundRectCallout">
                            <a:avLst>
                              <a:gd name="adj1" fmla="val 102000"/>
                              <a:gd name="adj2" fmla="val -202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step to 100</w:t>
                              </w:r>
                            </w:p>
                          </w:txbxContent>
                        </wps:txbx>
                        <wps:bodyPr rot="0" vert="horz" wrap="square" lIns="0" tIns="0" rIns="0" bIns="0" anchor="t" anchorCtr="0" upright="1">
                          <a:noAutofit/>
                        </wps:bodyPr>
                      </wps:wsp>
                      <wps:wsp>
                        <wps:cNvPr id="966" name="AutoShape 591"/>
                        <wps:cNvSpPr>
                          <a:spLocks noChangeArrowheads="1"/>
                        </wps:cNvSpPr>
                        <wps:spPr bwMode="auto">
                          <a:xfrm flipH="1">
                            <a:off x="1257300" y="1783080"/>
                            <a:ext cx="914400" cy="219710"/>
                          </a:xfrm>
                          <a:prstGeom prst="wedgeRoundRectCallout">
                            <a:avLst>
                              <a:gd name="adj1" fmla="val 86875"/>
                              <a:gd name="adj2" fmla="val -14450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 single slider</w:t>
                              </w:r>
                            </w:p>
                          </w:txbxContent>
                        </wps:txbx>
                        <wps:bodyPr rot="0" vert="horz" wrap="square" lIns="0" tIns="0" rIns="0" bIns="0" anchor="t" anchorCtr="0" upright="1">
                          <a:noAutofit/>
                        </wps:bodyPr>
                      </wps:wsp>
                      <wps:wsp>
                        <wps:cNvPr id="967" name="AutoShape 592"/>
                        <wps:cNvSpPr>
                          <a:spLocks noChangeArrowheads="1"/>
                        </wps:cNvSpPr>
                        <wps:spPr bwMode="auto">
                          <a:xfrm flipH="1">
                            <a:off x="1371600" y="792480"/>
                            <a:ext cx="2628900" cy="219710"/>
                          </a:xfrm>
                          <a:prstGeom prst="wedgeRoundRectCallout">
                            <a:avLst>
                              <a:gd name="adj1" fmla="val 66449"/>
                              <a:gd name="adj2" fmla="val -985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971D8" w:rsidRDefault="0023747D" w:rsidP="00375F9C">
                              <w:pPr>
                                <w:rPr>
                                  <w:b/>
                                  <w:color w:val="FF0000"/>
                                  <w:szCs w:val="18"/>
                                </w:rPr>
                              </w:pPr>
                              <w:r>
                                <w:rPr>
                                  <w:b/>
                                  <w:color w:val="FF0000"/>
                                  <w:szCs w:val="18"/>
                                </w:rPr>
                                <w:t>Sets the location</w:t>
                              </w:r>
                              <w:r>
                                <w:rPr>
                                  <w:rFonts w:hint="eastAsia"/>
                                  <w:b/>
                                  <w:color w:val="FF0000"/>
                                  <w:szCs w:val="18"/>
                                </w:rPr>
                                <w:t>s</w:t>
                              </w:r>
                              <w:r>
                                <w:rPr>
                                  <w:b/>
                                  <w:color w:val="FF0000"/>
                                  <w:szCs w:val="18"/>
                                </w:rPr>
                                <w:t xml:space="preserve"> </w:t>
                              </w:r>
                              <w:r>
                                <w:rPr>
                                  <w:rFonts w:hint="eastAsia"/>
                                  <w:b/>
                                  <w:color w:val="FF0000"/>
                                  <w:szCs w:val="18"/>
                                </w:rPr>
                                <w:t>for</w:t>
                              </w:r>
                              <w:r w:rsidRPr="005971D8">
                                <w:rPr>
                                  <w:b/>
                                  <w:color w:val="FF0000"/>
                                  <w:szCs w:val="18"/>
                                </w:rPr>
                                <w:t xml:space="preserve"> the two slider</w:t>
                              </w:r>
                            </w:p>
                          </w:txbxContent>
                        </wps:txbx>
                        <wps:bodyPr rot="0" vert="horz" wrap="square" lIns="0" tIns="0" rIns="0" bIns="0" anchor="t" anchorCtr="0" upright="1">
                          <a:noAutofit/>
                        </wps:bodyPr>
                      </wps:wsp>
                      <wps:wsp>
                        <wps:cNvPr id="968" name="AutoShape 593"/>
                        <wps:cNvSpPr>
                          <a:spLocks noChangeArrowheads="1"/>
                        </wps:cNvSpPr>
                        <wps:spPr bwMode="auto">
                          <a:xfrm flipH="1">
                            <a:off x="1257300" y="1089660"/>
                            <a:ext cx="1143000" cy="219710"/>
                          </a:xfrm>
                          <a:prstGeom prst="wedgeRoundRectCallout">
                            <a:avLst>
                              <a:gd name="adj1" fmla="val 97000"/>
                              <a:gd name="adj2" fmla="val 1994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step to 10</w:t>
                              </w:r>
                            </w:p>
                          </w:txbxContent>
                        </wps:txbx>
                        <wps:bodyPr rot="0" vert="horz" wrap="square" lIns="0" tIns="0" rIns="0" bIns="0" anchor="t" anchorCtr="0" upright="1">
                          <a:noAutofit/>
                        </wps:bodyPr>
                      </wps:wsp>
                      <wps:wsp>
                        <wps:cNvPr id="969" name="AutoShape 594"/>
                        <wps:cNvSpPr>
                          <a:spLocks noChangeArrowheads="1"/>
                        </wps:cNvSpPr>
                        <wps:spPr bwMode="auto">
                          <a:xfrm flipH="1">
                            <a:off x="1714500" y="1485900"/>
                            <a:ext cx="1143000" cy="219710"/>
                          </a:xfrm>
                          <a:prstGeom prst="wedgeRoundRectCallout">
                            <a:avLst>
                              <a:gd name="adj1" fmla="val 123667"/>
                              <a:gd name="adj2" fmla="val -9133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V</w:t>
                              </w:r>
                              <w:r>
                                <w:rPr>
                                  <w:rFonts w:hint="eastAsia"/>
                                  <w:szCs w:val="18"/>
                                </w:rPr>
                                <w:t>ertical slider</w:t>
                              </w:r>
                            </w:p>
                          </w:txbxContent>
                        </wps:txbx>
                        <wps:bodyPr rot="0" vert="horz" wrap="square" lIns="0" tIns="0" rIns="0" bIns="0" anchor="t" anchorCtr="0" upright="1">
                          <a:noAutofit/>
                        </wps:bodyPr>
                      </wps:wsp>
                    </wpc:wpc>
                  </a:graphicData>
                </a:graphic>
              </wp:inline>
            </w:drawing>
          </mc:Choice>
          <mc:Fallback>
            <w:pict>
              <v:group id="画布 587" o:spid="_x0000_s1744"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">
                <v:shape id="_x0000_s1745" type="#_x0000_t75" style="position:absolute;width:52578;height:21812;visibility:visible;mso-wrap-style:square">
                  <v:fill o:detectmouseclick="t"/>
                  <v:path o:connecttype="none"/>
                </v:shape>
                <v:shape id="Text Box 589" o:spid="_x0000_s1746"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9di8MA&#10;AADcAAAADwAAAGRycy9kb3ducmV2LnhtbESPQWsCMRSE7wX/Q3iCt5pVZNGtUYoi66VgbXt/bF43&#10;i5uXJYnr+u9NQehxmJlvmPV2sK3oyYfGsYLZNANBXDndcK3g++vwugQRIrLG1jEpuFOA7Wb0ssZC&#10;uxt/Un+OtUgQDgUqMDF2hZShMmQxTF1HnLxf5y3GJH0ttcdbgttWzrMslxYbTgsGO9oZqi7nq1VQ&#10;XfbDvmx+jO+vdnnSq/L+kZdKTcbD+xuISEP8Dz/bR61glS/g70w6An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9di8MAAADcAAAADwAAAAAAAAAAAAAAAACYAgAAZHJzL2Rv&#10;d25yZXYueG1sUEsFBgAAAAAEAAQA9QAAAIgDAAAAAA==&#10;" strokeweight="1pt">
                  <v:textbox style="mso-fit-shape-to-text:t" inset="1.5mm,1.3mm,1.5mm">
                    <w:txbxContent>
                      <w:p w:rsidR="0023747D" w:rsidRPr="000247EB" w:rsidRDefault="00A52FB6" w:rsidP="00375F9C">
                        <w:pPr>
                          <w:spacing w:line="240" w:lineRule="exact"/>
                          <w:rPr>
                            <w:sz w:val="18"/>
                            <w:szCs w:val="18"/>
                          </w:rPr>
                        </w:pPr>
                        <w:proofErr w:type="gramStart"/>
                        <w:r>
                          <w:rPr>
                            <w:sz w:val="18"/>
                            <w:szCs w:val="18"/>
                          </w:rPr>
                          <w:t>xui</w:t>
                        </w:r>
                        <w:r w:rsidR="0023747D" w:rsidRPr="000247EB">
                          <w:rPr>
                            <w:sz w:val="18"/>
                            <w:szCs w:val="18"/>
                          </w:rPr>
                          <w:t>.create(</w:t>
                        </w:r>
                        <w:proofErr w:type="gramEnd"/>
                        <w:r w:rsidR="0023747D" w:rsidRPr="000247EB">
                          <w:rPr>
                            <w:color w:val="FF00FF"/>
                            <w:sz w:val="18"/>
                            <w:szCs w:val="18"/>
                          </w:rPr>
                          <w:t>'Slider'</w:t>
                        </w:r>
                        <w:r w:rsidR="0023747D"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setPosition(</w:t>
                        </w:r>
                        <w:proofErr w:type="gramEnd"/>
                        <w:r w:rsidRPr="000247EB">
                          <w:rPr>
                            <w:color w:val="FF00FF"/>
                            <w:sz w:val="18"/>
                            <w:szCs w:val="18"/>
                          </w:rPr>
                          <w:t>'relative'</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setSteps(</w:t>
                        </w:r>
                        <w:proofErr w:type="gramEnd"/>
                        <w:r w:rsidRPr="000247EB">
                          <w:rPr>
                            <w:color w:val="800000"/>
                            <w:sz w:val="18"/>
                            <w:szCs w:val="18"/>
                          </w:rPr>
                          <w:t>100</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setValue(</w:t>
                        </w:r>
                        <w:proofErr w:type="gramEnd"/>
                        <w:r w:rsidRPr="000247EB">
                          <w:rPr>
                            <w:color w:val="FF00FF"/>
                            <w:sz w:val="18"/>
                            <w:szCs w:val="18"/>
                          </w:rPr>
                          <w:t>"20:50"</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show()</w:t>
                        </w:r>
                        <w:proofErr w:type="gramEnd"/>
                      </w:p>
                      <w:p w:rsidR="0023747D" w:rsidRPr="000247EB" w:rsidRDefault="0023747D" w:rsidP="00375F9C">
                        <w:pPr>
                          <w:spacing w:line="240" w:lineRule="exact"/>
                          <w:rPr>
                            <w:sz w:val="18"/>
                            <w:szCs w:val="18"/>
                          </w:rPr>
                        </w:pPr>
                      </w:p>
                      <w:p w:rsidR="0023747D" w:rsidRPr="000247EB" w:rsidRDefault="00A52FB6" w:rsidP="00375F9C">
                        <w:pPr>
                          <w:spacing w:line="240" w:lineRule="exact"/>
                          <w:rPr>
                            <w:sz w:val="18"/>
                            <w:szCs w:val="18"/>
                          </w:rPr>
                        </w:pPr>
                        <w:proofErr w:type="gramStart"/>
                        <w:r>
                          <w:rPr>
                            <w:sz w:val="18"/>
                            <w:szCs w:val="18"/>
                          </w:rPr>
                          <w:t>xui</w:t>
                        </w:r>
                        <w:r w:rsidR="0023747D" w:rsidRPr="000247EB">
                          <w:rPr>
                            <w:sz w:val="18"/>
                            <w:szCs w:val="18"/>
                          </w:rPr>
                          <w:t>.create(</w:t>
                        </w:r>
                        <w:proofErr w:type="gramEnd"/>
                        <w:r w:rsidR="0023747D" w:rsidRPr="000247EB">
                          <w:rPr>
                            <w:color w:val="FF00FF"/>
                            <w:sz w:val="18"/>
                            <w:szCs w:val="18"/>
                          </w:rPr>
                          <w:t>'Slider'</w:t>
                        </w:r>
                        <w:r w:rsidR="0023747D"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setSteps(</w:t>
                        </w:r>
                        <w:proofErr w:type="gramEnd"/>
                        <w:r w:rsidRPr="000247EB">
                          <w:rPr>
                            <w:color w:val="800000"/>
                            <w:sz w:val="18"/>
                            <w:szCs w:val="18"/>
                          </w:rPr>
                          <w:t>10</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setType(</w:t>
                        </w:r>
                        <w:proofErr w:type="gramEnd"/>
                        <w:r w:rsidRPr="000247EB">
                          <w:rPr>
                            <w:color w:val="FF00FF"/>
                            <w:sz w:val="18"/>
                            <w:szCs w:val="18"/>
                          </w:rPr>
                          <w:t>"vertical"</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setIsRange(</w:t>
                        </w:r>
                        <w:proofErr w:type="gramEnd"/>
                        <w:r w:rsidRPr="000247EB">
                          <w:rPr>
                            <w:color w:val="0000FF"/>
                            <w:sz w:val="18"/>
                            <w:szCs w:val="18"/>
                          </w:rPr>
                          <w:t>false</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setValue(</w:t>
                        </w:r>
                        <w:proofErr w:type="gramEnd"/>
                        <w:r w:rsidRPr="000247EB">
                          <w:rPr>
                            <w:color w:val="800000"/>
                            <w:sz w:val="18"/>
                            <w:szCs w:val="18"/>
                          </w:rPr>
                          <w:t>2</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setHeight(</w:t>
                        </w:r>
                        <w:proofErr w:type="gramEnd"/>
                        <w:r w:rsidRPr="000247EB">
                          <w:rPr>
                            <w:color w:val="800000"/>
                            <w:sz w:val="18"/>
                            <w:szCs w:val="18"/>
                          </w:rPr>
                          <w:t>200</w:t>
                        </w:r>
                        <w:r w:rsidRPr="000247EB">
                          <w:rPr>
                            <w:sz w:val="18"/>
                            <w:szCs w:val="18"/>
                          </w:rPr>
                          <w:t>)</w:t>
                        </w:r>
                      </w:p>
                      <w:p w:rsidR="0023747D" w:rsidRPr="000247EB" w:rsidRDefault="0023747D" w:rsidP="00375F9C">
                        <w:pPr>
                          <w:rPr>
                            <w:szCs w:val="18"/>
                          </w:rPr>
                        </w:pPr>
                        <w:r w:rsidRPr="000247EB">
                          <w:rPr>
                            <w:sz w:val="18"/>
                            <w:szCs w:val="18"/>
                          </w:rPr>
                          <w:t>.</w:t>
                        </w:r>
                        <w:proofErr w:type="gramStart"/>
                        <w:r w:rsidRPr="000247EB">
                          <w:rPr>
                            <w:sz w:val="18"/>
                            <w:szCs w:val="18"/>
                          </w:rPr>
                          <w:t>show(</w:t>
                        </w:r>
                        <w:proofErr w:type="gramEnd"/>
                        <w:r w:rsidRPr="000247EB">
                          <w:rPr>
                            <w:sz w:val="18"/>
                            <w:szCs w:val="18"/>
                          </w:rPr>
                          <w:t>)</w:t>
                        </w:r>
                        <w:r>
                          <w:rPr>
                            <w:rFonts w:hint="eastAsia"/>
                            <w:sz w:val="18"/>
                            <w:szCs w:val="18"/>
                          </w:rPr>
                          <w:t>;</w:t>
                        </w:r>
                      </w:p>
                    </w:txbxContent>
                  </v:textbox>
                </v:shape>
                <v:shape id="AutoShape 590" o:spid="_x0000_s1747" type="#_x0000_t62" style="position:absolute;left:13716;top:3962;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zGGMYA&#10;AADcAAAADwAAAGRycy9kb3ducmV2LnhtbESPQWvCQBSE74X+h+UVvJRmo1CJaVYJQkAPLVQLXl+z&#10;L9lg9m3Irhr/fbdQ6HGYmW+YYjPZXlxp9J1jBfMkBUFcO91xq+DrWL1kIHxA1tg7JgV38rBZPz4U&#10;mGt340+6HkIrIoR9jgpMCEMupa8NWfSJG4ij17jRYohybKUe8RbhtpeLNF1Kix3HBYMDbQ3V58PF&#10;KnjeH5vm1Gah+q7Kc/b+cVqZkpWaPU3lG4hAU/gP/7V3WsFq+Qq/Z+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zGGMYAAADcAAAADwAAAAAAAAAAAAAAAACYAgAAZHJz&#10;L2Rvd25yZXYueG1sUEsFBgAAAAAEAAQA9QAAAIsDAAAAAA==&#10;" adj="32832,10363" fillcolor="#ff9">
                  <v:textbox inset="0,0,0,0">
                    <w:txbxContent>
                      <w:p w:rsidR="0023747D" w:rsidRPr="000E23E9" w:rsidRDefault="0023747D" w:rsidP="00375F9C">
                        <w:pPr>
                          <w:rPr>
                            <w:szCs w:val="18"/>
                          </w:rPr>
                        </w:pPr>
                        <w:r>
                          <w:rPr>
                            <w:rFonts w:hint="eastAsia"/>
                            <w:szCs w:val="18"/>
                          </w:rPr>
                          <w:t>Sets step to 100</w:t>
                        </w:r>
                      </w:p>
                    </w:txbxContent>
                  </v:textbox>
                </v:shape>
                <v:shape id="AutoShape 591" o:spid="_x0000_s1748" type="#_x0000_t62" style="position:absolute;left:12573;top:17830;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ee3McA&#10;AADcAAAADwAAAGRycy9kb3ducmV2LnhtbESPQWvCQBSE70L/w/IK3nSjYLDRTWgNQttDaY0I3h7Z&#10;ZxLMvg3Zrab99a5Q6HGYmW+YdTaYVlyod41lBbNpBIK4tLrhSsG+2E6WIJxH1thaJgU/5CBLH0Zr&#10;TLS98hdddr4SAcIuQQW1910ipStrMuimtiMO3sn2Bn2QfSV1j9cAN62cR1EsDTYcFmrsaFNTed59&#10;GwVvn/nHIT56WSzm+Uvxu2zz5n2m1PhxeF6B8DT4//Bf+1UreIpjuJ8JR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XntzHAAAA3AAAAA8AAAAAAAAAAAAAAAAAmAIAAGRy&#10;cy9kb3ducmV2LnhtbFBLBQYAAAAABAAEAPUAAACMAwAAAAA=&#10;" adj="29565,-20414" fillcolor="#ff9">
                  <v:textbox inset="0,0,0,0">
                    <w:txbxContent>
                      <w:p w:rsidR="0023747D" w:rsidRPr="000E23E9" w:rsidRDefault="0023747D" w:rsidP="00375F9C">
                        <w:pPr>
                          <w:rPr>
                            <w:szCs w:val="18"/>
                          </w:rPr>
                        </w:pPr>
                        <w:r>
                          <w:rPr>
                            <w:rFonts w:hint="eastAsia"/>
                            <w:szCs w:val="18"/>
                          </w:rPr>
                          <w:t>A single slider</w:t>
                        </w:r>
                      </w:p>
                    </w:txbxContent>
                  </v:textbox>
                </v:shape>
                <v:shape id="AutoShape 592" o:spid="_x0000_s1749" type="#_x0000_t62" style="position:absolute;left:13716;top:7924;width:2628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V8gMUA&#10;AADcAAAADwAAAGRycy9kb3ducmV2LnhtbESPUUsDMRCE34X+h7AF32yuKlXPpkUERUEK1pbzcbms&#10;l6OXzZmN1/PfG0HwcZiZb5jlevSdGihKG9jAfFaAIq6DbbkxsHt7OLsGJQnZYheYDHyTwHo1OVli&#10;acORX2nYpkZlCEuJBlxKfam11I48yiz0xNn7CNFjyjI22kY8Zrjv9HlRLLTHlvOCw57uHdWH7Zc3&#10;sHm50F1Mn4N7rC6lqt7ludqLMafT8e4WVKIx/Yf/2k/WwM3iCn7P5CO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lXyAxQAAANwAAAAPAAAAAAAAAAAAAAAAAJgCAABkcnMv&#10;ZG93bnJldi54bWxQSwUGAAAAAAQABAD1AAAAigMAAAAA&#10;" adj="25153,-10488" fillcolor="#ff9">
                  <v:textbox inset="0,0,0,0">
                    <w:txbxContent>
                      <w:p w:rsidR="0023747D" w:rsidRPr="005971D8" w:rsidRDefault="0023747D" w:rsidP="00375F9C">
                        <w:pPr>
                          <w:rPr>
                            <w:b/>
                            <w:color w:val="FF0000"/>
                            <w:szCs w:val="18"/>
                          </w:rPr>
                        </w:pPr>
                        <w:r>
                          <w:rPr>
                            <w:b/>
                            <w:color w:val="FF0000"/>
                            <w:szCs w:val="18"/>
                          </w:rPr>
                          <w:t>Sets the location</w:t>
                        </w:r>
                        <w:r>
                          <w:rPr>
                            <w:rFonts w:hint="eastAsia"/>
                            <w:b/>
                            <w:color w:val="FF0000"/>
                            <w:szCs w:val="18"/>
                          </w:rPr>
                          <w:t>s</w:t>
                        </w:r>
                        <w:r>
                          <w:rPr>
                            <w:b/>
                            <w:color w:val="FF0000"/>
                            <w:szCs w:val="18"/>
                          </w:rPr>
                          <w:t xml:space="preserve"> </w:t>
                        </w:r>
                        <w:r>
                          <w:rPr>
                            <w:rFonts w:hint="eastAsia"/>
                            <w:b/>
                            <w:color w:val="FF0000"/>
                            <w:szCs w:val="18"/>
                          </w:rPr>
                          <w:t>for</w:t>
                        </w:r>
                        <w:r w:rsidRPr="005971D8">
                          <w:rPr>
                            <w:b/>
                            <w:color w:val="FF0000"/>
                            <w:szCs w:val="18"/>
                          </w:rPr>
                          <w:t xml:space="preserve"> the two slider</w:t>
                        </w:r>
                      </w:p>
                    </w:txbxContent>
                  </v:textbox>
                </v:shape>
                <v:shape id="AutoShape 593" o:spid="_x0000_s1750" type="#_x0000_t62" style="position:absolute;left:12573;top:10896;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pXGMEA&#10;AADcAAAADwAAAGRycy9kb3ducmV2LnhtbERPu27CMBTdK/EP1kXqVpy04hUwCFWKxNKhgQG2K/uS&#10;RMTXwXYh/ft6QOp4dN7r7WA7cScfWscK8kkGglg703Kt4Hgo3xYgQkQ22DkmBb8UYLsZvayxMO7B&#10;33SvYi1SCIcCFTQx9oWUQTdkMUxcT5y4i/MWY4K+lsbjI4XbTr5n2UxabDk1NNjTZ0P6Wv1YBV+3&#10;qdf7Use84vPp4yq7uSlzpV7Hw24FItIQ/8VP994oWM7S2nQmHQG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aVxjBAAAA3AAAAA8AAAAAAAAAAAAAAAAAmAIAAGRycy9kb3du&#10;cmV2LnhtbFBLBQYAAAAABAAEAPUAAACGAwAAAAA=&#10;" adj="31752,15107" fillcolor="#ff9">
                  <v:textbox inset="0,0,0,0">
                    <w:txbxContent>
                      <w:p w:rsidR="0023747D" w:rsidRPr="000E23E9" w:rsidRDefault="0023747D" w:rsidP="00375F9C">
                        <w:pPr>
                          <w:rPr>
                            <w:szCs w:val="18"/>
                          </w:rPr>
                        </w:pPr>
                        <w:r>
                          <w:rPr>
                            <w:rFonts w:hint="eastAsia"/>
                            <w:szCs w:val="18"/>
                          </w:rPr>
                          <w:t>Sets step to 10</w:t>
                        </w:r>
                      </w:p>
                    </w:txbxContent>
                  </v:textbox>
                </v:shape>
                <v:shape id="AutoShape 594" o:spid="_x0000_s1751" type="#_x0000_t62" style="position:absolute;left:17145;top:14859;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dX4cQA&#10;AADcAAAADwAAAGRycy9kb3ducmV2LnhtbESPQWvCQBSE7wX/w/KE3upGD2Kiq4iJpHhr2oPeXrOv&#10;STD7NmRXE/+9Wyj0OMzMN8xmN5pW3Kl3jWUF81kEgri0uuFKwdfn8W0Fwnlkja1lUvAgB7vt5GWD&#10;ibYDf9C98JUIEHYJKqi97xIpXVmTQTezHXHwfmxv0AfZV1L3OAS4aeUiipbSYMNhocaODjWV1+Jm&#10;FJSXrJt/3/bn/JQaSlOOzlmeKfU6HfdrEJ5G/x/+a79rBfEyht8z4QjI7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nV+HEAAAA3AAAAA8AAAAAAAAAAAAAAAAAmAIAAGRycy9k&#10;b3ducmV2LnhtbFBLBQYAAAAABAAEAPUAAACJAwAAAAA=&#10;" adj="37512,-8928" fillcolor="#ff9">
                  <v:textbox inset="0,0,0,0">
                    <w:txbxContent>
                      <w:p w:rsidR="0023747D" w:rsidRPr="000E23E9" w:rsidRDefault="0023747D" w:rsidP="00375F9C">
                        <w:pPr>
                          <w:rPr>
                            <w:szCs w:val="18"/>
                          </w:rPr>
                        </w:pPr>
                        <w:r>
                          <w:rPr>
                            <w:szCs w:val="18"/>
                          </w:rPr>
                          <w:t>V</w:t>
                        </w:r>
                        <w:r>
                          <w:rPr>
                            <w:rFonts w:hint="eastAsia"/>
                            <w:szCs w:val="18"/>
                          </w:rPr>
                          <w:t>ertical slider</w:t>
                        </w:r>
                      </w:p>
                    </w:txbxContent>
                  </v:textbox>
                </v:shape>
                <w10:anchorlock/>
              </v:group>
            </w:pict>
          </mc:Fallback>
        </mc:AlternateContent>
      </w:r>
    </w:p>
    <w:p w:rsidR="00375F9C" w:rsidRPr="005971D8" w:rsidRDefault="00375F9C" w:rsidP="00375F9C">
      <w:pPr>
        <w:rPr>
          <w:b/>
        </w:rPr>
      </w:pPr>
      <w:r w:rsidRPr="005971D8">
        <w:rPr>
          <w:rFonts w:hint="eastAsia"/>
          <w:b/>
        </w:rPr>
        <w:t>Output:</w:t>
      </w:r>
    </w:p>
    <w:p w:rsidR="00375F9C" w:rsidRPr="006974AC" w:rsidRDefault="005C781A" w:rsidP="00375F9C">
      <w:pPr>
        <w:rPr>
          <w:b/>
        </w:rPr>
      </w:pPr>
      <w:r>
        <w:rPr>
          <w:rFonts w:hint="eastAsia"/>
          <w:noProof/>
        </w:rPr>
        <mc:AlternateContent>
          <mc:Choice Requires="wps">
            <w:drawing>
              <wp:anchor distT="0" distB="0" distL="114300" distR="114300" simplePos="0" relativeHeight="251595264" behindDoc="0" locked="0" layoutInCell="1" allowOverlap="1" wp14:anchorId="59255A19" wp14:editId="08FE69B8">
                <wp:simplePos x="0" y="0"/>
                <wp:positionH relativeFrom="column">
                  <wp:posOffset>571500</wp:posOffset>
                </wp:positionH>
                <wp:positionV relativeFrom="line">
                  <wp:posOffset>826770</wp:posOffset>
                </wp:positionV>
                <wp:extent cx="914400" cy="229870"/>
                <wp:effectExtent l="9525" t="474345" r="9525" b="10160"/>
                <wp:wrapNone/>
                <wp:docPr id="963" name="AutoShape 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29870"/>
                        </a:xfrm>
                        <a:prstGeom prst="wedgeRoundRectCallout">
                          <a:avLst>
                            <a:gd name="adj1" fmla="val -4792"/>
                            <a:gd name="adj2" fmla="val -24364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Drag it to </w:t>
                            </w:r>
                            <w:r>
                              <w:rPr>
                                <w:szCs w:val="18"/>
                              </w:rPr>
                              <w:t>move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43" o:spid="_x0000_s1752" type="#_x0000_t62" style="position:absolute;left:0;text-align:left;margin-left:45pt;margin-top:65.1pt;width:1in;height:18.1pt;flip:x;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" adj="9765,-41828" fillcolor="#ff9">
                <v:textbox inset="0,0,0,0">
                  <w:txbxContent>
                    <w:p w:rsidR="0023747D" w:rsidRPr="000E23E9" w:rsidRDefault="0023747D" w:rsidP="00375F9C">
                      <w:pPr>
                        <w:rPr>
                          <w:szCs w:val="18"/>
                        </w:rPr>
                      </w:pPr>
                      <w:r>
                        <w:rPr>
                          <w:rFonts w:hint="eastAsia"/>
                          <w:szCs w:val="18"/>
                        </w:rPr>
                        <w:t xml:space="preserve">Drag it to </w:t>
                      </w:r>
                      <w:r>
                        <w:rPr>
                          <w:szCs w:val="18"/>
                        </w:rPr>
                        <w:t>move</w:t>
                      </w:r>
                    </w:p>
                  </w:txbxContent>
                </v:textbox>
                <w10:wrap anchory="line"/>
              </v:shape>
            </w:pict>
          </mc:Fallback>
        </mc:AlternateContent>
      </w:r>
      <w:r>
        <w:rPr>
          <w:rFonts w:hint="eastAsia"/>
          <w:noProof/>
        </w:rPr>
        <mc:AlternateContent>
          <mc:Choice Requires="wps">
            <w:drawing>
              <wp:anchor distT="0" distB="0" distL="114300" distR="114300" simplePos="0" relativeHeight="251594240" behindDoc="0" locked="0" layoutInCell="1" allowOverlap="1" wp14:anchorId="232A7C41" wp14:editId="2FED9D3C">
                <wp:simplePos x="0" y="0"/>
                <wp:positionH relativeFrom="column">
                  <wp:posOffset>1371600</wp:posOffset>
                </wp:positionH>
                <wp:positionV relativeFrom="line">
                  <wp:posOffset>1223010</wp:posOffset>
                </wp:positionV>
                <wp:extent cx="1257300" cy="198120"/>
                <wp:effectExtent l="9525" t="470535" r="200025" b="7620"/>
                <wp:wrapNone/>
                <wp:docPr id="962" name="AutoShape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8120"/>
                        </a:xfrm>
                        <a:prstGeom prst="wedgeRoundRectCallout">
                          <a:avLst>
                            <a:gd name="adj1" fmla="val -63333"/>
                            <a:gd name="adj2" fmla="val -27051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V</w:t>
                            </w:r>
                            <w:r>
                              <w:rPr>
                                <w:rFonts w:hint="eastAsia"/>
                                <w:szCs w:val="18"/>
                              </w:rPr>
                              <w:t>ertial slider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42" o:spid="_x0000_s1753" type="#_x0000_t62" style="position:absolute;left:0;text-align:left;margin-left:108pt;margin-top:96.3pt;width:99pt;height:15.6pt;flip:x;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" adj="-2880,-47631" fillcolor="#ff9">
                <v:textbox inset="0,0,0,0">
                  <w:txbxContent>
                    <w:p w:rsidR="0023747D" w:rsidRPr="000E23E9" w:rsidRDefault="0023747D" w:rsidP="00375F9C">
                      <w:pPr>
                        <w:rPr>
                          <w:szCs w:val="18"/>
                        </w:rPr>
                      </w:pPr>
                      <w:r>
                        <w:rPr>
                          <w:szCs w:val="18"/>
                        </w:rPr>
                        <w:t>V</w:t>
                      </w:r>
                      <w:r>
                        <w:rPr>
                          <w:rFonts w:hint="eastAsia"/>
                          <w:szCs w:val="18"/>
                        </w:rPr>
                        <w:t>ertial slider</w:t>
                      </w:r>
                    </w:p>
                  </w:txbxContent>
                </v:textbox>
                <w10:wrap anchory="line"/>
              </v:shape>
            </w:pict>
          </mc:Fallback>
        </mc:AlternateContent>
      </w:r>
      <w:r>
        <w:rPr>
          <w:rFonts w:hint="eastAsia"/>
          <w:noProof/>
        </w:rPr>
        <w:drawing>
          <wp:inline distT="0" distB="0" distL="0" distR="0" wp14:anchorId="49B5D58C" wp14:editId="5FCE3206">
            <wp:extent cx="3028950" cy="1962150"/>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028950" cy="1962150"/>
                    </a:xfrm>
                    <a:prstGeom prst="rect">
                      <a:avLst/>
                    </a:prstGeom>
                    <a:noFill/>
                    <a:ln>
                      <a:noFill/>
                    </a:ln>
                  </pic:spPr>
                </pic:pic>
              </a:graphicData>
            </a:graphic>
          </wp:inline>
        </w:drawing>
      </w:r>
    </w:p>
    <w:p w:rsidR="00375F9C" w:rsidRPr="00425CDC" w:rsidRDefault="00375F9C" w:rsidP="00375F9C"/>
    <w:p w:rsidR="00375F9C" w:rsidRDefault="00375F9C" w:rsidP="00E45D25">
      <w:pPr>
        <w:pStyle w:val="3"/>
        <w:numPr>
          <w:ilvl w:val="2"/>
          <w:numId w:val="17"/>
        </w:numPr>
      </w:pPr>
      <w:bookmarkStart w:id="170" w:name="_Toc356466302"/>
      <w:r>
        <w:rPr>
          <w:rFonts w:hint="eastAsia"/>
        </w:rPr>
        <w:lastRenderedPageBreak/>
        <w:t>Image</w:t>
      </w:r>
      <w:bookmarkEnd w:id="170"/>
    </w:p>
    <w:p w:rsidR="00375F9C" w:rsidRDefault="005C781A" w:rsidP="00375F9C">
      <w:r>
        <w:rPr>
          <w:noProof/>
        </w:rPr>
        <mc:AlternateContent>
          <mc:Choice Requires="wpc">
            <w:drawing>
              <wp:inline distT="0" distB="0" distL="0" distR="0" wp14:anchorId="04620C0A" wp14:editId="407498C6">
                <wp:extent cx="5257800" cy="2135505"/>
                <wp:effectExtent l="9525" t="0" r="9525" b="7620"/>
                <wp:docPr id="582" name="画布 5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1" name="Text Box 584"/>
                        <wps:cNvSpPr txBox="1">
                          <a:spLocks noChangeArrowheads="1"/>
                        </wps:cNvSpPr>
                        <wps:spPr bwMode="auto">
                          <a:xfrm>
                            <a:off x="0" y="48895"/>
                            <a:ext cx="5257800" cy="2086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462C6" w:rsidRDefault="00A52FB6" w:rsidP="00375F9C">
                              <w:pPr>
                                <w:spacing w:line="240" w:lineRule="exact"/>
                                <w:rPr>
                                  <w:sz w:val="18"/>
                                  <w:szCs w:val="18"/>
                                </w:rPr>
                              </w:pPr>
                              <w:r>
                                <w:rPr>
                                  <w:sz w:val="18"/>
                                  <w:szCs w:val="18"/>
                                </w:rPr>
                                <w:t>xui</w:t>
                              </w:r>
                              <w:r w:rsidR="0023747D" w:rsidRPr="00B462C6">
                                <w:rPr>
                                  <w:sz w:val="18"/>
                                  <w:szCs w:val="18"/>
                                </w:rPr>
                                <w:t>.create(</w:t>
                              </w:r>
                              <w:r w:rsidR="0023747D" w:rsidRPr="00B462C6">
                                <w:rPr>
                                  <w:color w:val="FF00FF"/>
                                  <w:sz w:val="18"/>
                                  <w:szCs w:val="18"/>
                                </w:rPr>
                                <w:t>"Image"</w:t>
                              </w:r>
                              <w:r w:rsidR="0023747D" w:rsidRPr="00B462C6">
                                <w:rPr>
                                  <w:sz w:val="18"/>
                                  <w:szCs w:val="18"/>
                                </w:rPr>
                                <w:t>)</w:t>
                              </w:r>
                            </w:p>
                            <w:p w:rsidR="0023747D" w:rsidRPr="00B462C6" w:rsidRDefault="0023747D" w:rsidP="00375F9C">
                              <w:pPr>
                                <w:spacing w:line="240" w:lineRule="exact"/>
                                <w:rPr>
                                  <w:sz w:val="18"/>
                                  <w:szCs w:val="18"/>
                                </w:rPr>
                              </w:pPr>
                              <w:r w:rsidRPr="00B462C6">
                                <w:rPr>
                                  <w:sz w:val="18"/>
                                  <w:szCs w:val="18"/>
                                </w:rPr>
                                <w:t>.setSrc(</w:t>
                              </w:r>
                              <w:r w:rsidRPr="00B462C6">
                                <w:rPr>
                                  <w:color w:val="FF00FF"/>
                                  <w:sz w:val="18"/>
                                  <w:szCs w:val="18"/>
                                </w:rPr>
                                <w:t>"img/a.gif"</w:t>
                              </w:r>
                              <w:r w:rsidRPr="00B462C6">
                                <w:rPr>
                                  <w:sz w:val="18"/>
                                  <w:szCs w:val="18"/>
                                </w:rPr>
                                <w:t>)</w:t>
                              </w:r>
                            </w:p>
                            <w:p w:rsidR="0023747D" w:rsidRPr="00B462C6" w:rsidRDefault="0023747D" w:rsidP="00375F9C">
                              <w:pPr>
                                <w:spacing w:line="240" w:lineRule="exact"/>
                                <w:rPr>
                                  <w:sz w:val="18"/>
                                  <w:szCs w:val="18"/>
                                </w:rPr>
                              </w:pPr>
                              <w:r w:rsidRPr="00B462C6">
                                <w:rPr>
                                  <w:sz w:val="18"/>
                                  <w:szCs w:val="18"/>
                                </w:rPr>
                                <w:t>.afterLoad(</w:t>
                              </w:r>
                              <w:r w:rsidRPr="00B462C6">
                                <w:rPr>
                                  <w:color w:val="0000FF"/>
                                  <w:sz w:val="18"/>
                                  <w:szCs w:val="18"/>
                                </w:rPr>
                                <w:t>function</w:t>
                              </w:r>
                              <w:r w:rsidRPr="00B462C6">
                                <w:rPr>
                                  <w:sz w:val="18"/>
                                  <w:szCs w:val="18"/>
                                </w:rPr>
                                <w:t>(){</w:t>
                              </w:r>
                            </w:p>
                            <w:p w:rsidR="0023747D" w:rsidRPr="00B462C6" w:rsidRDefault="0023747D" w:rsidP="00375F9C">
                              <w:pPr>
                                <w:spacing w:line="240" w:lineRule="exact"/>
                                <w:rPr>
                                  <w:sz w:val="18"/>
                                  <w:szCs w:val="18"/>
                                </w:rPr>
                              </w:pPr>
                              <w:r w:rsidRPr="00B462C6">
                                <w:rPr>
                                  <w:rFonts w:hint="eastAsia"/>
                                  <w:sz w:val="18"/>
                                  <w:szCs w:val="18"/>
                                </w:rPr>
                                <w:t xml:space="preserve">    </w:t>
                              </w:r>
                              <w:r w:rsidR="00A52FB6">
                                <w:rPr>
                                  <w:rFonts w:hint="eastAsia"/>
                                  <w:sz w:val="18"/>
                                  <w:szCs w:val="18"/>
                                </w:rPr>
                                <w:t>xui</w:t>
                              </w:r>
                              <w:r w:rsidRPr="00B462C6">
                                <w:rPr>
                                  <w:rFonts w:hint="eastAsia"/>
                                  <w:sz w:val="18"/>
                                  <w:szCs w:val="18"/>
                                </w:rPr>
                                <w:t>.message(</w:t>
                              </w:r>
                              <w:r w:rsidRPr="00B462C6">
                                <w:rPr>
                                  <w:rFonts w:hint="eastAsia"/>
                                  <w:color w:val="FF00FF"/>
                                  <w:sz w:val="18"/>
                                  <w:szCs w:val="18"/>
                                </w:rPr>
                                <w:t>"</w:t>
                              </w:r>
                              <w:r>
                                <w:rPr>
                                  <w:rFonts w:hint="eastAsia"/>
                                  <w:color w:val="FF00FF"/>
                                  <w:sz w:val="18"/>
                                  <w:szCs w:val="18"/>
                                </w:rPr>
                                <w:t>The picture is loaded.</w:t>
                              </w:r>
                              <w:r w:rsidRPr="00B462C6">
                                <w:rPr>
                                  <w:rFonts w:hint="eastAsia"/>
                                  <w:color w:val="FF00FF"/>
                                  <w:sz w:val="18"/>
                                  <w:szCs w:val="18"/>
                                </w:rPr>
                                <w:t>"</w:t>
                              </w:r>
                              <w:r w:rsidRPr="00B462C6">
                                <w:rPr>
                                  <w:rFonts w:hint="eastAsia"/>
                                  <w:sz w:val="18"/>
                                  <w:szCs w:val="18"/>
                                </w:rPr>
                                <w:t>);</w:t>
                              </w:r>
                            </w:p>
                            <w:p w:rsidR="0023747D" w:rsidRPr="00B462C6" w:rsidRDefault="0023747D" w:rsidP="00375F9C">
                              <w:pPr>
                                <w:spacing w:line="240" w:lineRule="exact"/>
                                <w:rPr>
                                  <w:sz w:val="18"/>
                                  <w:szCs w:val="18"/>
                                </w:rPr>
                              </w:pPr>
                              <w:r w:rsidRPr="00B462C6">
                                <w:rPr>
                                  <w:sz w:val="18"/>
                                  <w:szCs w:val="18"/>
                                </w:rPr>
                                <w:t>})</w:t>
                              </w:r>
                            </w:p>
                            <w:p w:rsidR="0023747D" w:rsidRPr="00B462C6" w:rsidRDefault="0023747D" w:rsidP="00375F9C">
                              <w:pPr>
                                <w:spacing w:line="240" w:lineRule="exact"/>
                                <w:rPr>
                                  <w:sz w:val="18"/>
                                  <w:szCs w:val="18"/>
                                </w:rPr>
                              </w:pPr>
                              <w:r w:rsidRPr="00B462C6">
                                <w:rPr>
                                  <w:sz w:val="18"/>
                                  <w:szCs w:val="18"/>
                                </w:rPr>
                                <w:t>.show();</w:t>
                              </w:r>
                            </w:p>
                            <w:p w:rsidR="0023747D" w:rsidRPr="00B462C6" w:rsidRDefault="0023747D" w:rsidP="00375F9C">
                              <w:pPr>
                                <w:spacing w:line="240" w:lineRule="exact"/>
                                <w:rPr>
                                  <w:sz w:val="18"/>
                                  <w:szCs w:val="18"/>
                                </w:rPr>
                              </w:pPr>
                            </w:p>
                            <w:p w:rsidR="0023747D" w:rsidRPr="00B462C6" w:rsidRDefault="00A52FB6" w:rsidP="00375F9C">
                              <w:pPr>
                                <w:spacing w:line="240" w:lineRule="exact"/>
                                <w:rPr>
                                  <w:sz w:val="18"/>
                                  <w:szCs w:val="18"/>
                                </w:rPr>
                              </w:pPr>
                              <w:r>
                                <w:rPr>
                                  <w:sz w:val="18"/>
                                  <w:szCs w:val="18"/>
                                </w:rPr>
                                <w:t>xui</w:t>
                              </w:r>
                              <w:r w:rsidR="0023747D" w:rsidRPr="00B462C6">
                                <w:rPr>
                                  <w:sz w:val="18"/>
                                  <w:szCs w:val="18"/>
                                </w:rPr>
                                <w:t>.create(</w:t>
                              </w:r>
                              <w:r w:rsidR="0023747D" w:rsidRPr="00B462C6">
                                <w:rPr>
                                  <w:color w:val="FF00FF"/>
                                  <w:sz w:val="18"/>
                                  <w:szCs w:val="18"/>
                                </w:rPr>
                                <w:t>"Image"</w:t>
                              </w:r>
                              <w:r w:rsidR="0023747D" w:rsidRPr="00B462C6">
                                <w:rPr>
                                  <w:sz w:val="18"/>
                                  <w:szCs w:val="18"/>
                                </w:rPr>
                                <w:t>)</w:t>
                              </w:r>
                            </w:p>
                            <w:p w:rsidR="0023747D" w:rsidRPr="00B462C6" w:rsidRDefault="0023747D" w:rsidP="00375F9C">
                              <w:pPr>
                                <w:spacing w:line="240" w:lineRule="exact"/>
                                <w:rPr>
                                  <w:sz w:val="18"/>
                                  <w:szCs w:val="18"/>
                                </w:rPr>
                              </w:pPr>
                              <w:r w:rsidRPr="00B462C6">
                                <w:rPr>
                                  <w:sz w:val="18"/>
                                  <w:szCs w:val="18"/>
                                </w:rPr>
                                <w:t>.setSrc(</w:t>
                              </w:r>
                              <w:r w:rsidRPr="00B462C6">
                                <w:rPr>
                                  <w:color w:val="FF00FF"/>
                                  <w:sz w:val="18"/>
                                  <w:szCs w:val="18"/>
                                </w:rPr>
                                <w:t>"img/b.gif"</w:t>
                              </w:r>
                              <w:r w:rsidRPr="00B462C6">
                                <w:rPr>
                                  <w:sz w:val="18"/>
                                  <w:szCs w:val="18"/>
                                </w:rPr>
                                <w:t>)</w:t>
                              </w:r>
                            </w:p>
                            <w:p w:rsidR="0023747D" w:rsidRPr="00B462C6" w:rsidRDefault="0023747D" w:rsidP="00375F9C">
                              <w:pPr>
                                <w:spacing w:line="240" w:lineRule="exact"/>
                                <w:rPr>
                                  <w:sz w:val="18"/>
                                  <w:szCs w:val="18"/>
                                </w:rPr>
                              </w:pPr>
                              <w:r w:rsidRPr="00B462C6">
                                <w:rPr>
                                  <w:sz w:val="18"/>
                                  <w:szCs w:val="18"/>
                                </w:rPr>
                                <w:t>.beforeLoad(</w:t>
                              </w:r>
                              <w:r w:rsidRPr="00B462C6">
                                <w:rPr>
                                  <w:color w:val="0000FF"/>
                                  <w:sz w:val="18"/>
                                  <w:szCs w:val="18"/>
                                </w:rPr>
                                <w:t>function</w:t>
                              </w:r>
                              <w:r w:rsidRPr="00B462C6">
                                <w:rPr>
                                  <w:sz w:val="18"/>
                                  <w:szCs w:val="18"/>
                                </w:rPr>
                                <w:t>(){</w:t>
                              </w:r>
                            </w:p>
                            <w:p w:rsidR="0023747D" w:rsidRPr="00B462C6" w:rsidRDefault="0023747D" w:rsidP="00375F9C">
                              <w:pPr>
                                <w:spacing w:line="240" w:lineRule="exact"/>
                                <w:rPr>
                                  <w:sz w:val="18"/>
                                  <w:szCs w:val="18"/>
                                </w:rPr>
                              </w:pPr>
                              <w:r w:rsidRPr="00B462C6">
                                <w:rPr>
                                  <w:sz w:val="18"/>
                                  <w:szCs w:val="18"/>
                                </w:rPr>
                                <w:t xml:space="preserve">    </w:t>
                              </w:r>
                              <w:r w:rsidRPr="00B462C6">
                                <w:rPr>
                                  <w:color w:val="0000FF"/>
                                  <w:sz w:val="18"/>
                                  <w:szCs w:val="18"/>
                                </w:rPr>
                                <w:t>return</w:t>
                              </w:r>
                              <w:r w:rsidRPr="00B462C6">
                                <w:rPr>
                                  <w:sz w:val="18"/>
                                  <w:szCs w:val="18"/>
                                </w:rPr>
                                <w:t xml:space="preserve"> </w:t>
                              </w:r>
                              <w:r w:rsidRPr="00B462C6">
                                <w:rPr>
                                  <w:color w:val="0000FF"/>
                                  <w:sz w:val="18"/>
                                  <w:szCs w:val="18"/>
                                </w:rPr>
                                <w:t>false</w:t>
                              </w: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
                            <w:p w:rsidR="0023747D" w:rsidRPr="00B462C6" w:rsidRDefault="0023747D" w:rsidP="00375F9C">
                              <w:pPr>
                                <w:spacing w:line="240" w:lineRule="exact"/>
                                <w:rPr>
                                  <w:sz w:val="18"/>
                                  <w:szCs w:val="18"/>
                                </w:rPr>
                              </w:pPr>
                              <w:r w:rsidRPr="00B462C6">
                                <w:rPr>
                                  <w:sz w:val="18"/>
                                  <w:szCs w:val="18"/>
                                </w:rPr>
                                <w:t>.show()</w:t>
                              </w:r>
                            </w:p>
                          </w:txbxContent>
                        </wps:txbx>
                        <wps:bodyPr rot="0" vert="horz" wrap="square" lIns="54000" tIns="46800" rIns="54000" bIns="45720" anchor="t" anchorCtr="0" upright="1">
                          <a:spAutoFit/>
                        </wps:bodyPr>
                      </wps:wsp>
                      <wps:wsp>
                        <wps:cNvPr id="960" name="AutoShape 585"/>
                        <wps:cNvSpPr>
                          <a:spLocks noChangeArrowheads="1"/>
                        </wps:cNvSpPr>
                        <wps:spPr bwMode="auto">
                          <a:xfrm flipH="1">
                            <a:off x="1828800" y="792480"/>
                            <a:ext cx="1943100" cy="219710"/>
                          </a:xfrm>
                          <a:prstGeom prst="wedgeRoundRectCallout">
                            <a:avLst>
                              <a:gd name="adj1" fmla="val 45782"/>
                              <a:gd name="adj2" fmla="val -1124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The image was loaded successful</w:t>
                              </w:r>
                            </w:p>
                          </w:txbxContent>
                        </wps:txbx>
                        <wps:bodyPr rot="0" vert="horz" wrap="square" lIns="0" tIns="0" rIns="0" bIns="0" anchor="t" anchorCtr="0" upright="1">
                          <a:noAutofit/>
                        </wps:bodyPr>
                      </wps:wsp>
                      <wps:wsp>
                        <wps:cNvPr id="961" name="AutoShape 586"/>
                        <wps:cNvSpPr>
                          <a:spLocks noChangeArrowheads="1"/>
                        </wps:cNvSpPr>
                        <wps:spPr bwMode="auto">
                          <a:xfrm flipH="1">
                            <a:off x="1371600" y="1684020"/>
                            <a:ext cx="1371600" cy="219710"/>
                          </a:xfrm>
                          <a:prstGeom prst="wedgeRoundRectCallout">
                            <a:avLst>
                              <a:gd name="adj1" fmla="val 83611"/>
                              <a:gd name="adj2" fmla="val -2514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Cancel loading process</w:t>
                              </w:r>
                            </w:p>
                          </w:txbxContent>
                        </wps:txbx>
                        <wps:bodyPr rot="0" vert="horz" wrap="square" lIns="0" tIns="0" rIns="0" bIns="0" anchor="t" anchorCtr="0" upright="1">
                          <a:noAutofit/>
                        </wps:bodyPr>
                      </wps:wsp>
                    </wpc:wpc>
                  </a:graphicData>
                </a:graphic>
              </wp:inline>
            </w:drawing>
          </mc:Choice>
          <mc:Fallback>
            <w:pict>
              <v:group id="画布 582" o:spid="_x0000_s1754" editas="canvas" style="width:414pt;height:168.15pt;mso-position-horizontal-relative:char;mso-position-vertical-relative:line" coordsize="52578,2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">
                <v:shape id="_x0000_s1755" type="#_x0000_t75" style="position:absolute;width:52578;height:21355;visibility:visible;mso-wrap-style:square">
                  <v:fill o:detectmouseclick="t"/>
                  <v:path o:connecttype="none"/>
                </v:shape>
                <v:shape id="Text Box 584" o:spid="_x0000_s1756" type="#_x0000_t202" style="position:absolute;top:488;width:52578;height:20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4RMMA&#10;AADcAAAADwAAAGRycy9kb3ducmV2LnhtbESPQWsCMRSE74X+h/AEbzW7gmJXo0hF1kvB2vb+2Dw3&#10;i5uXJYnr+u9NQehxmJlvmNVmsK3oyYfGsYJ8koEgrpxuuFbw871/W4AIEVlj65gU3CnAZv36ssJC&#10;uxt/UX+KtUgQDgUqMDF2hZShMmQxTFxHnLyz8xZjkr6W2uMtwW0rp1k2lxYbTgsGO/owVF1OV6ug&#10;uuyGXdn8Gt9f7eKo38v757xUajwatksQkYb4H362D1rBLM/h70w6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4RMMAAADcAAAADwAAAAAAAAAAAAAAAACYAgAAZHJzL2Rv&#10;d25yZXYueG1sUEsFBgAAAAAEAAQA9QAAAIgDAAAAAA==&#10;" strokeweight="1pt">
                  <v:textbox style="mso-fit-shape-to-text:t" inset="1.5mm,1.3mm,1.5mm">
                    <w:txbxContent>
                      <w:p w:rsidR="0023747D" w:rsidRPr="00B462C6" w:rsidRDefault="00A52FB6" w:rsidP="00375F9C">
                        <w:pPr>
                          <w:spacing w:line="240" w:lineRule="exact"/>
                          <w:rPr>
                            <w:sz w:val="18"/>
                            <w:szCs w:val="18"/>
                          </w:rPr>
                        </w:pPr>
                        <w:proofErr w:type="gramStart"/>
                        <w:r>
                          <w:rPr>
                            <w:sz w:val="18"/>
                            <w:szCs w:val="18"/>
                          </w:rPr>
                          <w:t>xui</w:t>
                        </w:r>
                        <w:r w:rsidR="0023747D" w:rsidRPr="00B462C6">
                          <w:rPr>
                            <w:sz w:val="18"/>
                            <w:szCs w:val="18"/>
                          </w:rPr>
                          <w:t>.create(</w:t>
                        </w:r>
                        <w:proofErr w:type="gramEnd"/>
                        <w:r w:rsidR="0023747D" w:rsidRPr="00B462C6">
                          <w:rPr>
                            <w:color w:val="FF00FF"/>
                            <w:sz w:val="18"/>
                            <w:szCs w:val="18"/>
                          </w:rPr>
                          <w:t>"Image"</w:t>
                        </w:r>
                        <w:r w:rsidR="0023747D"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setSrc(</w:t>
                        </w:r>
                        <w:proofErr w:type="gramEnd"/>
                        <w:r w:rsidRPr="00B462C6">
                          <w:rPr>
                            <w:color w:val="FF00FF"/>
                            <w:sz w:val="18"/>
                            <w:szCs w:val="18"/>
                          </w:rPr>
                          <w:t>"img/a.gif"</w:t>
                        </w: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afterLoad(</w:t>
                        </w:r>
                        <w:proofErr w:type="gramEnd"/>
                        <w:r w:rsidRPr="00B462C6">
                          <w:rPr>
                            <w:color w:val="0000FF"/>
                            <w:sz w:val="18"/>
                            <w:szCs w:val="18"/>
                          </w:rPr>
                          <w:t>function</w:t>
                        </w:r>
                        <w:r w:rsidRPr="00B462C6">
                          <w:rPr>
                            <w:sz w:val="18"/>
                            <w:szCs w:val="18"/>
                          </w:rPr>
                          <w:t>(){</w:t>
                        </w:r>
                      </w:p>
                      <w:p w:rsidR="0023747D" w:rsidRPr="00B462C6" w:rsidRDefault="0023747D" w:rsidP="00375F9C">
                        <w:pPr>
                          <w:spacing w:line="240" w:lineRule="exact"/>
                          <w:rPr>
                            <w:sz w:val="18"/>
                            <w:szCs w:val="18"/>
                          </w:rPr>
                        </w:pPr>
                        <w:r w:rsidRPr="00B462C6">
                          <w:rPr>
                            <w:rFonts w:hint="eastAsia"/>
                            <w:sz w:val="18"/>
                            <w:szCs w:val="18"/>
                          </w:rPr>
                          <w:t xml:space="preserve">    </w:t>
                        </w:r>
                        <w:proofErr w:type="gramStart"/>
                        <w:r w:rsidR="00A52FB6">
                          <w:rPr>
                            <w:rFonts w:hint="eastAsia"/>
                            <w:sz w:val="18"/>
                            <w:szCs w:val="18"/>
                          </w:rPr>
                          <w:t>xui</w:t>
                        </w:r>
                        <w:r w:rsidRPr="00B462C6">
                          <w:rPr>
                            <w:rFonts w:hint="eastAsia"/>
                            <w:sz w:val="18"/>
                            <w:szCs w:val="18"/>
                          </w:rPr>
                          <w:t>.message(</w:t>
                        </w:r>
                        <w:proofErr w:type="gramEnd"/>
                        <w:r w:rsidRPr="00B462C6">
                          <w:rPr>
                            <w:rFonts w:hint="eastAsia"/>
                            <w:color w:val="FF00FF"/>
                            <w:sz w:val="18"/>
                            <w:szCs w:val="18"/>
                          </w:rPr>
                          <w:t>"</w:t>
                        </w:r>
                        <w:r>
                          <w:rPr>
                            <w:rFonts w:hint="eastAsia"/>
                            <w:color w:val="FF00FF"/>
                            <w:sz w:val="18"/>
                            <w:szCs w:val="18"/>
                          </w:rPr>
                          <w:t>The picture is loaded.</w:t>
                        </w:r>
                        <w:r w:rsidRPr="00B462C6">
                          <w:rPr>
                            <w:rFonts w:hint="eastAsia"/>
                            <w:color w:val="FF00FF"/>
                            <w:sz w:val="18"/>
                            <w:szCs w:val="18"/>
                          </w:rPr>
                          <w:t>"</w:t>
                        </w:r>
                        <w:r w:rsidRPr="00B462C6">
                          <w:rPr>
                            <w:rFonts w:hint="eastAsia"/>
                            <w:sz w:val="18"/>
                            <w:szCs w:val="18"/>
                          </w:rPr>
                          <w:t>);</w:t>
                        </w:r>
                      </w:p>
                      <w:p w:rsidR="0023747D" w:rsidRPr="00B462C6" w:rsidRDefault="0023747D" w:rsidP="00375F9C">
                        <w:pPr>
                          <w:spacing w:line="240" w:lineRule="exact"/>
                          <w:rPr>
                            <w:sz w:val="18"/>
                            <w:szCs w:val="18"/>
                          </w:rPr>
                        </w:pP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show(</w:t>
                        </w:r>
                        <w:proofErr w:type="gramEnd"/>
                        <w:r w:rsidRPr="00B462C6">
                          <w:rPr>
                            <w:sz w:val="18"/>
                            <w:szCs w:val="18"/>
                          </w:rPr>
                          <w:t>);</w:t>
                        </w:r>
                      </w:p>
                      <w:p w:rsidR="0023747D" w:rsidRPr="00B462C6" w:rsidRDefault="0023747D" w:rsidP="00375F9C">
                        <w:pPr>
                          <w:spacing w:line="240" w:lineRule="exact"/>
                          <w:rPr>
                            <w:sz w:val="18"/>
                            <w:szCs w:val="18"/>
                          </w:rPr>
                        </w:pPr>
                      </w:p>
                      <w:p w:rsidR="0023747D" w:rsidRPr="00B462C6" w:rsidRDefault="00A52FB6" w:rsidP="00375F9C">
                        <w:pPr>
                          <w:spacing w:line="240" w:lineRule="exact"/>
                          <w:rPr>
                            <w:sz w:val="18"/>
                            <w:szCs w:val="18"/>
                          </w:rPr>
                        </w:pPr>
                        <w:proofErr w:type="gramStart"/>
                        <w:r>
                          <w:rPr>
                            <w:sz w:val="18"/>
                            <w:szCs w:val="18"/>
                          </w:rPr>
                          <w:t>xui</w:t>
                        </w:r>
                        <w:r w:rsidR="0023747D" w:rsidRPr="00B462C6">
                          <w:rPr>
                            <w:sz w:val="18"/>
                            <w:szCs w:val="18"/>
                          </w:rPr>
                          <w:t>.create(</w:t>
                        </w:r>
                        <w:proofErr w:type="gramEnd"/>
                        <w:r w:rsidR="0023747D" w:rsidRPr="00B462C6">
                          <w:rPr>
                            <w:color w:val="FF00FF"/>
                            <w:sz w:val="18"/>
                            <w:szCs w:val="18"/>
                          </w:rPr>
                          <w:t>"Image"</w:t>
                        </w:r>
                        <w:r w:rsidR="0023747D"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setSrc(</w:t>
                        </w:r>
                        <w:proofErr w:type="gramEnd"/>
                        <w:r w:rsidRPr="00B462C6">
                          <w:rPr>
                            <w:color w:val="FF00FF"/>
                            <w:sz w:val="18"/>
                            <w:szCs w:val="18"/>
                          </w:rPr>
                          <w:t>"img/b.gif"</w:t>
                        </w: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beforeLoad(</w:t>
                        </w:r>
                        <w:proofErr w:type="gramEnd"/>
                        <w:r w:rsidRPr="00B462C6">
                          <w:rPr>
                            <w:color w:val="0000FF"/>
                            <w:sz w:val="18"/>
                            <w:szCs w:val="18"/>
                          </w:rPr>
                          <w:t>function</w:t>
                        </w:r>
                        <w:r w:rsidRPr="00B462C6">
                          <w:rPr>
                            <w:sz w:val="18"/>
                            <w:szCs w:val="18"/>
                          </w:rPr>
                          <w:t>(){</w:t>
                        </w:r>
                      </w:p>
                      <w:p w:rsidR="0023747D" w:rsidRPr="00B462C6" w:rsidRDefault="0023747D" w:rsidP="00375F9C">
                        <w:pPr>
                          <w:spacing w:line="240" w:lineRule="exact"/>
                          <w:rPr>
                            <w:sz w:val="18"/>
                            <w:szCs w:val="18"/>
                          </w:rPr>
                        </w:pPr>
                        <w:r w:rsidRPr="00B462C6">
                          <w:rPr>
                            <w:sz w:val="18"/>
                            <w:szCs w:val="18"/>
                          </w:rPr>
                          <w:t xml:space="preserve">    </w:t>
                        </w:r>
                        <w:proofErr w:type="gramStart"/>
                        <w:r w:rsidRPr="00B462C6">
                          <w:rPr>
                            <w:color w:val="0000FF"/>
                            <w:sz w:val="18"/>
                            <w:szCs w:val="18"/>
                          </w:rPr>
                          <w:t>return</w:t>
                        </w:r>
                        <w:proofErr w:type="gramEnd"/>
                        <w:r w:rsidRPr="00B462C6">
                          <w:rPr>
                            <w:sz w:val="18"/>
                            <w:szCs w:val="18"/>
                          </w:rPr>
                          <w:t xml:space="preserve"> </w:t>
                        </w:r>
                        <w:r w:rsidRPr="00B462C6">
                          <w:rPr>
                            <w:color w:val="0000FF"/>
                            <w:sz w:val="18"/>
                            <w:szCs w:val="18"/>
                          </w:rPr>
                          <w:t>false</w:t>
                        </w: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show()</w:t>
                        </w:r>
                        <w:proofErr w:type="gramEnd"/>
                      </w:p>
                    </w:txbxContent>
                  </v:textbox>
                </v:shape>
                <v:shape id="AutoShape 585" o:spid="_x0000_s1757" type="#_x0000_t62" style="position:absolute;left:18288;top:7924;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5lRcEA&#10;AADcAAAADwAAAGRycy9kb3ducmV2LnhtbERPS27CMBDdV+IO1lRiUxUHFmlJMYiPqLpt4AAje0gi&#10;4nGIDTGcHi8qdfn0/otVtK24Ue8bxwqmkwwEsXam4UrB8bB//wThA7LB1jEpuJOH1XL0ssDCuIF/&#10;6VaGSqQQ9gUqqEPoCim9rsmin7iOOHEn11sMCfaVND0OKdy2cpZlubTYcGqosaNtTfpcXq0CquZa&#10;nz7e4iX/vsbzbvM4Dt1OqfFrXH+BCBTDv/jP/WMUzPM0P51JR0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OZUXBAAAA3AAAAA8AAAAAAAAAAAAAAAAAmAIAAGRycy9kb3du&#10;cmV2LnhtbFBLBQYAAAAABAAEAPUAAACGAwAAAAA=&#10;" adj="20689,-13485" fillcolor="#ff9">
                  <v:textbox inset="0,0,0,0">
                    <w:txbxContent>
                      <w:p w:rsidR="0023747D" w:rsidRPr="000E23E9" w:rsidRDefault="0023747D" w:rsidP="00375F9C">
                        <w:pPr>
                          <w:rPr>
                            <w:szCs w:val="18"/>
                          </w:rPr>
                        </w:pPr>
                        <w:r>
                          <w:rPr>
                            <w:rFonts w:hint="eastAsia"/>
                            <w:szCs w:val="18"/>
                          </w:rPr>
                          <w:t>The image was loaded successful</w:t>
                        </w:r>
                      </w:p>
                    </w:txbxContent>
                  </v:textbox>
                </v:shape>
                <v:shape id="AutoShape 586" o:spid="_x0000_s1758" type="#_x0000_t62" style="position:absolute;left:13716;top:16840;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thO8QA&#10;AADcAAAADwAAAGRycy9kb3ducmV2LnhtbESPQYvCMBSE78L+h/AWvGmqsFqrURbBVbyIdmGvj+bZ&#10;lm1eShNr9dcbQfA4zMw3zGLVmUq01LjSsoLRMAJBnFldcq7gN90MYhDOI2usLJOCGzlYLT96C0y0&#10;vfKR2pPPRYCwS1BB4X2dSOmyggy6oa2Jg3e2jUEfZJNL3eA1wE0lx1E0kQZLDgsF1rQuKPs/XYyC&#10;yMbp4af7i6v78YDbWdp+7adSqf5n9z0H4anz7/CrvdMKZpMR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LYTvEAAAA3AAAAA8AAAAAAAAAAAAAAAAAmAIAAGRycy9k&#10;b3ducmV2LnhtbFBLBQYAAAAABAAEAPUAAACJAwAAAAA=&#10;" adj="28860,5368" fillcolor="#ff9">
                  <v:textbox inset="0,0,0,0">
                    <w:txbxContent>
                      <w:p w:rsidR="0023747D" w:rsidRPr="000E23E9" w:rsidRDefault="0023747D" w:rsidP="00375F9C">
                        <w:pPr>
                          <w:rPr>
                            <w:szCs w:val="18"/>
                          </w:rPr>
                        </w:pPr>
                        <w:r>
                          <w:rPr>
                            <w:rFonts w:hint="eastAsia"/>
                            <w:szCs w:val="18"/>
                          </w:rPr>
                          <w:t>Cancel loading process</w:t>
                        </w:r>
                      </w:p>
                    </w:txbxContent>
                  </v:textbox>
                </v:shape>
                <w10:anchorlock/>
              </v:group>
            </w:pict>
          </mc:Fallback>
        </mc:AlternateContent>
      </w:r>
    </w:p>
    <w:p w:rsidR="00375F9C" w:rsidRDefault="00375F9C" w:rsidP="00E45D25">
      <w:pPr>
        <w:pStyle w:val="3"/>
        <w:numPr>
          <w:ilvl w:val="2"/>
          <w:numId w:val="17"/>
        </w:numPr>
      </w:pPr>
      <w:bookmarkStart w:id="171" w:name="_Toc356466303"/>
      <w:r>
        <w:rPr>
          <w:rFonts w:hint="eastAsia"/>
        </w:rPr>
        <w:t>PageBar</w:t>
      </w:r>
      <w:bookmarkEnd w:id="171"/>
    </w:p>
    <w:p w:rsidR="00375F9C" w:rsidRPr="005971D8" w:rsidRDefault="00375F9C" w:rsidP="00375F9C">
      <w:pPr>
        <w:rPr>
          <w:b/>
        </w:rPr>
      </w:pPr>
      <w:r w:rsidRPr="005971D8">
        <w:rPr>
          <w:rFonts w:hint="eastAsia"/>
          <w:b/>
        </w:rPr>
        <w:t>I</w:t>
      </w:r>
      <w:r w:rsidRPr="005971D8">
        <w:rPr>
          <w:b/>
        </w:rPr>
        <w:t>n</w:t>
      </w:r>
      <w:r w:rsidRPr="005971D8">
        <w:rPr>
          <w:rFonts w:hint="eastAsia"/>
          <w:b/>
        </w:rPr>
        <w:t>put:</w:t>
      </w:r>
    </w:p>
    <w:p w:rsidR="00375F9C" w:rsidRDefault="005C781A" w:rsidP="00375F9C">
      <w:r>
        <w:rPr>
          <w:noProof/>
        </w:rPr>
        <mc:AlternateContent>
          <mc:Choice Requires="wpc">
            <w:drawing>
              <wp:inline distT="0" distB="0" distL="0" distR="0" wp14:anchorId="5415C629" wp14:editId="625FF1C1">
                <wp:extent cx="5257800" cy="2943225"/>
                <wp:effectExtent l="9525" t="0" r="9525" b="9525"/>
                <wp:docPr id="595" name="画布 5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02" name="Text Box 597"/>
                        <wps:cNvSpPr txBox="1">
                          <a:spLocks noChangeArrowheads="1"/>
                        </wps:cNvSpPr>
                        <wps:spPr bwMode="auto">
                          <a:xfrm>
                            <a:off x="0" y="48895"/>
                            <a:ext cx="5257800" cy="2894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897DCF" w:rsidRDefault="0023747D" w:rsidP="00375F9C">
                              <w:pPr>
                                <w:spacing w:line="240" w:lineRule="exact"/>
                                <w:rPr>
                                  <w:sz w:val="18"/>
                                  <w:szCs w:val="18"/>
                                </w:rPr>
                              </w:pPr>
                              <w:r w:rsidRPr="00897DCF">
                                <w:rPr>
                                  <w:color w:val="0000FF"/>
                                  <w:sz w:val="18"/>
                                  <w:szCs w:val="18"/>
                                </w:rPr>
                                <w:t>var</w:t>
                              </w:r>
                              <w:r w:rsidRPr="00897DCF">
                                <w:rPr>
                                  <w:sz w:val="18"/>
                                  <w:szCs w:val="18"/>
                                </w:rPr>
                                <w:t xml:space="preserve"> onclick=</w:t>
                              </w:r>
                              <w:r w:rsidRPr="00897DCF">
                                <w:rPr>
                                  <w:color w:val="0000FF"/>
                                  <w:sz w:val="18"/>
                                  <w:szCs w:val="18"/>
                                </w:rPr>
                                <w:t>function</w:t>
                              </w:r>
                              <w:r w:rsidRPr="00897DCF">
                                <w:rPr>
                                  <w:sz w:val="18"/>
                                  <w:szCs w:val="18"/>
                                </w:rPr>
                                <w:t>(profile,page){</w:t>
                              </w:r>
                            </w:p>
                            <w:p w:rsidR="0023747D" w:rsidRPr="00375F9C" w:rsidRDefault="0023747D" w:rsidP="00375F9C">
                              <w:pPr>
                                <w:spacing w:line="240" w:lineRule="exact"/>
                                <w:rPr>
                                  <w:sz w:val="18"/>
                                  <w:szCs w:val="18"/>
                                  <w:lang w:val="pt-BR"/>
                                </w:rPr>
                              </w:pPr>
                              <w:r w:rsidRPr="00897DCF">
                                <w:rPr>
                                  <w:sz w:val="18"/>
                                  <w:szCs w:val="18"/>
                                </w:rPr>
                                <w:t xml:space="preserve">    </w:t>
                              </w:r>
                              <w:r w:rsidRPr="00375F9C">
                                <w:rPr>
                                  <w:sz w:val="18"/>
                                  <w:szCs w:val="18"/>
                                  <w:lang w:val="pt-BR"/>
                                </w:rPr>
                                <w:t>profile.boxing().setPage(page);</w:t>
                              </w:r>
                            </w:p>
                            <w:p w:rsidR="0023747D" w:rsidRPr="00375F9C" w:rsidRDefault="0023747D" w:rsidP="00375F9C">
                              <w:pPr>
                                <w:spacing w:line="240" w:lineRule="exact"/>
                                <w:rPr>
                                  <w:sz w:val="18"/>
                                  <w:szCs w:val="18"/>
                                  <w:lang w:val="pt-BR"/>
                                </w:rPr>
                              </w:pPr>
                              <w:r w:rsidRPr="00375F9C">
                                <w:rPr>
                                  <w:sz w:val="18"/>
                                  <w:szCs w:val="18"/>
                                  <w:lang w:val="pt-BR"/>
                                </w:rPr>
                                <w:t>};</w:t>
                              </w:r>
                            </w:p>
                            <w:p w:rsidR="0023747D" w:rsidRPr="00375F9C" w:rsidRDefault="0023747D" w:rsidP="00375F9C">
                              <w:pPr>
                                <w:spacing w:line="240" w:lineRule="exact"/>
                                <w:rPr>
                                  <w:sz w:val="18"/>
                                  <w:szCs w:val="18"/>
                                  <w:lang w:val="pt-BR"/>
                                </w:rPr>
                              </w:pPr>
                              <w:r w:rsidRPr="00375F9C">
                                <w:rPr>
                                  <w:rFonts w:hint="eastAsia"/>
                                  <w:color w:val="008000"/>
                                  <w:sz w:val="18"/>
                                  <w:szCs w:val="18"/>
                                  <w:lang w:val="pt-BR"/>
                                </w:rPr>
                                <w:t>// a PageBar</w:t>
                              </w:r>
                            </w:p>
                            <w:p w:rsidR="0023747D" w:rsidRPr="00897DCF" w:rsidRDefault="00726AAF" w:rsidP="00375F9C">
                              <w:pPr>
                                <w:spacing w:line="240" w:lineRule="exact"/>
                                <w:rPr>
                                  <w:sz w:val="18"/>
                                  <w:szCs w:val="18"/>
                                </w:rPr>
                              </w:pPr>
                              <w:r>
                                <w:rPr>
                                  <w:sz w:val="18"/>
                                  <w:szCs w:val="18"/>
                                </w:rPr>
                                <w:t>xui</w:t>
                              </w:r>
                              <w:r w:rsidR="0023747D" w:rsidRPr="00897DCF">
                                <w:rPr>
                                  <w:sz w:val="18"/>
                                  <w:szCs w:val="18"/>
                                </w:rPr>
                                <w:t>.create(</w:t>
                              </w:r>
                              <w:r w:rsidR="0023747D" w:rsidRPr="00897DCF">
                                <w:rPr>
                                  <w:color w:val="FF00FF"/>
                                  <w:sz w:val="18"/>
                                  <w:szCs w:val="18"/>
                                </w:rPr>
                                <w:t>'PageBar'</w:t>
                              </w:r>
                              <w:r w:rsidR="0023747D" w:rsidRPr="00897DCF">
                                <w:rPr>
                                  <w:sz w:val="18"/>
                                  <w:szCs w:val="18"/>
                                </w:rPr>
                                <w:t>)</w:t>
                              </w:r>
                            </w:p>
                            <w:p w:rsidR="0023747D" w:rsidRPr="00897DCF" w:rsidRDefault="0023747D" w:rsidP="00375F9C">
                              <w:pPr>
                                <w:spacing w:line="240" w:lineRule="exact"/>
                                <w:rPr>
                                  <w:sz w:val="18"/>
                                  <w:szCs w:val="18"/>
                                </w:rPr>
                              </w:pPr>
                              <w:r w:rsidRPr="00897DCF">
                                <w:rPr>
                                  <w:sz w:val="18"/>
                                  <w:szCs w:val="18"/>
                                </w:rPr>
                                <w:t>.setValue(</w:t>
                              </w:r>
                              <w:r w:rsidRPr="00897DCF">
                                <w:rPr>
                                  <w:color w:val="FF00FF"/>
                                  <w:sz w:val="18"/>
                                  <w:szCs w:val="18"/>
                                </w:rPr>
                                <w:t>"1:5:12"</w:t>
                              </w:r>
                              <w:r w:rsidRPr="00897DCF">
                                <w:rPr>
                                  <w:sz w:val="18"/>
                                  <w:szCs w:val="18"/>
                                </w:rPr>
                                <w:t xml:space="preserve">) </w:t>
                              </w:r>
                            </w:p>
                            <w:p w:rsidR="0023747D" w:rsidRPr="00897DCF" w:rsidRDefault="0023747D" w:rsidP="00375F9C">
                              <w:pPr>
                                <w:spacing w:line="240" w:lineRule="exact"/>
                                <w:rPr>
                                  <w:sz w:val="18"/>
                                  <w:szCs w:val="18"/>
                                </w:rPr>
                              </w:pPr>
                              <w:r w:rsidRPr="00897DCF">
                                <w:rPr>
                                  <w:sz w:val="18"/>
                                  <w:szCs w:val="18"/>
                                </w:rPr>
                                <w:t>.onClick(onclick)</w:t>
                              </w:r>
                            </w:p>
                            <w:p w:rsidR="0023747D" w:rsidRPr="00897DCF" w:rsidRDefault="0023747D" w:rsidP="00375F9C">
                              <w:pPr>
                                <w:spacing w:line="240" w:lineRule="exact"/>
                                <w:rPr>
                                  <w:sz w:val="18"/>
                                  <w:szCs w:val="18"/>
                                </w:rPr>
                              </w:pPr>
                              <w:r w:rsidRPr="00897DCF">
                                <w:rPr>
                                  <w:sz w:val="18"/>
                                  <w:szCs w:val="18"/>
                                </w:rPr>
                                <w:t>.show();</w:t>
                              </w:r>
                            </w:p>
                            <w:p w:rsidR="0023747D" w:rsidRDefault="0023747D" w:rsidP="00375F9C">
                              <w:pPr>
                                <w:spacing w:line="240" w:lineRule="exact"/>
                                <w:rPr>
                                  <w:sz w:val="18"/>
                                  <w:szCs w:val="18"/>
                                </w:rPr>
                              </w:pPr>
                              <w:r w:rsidRPr="00B252DC">
                                <w:rPr>
                                  <w:rFonts w:hint="eastAsia"/>
                                  <w:color w:val="008000"/>
                                  <w:sz w:val="18"/>
                                  <w:szCs w:val="18"/>
                                </w:rPr>
                                <w:t>//</w:t>
                              </w:r>
                              <w:r>
                                <w:rPr>
                                  <w:rFonts w:hint="eastAsia"/>
                                  <w:color w:val="008000"/>
                                  <w:sz w:val="18"/>
                                  <w:szCs w:val="18"/>
                                </w:rPr>
                                <w:t xml:space="preserve"> another </w:t>
                              </w:r>
                              <w:r w:rsidRPr="00B252DC">
                                <w:rPr>
                                  <w:rFonts w:hint="eastAsia"/>
                                  <w:color w:val="008000"/>
                                  <w:sz w:val="18"/>
                                  <w:szCs w:val="18"/>
                                </w:rPr>
                                <w:t>PageBar</w:t>
                              </w:r>
                              <w:r w:rsidRPr="00897DCF">
                                <w:rPr>
                                  <w:sz w:val="18"/>
                                  <w:szCs w:val="18"/>
                                </w:rPr>
                                <w:t xml:space="preserve"> </w:t>
                              </w:r>
                            </w:p>
                            <w:p w:rsidR="0023747D" w:rsidRPr="00897DCF" w:rsidRDefault="00726AAF" w:rsidP="00375F9C">
                              <w:pPr>
                                <w:spacing w:line="240" w:lineRule="exact"/>
                                <w:rPr>
                                  <w:sz w:val="18"/>
                                  <w:szCs w:val="18"/>
                                </w:rPr>
                              </w:pPr>
                              <w:r>
                                <w:rPr>
                                  <w:sz w:val="18"/>
                                  <w:szCs w:val="18"/>
                                </w:rPr>
                                <w:t>xui</w:t>
                              </w:r>
                              <w:r w:rsidR="0023747D" w:rsidRPr="00897DCF">
                                <w:rPr>
                                  <w:sz w:val="18"/>
                                  <w:szCs w:val="18"/>
                                </w:rPr>
                                <w:t>.create(</w:t>
                              </w:r>
                              <w:r w:rsidR="0023747D" w:rsidRPr="00897DCF">
                                <w:rPr>
                                  <w:color w:val="FF00FF"/>
                                  <w:sz w:val="18"/>
                                  <w:szCs w:val="18"/>
                                </w:rPr>
                                <w:t>'PageBar'</w:t>
                              </w:r>
                              <w:r w:rsidR="0023747D" w:rsidRPr="00897DCF">
                                <w:rPr>
                                  <w:sz w:val="18"/>
                                  <w:szCs w:val="18"/>
                                </w:rPr>
                                <w:t>)</w:t>
                              </w:r>
                            </w:p>
                            <w:p w:rsidR="0023747D" w:rsidRPr="00897DCF" w:rsidRDefault="0023747D" w:rsidP="00375F9C">
                              <w:pPr>
                                <w:spacing w:line="240" w:lineRule="exact"/>
                                <w:rPr>
                                  <w:sz w:val="18"/>
                                  <w:szCs w:val="18"/>
                                </w:rPr>
                              </w:pPr>
                              <w:r w:rsidRPr="00897DCF">
                                <w:rPr>
                                  <w:sz w:val="18"/>
                                  <w:szCs w:val="18"/>
                                </w:rPr>
                                <w:t>.setValue(</w:t>
                              </w:r>
                              <w:r w:rsidRPr="00897DCF">
                                <w:rPr>
                                  <w:color w:val="FF00FF"/>
                                  <w:sz w:val="18"/>
                                  <w:szCs w:val="18"/>
                                </w:rPr>
                                <w:t>"1:5:12"</w:t>
                              </w:r>
                              <w:r w:rsidRPr="00897DCF">
                                <w:rPr>
                                  <w:sz w:val="18"/>
                                  <w:szCs w:val="18"/>
                                </w:rPr>
                                <w:t xml:space="preserve">) </w:t>
                              </w:r>
                            </w:p>
                            <w:p w:rsidR="0023747D" w:rsidRPr="00897DCF" w:rsidRDefault="0023747D" w:rsidP="00375F9C">
                              <w:pPr>
                                <w:spacing w:line="240" w:lineRule="exact"/>
                                <w:rPr>
                                  <w:sz w:val="18"/>
                                  <w:szCs w:val="18"/>
                                </w:rPr>
                              </w:pPr>
                              <w:r w:rsidRPr="00897DCF">
                                <w:rPr>
                                  <w:sz w:val="18"/>
                                  <w:szCs w:val="18"/>
                                </w:rPr>
                                <w:t>.setTop(</w:t>
                              </w:r>
                              <w:r w:rsidRPr="00897DCF">
                                <w:rPr>
                                  <w:color w:val="800000"/>
                                  <w:sz w:val="18"/>
                                  <w:szCs w:val="18"/>
                                </w:rPr>
                                <w:t>100</w:t>
                              </w:r>
                              <w:r w:rsidRPr="00897DCF">
                                <w:rPr>
                                  <w:sz w:val="18"/>
                                  <w:szCs w:val="18"/>
                                </w:rPr>
                                <w:t xml:space="preserve">) </w:t>
                              </w:r>
                            </w:p>
                            <w:p w:rsidR="0023747D" w:rsidRPr="00897DCF" w:rsidRDefault="0023747D" w:rsidP="00375F9C">
                              <w:pPr>
                                <w:spacing w:line="240" w:lineRule="exact"/>
                                <w:rPr>
                                  <w:sz w:val="18"/>
                                  <w:szCs w:val="18"/>
                                </w:rPr>
                              </w:pPr>
                              <w:r w:rsidRPr="00897DCF">
                                <w:rPr>
                                  <w:rFonts w:hint="eastAsia"/>
                                  <w:sz w:val="18"/>
                                  <w:szCs w:val="18"/>
                                </w:rPr>
                                <w:t>.setCaption(</w:t>
                              </w:r>
                              <w:r w:rsidRPr="00897DCF">
                                <w:rPr>
                                  <w:rFonts w:hint="eastAsia"/>
                                  <w:color w:val="FF00FF"/>
                                  <w:sz w:val="18"/>
                                  <w:szCs w:val="18"/>
                                </w:rPr>
                                <w:t>""</w:t>
                              </w:r>
                              <w:r w:rsidRPr="00897DCF">
                                <w:rPr>
                                  <w:rFonts w:hint="eastAsia"/>
                                  <w:sz w:val="18"/>
                                  <w:szCs w:val="18"/>
                                </w:rPr>
                                <w:t>)</w:t>
                              </w:r>
                            </w:p>
                            <w:p w:rsidR="0023747D" w:rsidRPr="00897DCF" w:rsidRDefault="0023747D" w:rsidP="00375F9C">
                              <w:pPr>
                                <w:spacing w:line="240" w:lineRule="exact"/>
                                <w:rPr>
                                  <w:sz w:val="18"/>
                                  <w:szCs w:val="18"/>
                                </w:rPr>
                              </w:pPr>
                              <w:r w:rsidRPr="00897DCF">
                                <w:rPr>
                                  <w:rFonts w:hint="eastAsia"/>
                                  <w:sz w:val="18"/>
                                  <w:szCs w:val="18"/>
                                </w:rPr>
                                <w:t>.setPrevMark(</w:t>
                              </w:r>
                              <w:r w:rsidRPr="00897DCF">
                                <w:rPr>
                                  <w:rFonts w:hint="eastAsia"/>
                                  <w:color w:val="FF00FF"/>
                                  <w:sz w:val="18"/>
                                  <w:szCs w:val="18"/>
                                </w:rPr>
                                <w:t>"</w:t>
                              </w:r>
                              <w:r>
                                <w:rPr>
                                  <w:rFonts w:hint="eastAsia"/>
                                  <w:color w:val="FF00FF"/>
                                  <w:sz w:val="18"/>
                                  <w:szCs w:val="18"/>
                                </w:rPr>
                                <w:t>&lt;&lt;</w:t>
                              </w:r>
                              <w:r w:rsidRPr="00897DCF">
                                <w:rPr>
                                  <w:rFonts w:hint="eastAsia"/>
                                  <w:color w:val="FF00FF"/>
                                  <w:sz w:val="18"/>
                                  <w:szCs w:val="18"/>
                                </w:rPr>
                                <w:t>"</w:t>
                              </w:r>
                              <w:r w:rsidRPr="00897DCF">
                                <w:rPr>
                                  <w:rFonts w:hint="eastAsia"/>
                                  <w:sz w:val="18"/>
                                  <w:szCs w:val="18"/>
                                </w:rPr>
                                <w:t xml:space="preserve">) </w:t>
                              </w:r>
                            </w:p>
                            <w:p w:rsidR="0023747D" w:rsidRDefault="0023747D" w:rsidP="00375F9C">
                              <w:pPr>
                                <w:spacing w:line="240" w:lineRule="exact"/>
                                <w:rPr>
                                  <w:sz w:val="18"/>
                                  <w:szCs w:val="18"/>
                                </w:rPr>
                              </w:pPr>
                              <w:r w:rsidRPr="00897DCF">
                                <w:rPr>
                                  <w:rFonts w:hint="eastAsia"/>
                                  <w:sz w:val="18"/>
                                  <w:szCs w:val="18"/>
                                </w:rPr>
                                <w:t>.setNextMark(</w:t>
                              </w:r>
                              <w:r w:rsidRPr="00897DCF">
                                <w:rPr>
                                  <w:rFonts w:hint="eastAsia"/>
                                  <w:color w:val="FF00FF"/>
                                  <w:sz w:val="18"/>
                                  <w:szCs w:val="18"/>
                                </w:rPr>
                                <w:t>"</w:t>
                              </w:r>
                              <w:r>
                                <w:rPr>
                                  <w:rFonts w:hint="eastAsia"/>
                                  <w:color w:val="FF00FF"/>
                                  <w:sz w:val="18"/>
                                  <w:szCs w:val="18"/>
                                </w:rPr>
                                <w:t>&gt;&gt;</w:t>
                              </w:r>
                              <w:r w:rsidRPr="00897DCF">
                                <w:rPr>
                                  <w:rFonts w:hint="eastAsia"/>
                                  <w:color w:val="FF00FF"/>
                                  <w:sz w:val="18"/>
                                  <w:szCs w:val="18"/>
                                </w:rPr>
                                <w:t>"</w:t>
                              </w:r>
                              <w:r w:rsidRPr="00897DCF">
                                <w:rPr>
                                  <w:rFonts w:hint="eastAsia"/>
                                  <w:sz w:val="18"/>
                                  <w:szCs w:val="18"/>
                                </w:rPr>
                                <w:t xml:space="preserve">) </w:t>
                              </w:r>
                            </w:p>
                            <w:p w:rsidR="0023747D" w:rsidRPr="00897DCF" w:rsidRDefault="0023747D" w:rsidP="00375F9C">
                              <w:pPr>
                                <w:spacing w:line="240" w:lineRule="exact"/>
                                <w:rPr>
                                  <w:sz w:val="18"/>
                                  <w:szCs w:val="18"/>
                                </w:rPr>
                              </w:pPr>
                              <w:r>
                                <w:rPr>
                                  <w:rFonts w:hint="eastAsia"/>
                                  <w:sz w:val="18"/>
                                  <w:szCs w:val="18"/>
                                </w:rPr>
                                <w:t>.setT</w:t>
                              </w:r>
                              <w:r w:rsidRPr="00897DCF">
                                <w:rPr>
                                  <w:sz w:val="18"/>
                                  <w:szCs w:val="18"/>
                                </w:rPr>
                                <w:t>extTpl</w:t>
                              </w:r>
                              <w:r>
                                <w:rPr>
                                  <w:rFonts w:hint="eastAsia"/>
                                  <w:sz w:val="18"/>
                                  <w:szCs w:val="18"/>
                                </w:rPr>
                                <w:t>(</w:t>
                              </w:r>
                              <w:r w:rsidRPr="00897DCF">
                                <w:rPr>
                                  <w:rFonts w:hint="eastAsia"/>
                                  <w:color w:val="FF00FF"/>
                                  <w:sz w:val="18"/>
                                  <w:szCs w:val="18"/>
                                </w:rPr>
                                <w:t>"</w:t>
                              </w:r>
                              <w:r>
                                <w:rPr>
                                  <w:rFonts w:hint="eastAsia"/>
                                  <w:color w:val="FF00FF"/>
                                  <w:sz w:val="18"/>
                                  <w:szCs w:val="18"/>
                                </w:rPr>
                                <w:t>[ * ]</w:t>
                              </w:r>
                              <w:r w:rsidRPr="00897DCF">
                                <w:rPr>
                                  <w:rFonts w:hint="eastAsia"/>
                                  <w:color w:val="FF00FF"/>
                                  <w:sz w:val="18"/>
                                  <w:szCs w:val="18"/>
                                </w:rPr>
                                <w:t>"</w:t>
                              </w:r>
                              <w:r>
                                <w:rPr>
                                  <w:rFonts w:hint="eastAsia"/>
                                  <w:sz w:val="18"/>
                                  <w:szCs w:val="18"/>
                                </w:rPr>
                                <w:t>)</w:t>
                              </w:r>
                            </w:p>
                            <w:p w:rsidR="0023747D" w:rsidRPr="00897DCF" w:rsidRDefault="0023747D" w:rsidP="00375F9C">
                              <w:pPr>
                                <w:spacing w:line="240" w:lineRule="exact"/>
                                <w:rPr>
                                  <w:sz w:val="18"/>
                                  <w:szCs w:val="18"/>
                                </w:rPr>
                              </w:pPr>
                              <w:r w:rsidRPr="00897DCF">
                                <w:rPr>
                                  <w:sz w:val="18"/>
                                  <w:szCs w:val="18"/>
                                </w:rPr>
                                <w:t>.onClick(onclick)</w:t>
                              </w:r>
                            </w:p>
                            <w:p w:rsidR="0023747D" w:rsidRPr="00897DCF" w:rsidRDefault="0023747D" w:rsidP="00375F9C">
                              <w:pPr>
                                <w:rPr>
                                  <w:szCs w:val="18"/>
                                </w:rPr>
                              </w:pPr>
                              <w:r w:rsidRPr="00897DCF">
                                <w:rPr>
                                  <w:sz w:val="18"/>
                                  <w:szCs w:val="18"/>
                                </w:rPr>
                                <w:t>.show();</w:t>
                              </w:r>
                            </w:p>
                          </w:txbxContent>
                        </wps:txbx>
                        <wps:bodyPr rot="0" vert="horz" wrap="square" lIns="54000" tIns="46800" rIns="54000" bIns="45720" anchor="t" anchorCtr="0" upright="1">
                          <a:spAutoFit/>
                        </wps:bodyPr>
                      </wps:wsp>
                      <wps:wsp>
                        <wps:cNvPr id="504" name="AutoShape 598"/>
                        <wps:cNvSpPr>
                          <a:spLocks noChangeArrowheads="1"/>
                        </wps:cNvSpPr>
                        <wps:spPr bwMode="auto">
                          <a:xfrm flipH="1">
                            <a:off x="2057400" y="99060"/>
                            <a:ext cx="1371600" cy="219710"/>
                          </a:xfrm>
                          <a:prstGeom prst="wedgeRoundRectCallout">
                            <a:avLst>
                              <a:gd name="adj1" fmla="val 74583"/>
                              <a:gd name="adj2" fmla="val 549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 current page</w:t>
                              </w:r>
                            </w:p>
                          </w:txbxContent>
                        </wps:txbx>
                        <wps:bodyPr rot="0" vert="horz" wrap="square" lIns="0" tIns="0" rIns="0" bIns="0" anchor="t" anchorCtr="0" upright="1">
                          <a:noAutofit/>
                        </wps:bodyPr>
                      </wps:wsp>
                      <wps:wsp>
                        <wps:cNvPr id="505" name="AutoShape 599"/>
                        <wps:cNvSpPr>
                          <a:spLocks noChangeArrowheads="1"/>
                        </wps:cNvSpPr>
                        <wps:spPr bwMode="auto">
                          <a:xfrm flipH="1">
                            <a:off x="1371600" y="1188720"/>
                            <a:ext cx="914400" cy="219710"/>
                          </a:xfrm>
                          <a:prstGeom prst="wedgeRoundRectCallout">
                            <a:avLst>
                              <a:gd name="adj1" fmla="val 95208"/>
                              <a:gd name="adj2" fmla="val -9566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onClick event</w:t>
                              </w:r>
                            </w:p>
                          </w:txbxContent>
                        </wps:txbx>
                        <wps:bodyPr rot="0" vert="horz" wrap="square" lIns="0" tIns="0" rIns="0" bIns="0" anchor="t" anchorCtr="0" upright="1">
                          <a:noAutofit/>
                        </wps:bodyPr>
                      </wps:wsp>
                      <wps:wsp>
                        <wps:cNvPr id="506" name="AutoShape 600"/>
                        <wps:cNvSpPr>
                          <a:spLocks noChangeArrowheads="1"/>
                        </wps:cNvSpPr>
                        <wps:spPr bwMode="auto">
                          <a:xfrm flipH="1">
                            <a:off x="1485900" y="693420"/>
                            <a:ext cx="2628900" cy="219710"/>
                          </a:xfrm>
                          <a:prstGeom prst="wedgeRoundRectCallout">
                            <a:avLst>
                              <a:gd name="adj1" fmla="val 69708"/>
                              <a:gd name="adj2" fmla="val 5953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1.</w:t>
                              </w:r>
                              <w:r>
                                <w:rPr>
                                  <w:szCs w:val="18"/>
                                </w:rPr>
                                <w:t>M</w:t>
                              </w:r>
                              <w:r>
                                <w:rPr>
                                  <w:rFonts w:hint="eastAsia"/>
                                  <w:szCs w:val="18"/>
                                </w:rPr>
                                <w:t xml:space="preserve">in page; 2.current </w:t>
                              </w:r>
                              <w:r>
                                <w:rPr>
                                  <w:szCs w:val="18"/>
                                </w:rPr>
                                <w:t>page</w:t>
                              </w:r>
                              <w:r>
                                <w:rPr>
                                  <w:rFonts w:hint="eastAsia"/>
                                  <w:szCs w:val="18"/>
                                </w:rPr>
                                <w:t>; 3.max page</w:t>
                              </w:r>
                            </w:p>
                          </w:txbxContent>
                        </wps:txbx>
                        <wps:bodyPr rot="0" vert="horz" wrap="square" lIns="0" tIns="0" rIns="0" bIns="0" anchor="t" anchorCtr="0" upright="1">
                          <a:noAutofit/>
                        </wps:bodyPr>
                      </wps:wsp>
                      <wps:wsp>
                        <wps:cNvPr id="507" name="AutoShape 601"/>
                        <wps:cNvSpPr>
                          <a:spLocks noChangeArrowheads="1"/>
                        </wps:cNvSpPr>
                        <wps:spPr bwMode="auto">
                          <a:xfrm flipH="1">
                            <a:off x="1600200" y="1584960"/>
                            <a:ext cx="800100" cy="219710"/>
                          </a:xfrm>
                          <a:prstGeom prst="wedgeRoundRectCallout">
                            <a:avLst>
                              <a:gd name="adj1" fmla="val 144523"/>
                              <a:gd name="adj2" fmla="val 13872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aption label</w:t>
                              </w:r>
                            </w:p>
                          </w:txbxContent>
                        </wps:txbx>
                        <wps:bodyPr rot="0" vert="horz" wrap="square" lIns="0" tIns="0" rIns="0" bIns="0" anchor="t" anchorCtr="0" upright="1">
                          <a:noAutofit/>
                        </wps:bodyPr>
                      </wps:wsp>
                      <wps:wsp>
                        <wps:cNvPr id="508" name="AutoShape 602"/>
                        <wps:cNvSpPr>
                          <a:spLocks noChangeArrowheads="1"/>
                        </wps:cNvSpPr>
                        <wps:spPr bwMode="auto">
                          <a:xfrm flipH="1">
                            <a:off x="1600200" y="1882140"/>
                            <a:ext cx="1257300" cy="219710"/>
                          </a:xfrm>
                          <a:prstGeom prst="wedgeRoundRectCallout">
                            <a:avLst>
                              <a:gd name="adj1" fmla="val 88181"/>
                              <a:gd name="adj2" fmla="val 806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P</w:t>
                              </w:r>
                              <w:r>
                                <w:rPr>
                                  <w:rFonts w:hint="eastAsia"/>
                                  <w:szCs w:val="18"/>
                                </w:rPr>
                                <w:t>rev command label</w:t>
                              </w:r>
                            </w:p>
                          </w:txbxContent>
                        </wps:txbx>
                        <wps:bodyPr rot="0" vert="horz" wrap="square" lIns="0" tIns="0" rIns="0" bIns="0" anchor="t" anchorCtr="0" upright="1">
                          <a:noAutofit/>
                        </wps:bodyPr>
                      </wps:wsp>
                      <wps:wsp>
                        <wps:cNvPr id="509" name="AutoShape 603"/>
                        <wps:cNvSpPr>
                          <a:spLocks noChangeArrowheads="1"/>
                        </wps:cNvSpPr>
                        <wps:spPr bwMode="auto">
                          <a:xfrm flipH="1">
                            <a:off x="1600200" y="2179320"/>
                            <a:ext cx="1257300" cy="219710"/>
                          </a:xfrm>
                          <a:prstGeom prst="wedgeRoundRectCallout">
                            <a:avLst>
                              <a:gd name="adj1" fmla="val 84847"/>
                              <a:gd name="adj2" fmla="val 1733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ext command label</w:t>
                              </w:r>
                            </w:p>
                          </w:txbxContent>
                        </wps:txbx>
                        <wps:bodyPr rot="0" vert="horz" wrap="square" lIns="0" tIns="0" rIns="0" bIns="0" anchor="t" anchorCtr="0" upright="1">
                          <a:noAutofit/>
                        </wps:bodyPr>
                      </wps:wsp>
                      <wps:wsp>
                        <wps:cNvPr id="510" name="AutoShape 604"/>
                        <wps:cNvSpPr>
                          <a:spLocks noChangeArrowheads="1"/>
                        </wps:cNvSpPr>
                        <wps:spPr bwMode="auto">
                          <a:xfrm flipH="1">
                            <a:off x="1600200" y="2476500"/>
                            <a:ext cx="2628900" cy="219710"/>
                          </a:xfrm>
                          <a:prstGeom prst="wedgeRoundRectCallout">
                            <a:avLst>
                              <a:gd name="adj1" fmla="val 70648"/>
                              <a:gd name="adj2" fmla="val -4162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971D8" w:rsidRDefault="0023747D" w:rsidP="00375F9C">
                              <w:pPr>
                                <w:rPr>
                                  <w:szCs w:val="18"/>
                                </w:rPr>
                              </w:pPr>
                              <w:r w:rsidRPr="005971D8">
                                <w:rPr>
                                  <w:szCs w:val="18"/>
                                </w:rPr>
                                <w:t>Page label templates, * is the variable value</w:t>
                              </w:r>
                            </w:p>
                          </w:txbxContent>
                        </wps:txbx>
                        <wps:bodyPr rot="0" vert="horz" wrap="square" lIns="0" tIns="0" rIns="0" bIns="0" anchor="t" anchorCtr="0" upright="1">
                          <a:noAutofit/>
                        </wps:bodyPr>
                      </wps:wsp>
                    </wpc:wpc>
                  </a:graphicData>
                </a:graphic>
              </wp:inline>
            </w:drawing>
          </mc:Choice>
          <mc:Fallback>
            <w:pict>
              <v:group id="画布 595" o:spid="_x0000_s1759" editas="canvas" style="width:414pt;height:231.75pt;mso-position-horizontal-relative:char;mso-position-vertical-relative:line" coordsize="52578,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">
                <v:shape id="_x0000_s1760" type="#_x0000_t75" style="position:absolute;width:52578;height:29432;visibility:visible;mso-wrap-style:square">
                  <v:fill o:detectmouseclick="t"/>
                  <v:path o:connecttype="none"/>
                </v:shape>
                <v:shape id="Text Box 597" o:spid="_x0000_s1761" type="#_x0000_t202" style="position:absolute;top:488;width:52578;height:28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Rw7sMA&#10;AADcAAAADwAAAGRycy9kb3ducmV2LnhtbESPQWsCMRSE7wX/Q3iCt5pVUOxqFFFkeylYq/fH5rlZ&#10;3LwsSVzXf98UhB6HmfmGWW1624iOfKgdK5iMMxDEpdM1VwrOP4f3BYgQkTU2jknBkwJs1oO3Feba&#10;PfibulOsRIJwyFGBibHNpQylIYth7Fri5F2dtxiT9JXUHh8Jbhs5zbK5tFhzWjDY0s5QeTvdrYLy&#10;tu/3RX0xvrvbxVF/FM+veaHUaNhvlyAi9fE//Gp/agWzbAp/Z9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Rw7sMAAADcAAAADwAAAAAAAAAAAAAAAACYAgAAZHJzL2Rv&#10;d25yZXYueG1sUEsFBgAAAAAEAAQA9QAAAIgDAAAAAA==&#10;" strokeweight="1pt">
                  <v:textbox style="mso-fit-shape-to-text:t" inset="1.5mm,1.3mm,1.5mm">
                    <w:txbxContent>
                      <w:p w:rsidR="0023747D" w:rsidRPr="00897DCF" w:rsidRDefault="0023747D" w:rsidP="00375F9C">
                        <w:pPr>
                          <w:spacing w:line="240" w:lineRule="exact"/>
                          <w:rPr>
                            <w:sz w:val="18"/>
                            <w:szCs w:val="18"/>
                          </w:rPr>
                        </w:pPr>
                        <w:proofErr w:type="gramStart"/>
                        <w:r w:rsidRPr="00897DCF">
                          <w:rPr>
                            <w:color w:val="0000FF"/>
                            <w:sz w:val="18"/>
                            <w:szCs w:val="18"/>
                          </w:rPr>
                          <w:t>var</w:t>
                        </w:r>
                        <w:proofErr w:type="gramEnd"/>
                        <w:r w:rsidRPr="00897DCF">
                          <w:rPr>
                            <w:sz w:val="18"/>
                            <w:szCs w:val="18"/>
                          </w:rPr>
                          <w:t xml:space="preserve"> onclick=</w:t>
                        </w:r>
                        <w:r w:rsidRPr="00897DCF">
                          <w:rPr>
                            <w:color w:val="0000FF"/>
                            <w:sz w:val="18"/>
                            <w:szCs w:val="18"/>
                          </w:rPr>
                          <w:t>function</w:t>
                        </w:r>
                        <w:r w:rsidRPr="00897DCF">
                          <w:rPr>
                            <w:sz w:val="18"/>
                            <w:szCs w:val="18"/>
                          </w:rPr>
                          <w:t>(profile,page){</w:t>
                        </w:r>
                      </w:p>
                      <w:p w:rsidR="0023747D" w:rsidRPr="00375F9C" w:rsidRDefault="0023747D" w:rsidP="00375F9C">
                        <w:pPr>
                          <w:spacing w:line="240" w:lineRule="exact"/>
                          <w:rPr>
                            <w:sz w:val="18"/>
                            <w:szCs w:val="18"/>
                            <w:lang w:val="pt-BR"/>
                          </w:rPr>
                        </w:pPr>
                        <w:r w:rsidRPr="00897DCF">
                          <w:rPr>
                            <w:sz w:val="18"/>
                            <w:szCs w:val="18"/>
                          </w:rPr>
                          <w:t xml:space="preserve">    </w:t>
                        </w:r>
                        <w:r w:rsidRPr="00375F9C">
                          <w:rPr>
                            <w:sz w:val="18"/>
                            <w:szCs w:val="18"/>
                            <w:lang w:val="pt-BR"/>
                          </w:rPr>
                          <w:t>profile.boxing().setPage(page);</w:t>
                        </w:r>
                      </w:p>
                      <w:p w:rsidR="0023747D" w:rsidRPr="00375F9C" w:rsidRDefault="0023747D" w:rsidP="00375F9C">
                        <w:pPr>
                          <w:spacing w:line="240" w:lineRule="exact"/>
                          <w:rPr>
                            <w:sz w:val="18"/>
                            <w:szCs w:val="18"/>
                            <w:lang w:val="pt-BR"/>
                          </w:rPr>
                        </w:pPr>
                        <w:r w:rsidRPr="00375F9C">
                          <w:rPr>
                            <w:sz w:val="18"/>
                            <w:szCs w:val="18"/>
                            <w:lang w:val="pt-BR"/>
                          </w:rPr>
                          <w:t>};</w:t>
                        </w:r>
                      </w:p>
                      <w:p w:rsidR="0023747D" w:rsidRPr="00375F9C" w:rsidRDefault="0023747D" w:rsidP="00375F9C">
                        <w:pPr>
                          <w:spacing w:line="240" w:lineRule="exact"/>
                          <w:rPr>
                            <w:sz w:val="18"/>
                            <w:szCs w:val="18"/>
                            <w:lang w:val="pt-BR"/>
                          </w:rPr>
                        </w:pPr>
                        <w:r w:rsidRPr="00375F9C">
                          <w:rPr>
                            <w:rFonts w:hint="eastAsia"/>
                            <w:color w:val="008000"/>
                            <w:sz w:val="18"/>
                            <w:szCs w:val="18"/>
                            <w:lang w:val="pt-BR"/>
                          </w:rPr>
                          <w:t>// a PageBar</w:t>
                        </w:r>
                      </w:p>
                      <w:p w:rsidR="0023747D" w:rsidRPr="00897DCF" w:rsidRDefault="00726AAF" w:rsidP="00375F9C">
                        <w:pPr>
                          <w:spacing w:line="240" w:lineRule="exact"/>
                          <w:rPr>
                            <w:sz w:val="18"/>
                            <w:szCs w:val="18"/>
                          </w:rPr>
                        </w:pPr>
                        <w:proofErr w:type="gramStart"/>
                        <w:r>
                          <w:rPr>
                            <w:sz w:val="18"/>
                            <w:szCs w:val="18"/>
                          </w:rPr>
                          <w:t>xui</w:t>
                        </w:r>
                        <w:r w:rsidR="0023747D" w:rsidRPr="00897DCF">
                          <w:rPr>
                            <w:sz w:val="18"/>
                            <w:szCs w:val="18"/>
                          </w:rPr>
                          <w:t>.create(</w:t>
                        </w:r>
                        <w:proofErr w:type="gramEnd"/>
                        <w:r w:rsidR="0023747D" w:rsidRPr="00897DCF">
                          <w:rPr>
                            <w:color w:val="FF00FF"/>
                            <w:sz w:val="18"/>
                            <w:szCs w:val="18"/>
                          </w:rPr>
                          <w:t>'PageBar'</w:t>
                        </w:r>
                        <w:r w:rsidR="0023747D" w:rsidRPr="00897DCF">
                          <w:rPr>
                            <w:sz w:val="18"/>
                            <w:szCs w:val="18"/>
                          </w:rPr>
                          <w:t>)</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setValue(</w:t>
                        </w:r>
                        <w:proofErr w:type="gramEnd"/>
                        <w:r w:rsidRPr="00897DCF">
                          <w:rPr>
                            <w:color w:val="FF00FF"/>
                            <w:sz w:val="18"/>
                            <w:szCs w:val="18"/>
                          </w:rPr>
                          <w:t>"1:5:12"</w:t>
                        </w:r>
                        <w:r w:rsidRPr="00897DCF">
                          <w:rPr>
                            <w:sz w:val="18"/>
                            <w:szCs w:val="18"/>
                          </w:rPr>
                          <w:t xml:space="preserve">) </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onClick(</w:t>
                        </w:r>
                        <w:proofErr w:type="gramEnd"/>
                        <w:r w:rsidRPr="00897DCF">
                          <w:rPr>
                            <w:sz w:val="18"/>
                            <w:szCs w:val="18"/>
                          </w:rPr>
                          <w:t>onclick)</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show(</w:t>
                        </w:r>
                        <w:proofErr w:type="gramEnd"/>
                        <w:r w:rsidRPr="00897DCF">
                          <w:rPr>
                            <w:sz w:val="18"/>
                            <w:szCs w:val="18"/>
                          </w:rPr>
                          <w:t>);</w:t>
                        </w:r>
                      </w:p>
                      <w:p w:rsidR="0023747D" w:rsidRDefault="0023747D" w:rsidP="00375F9C">
                        <w:pPr>
                          <w:spacing w:line="240" w:lineRule="exact"/>
                          <w:rPr>
                            <w:sz w:val="18"/>
                            <w:szCs w:val="18"/>
                          </w:rPr>
                        </w:pPr>
                        <w:r w:rsidRPr="00B252DC">
                          <w:rPr>
                            <w:rFonts w:hint="eastAsia"/>
                            <w:color w:val="008000"/>
                            <w:sz w:val="18"/>
                            <w:szCs w:val="18"/>
                          </w:rPr>
                          <w:t>//</w:t>
                        </w:r>
                        <w:r>
                          <w:rPr>
                            <w:rFonts w:hint="eastAsia"/>
                            <w:color w:val="008000"/>
                            <w:sz w:val="18"/>
                            <w:szCs w:val="18"/>
                          </w:rPr>
                          <w:t xml:space="preserve"> another </w:t>
                        </w:r>
                        <w:r w:rsidRPr="00B252DC">
                          <w:rPr>
                            <w:rFonts w:hint="eastAsia"/>
                            <w:color w:val="008000"/>
                            <w:sz w:val="18"/>
                            <w:szCs w:val="18"/>
                          </w:rPr>
                          <w:t>PageBar</w:t>
                        </w:r>
                        <w:r w:rsidRPr="00897DCF">
                          <w:rPr>
                            <w:sz w:val="18"/>
                            <w:szCs w:val="18"/>
                          </w:rPr>
                          <w:t xml:space="preserve"> </w:t>
                        </w:r>
                      </w:p>
                      <w:p w:rsidR="0023747D" w:rsidRPr="00897DCF" w:rsidRDefault="00726AAF" w:rsidP="00375F9C">
                        <w:pPr>
                          <w:spacing w:line="240" w:lineRule="exact"/>
                          <w:rPr>
                            <w:sz w:val="18"/>
                            <w:szCs w:val="18"/>
                          </w:rPr>
                        </w:pPr>
                        <w:proofErr w:type="gramStart"/>
                        <w:r>
                          <w:rPr>
                            <w:sz w:val="18"/>
                            <w:szCs w:val="18"/>
                          </w:rPr>
                          <w:t>xui</w:t>
                        </w:r>
                        <w:r w:rsidR="0023747D" w:rsidRPr="00897DCF">
                          <w:rPr>
                            <w:sz w:val="18"/>
                            <w:szCs w:val="18"/>
                          </w:rPr>
                          <w:t>.create(</w:t>
                        </w:r>
                        <w:proofErr w:type="gramEnd"/>
                        <w:r w:rsidR="0023747D" w:rsidRPr="00897DCF">
                          <w:rPr>
                            <w:color w:val="FF00FF"/>
                            <w:sz w:val="18"/>
                            <w:szCs w:val="18"/>
                          </w:rPr>
                          <w:t>'PageBar'</w:t>
                        </w:r>
                        <w:r w:rsidR="0023747D" w:rsidRPr="00897DCF">
                          <w:rPr>
                            <w:sz w:val="18"/>
                            <w:szCs w:val="18"/>
                          </w:rPr>
                          <w:t>)</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setValue(</w:t>
                        </w:r>
                        <w:proofErr w:type="gramEnd"/>
                        <w:r w:rsidRPr="00897DCF">
                          <w:rPr>
                            <w:color w:val="FF00FF"/>
                            <w:sz w:val="18"/>
                            <w:szCs w:val="18"/>
                          </w:rPr>
                          <w:t>"1:5:12"</w:t>
                        </w:r>
                        <w:r w:rsidRPr="00897DCF">
                          <w:rPr>
                            <w:sz w:val="18"/>
                            <w:szCs w:val="18"/>
                          </w:rPr>
                          <w:t xml:space="preserve">) </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setTop(</w:t>
                        </w:r>
                        <w:proofErr w:type="gramEnd"/>
                        <w:r w:rsidRPr="00897DCF">
                          <w:rPr>
                            <w:color w:val="800000"/>
                            <w:sz w:val="18"/>
                            <w:szCs w:val="18"/>
                          </w:rPr>
                          <w:t>100</w:t>
                        </w:r>
                        <w:r w:rsidRPr="00897DCF">
                          <w:rPr>
                            <w:sz w:val="18"/>
                            <w:szCs w:val="18"/>
                          </w:rPr>
                          <w:t xml:space="preserve">) </w:t>
                        </w:r>
                      </w:p>
                      <w:p w:rsidR="0023747D" w:rsidRPr="00897DCF" w:rsidRDefault="0023747D" w:rsidP="00375F9C">
                        <w:pPr>
                          <w:spacing w:line="240" w:lineRule="exact"/>
                          <w:rPr>
                            <w:sz w:val="18"/>
                            <w:szCs w:val="18"/>
                          </w:rPr>
                        </w:pPr>
                        <w:r w:rsidRPr="00897DCF">
                          <w:rPr>
                            <w:rFonts w:hint="eastAsia"/>
                            <w:sz w:val="18"/>
                            <w:szCs w:val="18"/>
                          </w:rPr>
                          <w:t>.</w:t>
                        </w:r>
                        <w:proofErr w:type="gramStart"/>
                        <w:r w:rsidRPr="00897DCF">
                          <w:rPr>
                            <w:rFonts w:hint="eastAsia"/>
                            <w:sz w:val="18"/>
                            <w:szCs w:val="18"/>
                          </w:rPr>
                          <w:t>setCaption(</w:t>
                        </w:r>
                        <w:proofErr w:type="gramEnd"/>
                        <w:r w:rsidRPr="00897DCF">
                          <w:rPr>
                            <w:rFonts w:hint="eastAsia"/>
                            <w:color w:val="FF00FF"/>
                            <w:sz w:val="18"/>
                            <w:szCs w:val="18"/>
                          </w:rPr>
                          <w:t>""</w:t>
                        </w:r>
                        <w:r w:rsidRPr="00897DCF">
                          <w:rPr>
                            <w:rFonts w:hint="eastAsia"/>
                            <w:sz w:val="18"/>
                            <w:szCs w:val="18"/>
                          </w:rPr>
                          <w:t>)</w:t>
                        </w:r>
                      </w:p>
                      <w:p w:rsidR="0023747D" w:rsidRPr="00897DCF" w:rsidRDefault="0023747D" w:rsidP="00375F9C">
                        <w:pPr>
                          <w:spacing w:line="240" w:lineRule="exact"/>
                          <w:rPr>
                            <w:sz w:val="18"/>
                            <w:szCs w:val="18"/>
                          </w:rPr>
                        </w:pPr>
                        <w:r w:rsidRPr="00897DCF">
                          <w:rPr>
                            <w:rFonts w:hint="eastAsia"/>
                            <w:sz w:val="18"/>
                            <w:szCs w:val="18"/>
                          </w:rPr>
                          <w:t>.</w:t>
                        </w:r>
                        <w:proofErr w:type="gramStart"/>
                        <w:r w:rsidRPr="00897DCF">
                          <w:rPr>
                            <w:rFonts w:hint="eastAsia"/>
                            <w:sz w:val="18"/>
                            <w:szCs w:val="18"/>
                          </w:rPr>
                          <w:t>setPrevMark(</w:t>
                        </w:r>
                        <w:proofErr w:type="gramEnd"/>
                        <w:r w:rsidRPr="00897DCF">
                          <w:rPr>
                            <w:rFonts w:hint="eastAsia"/>
                            <w:color w:val="FF00FF"/>
                            <w:sz w:val="18"/>
                            <w:szCs w:val="18"/>
                          </w:rPr>
                          <w:t>"</w:t>
                        </w:r>
                        <w:r>
                          <w:rPr>
                            <w:rFonts w:hint="eastAsia"/>
                            <w:color w:val="FF00FF"/>
                            <w:sz w:val="18"/>
                            <w:szCs w:val="18"/>
                          </w:rPr>
                          <w:t>&lt;&lt;</w:t>
                        </w:r>
                        <w:r w:rsidRPr="00897DCF">
                          <w:rPr>
                            <w:rFonts w:hint="eastAsia"/>
                            <w:color w:val="FF00FF"/>
                            <w:sz w:val="18"/>
                            <w:szCs w:val="18"/>
                          </w:rPr>
                          <w:t>"</w:t>
                        </w:r>
                        <w:r w:rsidRPr="00897DCF">
                          <w:rPr>
                            <w:rFonts w:hint="eastAsia"/>
                            <w:sz w:val="18"/>
                            <w:szCs w:val="18"/>
                          </w:rPr>
                          <w:t xml:space="preserve">) </w:t>
                        </w:r>
                      </w:p>
                      <w:p w:rsidR="0023747D" w:rsidRDefault="0023747D" w:rsidP="00375F9C">
                        <w:pPr>
                          <w:spacing w:line="240" w:lineRule="exact"/>
                          <w:rPr>
                            <w:sz w:val="18"/>
                            <w:szCs w:val="18"/>
                          </w:rPr>
                        </w:pPr>
                        <w:r w:rsidRPr="00897DCF">
                          <w:rPr>
                            <w:rFonts w:hint="eastAsia"/>
                            <w:sz w:val="18"/>
                            <w:szCs w:val="18"/>
                          </w:rPr>
                          <w:t>.</w:t>
                        </w:r>
                        <w:proofErr w:type="gramStart"/>
                        <w:r w:rsidRPr="00897DCF">
                          <w:rPr>
                            <w:rFonts w:hint="eastAsia"/>
                            <w:sz w:val="18"/>
                            <w:szCs w:val="18"/>
                          </w:rPr>
                          <w:t>setNextMark(</w:t>
                        </w:r>
                        <w:proofErr w:type="gramEnd"/>
                        <w:r w:rsidRPr="00897DCF">
                          <w:rPr>
                            <w:rFonts w:hint="eastAsia"/>
                            <w:color w:val="FF00FF"/>
                            <w:sz w:val="18"/>
                            <w:szCs w:val="18"/>
                          </w:rPr>
                          <w:t>"</w:t>
                        </w:r>
                        <w:r>
                          <w:rPr>
                            <w:rFonts w:hint="eastAsia"/>
                            <w:color w:val="FF00FF"/>
                            <w:sz w:val="18"/>
                            <w:szCs w:val="18"/>
                          </w:rPr>
                          <w:t>&gt;&gt;</w:t>
                        </w:r>
                        <w:r w:rsidRPr="00897DCF">
                          <w:rPr>
                            <w:rFonts w:hint="eastAsia"/>
                            <w:color w:val="FF00FF"/>
                            <w:sz w:val="18"/>
                            <w:szCs w:val="18"/>
                          </w:rPr>
                          <w:t>"</w:t>
                        </w:r>
                        <w:r w:rsidRPr="00897DCF">
                          <w:rPr>
                            <w:rFonts w:hint="eastAsia"/>
                            <w:sz w:val="18"/>
                            <w:szCs w:val="18"/>
                          </w:rPr>
                          <w:t xml:space="preserve">) </w:t>
                        </w:r>
                      </w:p>
                      <w:p w:rsidR="0023747D" w:rsidRPr="00897DCF" w:rsidRDefault="0023747D" w:rsidP="00375F9C">
                        <w:pPr>
                          <w:spacing w:line="240" w:lineRule="exact"/>
                          <w:rPr>
                            <w:sz w:val="18"/>
                            <w:szCs w:val="18"/>
                          </w:rPr>
                        </w:pPr>
                        <w:r>
                          <w:rPr>
                            <w:rFonts w:hint="eastAsia"/>
                            <w:sz w:val="18"/>
                            <w:szCs w:val="18"/>
                          </w:rPr>
                          <w:t>.</w:t>
                        </w:r>
                        <w:proofErr w:type="gramStart"/>
                        <w:r>
                          <w:rPr>
                            <w:rFonts w:hint="eastAsia"/>
                            <w:sz w:val="18"/>
                            <w:szCs w:val="18"/>
                          </w:rPr>
                          <w:t>setT</w:t>
                        </w:r>
                        <w:r w:rsidRPr="00897DCF">
                          <w:rPr>
                            <w:sz w:val="18"/>
                            <w:szCs w:val="18"/>
                          </w:rPr>
                          <w:t>extTpl</w:t>
                        </w:r>
                        <w:r>
                          <w:rPr>
                            <w:rFonts w:hint="eastAsia"/>
                            <w:sz w:val="18"/>
                            <w:szCs w:val="18"/>
                          </w:rPr>
                          <w:t>(</w:t>
                        </w:r>
                        <w:proofErr w:type="gramEnd"/>
                        <w:r w:rsidRPr="00897DCF">
                          <w:rPr>
                            <w:rFonts w:hint="eastAsia"/>
                            <w:color w:val="FF00FF"/>
                            <w:sz w:val="18"/>
                            <w:szCs w:val="18"/>
                          </w:rPr>
                          <w:t>"</w:t>
                        </w:r>
                        <w:r>
                          <w:rPr>
                            <w:rFonts w:hint="eastAsia"/>
                            <w:color w:val="FF00FF"/>
                            <w:sz w:val="18"/>
                            <w:szCs w:val="18"/>
                          </w:rPr>
                          <w:t>[ * ]</w:t>
                        </w:r>
                        <w:r w:rsidRPr="00897DCF">
                          <w:rPr>
                            <w:rFonts w:hint="eastAsia"/>
                            <w:color w:val="FF00FF"/>
                            <w:sz w:val="18"/>
                            <w:szCs w:val="18"/>
                          </w:rPr>
                          <w:t>"</w:t>
                        </w:r>
                        <w:r>
                          <w:rPr>
                            <w:rFonts w:hint="eastAsia"/>
                            <w:sz w:val="18"/>
                            <w:szCs w:val="18"/>
                          </w:rPr>
                          <w:t>)</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onClick(</w:t>
                        </w:r>
                        <w:proofErr w:type="gramEnd"/>
                        <w:r w:rsidRPr="00897DCF">
                          <w:rPr>
                            <w:sz w:val="18"/>
                            <w:szCs w:val="18"/>
                          </w:rPr>
                          <w:t>onclick)</w:t>
                        </w:r>
                      </w:p>
                      <w:p w:rsidR="0023747D" w:rsidRPr="00897DCF" w:rsidRDefault="0023747D" w:rsidP="00375F9C">
                        <w:pPr>
                          <w:rPr>
                            <w:szCs w:val="18"/>
                          </w:rPr>
                        </w:pPr>
                        <w:r w:rsidRPr="00897DCF">
                          <w:rPr>
                            <w:sz w:val="18"/>
                            <w:szCs w:val="18"/>
                          </w:rPr>
                          <w:t>.</w:t>
                        </w:r>
                        <w:proofErr w:type="gramStart"/>
                        <w:r w:rsidRPr="00897DCF">
                          <w:rPr>
                            <w:sz w:val="18"/>
                            <w:szCs w:val="18"/>
                          </w:rPr>
                          <w:t>show(</w:t>
                        </w:r>
                        <w:proofErr w:type="gramEnd"/>
                        <w:r w:rsidRPr="00897DCF">
                          <w:rPr>
                            <w:sz w:val="18"/>
                            <w:szCs w:val="18"/>
                          </w:rPr>
                          <w:t>);</w:t>
                        </w:r>
                      </w:p>
                    </w:txbxContent>
                  </v:textbox>
                </v:shape>
                <v:shape id="AutoShape 598" o:spid="_x0000_s1762" type="#_x0000_t62" style="position:absolute;left:20574;top:990;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J1mMYA&#10;AADcAAAADwAAAGRycy9kb3ducmV2LnhtbESPT2vCQBTE7wW/w/IEb3WjqJjoKmIstXgy/QPeHtln&#10;Esy+DdlVYz99t1DocZiZ3zDLdWdqcaPWVZYVjIYRCOLc6ooLBR/vL89zEM4ja6wtk4IHOVivek9L&#10;TLS985FumS9EgLBLUEHpfZNI6fKSDLqhbYiDd7atQR9kW0jd4j3ATS3HUTSTBisOCyU2tC0pv2RX&#10;Eyhphruvz83p1caH71mcvsXbdKrUoN9tFiA8df4//NfeawXTaAK/Z8IR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wJ1mMYAAADcAAAADwAAAAAAAAAAAAAAAACYAgAAZHJz&#10;L2Rvd25yZXYueG1sUEsFBgAAAAAEAAQA9QAAAIsDAAAAAA==&#10;" adj="26910,22661" fillcolor="#ff9">
                  <v:textbox inset="0,0,0,0">
                    <w:txbxContent>
                      <w:p w:rsidR="0023747D" w:rsidRPr="000E23E9" w:rsidRDefault="0023747D" w:rsidP="00375F9C">
                        <w:pPr>
                          <w:rPr>
                            <w:szCs w:val="18"/>
                          </w:rPr>
                        </w:pPr>
                        <w:r>
                          <w:rPr>
                            <w:rFonts w:hint="eastAsia"/>
                            <w:szCs w:val="18"/>
                          </w:rPr>
                          <w:t>Set current page</w:t>
                        </w:r>
                      </w:p>
                    </w:txbxContent>
                  </v:textbox>
                </v:shape>
                <v:shape id="AutoShape 599" o:spid="_x0000_s1763" type="#_x0000_t62" style="position:absolute;left:13716;top:11887;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1Pi8QA&#10;AADcAAAADwAAAGRycy9kb3ducmV2LnhtbESPwWrDMBBE74X8g9hAbrVkg0txo4RSEkhCD23SD1is&#10;jW1srYwlO87fR4VCj8PMvGHW29l2YqLBN441pIkCQVw603Cl4eeyf34F4QOywc4xabiTh+1m8bTG&#10;wrgbf9N0DpWIEPYFaqhD6AspfVmTRZ+4njh6VzdYDFEOlTQD3iLcdjJT6kVabDgu1NjTR01lex6t&#10;BnXt2+YzO+VlNh/anf0a0/uRtF4t5/c3EIHm8B/+ax+Mhlzl8HsmHg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dT4vEAAAA3AAAAA8AAAAAAAAAAAAAAAAAmAIAAGRycy9k&#10;b3ducmV2LnhtbFBLBQYAAAAABAAEAPUAAACJAwAAAAA=&#10;" adj="31365,-9864" fillcolor="#ff9">
                  <v:textbox inset="0,0,0,0">
                    <w:txbxContent>
                      <w:p w:rsidR="0023747D" w:rsidRPr="000E23E9" w:rsidRDefault="0023747D" w:rsidP="00375F9C">
                        <w:pPr>
                          <w:rPr>
                            <w:szCs w:val="18"/>
                          </w:rPr>
                        </w:pPr>
                        <w:proofErr w:type="gramStart"/>
                        <w:r>
                          <w:rPr>
                            <w:rFonts w:hint="eastAsia"/>
                            <w:szCs w:val="18"/>
                          </w:rPr>
                          <w:t>onClick</w:t>
                        </w:r>
                        <w:proofErr w:type="gramEnd"/>
                        <w:r>
                          <w:rPr>
                            <w:rFonts w:hint="eastAsia"/>
                            <w:szCs w:val="18"/>
                          </w:rPr>
                          <w:t xml:space="preserve"> event</w:t>
                        </w:r>
                      </w:p>
                    </w:txbxContent>
                  </v:textbox>
                </v:shape>
                <v:shape id="AutoShape 600" o:spid="_x0000_s1764" type="#_x0000_t62" style="position:absolute;left:14859;top:6934;width:2628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BVmsUA&#10;AADcAAAADwAAAGRycy9kb3ducmV2LnhtbESPwWrDMBBE74H+g9hCb7HcQo1xrYS2JBAwOdTJpbfF&#10;2tim1spYiqPk66NCocdhZt4w5TqYQcw0ud6yguckBUHcWN1zq+B42C5zEM4jaxwsk4IrOVivHhYl&#10;Ftpe+Ivm2rciQtgVqKDzfiykdE1HBl1iR+Lonexk0Ec5tVJPeIlwM8iXNM2kwZ7jQocjfXbU/NRn&#10;oyDfZmGTVVU4jR/fsrrN+02PXqmnx/D+BsJT8P/hv/ZOK3hNM/g9E4+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UFWaxQAAANwAAAAPAAAAAAAAAAAAAAAAAJgCAABkcnMv&#10;ZG93bnJldi54bWxQSwUGAAAAAAQABAD1AAAAigMAAAAA&#10;" adj="25857,23660" fillcolor="#ff9">
                  <v:textbox inset="0,0,0,0">
                    <w:txbxContent>
                      <w:p w:rsidR="0023747D" w:rsidRPr="000E23E9" w:rsidRDefault="0023747D" w:rsidP="00375F9C">
                        <w:pPr>
                          <w:rPr>
                            <w:szCs w:val="18"/>
                          </w:rPr>
                        </w:pPr>
                        <w:proofErr w:type="gramStart"/>
                        <w:r>
                          <w:rPr>
                            <w:rFonts w:hint="eastAsia"/>
                            <w:szCs w:val="18"/>
                          </w:rPr>
                          <w:t>1.</w:t>
                        </w:r>
                        <w:r>
                          <w:rPr>
                            <w:szCs w:val="18"/>
                          </w:rPr>
                          <w:t>M</w:t>
                        </w:r>
                        <w:r>
                          <w:rPr>
                            <w:rFonts w:hint="eastAsia"/>
                            <w:szCs w:val="18"/>
                          </w:rPr>
                          <w:t>in</w:t>
                        </w:r>
                        <w:proofErr w:type="gramEnd"/>
                        <w:r>
                          <w:rPr>
                            <w:rFonts w:hint="eastAsia"/>
                            <w:szCs w:val="18"/>
                          </w:rPr>
                          <w:t xml:space="preserve"> page; 2.current </w:t>
                        </w:r>
                        <w:r>
                          <w:rPr>
                            <w:szCs w:val="18"/>
                          </w:rPr>
                          <w:t>page</w:t>
                        </w:r>
                        <w:r>
                          <w:rPr>
                            <w:rFonts w:hint="eastAsia"/>
                            <w:szCs w:val="18"/>
                          </w:rPr>
                          <w:t>; 3.max page</w:t>
                        </w:r>
                      </w:p>
                    </w:txbxContent>
                  </v:textbox>
                </v:shape>
                <v:shape id="AutoShape 601" o:spid="_x0000_s1765" type="#_x0000_t62" style="position:absolute;left:16002;top:15849;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X4eMUA&#10;AADcAAAADwAAAGRycy9kb3ducmV2LnhtbESPT2sCMRTE7wW/Q3iF3mq2C2rZGqUIgkgvVSn09tg8&#10;N2uTl2UT94+f3hQKPQ4z8xtmuR6cFR21ofas4GWagSAuva65UnA6bp9fQYSIrNF6JgUjBVivJg9L&#10;LLTv+ZO6Q6xEgnAoUIGJsSmkDKUhh2HqG+LknX3rMCbZVlK32Ce4szLPsrl0WHNaMNjQxlD5c7g6&#10;BV2f237MN19uO/Nz8z3e9vbjotTT4/D+BiLSEP/Df+2dVjDLFvB7Jh0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hfh4xQAAANwAAAAPAAAAAAAAAAAAAAAAAJgCAABkcnMv&#10;ZG93bnJldi54bWxQSwUGAAAAAAQABAD1AAAAigMAAAAA&#10;" adj="42017,40765" fillcolor="#ff9">
                  <v:textbox inset="0,0,0,0">
                    <w:txbxContent>
                      <w:p w:rsidR="0023747D" w:rsidRPr="000E23E9" w:rsidRDefault="0023747D" w:rsidP="00375F9C">
                        <w:pPr>
                          <w:rPr>
                            <w:szCs w:val="18"/>
                          </w:rPr>
                        </w:pPr>
                        <w:r>
                          <w:rPr>
                            <w:szCs w:val="18"/>
                          </w:rPr>
                          <w:t>C</w:t>
                        </w:r>
                        <w:r>
                          <w:rPr>
                            <w:rFonts w:hint="eastAsia"/>
                            <w:szCs w:val="18"/>
                          </w:rPr>
                          <w:t>aption label</w:t>
                        </w:r>
                      </w:p>
                    </w:txbxContent>
                  </v:textbox>
                </v:shape>
                <v:shape id="_x0000_s1766" type="#_x0000_t62" style="position:absolute;left:16002;top:18821;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Ntb8A&#10;AADcAAAADwAAAGRycy9kb3ducmV2LnhtbERPTYvCMBC9C/sfwgh7s6mCIl2jiLCyeNIq7HVoxqbY&#10;TEoSbddfvzkIHh/ve7UZbCse5EPjWME0y0EQV043XCu4nL8nSxAhImtsHZOCPwqwWX+MVlho1/OJ&#10;HmWsRQrhUKACE2NXSBkqQxZD5jrixF2dtxgT9LXUHvsUbls5y/OFtNhwajDY0c5QdSvvVsGzP0yf&#10;s8rftr/HZXvVOJR7aZT6HA/bLxCRhvgWv9w/WsE8T2vTmXQE5P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7E421vwAAANwAAAAPAAAAAAAAAAAAAAAAAJgCAABkcnMvZG93bnJl&#10;di54bWxQSwUGAAAAAAQABAD1AAAAhAMAAAAA&#10;" adj="29847,28217" fillcolor="#ff9">
                  <v:textbox inset="0,0,0,0">
                    <w:txbxContent>
                      <w:p w:rsidR="0023747D" w:rsidRPr="000E23E9" w:rsidRDefault="0023747D" w:rsidP="00375F9C">
                        <w:pPr>
                          <w:rPr>
                            <w:szCs w:val="18"/>
                          </w:rPr>
                        </w:pPr>
                        <w:r>
                          <w:rPr>
                            <w:szCs w:val="18"/>
                          </w:rPr>
                          <w:t>P</w:t>
                        </w:r>
                        <w:r>
                          <w:rPr>
                            <w:rFonts w:hint="eastAsia"/>
                            <w:szCs w:val="18"/>
                          </w:rPr>
                          <w:t>rev command label</w:t>
                        </w:r>
                      </w:p>
                    </w:txbxContent>
                  </v:textbox>
                </v:shape>
                <v:shape id="_x0000_s1767" type="#_x0000_t62" style="position:absolute;left:16002;top:21793;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b0ccUA&#10;AADcAAAADwAAAGRycy9kb3ducmV2LnhtbESPUWvCMBSF3wf7D+EOfBkznbDhOqOIIvgkVv0Bl+au&#10;qTY3WRNt++/NQNjj4ZzzHc5s0dtG3KgNtWMF7+MMBHHpdM2VgtNx8zYFESKyxsYxKRgowGL+/DTD&#10;XLuOC7odYiUShEOOCkyMPpcylIYshrHzxMn7ca3FmGRbSd1il+C2kZMs+5QWa04LBj2tDJWXw9Uq&#10;aFbHYij85GSu3fC7fPXnfr9bKzV66ZffICL18T/8aG+1go/sC/7Op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hvRxxQAAANwAAAAPAAAAAAAAAAAAAAAAAJgCAABkcnMv&#10;ZG93bnJldi54bWxQSwUGAAAAAAQABAD1AAAAigMAAAAA&#10;" adj="29127,14545" fillcolor="#ff9">
                  <v:textbox inset="0,0,0,0">
                    <w:txbxContent>
                      <w:p w:rsidR="0023747D" w:rsidRPr="000E23E9" w:rsidRDefault="0023747D" w:rsidP="00375F9C">
                        <w:pPr>
                          <w:rPr>
                            <w:szCs w:val="18"/>
                          </w:rPr>
                        </w:pPr>
                        <w:r>
                          <w:rPr>
                            <w:szCs w:val="18"/>
                          </w:rPr>
                          <w:t>N</w:t>
                        </w:r>
                        <w:r>
                          <w:rPr>
                            <w:rFonts w:hint="eastAsia"/>
                            <w:szCs w:val="18"/>
                          </w:rPr>
                          <w:t>ext command label</w:t>
                        </w:r>
                      </w:p>
                    </w:txbxContent>
                  </v:textbox>
                </v:shape>
                <v:shape id="_x0000_s1768" type="#_x0000_t62" style="position:absolute;left:16002;top:24765;width:2628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uD7MAA&#10;AADcAAAADwAAAGRycy9kb3ducmV2LnhtbERPTWvCQBC9F/oflhF6qxsVg0ZXCYIgvWm9eBuyYxLM&#10;zqbZ0cT++u5B6PHxvtfbwTXqQV2oPRuYjBNQxIW3NZcGzt/7zwWoIMgWG89k4EkBtpv3tzVm1vd8&#10;pMdJShVDOGRooBJpM61DUZHDMPYtceSuvnMoEXalth32Mdw1epokqXZYc2yosKVdRcXtdHcGME3z&#10;400k/+Vlf724xddz1v4Y8zEa8hUooUH+xS/3wRqYT+L8eCYeAb3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6uD7MAAAADcAAAADwAAAAAAAAAAAAAAAACYAgAAZHJzL2Rvd25y&#10;ZXYueG1sUEsFBgAAAAAEAAQA9QAAAIUDAAAAAA==&#10;" adj="26060,1810" fillcolor="#ff9">
                  <v:textbox inset="0,0,0,0">
                    <w:txbxContent>
                      <w:p w:rsidR="0023747D" w:rsidRPr="005971D8" w:rsidRDefault="0023747D" w:rsidP="00375F9C">
                        <w:pPr>
                          <w:rPr>
                            <w:szCs w:val="18"/>
                          </w:rPr>
                        </w:pPr>
                        <w:r w:rsidRPr="005971D8">
                          <w:rPr>
                            <w:szCs w:val="18"/>
                          </w:rPr>
                          <w:t>Page label templates, * is the variable value</w:t>
                        </w:r>
                      </w:p>
                    </w:txbxContent>
                  </v:textbox>
                </v:shape>
                <w10:anchorlock/>
              </v:group>
            </w:pict>
          </mc:Fallback>
        </mc:AlternateContent>
      </w:r>
    </w:p>
    <w:p w:rsidR="00375F9C" w:rsidRPr="00FF1C6C" w:rsidRDefault="00375F9C" w:rsidP="00375F9C">
      <w:pPr>
        <w:rPr>
          <w:b/>
        </w:rPr>
      </w:pPr>
      <w:r w:rsidRPr="00FF1C6C">
        <w:rPr>
          <w:rFonts w:hint="eastAsia"/>
          <w:b/>
        </w:rPr>
        <w:t>Output:</w:t>
      </w:r>
    </w:p>
    <w:p w:rsidR="00375F9C" w:rsidRPr="00425CDC" w:rsidRDefault="005C781A" w:rsidP="00375F9C">
      <w:r>
        <w:rPr>
          <w:rFonts w:hint="eastAsia"/>
          <w:noProof/>
        </w:rPr>
        <w:drawing>
          <wp:inline distT="0" distB="0" distL="0" distR="0" wp14:anchorId="15CA514F" wp14:editId="0D9DEF29">
            <wp:extent cx="3895725" cy="1038225"/>
            <wp:effectExtent l="0" t="0" r="9525" b="9525"/>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895725" cy="1038225"/>
                    </a:xfrm>
                    <a:prstGeom prst="rect">
                      <a:avLst/>
                    </a:prstGeom>
                    <a:noFill/>
                    <a:ln>
                      <a:noFill/>
                    </a:ln>
                  </pic:spPr>
                </pic:pic>
              </a:graphicData>
            </a:graphic>
          </wp:inline>
        </w:drawing>
      </w:r>
    </w:p>
    <w:p w:rsidR="00375F9C" w:rsidRDefault="00375F9C" w:rsidP="00E45D25">
      <w:pPr>
        <w:pStyle w:val="1"/>
        <w:numPr>
          <w:ilvl w:val="0"/>
          <w:numId w:val="17"/>
        </w:numPr>
      </w:pPr>
      <w:bookmarkStart w:id="172" w:name="_Toc356466304"/>
      <w:r>
        <w:rPr>
          <w:rFonts w:hint="eastAsia"/>
        </w:rPr>
        <w:lastRenderedPageBreak/>
        <w:t>Data exchanging(</w:t>
      </w:r>
      <w:smartTag w:uri="urn:schemas-microsoft-com:office:smarttags" w:element="place">
        <w:smartTag w:uri="urn:schemas-microsoft-com:office:smarttags" w:element="City">
          <w:r>
            <w:rPr>
              <w:rFonts w:hint="eastAsia"/>
            </w:rPr>
            <w:t>Ajax</w:t>
          </w:r>
        </w:smartTag>
      </w:smartTag>
      <w:r>
        <w:rPr>
          <w:rFonts w:hint="eastAsia"/>
        </w:rPr>
        <w:t>)</w:t>
      </w:r>
      <w:bookmarkEnd w:id="172"/>
    </w:p>
    <w:p w:rsidR="00375F9C" w:rsidRPr="003146F5" w:rsidRDefault="007E23B3" w:rsidP="00375F9C">
      <w:r>
        <w:rPr>
          <w:rFonts w:hint="eastAsia"/>
        </w:rPr>
        <w:t>CrossUI</w:t>
      </w:r>
      <w:r w:rsidR="00375F9C">
        <w:rPr>
          <w:rFonts w:hint="eastAsia"/>
        </w:rPr>
        <w:t xml:space="preserve"> is a </w:t>
      </w:r>
      <w:r w:rsidR="00375F9C">
        <w:t xml:space="preserve">client-side </w:t>
      </w:r>
      <w:r w:rsidR="00375F9C">
        <w:rPr>
          <w:rFonts w:hint="eastAsia"/>
        </w:rPr>
        <w:t xml:space="preserve">solution, it can </w:t>
      </w:r>
      <w:r w:rsidR="00375F9C" w:rsidRPr="003146F5">
        <w:t>work with any backend (php, .Net, Java, python) or static HTML pages.</w:t>
      </w:r>
      <w:r w:rsidR="00375F9C">
        <w:rPr>
          <w:rFonts w:hint="eastAsia"/>
        </w:rPr>
        <w:t xml:space="preserve"> </w:t>
      </w:r>
      <w:r w:rsidR="00375F9C" w:rsidRPr="003146F5">
        <w:t xml:space="preserve">Client-side and backend is completely decoupled. Client-side </w:t>
      </w:r>
      <w:r w:rsidR="00375F9C" w:rsidRPr="004740AC">
        <w:t>does</w:t>
      </w:r>
      <w:r w:rsidR="00375F9C" w:rsidRPr="003146F5">
        <w:t xml:space="preserve"> not need </w:t>
      </w:r>
      <w:r w:rsidR="00375F9C" w:rsidRPr="004740AC">
        <w:t>to</w:t>
      </w:r>
      <w:r w:rsidR="00375F9C" w:rsidRPr="003146F5">
        <w:t xml:space="preserve"> care what kind of technique is used in the backend. Client-side sends request to, and get</w:t>
      </w:r>
      <w:r w:rsidR="00375F9C" w:rsidRPr="003146F5">
        <w:rPr>
          <w:color w:val="FF0000"/>
        </w:rPr>
        <w:t>s</w:t>
      </w:r>
      <w:r w:rsidR="00375F9C" w:rsidRPr="003146F5">
        <w:t xml:space="preserve"> response from a given backend service(e.g. JSON service, REST service) .</w:t>
      </w:r>
    </w:p>
    <w:p w:rsidR="00375F9C" w:rsidRDefault="00375F9C" w:rsidP="00375F9C"/>
    <w:p w:rsidR="00375F9C" w:rsidRDefault="00375F9C" w:rsidP="00375F9C">
      <w:r>
        <w:rPr>
          <w:rFonts w:hint="eastAsia"/>
        </w:rPr>
        <w:t xml:space="preserve">There are three IO class in </w:t>
      </w:r>
      <w:r w:rsidR="007E23B3">
        <w:rPr>
          <w:rFonts w:hint="eastAsia"/>
        </w:rPr>
        <w:t>CrossUI</w:t>
      </w:r>
      <w:r>
        <w:rPr>
          <w:rFonts w:hint="eastAsia"/>
        </w:rPr>
        <w:t xml:space="preserve">: </w:t>
      </w:r>
    </w:p>
    <w:p w:rsidR="00375F9C" w:rsidRDefault="00704D04" w:rsidP="00E45D25">
      <w:pPr>
        <w:numPr>
          <w:ilvl w:val="0"/>
          <w:numId w:val="9"/>
        </w:numPr>
      </w:pPr>
      <w:r>
        <w:rPr>
          <w:rFonts w:hint="eastAsia"/>
        </w:rPr>
        <w:t>xui.</w:t>
      </w:r>
      <w:r w:rsidR="00375F9C">
        <w:rPr>
          <w:rFonts w:hint="eastAsia"/>
        </w:rPr>
        <w:t xml:space="preserve">Ajax: An </w:t>
      </w:r>
      <w:smartTag w:uri="urn:schemas-microsoft-com:office:smarttags" w:element="place">
        <w:smartTag w:uri="urn:schemas-microsoft-com:office:smarttags" w:element="City">
          <w:r w:rsidR="00375F9C">
            <w:rPr>
              <w:rFonts w:hint="eastAsia"/>
            </w:rPr>
            <w:t>AJAX</w:t>
          </w:r>
        </w:smartTag>
      </w:smartTag>
      <w:r w:rsidR="00375F9C">
        <w:rPr>
          <w:rFonts w:hint="eastAsia"/>
        </w:rPr>
        <w:t xml:space="preserve"> </w:t>
      </w:r>
      <w:r w:rsidR="00375F9C" w:rsidRPr="00351C5F">
        <w:t>wrapper</w:t>
      </w:r>
      <w:r w:rsidR="00375F9C" w:rsidRPr="00351C5F">
        <w:rPr>
          <w:rFonts w:hint="eastAsia"/>
        </w:rPr>
        <w:t xml:space="preserve"> </w:t>
      </w:r>
      <w:r w:rsidR="00375F9C">
        <w:rPr>
          <w:rFonts w:hint="eastAsia"/>
        </w:rPr>
        <w:t>for xmlHttp object. It</w:t>
      </w:r>
      <w:r w:rsidR="00375F9C">
        <w:t>’</w:t>
      </w:r>
      <w:r w:rsidR="00375F9C">
        <w:rPr>
          <w:rFonts w:hint="eastAsia"/>
        </w:rPr>
        <w:t>s features:</w:t>
      </w:r>
    </w:p>
    <w:p w:rsidR="00375F9C" w:rsidRDefault="00375F9C" w:rsidP="00E45D25">
      <w:pPr>
        <w:numPr>
          <w:ilvl w:val="1"/>
          <w:numId w:val="9"/>
        </w:numPr>
      </w:pPr>
      <w:r w:rsidRPr="003146F5">
        <w:t>Can only access the same domain</w:t>
      </w:r>
      <w:r>
        <w:rPr>
          <w:rFonts w:hint="eastAsia"/>
        </w:rPr>
        <w:t xml:space="preserve"> by default;</w:t>
      </w:r>
    </w:p>
    <w:p w:rsidR="00375F9C" w:rsidRDefault="00375F9C" w:rsidP="00E45D25">
      <w:pPr>
        <w:numPr>
          <w:ilvl w:val="1"/>
          <w:numId w:val="9"/>
        </w:numPr>
      </w:pPr>
      <w:r>
        <w:rPr>
          <w:rFonts w:hint="eastAsia"/>
        </w:rPr>
        <w:t xml:space="preserve">Works both </w:t>
      </w:r>
      <w:r w:rsidRPr="003146F5">
        <w:t>synchronous</w:t>
      </w:r>
      <w:r>
        <w:rPr>
          <w:rFonts w:hint="eastAsia"/>
        </w:rPr>
        <w:t xml:space="preserve"> and a</w:t>
      </w:r>
      <w:r w:rsidRPr="003146F5">
        <w:t>synchronous</w:t>
      </w:r>
      <w:r>
        <w:rPr>
          <w:rFonts w:hint="eastAsia"/>
        </w:rPr>
        <w:t>;</w:t>
      </w:r>
    </w:p>
    <w:p w:rsidR="00375F9C" w:rsidRDefault="00375F9C" w:rsidP="00E45D25">
      <w:pPr>
        <w:numPr>
          <w:ilvl w:val="1"/>
          <w:numId w:val="9"/>
        </w:numPr>
      </w:pPr>
      <w:r>
        <w:rPr>
          <w:rFonts w:hint="eastAsia"/>
        </w:rPr>
        <w:t xml:space="preserve">Works both </w:t>
      </w:r>
      <w:r>
        <w:t>‘</w:t>
      </w:r>
      <w:r>
        <w:rPr>
          <w:rFonts w:hint="eastAsia"/>
        </w:rPr>
        <w:t>get</w:t>
      </w:r>
      <w:r>
        <w:t>’</w:t>
      </w:r>
      <w:r>
        <w:rPr>
          <w:rFonts w:hint="eastAsia"/>
        </w:rPr>
        <w:t xml:space="preserve"> and </w:t>
      </w:r>
      <w:r>
        <w:t>‘</w:t>
      </w:r>
      <w:r>
        <w:rPr>
          <w:rFonts w:hint="eastAsia"/>
        </w:rPr>
        <w:t>post</w:t>
      </w:r>
      <w:r>
        <w:t>’</w:t>
      </w:r>
      <w:r>
        <w:rPr>
          <w:rFonts w:hint="eastAsia"/>
        </w:rPr>
        <w:t xml:space="preserve"> methods;</w:t>
      </w:r>
    </w:p>
    <w:p w:rsidR="00375F9C" w:rsidRDefault="00375F9C" w:rsidP="00E45D25">
      <w:pPr>
        <w:numPr>
          <w:ilvl w:val="1"/>
          <w:numId w:val="9"/>
        </w:numPr>
      </w:pPr>
      <w:r>
        <w:rPr>
          <w:rFonts w:hint="eastAsia"/>
        </w:rPr>
        <w:t xml:space="preserve">Returns string. </w:t>
      </w:r>
    </w:p>
    <w:p w:rsidR="00375F9C" w:rsidRDefault="00704D04" w:rsidP="00E45D25">
      <w:pPr>
        <w:numPr>
          <w:ilvl w:val="0"/>
          <w:numId w:val="9"/>
        </w:numPr>
      </w:pPr>
      <w:r>
        <w:rPr>
          <w:rFonts w:hint="eastAsia"/>
        </w:rPr>
        <w:t>xui.</w:t>
      </w:r>
      <w:r w:rsidR="00375F9C">
        <w:rPr>
          <w:rFonts w:hint="eastAsia"/>
        </w:rPr>
        <w:t xml:space="preserve">SAjax: An </w:t>
      </w:r>
      <w:smartTag w:uri="urn:schemas-microsoft-com:office:smarttags" w:element="place">
        <w:smartTag w:uri="urn:schemas-microsoft-com:office:smarttags" w:element="City">
          <w:r w:rsidR="00375F9C">
            <w:rPr>
              <w:rFonts w:hint="eastAsia"/>
            </w:rPr>
            <w:t>AJAX</w:t>
          </w:r>
        </w:smartTag>
      </w:smartTag>
      <w:r w:rsidR="00375F9C">
        <w:rPr>
          <w:rFonts w:hint="eastAsia"/>
        </w:rPr>
        <w:t xml:space="preserve"> </w:t>
      </w:r>
      <w:r w:rsidR="00375F9C" w:rsidRPr="00351C5F">
        <w:t>wrapper</w:t>
      </w:r>
      <w:r w:rsidR="00375F9C" w:rsidRPr="00351C5F">
        <w:rPr>
          <w:rFonts w:hint="eastAsia"/>
        </w:rPr>
        <w:t xml:space="preserve"> </w:t>
      </w:r>
      <w:r w:rsidR="00375F9C">
        <w:rPr>
          <w:rFonts w:hint="eastAsia"/>
        </w:rPr>
        <w:t xml:space="preserve">for </w:t>
      </w:r>
      <w:r w:rsidR="00375F9C">
        <w:t>“</w:t>
      </w:r>
      <w:r w:rsidR="00375F9C">
        <w:rPr>
          <w:rFonts w:hint="eastAsia"/>
        </w:rPr>
        <w:t>script tag</w:t>
      </w:r>
      <w:r w:rsidR="00375F9C">
        <w:t>”</w:t>
      </w:r>
      <w:r w:rsidR="00375F9C">
        <w:rPr>
          <w:rFonts w:hint="eastAsia"/>
        </w:rPr>
        <w:t>. It</w:t>
      </w:r>
      <w:r w:rsidR="00375F9C">
        <w:t>’</w:t>
      </w:r>
      <w:r w:rsidR="00375F9C">
        <w:rPr>
          <w:rFonts w:hint="eastAsia"/>
        </w:rPr>
        <w:t>s features:</w:t>
      </w:r>
    </w:p>
    <w:p w:rsidR="00375F9C" w:rsidRDefault="00375F9C" w:rsidP="00E45D25">
      <w:pPr>
        <w:numPr>
          <w:ilvl w:val="1"/>
          <w:numId w:val="9"/>
        </w:numPr>
      </w:pPr>
      <w:r>
        <w:rPr>
          <w:rFonts w:hint="eastAsia"/>
        </w:rPr>
        <w:t>Cross</w:t>
      </w:r>
      <w:r w:rsidRPr="003146F5">
        <w:t xml:space="preserve"> domain</w:t>
      </w:r>
      <w:r>
        <w:rPr>
          <w:rFonts w:hint="eastAsia"/>
        </w:rPr>
        <w:t>;</w:t>
      </w:r>
    </w:p>
    <w:p w:rsidR="00375F9C" w:rsidRDefault="00375F9C" w:rsidP="00E45D25">
      <w:pPr>
        <w:numPr>
          <w:ilvl w:val="1"/>
          <w:numId w:val="9"/>
        </w:numPr>
      </w:pPr>
      <w:r>
        <w:t>A</w:t>
      </w:r>
      <w:r w:rsidRPr="003146F5">
        <w:t>synchronous</w:t>
      </w:r>
      <w:r>
        <w:rPr>
          <w:rFonts w:hint="eastAsia"/>
        </w:rPr>
        <w:t xml:space="preserve"> only;</w:t>
      </w:r>
    </w:p>
    <w:p w:rsidR="00375F9C" w:rsidRDefault="004D6FBC" w:rsidP="00E45D25">
      <w:pPr>
        <w:numPr>
          <w:ilvl w:val="1"/>
          <w:numId w:val="9"/>
        </w:numPr>
      </w:pPr>
      <w:r>
        <w:t>Cannot</w:t>
      </w:r>
      <w:r w:rsidR="00375F9C">
        <w:rPr>
          <w:rFonts w:hint="eastAsia"/>
        </w:rPr>
        <w:t xml:space="preserve"> post data;</w:t>
      </w:r>
    </w:p>
    <w:p w:rsidR="00375F9C" w:rsidRDefault="00375F9C" w:rsidP="00E45D25">
      <w:pPr>
        <w:numPr>
          <w:ilvl w:val="1"/>
          <w:numId w:val="9"/>
        </w:numPr>
      </w:pPr>
      <w:r>
        <w:rPr>
          <w:rFonts w:hint="eastAsia"/>
        </w:rPr>
        <w:t>R</w:t>
      </w:r>
      <w:r w:rsidRPr="005770D0">
        <w:t>eturned content is packaged as javascript</w:t>
      </w:r>
      <w:r>
        <w:t>’</w:t>
      </w:r>
      <w:r w:rsidRPr="005770D0">
        <w:t>s Object</w:t>
      </w:r>
      <w:r>
        <w:rPr>
          <w:rFonts w:hint="eastAsia"/>
        </w:rPr>
        <w:t xml:space="preserve"> </w:t>
      </w:r>
    </w:p>
    <w:p w:rsidR="00375F9C" w:rsidRDefault="00375F9C" w:rsidP="00375F9C">
      <w:pPr>
        <w:ind w:left="1260"/>
      </w:pPr>
      <w:r w:rsidRPr="00123BB9">
        <w:t xml:space="preserve">inb.SAjax send request data includes a </w:t>
      </w:r>
      <w:r>
        <w:t>“</w:t>
      </w:r>
      <w:r w:rsidRPr="00123BB9">
        <w:t>callback</w:t>
      </w:r>
      <w:r>
        <w:t>”</w:t>
      </w:r>
      <w:r w:rsidRPr="00123BB9">
        <w:t xml:space="preserve"> parameter</w:t>
      </w:r>
      <w:r w:rsidRPr="00123BB9">
        <w:rPr>
          <w:rFonts w:hint="eastAsia"/>
        </w:rPr>
        <w:t xml:space="preserve"> </w:t>
      </w:r>
      <w:r>
        <w:rPr>
          <w:rFonts w:hint="eastAsia"/>
        </w:rPr>
        <w:t xml:space="preserve">(default is </w:t>
      </w:r>
      <w:r>
        <w:t>“</w:t>
      </w:r>
      <w:r w:rsidR="00704D04">
        <w:rPr>
          <w:i/>
          <w:iCs/>
        </w:rPr>
        <w:t>xui.</w:t>
      </w:r>
      <w:r w:rsidR="00F40987">
        <w:rPr>
          <w:i/>
          <w:iCs/>
        </w:rPr>
        <w:t>SAjax.NO._</w:t>
      </w:r>
      <w:smartTag w:uri="urn:schemas-microsoft-com:office:smarttags" w:element="chmetcnv">
        <w:smartTagPr>
          <w:attr w:name="TCSC" w:val="0"/>
          <w:attr w:name="NumberType" w:val="1"/>
          <w:attr w:name="Negative" w:val="False"/>
          <w:attr w:name="HasSpace" w:val="False"/>
          <w:attr w:name="SourceValue" w:val="1"/>
          <w:attr w:name="UnitName" w:val="”"/>
        </w:smartTagPr>
        <w:r w:rsidR="00F40987">
          <w:rPr>
            <w:i/>
            <w:iCs/>
          </w:rPr>
          <w:t>1</w:t>
        </w:r>
        <w:r>
          <w:t>”</w:t>
        </w:r>
      </w:smartTag>
      <w:r>
        <w:rPr>
          <w:rFonts w:hint="eastAsia"/>
        </w:rPr>
        <w:t>).</w:t>
      </w:r>
    </w:p>
    <w:p w:rsidR="00375F9C" w:rsidRPr="00123BB9" w:rsidRDefault="00375F9C" w:rsidP="00375F9C">
      <w:pPr>
        <w:ind w:left="1260"/>
        <w:rPr>
          <w:b/>
        </w:rPr>
      </w:pPr>
      <w:r w:rsidRPr="00123BB9">
        <w:rPr>
          <w:b/>
        </w:rPr>
        <w:t>Server</w:t>
      </w:r>
      <w:r>
        <w:rPr>
          <w:b/>
        </w:rPr>
        <w:t>’</w:t>
      </w:r>
      <w:r w:rsidRPr="00123BB9">
        <w:rPr>
          <w:b/>
        </w:rPr>
        <w:t>s return data must be the following format</w:t>
      </w:r>
      <w:r w:rsidRPr="00123BB9">
        <w:rPr>
          <w:rFonts w:hint="eastAsia"/>
          <w:b/>
        </w:rPr>
        <w:t xml:space="preserve">: </w:t>
      </w:r>
    </w:p>
    <w:p w:rsidR="00375F9C" w:rsidRPr="00A66089" w:rsidRDefault="005C781A" w:rsidP="00F40987">
      <w:pPr>
        <w:ind w:left="840" w:firstLine="420"/>
      </w:pPr>
      <w:r>
        <w:rPr>
          <w:noProof/>
        </w:rPr>
        <mc:AlternateContent>
          <mc:Choice Requires="wpc">
            <w:drawing>
              <wp:inline distT="0" distB="0" distL="0" distR="0" wp14:anchorId="7EECB8DB" wp14:editId="5A7C95E7">
                <wp:extent cx="4343400" cy="396240"/>
                <wp:effectExtent l="9525" t="9525" r="9525" b="3810"/>
                <wp:docPr id="501"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00" name="Text Box 17"/>
                        <wps:cNvSpPr txBox="1">
                          <a:spLocks noChangeArrowheads="1"/>
                        </wps:cNvSpPr>
                        <wps:spPr bwMode="auto">
                          <a:xfrm>
                            <a:off x="0" y="0"/>
                            <a:ext cx="4343400" cy="303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40987" w:rsidRDefault="00726AAF" w:rsidP="00F40987">
                              <w:pPr>
                                <w:rPr>
                                  <w:szCs w:val="18"/>
                                </w:rPr>
                              </w:pPr>
                              <w:r>
                                <w:rPr>
                                  <w:rFonts w:hint="eastAsia"/>
                                  <w:i/>
                                  <w:iCs/>
                                </w:rPr>
                                <w:t>xui</w:t>
                              </w:r>
                              <w:r w:rsidR="0023747D">
                                <w:rPr>
                                  <w:i/>
                                  <w:iCs/>
                                </w:rPr>
                                <w:t>.SAjax.NO._1</w:t>
                              </w:r>
                              <w:r w:rsidR="0023747D" w:rsidRPr="00442C91">
                                <w:rPr>
                                  <w:rFonts w:hint="eastAsia"/>
                                  <w:sz w:val="18"/>
                                  <w:szCs w:val="18"/>
                                </w:rPr>
                                <w:t xml:space="preserve"> ({</w:t>
                              </w:r>
                              <w:r w:rsidR="0023747D" w:rsidRPr="00442C91">
                                <w:rPr>
                                  <w:rFonts w:hint="eastAsia"/>
                                  <w:color w:val="008000"/>
                                  <w:sz w:val="18"/>
                                  <w:szCs w:val="18"/>
                                </w:rPr>
                                <w:t>/*</w:t>
                              </w:r>
                              <w:r w:rsidR="0023747D">
                                <w:rPr>
                                  <w:rFonts w:hint="eastAsia"/>
                                  <w:color w:val="008000"/>
                                  <w:sz w:val="18"/>
                                  <w:szCs w:val="18"/>
                                </w:rPr>
                                <w:t>JSON</w:t>
                              </w:r>
                              <w:r w:rsidR="0023747D" w:rsidRPr="00442C91">
                                <w:rPr>
                                  <w:rFonts w:hint="eastAsia"/>
                                  <w:color w:val="008000"/>
                                  <w:sz w:val="18"/>
                                  <w:szCs w:val="18"/>
                                </w:rPr>
                                <w:t xml:space="preserve"> */</w:t>
                              </w:r>
                              <w:r w:rsidR="0023747D" w:rsidRPr="00442C91">
                                <w:rPr>
                                  <w:rFonts w:hint="eastAsia"/>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15" o:spid="_x0000_s1769" editas="canvas" style="width:342pt;height:31.2pt;mso-position-horizontal-relative:char;mso-position-vertical-relative:line" coordsize="43434,3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">
                <v:shape id="_x0000_s1770" type="#_x0000_t75" style="position:absolute;width:43434;height:3962;visibility:visible;mso-wrap-style:square">
                  <v:fill o:detectmouseclick="t"/>
                  <v:path o:connecttype="none"/>
                </v:shape>
                <v:shape id="Text Box 17" o:spid="_x0000_s1771" type="#_x0000_t202" style="position:absolute;width:4343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pLAsEA&#10;AADcAAAADwAAAGRycy9kb3ducmV2LnhtbERPyWrDMBC9F/IPYgK9NXIDNa4bJZSE4l4CbZrcB2tq&#10;mVgjIyle/j46FHp8vH2zm2wnBvKhdazgeZWBIK6dbrlRcP75eCpAhIissXNMCmYKsNsuHjZYajfy&#10;Nw2n2IgUwqFEBSbGvpQy1IYshpXriRP367zFmKBvpPY4pnDbyXWW5dJiy6nBYE97Q/X1dLMK6uth&#10;OlTtxfjhZosv/VrNx7xS6nE5vb+BiDTFf/Gf+1MreMnS/HQmHQG5v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6SwLBAAAA3AAAAA8AAAAAAAAAAAAAAAAAmAIAAGRycy9kb3du&#10;cmV2LnhtbFBLBQYAAAAABAAEAPUAAACGAwAAAAA=&#10;" strokeweight="1pt">
                  <v:textbox style="mso-fit-shape-to-text:t" inset="1.5mm,1.3mm,1.5mm">
                    <w:txbxContent>
                      <w:p w:rsidR="0023747D" w:rsidRPr="00F40987" w:rsidRDefault="00726AAF" w:rsidP="00F40987">
                        <w:pPr>
                          <w:rPr>
                            <w:szCs w:val="18"/>
                          </w:rPr>
                        </w:pPr>
                        <w:r>
                          <w:rPr>
                            <w:rFonts w:hint="eastAsia"/>
                            <w:i/>
                            <w:iCs/>
                          </w:rPr>
                          <w:t>xui</w:t>
                        </w:r>
                        <w:r w:rsidR="0023747D">
                          <w:rPr>
                            <w:i/>
                            <w:iCs/>
                          </w:rPr>
                          <w:t>.SAjax.NO._1</w:t>
                        </w:r>
                        <w:r w:rsidR="0023747D" w:rsidRPr="00442C91">
                          <w:rPr>
                            <w:rFonts w:hint="eastAsia"/>
                            <w:sz w:val="18"/>
                            <w:szCs w:val="18"/>
                          </w:rPr>
                          <w:t xml:space="preserve"> ({</w:t>
                        </w:r>
                        <w:r w:rsidR="0023747D" w:rsidRPr="00442C91">
                          <w:rPr>
                            <w:rFonts w:hint="eastAsia"/>
                            <w:color w:val="008000"/>
                            <w:sz w:val="18"/>
                            <w:szCs w:val="18"/>
                          </w:rPr>
                          <w:t>/*</w:t>
                        </w:r>
                        <w:r w:rsidR="0023747D">
                          <w:rPr>
                            <w:rFonts w:hint="eastAsia"/>
                            <w:color w:val="008000"/>
                            <w:sz w:val="18"/>
                            <w:szCs w:val="18"/>
                          </w:rPr>
                          <w:t>JSON</w:t>
                        </w:r>
                        <w:r w:rsidR="0023747D" w:rsidRPr="00442C91">
                          <w:rPr>
                            <w:rFonts w:hint="eastAsia"/>
                            <w:color w:val="008000"/>
                            <w:sz w:val="18"/>
                            <w:szCs w:val="18"/>
                          </w:rPr>
                          <w:t xml:space="preserve"> */</w:t>
                        </w:r>
                        <w:r w:rsidR="0023747D" w:rsidRPr="00442C91">
                          <w:rPr>
                            <w:rFonts w:hint="eastAsia"/>
                            <w:sz w:val="18"/>
                            <w:szCs w:val="18"/>
                          </w:rPr>
                          <w:t>})</w:t>
                        </w:r>
                      </w:p>
                    </w:txbxContent>
                  </v:textbox>
                </v:shape>
                <w10:anchorlock/>
              </v:group>
            </w:pict>
          </mc:Fallback>
        </mc:AlternateContent>
      </w:r>
    </w:p>
    <w:p w:rsidR="00375F9C" w:rsidRDefault="00704D04" w:rsidP="00E45D25">
      <w:pPr>
        <w:numPr>
          <w:ilvl w:val="0"/>
          <w:numId w:val="9"/>
        </w:numPr>
      </w:pPr>
      <w:r>
        <w:rPr>
          <w:rFonts w:hint="eastAsia"/>
        </w:rPr>
        <w:t>xui.</w:t>
      </w:r>
      <w:r w:rsidR="00375F9C">
        <w:rPr>
          <w:rFonts w:hint="eastAsia"/>
        </w:rPr>
        <w:t xml:space="preserve">IAjax: An </w:t>
      </w:r>
      <w:smartTag w:uri="urn:schemas-microsoft-com:office:smarttags" w:element="place">
        <w:smartTag w:uri="urn:schemas-microsoft-com:office:smarttags" w:element="City">
          <w:r w:rsidR="00375F9C">
            <w:rPr>
              <w:rFonts w:hint="eastAsia"/>
            </w:rPr>
            <w:t>AJAX</w:t>
          </w:r>
        </w:smartTag>
      </w:smartTag>
      <w:r w:rsidR="00375F9C">
        <w:rPr>
          <w:rFonts w:hint="eastAsia"/>
        </w:rPr>
        <w:t xml:space="preserve"> </w:t>
      </w:r>
      <w:r w:rsidR="00375F9C" w:rsidRPr="00351C5F">
        <w:t>wrapper</w:t>
      </w:r>
      <w:r w:rsidR="00375F9C" w:rsidRPr="00351C5F">
        <w:rPr>
          <w:rFonts w:hint="eastAsia"/>
        </w:rPr>
        <w:t xml:space="preserve"> </w:t>
      </w:r>
      <w:r w:rsidR="00375F9C">
        <w:rPr>
          <w:rFonts w:hint="eastAsia"/>
        </w:rPr>
        <w:t xml:space="preserve">for </w:t>
      </w:r>
      <w:r w:rsidR="00375F9C">
        <w:t>“</w:t>
      </w:r>
      <w:r w:rsidR="00375F9C">
        <w:rPr>
          <w:rFonts w:hint="eastAsia"/>
        </w:rPr>
        <w:t>iframe</w:t>
      </w:r>
      <w:r w:rsidR="00375F9C">
        <w:t>”</w:t>
      </w:r>
      <w:r w:rsidR="00375F9C">
        <w:rPr>
          <w:rFonts w:hint="eastAsia"/>
        </w:rPr>
        <w:t>. It</w:t>
      </w:r>
      <w:r w:rsidR="00375F9C">
        <w:t>’</w:t>
      </w:r>
      <w:r w:rsidR="00375F9C">
        <w:rPr>
          <w:rFonts w:hint="eastAsia"/>
        </w:rPr>
        <w:t xml:space="preserve">s features: </w:t>
      </w:r>
    </w:p>
    <w:p w:rsidR="00375F9C" w:rsidRDefault="00375F9C" w:rsidP="00E45D25">
      <w:pPr>
        <w:numPr>
          <w:ilvl w:val="1"/>
          <w:numId w:val="9"/>
        </w:numPr>
      </w:pPr>
      <w:r>
        <w:rPr>
          <w:rFonts w:hint="eastAsia"/>
        </w:rPr>
        <w:t>Cross</w:t>
      </w:r>
      <w:r w:rsidRPr="003146F5">
        <w:t xml:space="preserve"> domain</w:t>
      </w:r>
      <w:r>
        <w:rPr>
          <w:rFonts w:hint="eastAsia"/>
        </w:rPr>
        <w:t>;</w:t>
      </w:r>
    </w:p>
    <w:p w:rsidR="00375F9C" w:rsidRDefault="00375F9C" w:rsidP="00E45D25">
      <w:pPr>
        <w:numPr>
          <w:ilvl w:val="1"/>
          <w:numId w:val="9"/>
        </w:numPr>
      </w:pPr>
      <w:r>
        <w:t>A</w:t>
      </w:r>
      <w:r w:rsidRPr="003146F5">
        <w:t>synchronous</w:t>
      </w:r>
      <w:r>
        <w:rPr>
          <w:rFonts w:hint="eastAsia"/>
        </w:rPr>
        <w:t xml:space="preserve"> only;</w:t>
      </w:r>
    </w:p>
    <w:p w:rsidR="00375F9C" w:rsidRDefault="00375F9C" w:rsidP="00E45D25">
      <w:pPr>
        <w:numPr>
          <w:ilvl w:val="1"/>
          <w:numId w:val="9"/>
        </w:numPr>
      </w:pPr>
      <w:r>
        <w:rPr>
          <w:rFonts w:hint="eastAsia"/>
        </w:rPr>
        <w:t xml:space="preserve">Can update file; </w:t>
      </w:r>
    </w:p>
    <w:p w:rsidR="00375F9C" w:rsidRDefault="00375F9C" w:rsidP="00E45D25">
      <w:pPr>
        <w:numPr>
          <w:ilvl w:val="1"/>
          <w:numId w:val="9"/>
        </w:numPr>
      </w:pPr>
      <w:r>
        <w:rPr>
          <w:rFonts w:hint="eastAsia"/>
        </w:rPr>
        <w:t xml:space="preserve">Works both </w:t>
      </w:r>
      <w:r>
        <w:t>‘</w:t>
      </w:r>
      <w:r>
        <w:rPr>
          <w:rFonts w:hint="eastAsia"/>
        </w:rPr>
        <w:t>get</w:t>
      </w:r>
      <w:r>
        <w:t>’</w:t>
      </w:r>
      <w:r>
        <w:rPr>
          <w:rFonts w:hint="eastAsia"/>
        </w:rPr>
        <w:t xml:space="preserve"> and </w:t>
      </w:r>
      <w:r>
        <w:t>‘</w:t>
      </w:r>
      <w:r>
        <w:rPr>
          <w:rFonts w:hint="eastAsia"/>
        </w:rPr>
        <w:t>post</w:t>
      </w:r>
      <w:r>
        <w:t>’</w:t>
      </w:r>
      <w:r>
        <w:rPr>
          <w:rFonts w:hint="eastAsia"/>
        </w:rPr>
        <w:t xml:space="preserve"> methods;</w:t>
      </w:r>
    </w:p>
    <w:p w:rsidR="00375F9C" w:rsidRDefault="00375F9C" w:rsidP="00E45D25">
      <w:pPr>
        <w:numPr>
          <w:ilvl w:val="1"/>
          <w:numId w:val="9"/>
        </w:numPr>
      </w:pPr>
      <w:r>
        <w:rPr>
          <w:rFonts w:hint="eastAsia"/>
        </w:rPr>
        <w:t>R</w:t>
      </w:r>
      <w:r w:rsidRPr="005770D0">
        <w:t>eturned content is packaged as javascript</w:t>
      </w:r>
      <w:r>
        <w:t>’</w:t>
      </w:r>
      <w:r w:rsidRPr="005770D0">
        <w:t>s Object</w:t>
      </w:r>
    </w:p>
    <w:p w:rsidR="00375F9C" w:rsidRDefault="00375F9C" w:rsidP="00375F9C">
      <w:pPr>
        <w:ind w:left="1260"/>
      </w:pPr>
      <w:r w:rsidRPr="00123BB9">
        <w:t>inb.</w:t>
      </w:r>
      <w:r>
        <w:rPr>
          <w:rFonts w:hint="eastAsia"/>
        </w:rPr>
        <w:t>I</w:t>
      </w:r>
      <w:r w:rsidRPr="00123BB9">
        <w:t xml:space="preserve">Ajax </w:t>
      </w:r>
      <w:r w:rsidR="00F40987" w:rsidRPr="00123BB9">
        <w:t xml:space="preserve">send request data includes a </w:t>
      </w:r>
      <w:r w:rsidR="00F40987">
        <w:t>“</w:t>
      </w:r>
      <w:r w:rsidR="00F40987" w:rsidRPr="00123BB9">
        <w:t>callback</w:t>
      </w:r>
      <w:r w:rsidR="00F40987">
        <w:t>”</w:t>
      </w:r>
      <w:r w:rsidR="00F40987" w:rsidRPr="00123BB9">
        <w:t xml:space="preserve"> parameter</w:t>
      </w:r>
      <w:r w:rsidR="00F40987" w:rsidRPr="00123BB9">
        <w:rPr>
          <w:rFonts w:hint="eastAsia"/>
        </w:rPr>
        <w:t xml:space="preserve"> </w:t>
      </w:r>
      <w:r w:rsidR="00F40987">
        <w:rPr>
          <w:rFonts w:hint="eastAsia"/>
        </w:rPr>
        <w:t xml:space="preserve">(default is </w:t>
      </w:r>
      <w:r w:rsidR="00F40987">
        <w:t>“</w:t>
      </w:r>
      <w:r w:rsidR="00F40987">
        <w:rPr>
          <w:rFonts w:hint="eastAsia"/>
        </w:rPr>
        <w:t>window.name</w:t>
      </w:r>
      <w:r w:rsidR="00F40987">
        <w:t>”</w:t>
      </w:r>
      <w:r w:rsidR="00F40987">
        <w:rPr>
          <w:rFonts w:hint="eastAsia"/>
        </w:rPr>
        <w:t>)</w:t>
      </w:r>
      <w:r>
        <w:rPr>
          <w:rFonts w:hint="eastAsia"/>
        </w:rPr>
        <w:t>.</w:t>
      </w:r>
    </w:p>
    <w:p w:rsidR="00375F9C" w:rsidRPr="00123BB9" w:rsidRDefault="00375F9C" w:rsidP="00375F9C">
      <w:pPr>
        <w:ind w:left="1260"/>
        <w:rPr>
          <w:b/>
        </w:rPr>
      </w:pPr>
      <w:r w:rsidRPr="00123BB9">
        <w:rPr>
          <w:b/>
        </w:rPr>
        <w:t>Server</w:t>
      </w:r>
      <w:r>
        <w:rPr>
          <w:b/>
        </w:rPr>
        <w:t>’</w:t>
      </w:r>
      <w:r w:rsidRPr="00123BB9">
        <w:rPr>
          <w:b/>
        </w:rPr>
        <w:t>s return data must be the following format</w:t>
      </w:r>
      <w:r w:rsidRPr="00123BB9">
        <w:rPr>
          <w:rFonts w:hint="eastAsia"/>
          <w:b/>
        </w:rPr>
        <w:t xml:space="preserve">: </w:t>
      </w:r>
    </w:p>
    <w:p w:rsidR="00375F9C" w:rsidRDefault="00375F9C" w:rsidP="00375F9C">
      <w:r>
        <w:rPr>
          <w:rFonts w:hint="eastAsia"/>
        </w:rPr>
        <w:tab/>
      </w:r>
      <w:r>
        <w:rPr>
          <w:rFonts w:hint="eastAsia"/>
        </w:rPr>
        <w:tab/>
      </w:r>
      <w:r>
        <w:rPr>
          <w:rFonts w:hint="eastAsia"/>
        </w:rPr>
        <w:tab/>
      </w:r>
      <w:r w:rsidR="005C781A">
        <w:rPr>
          <w:noProof/>
        </w:rPr>
        <mc:AlternateContent>
          <mc:Choice Requires="wpc">
            <w:drawing>
              <wp:inline distT="0" distB="0" distL="0" distR="0" wp14:anchorId="788FB1EE" wp14:editId="3BA9F0B2">
                <wp:extent cx="4343400" cy="792480"/>
                <wp:effectExtent l="9525" t="9525" r="9525" b="0"/>
                <wp:docPr id="499" name="画布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98" name="Text Box 29"/>
                        <wps:cNvSpPr txBox="1">
                          <a:spLocks noChangeArrowheads="1"/>
                        </wps:cNvSpPr>
                        <wps:spPr bwMode="auto">
                          <a:xfrm>
                            <a:off x="0" y="0"/>
                            <a:ext cx="4343400" cy="715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42C91" w:rsidRDefault="0023747D" w:rsidP="00F40987">
                              <w:pPr>
                                <w:spacing w:line="240" w:lineRule="exact"/>
                                <w:jc w:val="left"/>
                                <w:rPr>
                                  <w:rFonts w:ascii="宋体" w:cs="宋体"/>
                                  <w:kern w:val="0"/>
                                  <w:sz w:val="18"/>
                                  <w:szCs w:val="18"/>
                                </w:rPr>
                              </w:pPr>
                              <w:r w:rsidRPr="00442C91">
                                <w:rPr>
                                  <w:rFonts w:ascii="宋体" w:cs="宋体"/>
                                  <w:kern w:val="0"/>
                                  <w:sz w:val="18"/>
                                  <w:szCs w:val="18"/>
                                </w:rPr>
                                <w:t>&lt;script type=</w:t>
                              </w:r>
                              <w:r w:rsidRPr="00442C91">
                                <w:rPr>
                                  <w:rFonts w:ascii="宋体" w:cs="宋体"/>
                                  <w:color w:val="FF00FF"/>
                                  <w:kern w:val="0"/>
                                  <w:sz w:val="18"/>
                                  <w:szCs w:val="18"/>
                                </w:rPr>
                                <w:t>'text'</w:t>
                              </w:r>
                              <w:r w:rsidRPr="00442C91">
                                <w:rPr>
                                  <w:rFonts w:ascii="宋体" w:cs="宋体"/>
                                  <w:kern w:val="0"/>
                                  <w:sz w:val="18"/>
                                  <w:szCs w:val="18"/>
                                </w:rPr>
                                <w:t xml:space="preserve"> id=</w:t>
                              </w:r>
                              <w:r w:rsidRPr="00442C91">
                                <w:rPr>
                                  <w:rFonts w:ascii="宋体" w:cs="宋体"/>
                                  <w:color w:val="FF00FF"/>
                                  <w:kern w:val="0"/>
                                  <w:sz w:val="18"/>
                                  <w:szCs w:val="18"/>
                                </w:rPr>
                                <w:t>'json'</w:t>
                              </w:r>
                              <w:r w:rsidRPr="00442C91">
                                <w:rPr>
                                  <w:rFonts w:ascii="宋体" w:cs="宋体"/>
                                  <w:kern w:val="0"/>
                                  <w:sz w:val="18"/>
                                  <w:szCs w:val="18"/>
                                </w:rPr>
                                <w:t>&gt;{</w:t>
                              </w:r>
                              <w:r w:rsidRPr="00442C91">
                                <w:rPr>
                                  <w:rFonts w:hint="eastAsia"/>
                                  <w:color w:val="008000"/>
                                  <w:sz w:val="18"/>
                                  <w:szCs w:val="18"/>
                                </w:rPr>
                                <w:t>/*</w:t>
                              </w:r>
                              <w:r>
                                <w:rPr>
                                  <w:rFonts w:hint="eastAsia"/>
                                  <w:color w:val="008000"/>
                                  <w:sz w:val="18"/>
                                  <w:szCs w:val="18"/>
                                </w:rPr>
                                <w:t>JSON</w:t>
                              </w:r>
                              <w:r w:rsidRPr="00442C91">
                                <w:rPr>
                                  <w:rFonts w:hint="eastAsia"/>
                                  <w:color w:val="008000"/>
                                  <w:sz w:val="18"/>
                                  <w:szCs w:val="18"/>
                                </w:rPr>
                                <w:t>*/</w:t>
                              </w:r>
                              <w:r>
                                <w:rPr>
                                  <w:rFonts w:ascii="宋体" w:cs="宋体"/>
                                  <w:kern w:val="0"/>
                                  <w:sz w:val="18"/>
                                  <w:szCs w:val="18"/>
                                </w:rPr>
                                <w:t>}</w:t>
                              </w:r>
                              <w:r w:rsidRPr="00442C91">
                                <w:rPr>
                                  <w:rFonts w:ascii="宋体" w:cs="宋体"/>
                                  <w:kern w:val="0"/>
                                  <w:sz w:val="18"/>
                                  <w:szCs w:val="18"/>
                                </w:rPr>
                                <w:t>&lt;/script&gt;</w:t>
                              </w:r>
                            </w:p>
                            <w:p w:rsidR="0023747D" w:rsidRDefault="0023747D" w:rsidP="00F40987">
                              <w:pPr>
                                <w:spacing w:line="240" w:lineRule="exact"/>
                                <w:jc w:val="left"/>
                                <w:rPr>
                                  <w:rFonts w:ascii="宋体" w:cs="宋体"/>
                                  <w:kern w:val="0"/>
                                  <w:sz w:val="18"/>
                                  <w:szCs w:val="18"/>
                                </w:rPr>
                              </w:pPr>
                              <w:r w:rsidRPr="00442C91">
                                <w:rPr>
                                  <w:rFonts w:ascii="宋体" w:cs="宋体"/>
                                  <w:kern w:val="0"/>
                                  <w:sz w:val="18"/>
                                  <w:szCs w:val="18"/>
                                </w:rPr>
                                <w:t>&lt;script type=</w:t>
                              </w:r>
                              <w:r w:rsidRPr="00442C91">
                                <w:rPr>
                                  <w:rFonts w:ascii="宋体" w:cs="宋体"/>
                                  <w:color w:val="FF00FF"/>
                                  <w:kern w:val="0"/>
                                  <w:sz w:val="18"/>
                                  <w:szCs w:val="18"/>
                                </w:rPr>
                                <w:t>'text/javascript'</w:t>
                              </w:r>
                              <w:r w:rsidRPr="00442C91">
                                <w:rPr>
                                  <w:rFonts w:ascii="宋体" w:cs="宋体"/>
                                  <w:kern w:val="0"/>
                                  <w:sz w:val="18"/>
                                  <w:szCs w:val="18"/>
                                </w:rPr>
                                <w:t>&gt;</w:t>
                              </w:r>
                            </w:p>
                            <w:p w:rsidR="0023747D" w:rsidRDefault="0023747D" w:rsidP="00F40987">
                              <w:pPr>
                                <w:spacing w:line="240" w:lineRule="exact"/>
                                <w:jc w:val="left"/>
                                <w:rPr>
                                  <w:rFonts w:ascii="宋体" w:cs="宋体"/>
                                  <w:kern w:val="0"/>
                                  <w:sz w:val="18"/>
                                  <w:szCs w:val="18"/>
                                </w:rPr>
                              </w:pPr>
                              <w:r w:rsidRPr="00442C91">
                                <w:rPr>
                                  <w:rFonts w:ascii="宋体" w:cs="宋体"/>
                                  <w:kern w:val="0"/>
                                  <w:sz w:val="18"/>
                                  <w:szCs w:val="18"/>
                                </w:rPr>
                                <w:t>window.name=document.getElementById(</w:t>
                              </w:r>
                              <w:r w:rsidRPr="00442C91">
                                <w:rPr>
                                  <w:rFonts w:ascii="宋体" w:cs="宋体"/>
                                  <w:color w:val="FF00FF"/>
                                  <w:kern w:val="0"/>
                                  <w:sz w:val="18"/>
                                  <w:szCs w:val="18"/>
                                </w:rPr>
                                <w:t>'json'</w:t>
                              </w:r>
                              <w:r w:rsidRPr="00442C91">
                                <w:rPr>
                                  <w:rFonts w:ascii="宋体" w:cs="宋体"/>
                                  <w:kern w:val="0"/>
                                  <w:sz w:val="18"/>
                                  <w:szCs w:val="18"/>
                                </w:rPr>
                                <w:t>).innerHTML;</w:t>
                              </w:r>
                            </w:p>
                            <w:p w:rsidR="0023747D" w:rsidRPr="00F40987" w:rsidRDefault="0023747D" w:rsidP="00F40987">
                              <w:pPr>
                                <w:spacing w:line="240" w:lineRule="exact"/>
                                <w:jc w:val="left"/>
                              </w:pPr>
                              <w:r w:rsidRPr="00442C91">
                                <w:rPr>
                                  <w:rFonts w:ascii="宋体" w:cs="宋体"/>
                                  <w:kern w:val="0"/>
                                  <w:sz w:val="18"/>
                                  <w:szCs w:val="18"/>
                                </w:rPr>
                                <w:t>&lt;/script&gt;</w:t>
                              </w:r>
                            </w:p>
                          </w:txbxContent>
                        </wps:txbx>
                        <wps:bodyPr rot="0" vert="horz" wrap="square" lIns="54000" tIns="46800" rIns="54000" bIns="45720" anchor="t" anchorCtr="0" upright="1">
                          <a:spAutoFit/>
                        </wps:bodyPr>
                      </wps:wsp>
                    </wpc:wpc>
                  </a:graphicData>
                </a:graphic>
              </wp:inline>
            </w:drawing>
          </mc:Choice>
          <mc:Fallback>
            <w:pict>
              <v:group id="画布 27" o:spid="_x0000_s1772" editas="canvas" style="width:342pt;height:62.4pt;mso-position-horizontal-relative:char;mso-position-vertical-relative:line" coordsize="43434,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">
                <v:shape id="_x0000_s1773" type="#_x0000_t75" style="position:absolute;width:43434;height:7924;visibility:visible;mso-wrap-style:square">
                  <v:fill o:detectmouseclick="t"/>
                  <v:path o:connecttype="none"/>
                </v:shape>
                <v:shape id="Text Box 29" o:spid="_x0000_s1774" type="#_x0000_t202" style="position:absolute;width:43434;height:7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fdHsAA&#10;AADcAAAADwAAAGRycy9kb3ducmV2LnhtbERPy4rCMBTdC/MP4Q7MTlNFRDtGEUU6G8HHzP7S3GmK&#10;zU1JYq1/bxaCy8N5L9e9bURHPtSOFYxHGQji0umaKwW/l/1wDiJEZI2NY1LwoADr1cdgibl2dz5R&#10;d46VSCEcclRgYmxzKUNpyGIYuZY4cf/OW4wJ+kpqj/cUbhs5ybKZtFhzajDY0tZQeT3frILyuut3&#10;Rf1nfHez86NeFI/DrFDq67PffIOI1Me3+OX+0Qqmi7Q2nUlH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fdHsAAAADcAAAADwAAAAAAAAAAAAAAAACYAgAAZHJzL2Rvd25y&#10;ZXYueG1sUEsFBgAAAAAEAAQA9QAAAIUDAAAAAA==&#10;" strokeweight="1pt">
                  <v:textbox style="mso-fit-shape-to-text:t" inset="1.5mm,1.3mm,1.5mm">
                    <w:txbxContent>
                      <w:p w:rsidR="0023747D" w:rsidRPr="00442C91" w:rsidRDefault="0023747D" w:rsidP="00F40987">
                        <w:pPr>
                          <w:spacing w:line="240" w:lineRule="exact"/>
                          <w:jc w:val="left"/>
                          <w:rPr>
                            <w:rFonts w:ascii="宋体" w:cs="宋体"/>
                            <w:kern w:val="0"/>
                            <w:sz w:val="18"/>
                            <w:szCs w:val="18"/>
                          </w:rPr>
                        </w:pPr>
                        <w:r w:rsidRPr="00442C91">
                          <w:rPr>
                            <w:rFonts w:ascii="宋体" w:cs="宋体"/>
                            <w:kern w:val="0"/>
                            <w:sz w:val="18"/>
                            <w:szCs w:val="18"/>
                          </w:rPr>
                          <w:t>&lt;script type=</w:t>
                        </w:r>
                        <w:r w:rsidRPr="00442C91">
                          <w:rPr>
                            <w:rFonts w:ascii="宋体" w:cs="宋体"/>
                            <w:color w:val="FF00FF"/>
                            <w:kern w:val="0"/>
                            <w:sz w:val="18"/>
                            <w:szCs w:val="18"/>
                          </w:rPr>
                          <w:t>'text'</w:t>
                        </w:r>
                        <w:r w:rsidRPr="00442C91">
                          <w:rPr>
                            <w:rFonts w:ascii="宋体" w:cs="宋体"/>
                            <w:kern w:val="0"/>
                            <w:sz w:val="18"/>
                            <w:szCs w:val="18"/>
                          </w:rPr>
                          <w:t xml:space="preserve"> id=</w:t>
                        </w:r>
                        <w:r w:rsidRPr="00442C91">
                          <w:rPr>
                            <w:rFonts w:ascii="宋体" w:cs="宋体"/>
                            <w:color w:val="FF00FF"/>
                            <w:kern w:val="0"/>
                            <w:sz w:val="18"/>
                            <w:szCs w:val="18"/>
                          </w:rPr>
                          <w:t>'json'</w:t>
                        </w:r>
                        <w:proofErr w:type="gramStart"/>
                        <w:r w:rsidRPr="00442C91">
                          <w:rPr>
                            <w:rFonts w:ascii="宋体" w:cs="宋体"/>
                            <w:kern w:val="0"/>
                            <w:sz w:val="18"/>
                            <w:szCs w:val="18"/>
                          </w:rPr>
                          <w:t>&gt;{</w:t>
                        </w:r>
                        <w:proofErr w:type="gramEnd"/>
                        <w:r w:rsidRPr="00442C91">
                          <w:rPr>
                            <w:rFonts w:hint="eastAsia"/>
                            <w:color w:val="008000"/>
                            <w:sz w:val="18"/>
                            <w:szCs w:val="18"/>
                          </w:rPr>
                          <w:t>/*</w:t>
                        </w:r>
                        <w:r>
                          <w:rPr>
                            <w:rFonts w:hint="eastAsia"/>
                            <w:color w:val="008000"/>
                            <w:sz w:val="18"/>
                            <w:szCs w:val="18"/>
                          </w:rPr>
                          <w:t>JSON</w:t>
                        </w:r>
                        <w:r w:rsidRPr="00442C91">
                          <w:rPr>
                            <w:rFonts w:hint="eastAsia"/>
                            <w:color w:val="008000"/>
                            <w:sz w:val="18"/>
                            <w:szCs w:val="18"/>
                          </w:rPr>
                          <w:t>*/</w:t>
                        </w:r>
                        <w:r>
                          <w:rPr>
                            <w:rFonts w:ascii="宋体" w:cs="宋体"/>
                            <w:kern w:val="0"/>
                            <w:sz w:val="18"/>
                            <w:szCs w:val="18"/>
                          </w:rPr>
                          <w:t>}</w:t>
                        </w:r>
                        <w:r w:rsidRPr="00442C91">
                          <w:rPr>
                            <w:rFonts w:ascii="宋体" w:cs="宋体"/>
                            <w:kern w:val="0"/>
                            <w:sz w:val="18"/>
                            <w:szCs w:val="18"/>
                          </w:rPr>
                          <w:t>&lt;/script&gt;</w:t>
                        </w:r>
                      </w:p>
                      <w:p w:rsidR="0023747D" w:rsidRDefault="0023747D" w:rsidP="00F40987">
                        <w:pPr>
                          <w:spacing w:line="240" w:lineRule="exact"/>
                          <w:jc w:val="left"/>
                          <w:rPr>
                            <w:rFonts w:ascii="宋体" w:cs="宋体"/>
                            <w:kern w:val="0"/>
                            <w:sz w:val="18"/>
                            <w:szCs w:val="18"/>
                          </w:rPr>
                        </w:pPr>
                        <w:r w:rsidRPr="00442C91">
                          <w:rPr>
                            <w:rFonts w:ascii="宋体" w:cs="宋体"/>
                            <w:kern w:val="0"/>
                            <w:sz w:val="18"/>
                            <w:szCs w:val="18"/>
                          </w:rPr>
                          <w:t>&lt;script type=</w:t>
                        </w:r>
                        <w:r w:rsidRPr="00442C91">
                          <w:rPr>
                            <w:rFonts w:ascii="宋体" w:cs="宋体"/>
                            <w:color w:val="FF00FF"/>
                            <w:kern w:val="0"/>
                            <w:sz w:val="18"/>
                            <w:szCs w:val="18"/>
                          </w:rPr>
                          <w:t>'text/javascript'</w:t>
                        </w:r>
                        <w:r w:rsidRPr="00442C91">
                          <w:rPr>
                            <w:rFonts w:ascii="宋体" w:cs="宋体"/>
                            <w:kern w:val="0"/>
                            <w:sz w:val="18"/>
                            <w:szCs w:val="18"/>
                          </w:rPr>
                          <w:t>&gt;</w:t>
                        </w:r>
                      </w:p>
                      <w:p w:rsidR="0023747D" w:rsidRDefault="0023747D" w:rsidP="00F40987">
                        <w:pPr>
                          <w:spacing w:line="240" w:lineRule="exact"/>
                          <w:jc w:val="left"/>
                          <w:rPr>
                            <w:rFonts w:ascii="宋体" w:cs="宋体"/>
                            <w:kern w:val="0"/>
                            <w:sz w:val="18"/>
                            <w:szCs w:val="18"/>
                          </w:rPr>
                        </w:pPr>
                        <w:r w:rsidRPr="00442C91">
                          <w:rPr>
                            <w:rFonts w:ascii="宋体" w:cs="宋体"/>
                            <w:kern w:val="0"/>
                            <w:sz w:val="18"/>
                            <w:szCs w:val="18"/>
                          </w:rPr>
                          <w:t>window.name=</w:t>
                        </w:r>
                        <w:proofErr w:type="gramStart"/>
                        <w:r w:rsidRPr="00442C91">
                          <w:rPr>
                            <w:rFonts w:ascii="宋体" w:cs="宋体"/>
                            <w:kern w:val="0"/>
                            <w:sz w:val="18"/>
                            <w:szCs w:val="18"/>
                          </w:rPr>
                          <w:t>document.getElementById(</w:t>
                        </w:r>
                        <w:proofErr w:type="gramEnd"/>
                        <w:r w:rsidRPr="00442C91">
                          <w:rPr>
                            <w:rFonts w:ascii="宋体" w:cs="宋体"/>
                            <w:color w:val="FF00FF"/>
                            <w:kern w:val="0"/>
                            <w:sz w:val="18"/>
                            <w:szCs w:val="18"/>
                          </w:rPr>
                          <w:t>'json'</w:t>
                        </w:r>
                        <w:r w:rsidRPr="00442C91">
                          <w:rPr>
                            <w:rFonts w:ascii="宋体" w:cs="宋体"/>
                            <w:kern w:val="0"/>
                            <w:sz w:val="18"/>
                            <w:szCs w:val="18"/>
                          </w:rPr>
                          <w:t>).innerHTML;</w:t>
                        </w:r>
                      </w:p>
                      <w:p w:rsidR="0023747D" w:rsidRPr="00F40987" w:rsidRDefault="0023747D" w:rsidP="00F40987">
                        <w:pPr>
                          <w:spacing w:line="240" w:lineRule="exact"/>
                          <w:jc w:val="left"/>
                        </w:pPr>
                        <w:r w:rsidRPr="00442C91">
                          <w:rPr>
                            <w:rFonts w:ascii="宋体" w:cs="宋体"/>
                            <w:kern w:val="0"/>
                            <w:sz w:val="18"/>
                            <w:szCs w:val="18"/>
                          </w:rPr>
                          <w:t>&lt;/script&gt;</w:t>
                        </w:r>
                      </w:p>
                    </w:txbxContent>
                  </v:textbox>
                </v:shape>
                <w10:anchorlock/>
              </v:group>
            </w:pict>
          </mc:Fallback>
        </mc:AlternateContent>
      </w:r>
    </w:p>
    <w:p w:rsidR="00375F9C" w:rsidRPr="00351C5F" w:rsidRDefault="00375F9C" w:rsidP="00375F9C">
      <w:pPr>
        <w:rPr>
          <w:b/>
        </w:rPr>
      </w:pPr>
      <w:r w:rsidRPr="00351C5F">
        <w:rPr>
          <w:b/>
        </w:rPr>
        <w:t>“</w:t>
      </w:r>
      <w:r w:rsidR="00704D04">
        <w:rPr>
          <w:rFonts w:hint="eastAsia"/>
          <w:b/>
        </w:rPr>
        <w:t>xui.</w:t>
      </w:r>
      <w:r w:rsidRPr="00351C5F">
        <w:rPr>
          <w:rFonts w:hint="eastAsia"/>
          <w:b/>
        </w:rPr>
        <w:t>request</w:t>
      </w:r>
      <w:r w:rsidRPr="00351C5F">
        <w:rPr>
          <w:b/>
        </w:rPr>
        <w:t>”</w:t>
      </w:r>
      <w:r w:rsidRPr="00351C5F">
        <w:rPr>
          <w:rFonts w:hint="eastAsia"/>
          <w:b/>
        </w:rPr>
        <w:t xml:space="preserve"> function </w:t>
      </w:r>
      <w:r w:rsidRPr="001E1EAE">
        <w:rPr>
          <w:b/>
        </w:rPr>
        <w:t>can choose</w:t>
      </w:r>
      <w:r>
        <w:rPr>
          <w:rFonts w:hint="eastAsia"/>
          <w:b/>
        </w:rPr>
        <w:t xml:space="preserve"> </w:t>
      </w:r>
      <w:r w:rsidRPr="001E1EAE">
        <w:rPr>
          <w:b/>
        </w:rPr>
        <w:t xml:space="preserve">an appropriate </w:t>
      </w:r>
      <w:r>
        <w:rPr>
          <w:rFonts w:hint="eastAsia"/>
          <w:b/>
        </w:rPr>
        <w:t>class</w:t>
      </w:r>
      <w:r w:rsidRPr="001E1EAE">
        <w:rPr>
          <w:b/>
        </w:rPr>
        <w:t xml:space="preserve"> from </w:t>
      </w:r>
      <w:r w:rsidR="00704D04">
        <w:rPr>
          <w:b/>
        </w:rPr>
        <w:t>xui.</w:t>
      </w:r>
      <w:r w:rsidRPr="001E1EAE">
        <w:rPr>
          <w:b/>
        </w:rPr>
        <w:t xml:space="preserve">Ajax, </w:t>
      </w:r>
      <w:r w:rsidR="00704D04">
        <w:rPr>
          <w:b/>
        </w:rPr>
        <w:t>xui.</w:t>
      </w:r>
      <w:r w:rsidRPr="001E1EAE">
        <w:rPr>
          <w:b/>
        </w:rPr>
        <w:t xml:space="preserve">SAjax or </w:t>
      </w:r>
      <w:r w:rsidR="00704D04">
        <w:rPr>
          <w:b/>
        </w:rPr>
        <w:t>xui.</w:t>
      </w:r>
      <w:r w:rsidRPr="001E1EAE">
        <w:rPr>
          <w:b/>
        </w:rPr>
        <w:t xml:space="preserve">IAjax automatically, according to requested domain, </w:t>
      </w:r>
      <w:r>
        <w:rPr>
          <w:b/>
        </w:rPr>
        <w:t>‘</w:t>
      </w:r>
      <w:r w:rsidRPr="001E1EAE">
        <w:rPr>
          <w:b/>
        </w:rPr>
        <w:t>GET/POST</w:t>
      </w:r>
      <w:r>
        <w:rPr>
          <w:b/>
        </w:rPr>
        <w:t>’</w:t>
      </w:r>
      <w:r w:rsidRPr="001E1EAE">
        <w:rPr>
          <w:b/>
        </w:rPr>
        <w:t xml:space="preserve"> method and other information.</w:t>
      </w:r>
    </w:p>
    <w:p w:rsidR="00375F9C" w:rsidRDefault="00375F9C" w:rsidP="00375F9C"/>
    <w:p w:rsidR="00375F9C" w:rsidRDefault="005C781A" w:rsidP="00375F9C">
      <w:r>
        <w:rPr>
          <w:rFonts w:hint="eastAsia"/>
          <w:noProof/>
        </w:rPr>
        <mc:AlternateContent>
          <mc:Choice Requires="wps">
            <w:drawing>
              <wp:anchor distT="0" distB="0" distL="114300" distR="114300" simplePos="0" relativeHeight="251629056" behindDoc="0" locked="0" layoutInCell="1" allowOverlap="1" wp14:anchorId="0183B29C" wp14:editId="3467CB43">
                <wp:simplePos x="0" y="0"/>
                <wp:positionH relativeFrom="column">
                  <wp:posOffset>0</wp:posOffset>
                </wp:positionH>
                <wp:positionV relativeFrom="line">
                  <wp:posOffset>99060</wp:posOffset>
                </wp:positionV>
                <wp:extent cx="5372100" cy="454660"/>
                <wp:effectExtent l="9525" t="13335" r="9525" b="8255"/>
                <wp:wrapNone/>
                <wp:docPr id="497" name="Text Box 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54660"/>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Pr="00351C5F" w:rsidRDefault="0023747D" w:rsidP="00375F9C">
                            <w:r w:rsidRPr="00351C5F">
                              <w:t>Examples in this chapter works only as a http url, do not double-click directly to open.</w:t>
                            </w:r>
                          </w:p>
                        </w:txbxContent>
                      </wps:txbx>
                      <wps:bodyPr rot="0" vert="horz" wrap="square" lIns="54000" tIns="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27" o:spid="_x0000_s1775" type="#_x0000_t202" style="position:absolute;left:0;text-align:left;margin-left:0;margin-top:7.8pt;width:423pt;height:35.8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Pr="00351C5F" w:rsidRDefault="0023747D" w:rsidP="00375F9C">
                      <w:r w:rsidRPr="00351C5F">
                        <w:t xml:space="preserve">Examples in this chapter works only as </w:t>
                      </w:r>
                      <w:proofErr w:type="gramStart"/>
                      <w:r w:rsidRPr="00351C5F">
                        <w:t>a</w:t>
                      </w:r>
                      <w:proofErr w:type="gramEnd"/>
                      <w:r w:rsidRPr="00351C5F">
                        <w:t xml:space="preserve"> http url, do not double-click directly to open.</w:t>
                      </w:r>
                    </w:p>
                  </w:txbxContent>
                </v:textbox>
                <w10:wrap anchory="line"/>
              </v:shape>
            </w:pict>
          </mc:Fallback>
        </mc:AlternateContent>
      </w:r>
    </w:p>
    <w:p w:rsidR="00375F9C" w:rsidRDefault="00375F9C" w:rsidP="00375F9C"/>
    <w:p w:rsidR="00375F9C" w:rsidRDefault="00375F9C" w:rsidP="00E45D25">
      <w:pPr>
        <w:pStyle w:val="2"/>
        <w:numPr>
          <w:ilvl w:val="1"/>
          <w:numId w:val="17"/>
        </w:numPr>
      </w:pPr>
      <w:bookmarkStart w:id="173" w:name="_Toc235676285"/>
      <w:r>
        <w:rPr>
          <w:rFonts w:hint="eastAsia"/>
        </w:rPr>
        <w:lastRenderedPageBreak/>
        <w:t xml:space="preserve"> </w:t>
      </w:r>
      <w:bookmarkStart w:id="174" w:name="_Toc356466305"/>
      <w:r>
        <w:rPr>
          <w:rFonts w:hint="eastAsia"/>
        </w:rPr>
        <w:t>Fiddler</w:t>
      </w:r>
      <w:bookmarkEnd w:id="174"/>
    </w:p>
    <w:p w:rsidR="00375F9C" w:rsidRDefault="00375F9C" w:rsidP="00375F9C">
      <w:r w:rsidRPr="002F15DA">
        <w:t>In order to understand the data exchanges process better,</w:t>
      </w:r>
      <w:r>
        <w:rPr>
          <w:rFonts w:hint="eastAsia"/>
        </w:rPr>
        <w:t xml:space="preserve"> you need a</w:t>
      </w:r>
      <w:r w:rsidRPr="002F15DA">
        <w:t xml:space="preserve"> tool</w:t>
      </w:r>
      <w:r>
        <w:rPr>
          <w:rFonts w:hint="eastAsia"/>
        </w:rPr>
        <w:t xml:space="preserve"> like Fiddler</w:t>
      </w:r>
      <w:r w:rsidRPr="002F15DA">
        <w:t xml:space="preserve"> to monitor network traffic</w:t>
      </w:r>
      <w:r>
        <w:rPr>
          <w:rFonts w:hint="eastAsia"/>
        </w:rPr>
        <w:t>.</w:t>
      </w:r>
    </w:p>
    <w:p w:rsidR="00375F9C" w:rsidRDefault="00375F9C" w:rsidP="00375F9C">
      <w:pPr>
        <w:ind w:left="105" w:hangingChars="50" w:hanging="105"/>
      </w:pPr>
    </w:p>
    <w:p w:rsidR="00375F9C" w:rsidRDefault="00375F9C" w:rsidP="00375F9C">
      <w:pPr>
        <w:ind w:left="105" w:hangingChars="50" w:hanging="105"/>
      </w:pPr>
      <w:r>
        <w:rPr>
          <w:rFonts w:hint="eastAsia"/>
        </w:rPr>
        <w:t xml:space="preserve">Go to </w:t>
      </w:r>
      <w:hyperlink r:id="rId160" w:history="1">
        <w:r w:rsidRPr="00B63994">
          <w:rPr>
            <w:rStyle w:val="a3"/>
          </w:rPr>
          <w:t>http://www.fiddler2.com/fiddler2/</w:t>
        </w:r>
      </w:hyperlink>
      <w:r>
        <w:rPr>
          <w:rFonts w:hint="eastAsia"/>
        </w:rPr>
        <w:t xml:space="preserve"> to get Fiddler. </w:t>
      </w:r>
    </w:p>
    <w:p w:rsidR="00375F9C" w:rsidRDefault="00375F9C" w:rsidP="00375F9C">
      <w:pPr>
        <w:ind w:left="105" w:hangingChars="50" w:hanging="105"/>
      </w:pPr>
    </w:p>
    <w:p w:rsidR="00375F9C" w:rsidRPr="002F15DA" w:rsidRDefault="00375F9C" w:rsidP="00375F9C">
      <w:r w:rsidRPr="002F15DA">
        <w:t>Fiddler can configure IE proxy automatically</w:t>
      </w:r>
      <w:r>
        <w:rPr>
          <w:rFonts w:hint="eastAsia"/>
        </w:rPr>
        <w:t xml:space="preserve">, but if you are in </w:t>
      </w:r>
      <w:r w:rsidR="004D6FBC">
        <w:t>Firefox</w:t>
      </w:r>
      <w:r>
        <w:rPr>
          <w:rFonts w:hint="eastAsia"/>
        </w:rPr>
        <w:t>, chrome or opera, you need to configure</w:t>
      </w:r>
      <w:r w:rsidR="00F55F81">
        <w:rPr>
          <w:rFonts w:hint="eastAsia"/>
        </w:rPr>
        <w:t xml:space="preserve"> the</w:t>
      </w:r>
      <w:r w:rsidR="00F55F81">
        <w:rPr>
          <w:rFonts w:hint="eastAsia"/>
          <w:color w:val="FF0000"/>
        </w:rPr>
        <w:t xml:space="preserve"> </w:t>
      </w:r>
      <w:r>
        <w:rPr>
          <w:rFonts w:hint="eastAsia"/>
        </w:rPr>
        <w:t xml:space="preserve">proxy </w:t>
      </w:r>
      <w:r w:rsidRPr="002F15DA">
        <w:t>by manual</w:t>
      </w:r>
      <w:r>
        <w:rPr>
          <w:rFonts w:hint="eastAsia"/>
        </w:rPr>
        <w:t xml:space="preserve"> (Fiddler proxy: 127.0.0.1:</w:t>
      </w:r>
      <w:r w:rsidRPr="00FF7E3A">
        <w:t>8888</w:t>
      </w:r>
      <w:r>
        <w:rPr>
          <w:rFonts w:hint="eastAsia"/>
        </w:rPr>
        <w:t xml:space="preserve">). </w:t>
      </w:r>
      <w:r w:rsidRPr="002F15DA">
        <w:t xml:space="preserve">Of course, you can find some </w:t>
      </w:r>
      <w:r w:rsidR="004D6FBC" w:rsidRPr="002F15DA">
        <w:t>Firefox</w:t>
      </w:r>
      <w:r w:rsidRPr="002F15DA">
        <w:t xml:space="preserve"> proxy plug-ins to help you</w:t>
      </w:r>
      <w:r>
        <w:rPr>
          <w:rFonts w:hint="eastAsia"/>
        </w:rPr>
        <w:t>.</w:t>
      </w:r>
    </w:p>
    <w:p w:rsidR="00375F9C" w:rsidRDefault="00375F9C" w:rsidP="00E45D25">
      <w:pPr>
        <w:pStyle w:val="2"/>
        <w:numPr>
          <w:ilvl w:val="1"/>
          <w:numId w:val="17"/>
        </w:numPr>
      </w:pPr>
      <w:bookmarkStart w:id="175" w:name="_Toc356466306"/>
      <w:bookmarkEnd w:id="173"/>
      <w:r w:rsidRPr="00511C94">
        <w:t>To get the contents of the file</w:t>
      </w:r>
      <w:bookmarkEnd w:id="175"/>
    </w:p>
    <w:p w:rsidR="00375F9C" w:rsidRDefault="00704D04" w:rsidP="00375F9C">
      <w:r>
        <w:rPr>
          <w:rFonts w:hint="eastAsia"/>
        </w:rPr>
        <w:t>xui.</w:t>
      </w:r>
      <w:r w:rsidR="00375F9C">
        <w:rPr>
          <w:rFonts w:hint="eastAsia"/>
        </w:rPr>
        <w:t>Ajax can get file contents easily.</w:t>
      </w:r>
    </w:p>
    <w:p w:rsidR="00375F9C" w:rsidRDefault="005C781A" w:rsidP="00375F9C">
      <w:r>
        <w:rPr>
          <w:noProof/>
        </w:rPr>
        <mc:AlternateContent>
          <mc:Choice Requires="wpc">
            <w:drawing>
              <wp:inline distT="0" distB="0" distL="0" distR="0" wp14:anchorId="0CED92D9" wp14:editId="11275515">
                <wp:extent cx="5257800" cy="1525905"/>
                <wp:effectExtent l="9525" t="0" r="9525" b="0"/>
                <wp:docPr id="980" name="画布 9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91" name="Text Box 982"/>
                        <wps:cNvSpPr txBox="1">
                          <a:spLocks noChangeArrowheads="1"/>
                        </wps:cNvSpPr>
                        <wps:spPr bwMode="auto">
                          <a:xfrm>
                            <a:off x="0" y="48895"/>
                            <a:ext cx="5257800" cy="1324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p>
                            <w:p w:rsidR="0023747D" w:rsidRDefault="0023747D" w:rsidP="00375F9C">
                              <w:pPr>
                                <w:spacing w:line="240" w:lineRule="exact"/>
                                <w:rPr>
                                  <w:sz w:val="18"/>
                                  <w:szCs w:val="18"/>
                                </w:rPr>
                              </w:pPr>
                            </w:p>
                            <w:p w:rsidR="0023747D" w:rsidRPr="00220FB8" w:rsidRDefault="00F55F81" w:rsidP="00375F9C">
                              <w:pPr>
                                <w:spacing w:line="240" w:lineRule="exact"/>
                                <w:rPr>
                                  <w:sz w:val="18"/>
                                  <w:szCs w:val="18"/>
                                </w:rPr>
                              </w:pPr>
                              <w:r>
                                <w:rPr>
                                  <w:sz w:val="18"/>
                                  <w:szCs w:val="18"/>
                                </w:rPr>
                                <w:t>xui</w:t>
                              </w:r>
                              <w:r w:rsidR="0023747D" w:rsidRPr="00220FB8">
                                <w:rPr>
                                  <w:sz w:val="18"/>
                                  <w:szCs w:val="18"/>
                                </w:rPr>
                                <w:t>.Ajax(</w:t>
                              </w:r>
                              <w:r w:rsidR="0023747D" w:rsidRPr="00220FB8">
                                <w:rPr>
                                  <w:color w:val="FF00FF"/>
                                  <w:sz w:val="18"/>
                                  <w:szCs w:val="18"/>
                                </w:rPr>
                                <w:t>'data/ajax.js'</w:t>
                              </w:r>
                              <w:r w:rsidR="0023747D" w:rsidRPr="00220FB8">
                                <w:rPr>
                                  <w:sz w:val="18"/>
                                  <w:szCs w:val="18"/>
                                </w:rPr>
                                <w:t>,</w:t>
                              </w:r>
                              <w:r w:rsidR="0023747D">
                                <w:rPr>
                                  <w:rFonts w:hint="eastAsia"/>
                                  <w:sz w:val="18"/>
                                  <w:szCs w:val="18"/>
                                </w:rPr>
                                <w:t xml:space="preserve">  </w:t>
                              </w:r>
                              <w:r w:rsidR="0023747D" w:rsidRPr="00220FB8">
                                <w:rPr>
                                  <w:color w:val="FF00FF"/>
                                  <w:sz w:val="18"/>
                                  <w:szCs w:val="18"/>
                                </w:rPr>
                                <w:t>'</w:t>
                              </w:r>
                              <w:r w:rsidR="0023747D">
                                <w:rPr>
                                  <w:rFonts w:hint="eastAsia"/>
                                  <w:color w:val="FF00FF"/>
                                  <w:sz w:val="18"/>
                                  <w:szCs w:val="18"/>
                                </w:rPr>
                                <w:t>23233</w:t>
                              </w:r>
                              <w:r w:rsidR="0023747D" w:rsidRPr="00220FB8">
                                <w:rPr>
                                  <w:color w:val="FF00FF"/>
                                  <w:sz w:val="18"/>
                                  <w:szCs w:val="18"/>
                                </w:rPr>
                                <w:t>'</w:t>
                              </w:r>
                              <w:r w:rsidR="0023747D" w:rsidRPr="00220FB8">
                                <w:rPr>
                                  <w:sz w:val="18"/>
                                  <w:szCs w:val="18"/>
                                </w:rPr>
                                <w:t>,</w:t>
                              </w:r>
                              <w:r w:rsidR="0023747D">
                                <w:rPr>
                                  <w:rFonts w:hint="eastAsia"/>
                                  <w:sz w:val="18"/>
                                  <w:szCs w:val="18"/>
                                </w:rPr>
                                <w:t xml:space="preserve">  </w:t>
                              </w:r>
                              <w:r w:rsidR="0023747D" w:rsidRPr="00220FB8">
                                <w:rPr>
                                  <w:color w:val="0000FF"/>
                                  <w:sz w:val="18"/>
                                  <w:szCs w:val="18"/>
                                </w:rPr>
                                <w:t>function</w:t>
                              </w:r>
                              <w:r w:rsidR="0023747D" w:rsidRPr="00220FB8">
                                <w:rPr>
                                  <w:sz w:val="18"/>
                                  <w:szCs w:val="18"/>
                                </w:rPr>
                                <w:t>(rsp){</w:t>
                              </w:r>
                            </w:p>
                            <w:p w:rsidR="0023747D" w:rsidRPr="00220FB8" w:rsidRDefault="0023747D" w:rsidP="00375F9C">
                              <w:pPr>
                                <w:spacing w:line="240" w:lineRule="exact"/>
                                <w:rPr>
                                  <w:sz w:val="18"/>
                                  <w:szCs w:val="18"/>
                                </w:rPr>
                              </w:pPr>
                              <w:r w:rsidRPr="00220FB8">
                                <w:rPr>
                                  <w:sz w:val="18"/>
                                  <w:szCs w:val="18"/>
                                </w:rPr>
                                <w:t xml:space="preserve">    </w:t>
                              </w:r>
                              <w:r w:rsidR="00F55F81">
                                <w:rPr>
                                  <w:sz w:val="18"/>
                                  <w:szCs w:val="18"/>
                                </w:rPr>
                                <w:t>xui</w:t>
                              </w:r>
                              <w:r w:rsidRPr="00220FB8">
                                <w:rPr>
                                  <w:sz w:val="18"/>
                                  <w:szCs w:val="18"/>
                                </w:rPr>
                                <w:t>.message(rsp)</w:t>
                              </w:r>
                            </w:p>
                            <w:p w:rsidR="0023747D" w:rsidRPr="00220FB8" w:rsidRDefault="0023747D" w:rsidP="00375F9C">
                              <w:pPr>
                                <w:spacing w:line="240" w:lineRule="exact"/>
                                <w:rPr>
                                  <w:sz w:val="18"/>
                                  <w:szCs w:val="18"/>
                                </w:rPr>
                              </w:pPr>
                              <w:r w:rsidRPr="00220FB8">
                                <w:rPr>
                                  <w:sz w:val="18"/>
                                  <w:szCs w:val="18"/>
                                </w:rPr>
                                <w:t xml:space="preserve"> </w:t>
                              </w:r>
                            </w:p>
                            <w:p w:rsidR="0023747D" w:rsidRPr="00220FB8" w:rsidRDefault="0023747D" w:rsidP="00375F9C">
                              <w:pPr>
                                <w:spacing w:line="240" w:lineRule="exact"/>
                                <w:rPr>
                                  <w:sz w:val="18"/>
                                  <w:szCs w:val="18"/>
                                </w:rPr>
                              </w:pPr>
                              <w:r w:rsidRPr="00220FB8">
                                <w:rPr>
                                  <w:sz w:val="18"/>
                                  <w:szCs w:val="18"/>
                                </w:rPr>
                                <w:t>},</w:t>
                              </w:r>
                              <w:r w:rsidRPr="00220FB8">
                                <w:rPr>
                                  <w:color w:val="0000FF"/>
                                  <w:sz w:val="18"/>
                                  <w:szCs w:val="18"/>
                                </w:rPr>
                                <w:t>function</w:t>
                              </w:r>
                              <w:r w:rsidRPr="00220FB8">
                                <w:rPr>
                                  <w:sz w:val="18"/>
                                  <w:szCs w:val="18"/>
                                </w:rPr>
                                <w:t>(errMsg){</w:t>
                              </w:r>
                            </w:p>
                            <w:p w:rsidR="0023747D" w:rsidRPr="00220FB8" w:rsidRDefault="0023747D" w:rsidP="00375F9C">
                              <w:pPr>
                                <w:spacing w:line="240" w:lineRule="exact"/>
                                <w:rPr>
                                  <w:sz w:val="18"/>
                                  <w:szCs w:val="18"/>
                                </w:rPr>
                              </w:pPr>
                              <w:r w:rsidRPr="00220FB8">
                                <w:rPr>
                                  <w:sz w:val="18"/>
                                  <w:szCs w:val="18"/>
                                </w:rPr>
                                <w:t xml:space="preserve">    </w:t>
                              </w:r>
                              <w:r w:rsidR="00F55F81">
                                <w:rPr>
                                  <w:sz w:val="18"/>
                                  <w:szCs w:val="18"/>
                                </w:rPr>
                                <w:t>xui</w:t>
                              </w:r>
                              <w:r w:rsidRPr="00220FB8">
                                <w:rPr>
                                  <w:sz w:val="18"/>
                                  <w:szCs w:val="18"/>
                                </w:rPr>
                                <w:t>.alert(errMsg)</w:t>
                              </w:r>
                            </w:p>
                            <w:p w:rsidR="0023747D" w:rsidRPr="00220FB8" w:rsidRDefault="0023747D" w:rsidP="00375F9C">
                              <w:pPr>
                                <w:spacing w:line="240" w:lineRule="exact"/>
                                <w:rPr>
                                  <w:sz w:val="18"/>
                                  <w:szCs w:val="18"/>
                                </w:rPr>
                              </w:pPr>
                              <w:r w:rsidRPr="00220FB8">
                                <w:rPr>
                                  <w:sz w:val="18"/>
                                  <w:szCs w:val="18"/>
                                </w:rPr>
                                <w:t>}).start();</w:t>
                              </w:r>
                            </w:p>
                          </w:txbxContent>
                        </wps:txbx>
                        <wps:bodyPr rot="0" vert="horz" wrap="square" lIns="54000" tIns="46800" rIns="54000" bIns="45720" anchor="t" anchorCtr="0" upright="1">
                          <a:spAutoFit/>
                        </wps:bodyPr>
                      </wps:wsp>
                      <wps:wsp>
                        <wps:cNvPr id="492" name="AutoShape 986"/>
                        <wps:cNvSpPr>
                          <a:spLocks noChangeArrowheads="1"/>
                        </wps:cNvSpPr>
                        <wps:spPr bwMode="auto">
                          <a:xfrm flipH="1">
                            <a:off x="1257300" y="1188720"/>
                            <a:ext cx="1371600" cy="219710"/>
                          </a:xfrm>
                          <a:prstGeom prst="wedgeRoundRectCallout">
                            <a:avLst>
                              <a:gd name="adj1" fmla="val 102870"/>
                              <a:gd name="adj2" fmla="val -1040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tart to send request</w:t>
                              </w:r>
                            </w:p>
                          </w:txbxContent>
                        </wps:txbx>
                        <wps:bodyPr rot="0" vert="horz" wrap="square" lIns="0" tIns="0" rIns="0" bIns="0" anchor="t" anchorCtr="0" upright="1">
                          <a:noAutofit/>
                        </wps:bodyPr>
                      </wps:wsp>
                      <wps:wsp>
                        <wps:cNvPr id="493" name="AutoShape 985"/>
                        <wps:cNvSpPr>
                          <a:spLocks noChangeArrowheads="1"/>
                        </wps:cNvSpPr>
                        <wps:spPr bwMode="auto">
                          <a:xfrm flipH="1">
                            <a:off x="1485900" y="792480"/>
                            <a:ext cx="1943100" cy="219710"/>
                          </a:xfrm>
                          <a:prstGeom prst="wedgeRoundRectCallout">
                            <a:avLst>
                              <a:gd name="adj1" fmla="val 73102"/>
                              <a:gd name="adj2" fmla="val 499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11C94" w:rsidRDefault="0023747D" w:rsidP="00375F9C">
                              <w:pPr>
                                <w:rPr>
                                  <w:szCs w:val="18"/>
                                </w:rPr>
                              </w:pPr>
                              <w:r>
                                <w:rPr>
                                  <w:szCs w:val="18"/>
                                </w:rPr>
                                <w:t>C</w:t>
                              </w:r>
                              <w:r>
                                <w:rPr>
                                  <w:rFonts w:hint="eastAsia"/>
                                  <w:szCs w:val="18"/>
                                </w:rPr>
                                <w:t>allback function for fail</w:t>
                              </w:r>
                            </w:p>
                          </w:txbxContent>
                        </wps:txbx>
                        <wps:bodyPr rot="0" vert="horz" wrap="square" lIns="0" tIns="0" rIns="0" bIns="0" anchor="t" anchorCtr="0" upright="1">
                          <a:noAutofit/>
                        </wps:bodyPr>
                      </wps:wsp>
                      <wps:wsp>
                        <wps:cNvPr id="494" name="AutoShape 983"/>
                        <wps:cNvSpPr>
                          <a:spLocks noChangeArrowheads="1"/>
                        </wps:cNvSpPr>
                        <wps:spPr bwMode="auto">
                          <a:xfrm flipH="1">
                            <a:off x="2857500" y="396240"/>
                            <a:ext cx="1943100" cy="219710"/>
                          </a:xfrm>
                          <a:prstGeom prst="wedgeRoundRectCallout">
                            <a:avLst>
                              <a:gd name="adj1" fmla="val 74083"/>
                              <a:gd name="adj2" fmla="val 49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allback function for success</w:t>
                              </w:r>
                            </w:p>
                          </w:txbxContent>
                        </wps:txbx>
                        <wps:bodyPr rot="0" vert="horz" wrap="square" lIns="0" tIns="0" rIns="0" bIns="0" anchor="t" anchorCtr="0" upright="1">
                          <a:noAutofit/>
                        </wps:bodyPr>
                      </wps:wsp>
                      <wps:wsp>
                        <wps:cNvPr id="495" name="AutoShape 987"/>
                        <wps:cNvSpPr>
                          <a:spLocks noChangeArrowheads="1"/>
                        </wps:cNvSpPr>
                        <wps:spPr bwMode="auto">
                          <a:xfrm flipH="1">
                            <a:off x="0" y="99060"/>
                            <a:ext cx="1371600" cy="219710"/>
                          </a:xfrm>
                          <a:prstGeom prst="wedgeRoundRectCallout">
                            <a:avLst>
                              <a:gd name="adj1" fmla="val -1296"/>
                              <a:gd name="adj2" fmla="val 806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ile</w:t>
                              </w:r>
                              <w:r>
                                <w:rPr>
                                  <w:szCs w:val="18"/>
                                </w:rPr>
                                <w:t>’</w:t>
                              </w:r>
                              <w:r>
                                <w:rPr>
                                  <w:rFonts w:hint="eastAsia"/>
                                  <w:szCs w:val="18"/>
                                </w:rPr>
                                <w:t>s uri address</w:t>
                              </w:r>
                            </w:p>
                          </w:txbxContent>
                        </wps:txbx>
                        <wps:bodyPr rot="0" vert="horz" wrap="square" lIns="0" tIns="0" rIns="0" bIns="0" anchor="t" anchorCtr="0" upright="1">
                          <a:noAutofit/>
                        </wps:bodyPr>
                      </wps:wsp>
                      <wps:wsp>
                        <wps:cNvPr id="496" name="AutoShape 988"/>
                        <wps:cNvSpPr>
                          <a:spLocks noChangeArrowheads="1"/>
                        </wps:cNvSpPr>
                        <wps:spPr bwMode="auto">
                          <a:xfrm flipH="1">
                            <a:off x="1485900" y="99060"/>
                            <a:ext cx="2743200" cy="219710"/>
                          </a:xfrm>
                          <a:prstGeom prst="wedgeRoundRectCallout">
                            <a:avLst>
                              <a:gd name="adj1" fmla="val 47963"/>
                              <a:gd name="adj2" fmla="val 7861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11C94" w:rsidRDefault="0023747D" w:rsidP="00375F9C">
                              <w:pPr>
                                <w:rPr>
                                  <w:szCs w:val="18"/>
                                </w:rPr>
                              </w:pPr>
                              <w:r>
                                <w:rPr>
                                  <w:rFonts w:hint="eastAsia"/>
                                  <w:szCs w:val="18"/>
                                </w:rPr>
                                <w:t>A</w:t>
                              </w:r>
                              <w:r w:rsidRPr="00511C94">
                                <w:rPr>
                                  <w:szCs w:val="18"/>
                                </w:rPr>
                                <w:t xml:space="preserve"> random string for avoiding browser cache</w:t>
                              </w:r>
                            </w:p>
                          </w:txbxContent>
                        </wps:txbx>
                        <wps:bodyPr rot="0" vert="horz" wrap="square" lIns="0" tIns="0" rIns="0" bIns="0" anchor="t" anchorCtr="0" upright="1">
                          <a:noAutofit/>
                        </wps:bodyPr>
                      </wps:wsp>
                    </wpc:wpc>
                  </a:graphicData>
                </a:graphic>
              </wp:inline>
            </w:drawing>
          </mc:Choice>
          <mc:Fallback>
            <w:pict>
              <v:group id="画布 980" o:spid="_x0000_s1776" editas="canvas" style="width:414pt;height:120.15pt;mso-position-horizontal-relative:char;mso-position-vertical-relative:line" coordsize="5257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">
                <v:shape id="_x0000_s1777" type="#_x0000_t75" style="position:absolute;width:52578;height:15259;visibility:visible;mso-wrap-style:square">
                  <v:fill o:detectmouseclick="t"/>
                  <v:path o:connecttype="none"/>
                </v:shape>
                <v:shape id="Text Box 982" o:spid="_x0000_s1778" type="#_x0000_t202" style="position:absolute;top:488;width:52578;height:13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10g8MA&#10;AADcAAAADwAAAGRycy9kb3ducmV2LnhtbESPT2sCMRTE7wW/Q3hCbzWrFNHVKKLIeim0/rk/Ns/N&#10;4uZlSeK6fntTKPQ4zMxvmOW6t43oyIfasYLxKANBXDpdc6XgfNp/zECEiKyxcUwKnhRgvRq8LTHX&#10;7sE/1B1jJRKEQ44KTIxtLmUoDVkMI9cSJ+/qvMWYpK+k9vhIcNvISZZNpcWa04LBlraGytvxbhWU&#10;t12/K+qL8d3dzr71vHh+TQul3of9ZgEiUh//w3/tg1bwOR/D75l0BO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10g8MAAADcAAAADwAAAAAAAAAAAAAAAACYAgAAZHJzL2Rv&#10;d25yZXYueG1sUEsFBgAAAAAEAAQA9QAAAIgDAAAAAA==&#10;" strokeweight="1pt">
                  <v:textbox style="mso-fit-shape-to-text:t" inset="1.5mm,1.3mm,1.5mm">
                    <w:txbxContent>
                      <w:p w:rsidR="0023747D" w:rsidRDefault="0023747D" w:rsidP="00375F9C">
                        <w:pPr>
                          <w:spacing w:line="240" w:lineRule="exact"/>
                          <w:rPr>
                            <w:sz w:val="18"/>
                            <w:szCs w:val="18"/>
                          </w:rPr>
                        </w:pPr>
                      </w:p>
                      <w:p w:rsidR="0023747D" w:rsidRDefault="0023747D" w:rsidP="00375F9C">
                        <w:pPr>
                          <w:spacing w:line="240" w:lineRule="exact"/>
                          <w:rPr>
                            <w:sz w:val="18"/>
                            <w:szCs w:val="18"/>
                          </w:rPr>
                        </w:pPr>
                      </w:p>
                      <w:p w:rsidR="0023747D" w:rsidRPr="00220FB8" w:rsidRDefault="00F55F81" w:rsidP="00375F9C">
                        <w:pPr>
                          <w:spacing w:line="240" w:lineRule="exact"/>
                          <w:rPr>
                            <w:sz w:val="18"/>
                            <w:szCs w:val="18"/>
                          </w:rPr>
                        </w:pPr>
                        <w:proofErr w:type="gramStart"/>
                        <w:r>
                          <w:rPr>
                            <w:sz w:val="18"/>
                            <w:szCs w:val="18"/>
                          </w:rPr>
                          <w:t>xui</w:t>
                        </w:r>
                        <w:r w:rsidR="0023747D" w:rsidRPr="00220FB8">
                          <w:rPr>
                            <w:sz w:val="18"/>
                            <w:szCs w:val="18"/>
                          </w:rPr>
                          <w:t>.Ajax(</w:t>
                        </w:r>
                        <w:proofErr w:type="gramEnd"/>
                        <w:r w:rsidR="0023747D" w:rsidRPr="00220FB8">
                          <w:rPr>
                            <w:color w:val="FF00FF"/>
                            <w:sz w:val="18"/>
                            <w:szCs w:val="18"/>
                          </w:rPr>
                          <w:t>'data/ajax.js'</w:t>
                        </w:r>
                        <w:r w:rsidR="0023747D" w:rsidRPr="00220FB8">
                          <w:rPr>
                            <w:sz w:val="18"/>
                            <w:szCs w:val="18"/>
                          </w:rPr>
                          <w:t>,</w:t>
                        </w:r>
                        <w:r w:rsidR="0023747D">
                          <w:rPr>
                            <w:rFonts w:hint="eastAsia"/>
                            <w:sz w:val="18"/>
                            <w:szCs w:val="18"/>
                          </w:rPr>
                          <w:t xml:space="preserve">  </w:t>
                        </w:r>
                        <w:r w:rsidR="0023747D" w:rsidRPr="00220FB8">
                          <w:rPr>
                            <w:color w:val="FF00FF"/>
                            <w:sz w:val="18"/>
                            <w:szCs w:val="18"/>
                          </w:rPr>
                          <w:t>'</w:t>
                        </w:r>
                        <w:r w:rsidR="0023747D">
                          <w:rPr>
                            <w:rFonts w:hint="eastAsia"/>
                            <w:color w:val="FF00FF"/>
                            <w:sz w:val="18"/>
                            <w:szCs w:val="18"/>
                          </w:rPr>
                          <w:t>23233</w:t>
                        </w:r>
                        <w:r w:rsidR="0023747D" w:rsidRPr="00220FB8">
                          <w:rPr>
                            <w:color w:val="FF00FF"/>
                            <w:sz w:val="18"/>
                            <w:szCs w:val="18"/>
                          </w:rPr>
                          <w:t>'</w:t>
                        </w:r>
                        <w:r w:rsidR="0023747D" w:rsidRPr="00220FB8">
                          <w:rPr>
                            <w:sz w:val="18"/>
                            <w:szCs w:val="18"/>
                          </w:rPr>
                          <w:t>,</w:t>
                        </w:r>
                        <w:r w:rsidR="0023747D">
                          <w:rPr>
                            <w:rFonts w:hint="eastAsia"/>
                            <w:sz w:val="18"/>
                            <w:szCs w:val="18"/>
                          </w:rPr>
                          <w:t xml:space="preserve">  </w:t>
                        </w:r>
                        <w:r w:rsidR="0023747D" w:rsidRPr="00220FB8">
                          <w:rPr>
                            <w:color w:val="0000FF"/>
                            <w:sz w:val="18"/>
                            <w:szCs w:val="18"/>
                          </w:rPr>
                          <w:t>function</w:t>
                        </w:r>
                        <w:r w:rsidR="0023747D" w:rsidRPr="00220FB8">
                          <w:rPr>
                            <w:sz w:val="18"/>
                            <w:szCs w:val="18"/>
                          </w:rPr>
                          <w:t>(rsp){</w:t>
                        </w:r>
                      </w:p>
                      <w:p w:rsidR="0023747D" w:rsidRPr="00220FB8" w:rsidRDefault="0023747D" w:rsidP="00375F9C">
                        <w:pPr>
                          <w:spacing w:line="240" w:lineRule="exact"/>
                          <w:rPr>
                            <w:sz w:val="18"/>
                            <w:szCs w:val="18"/>
                          </w:rPr>
                        </w:pPr>
                        <w:r w:rsidRPr="00220FB8">
                          <w:rPr>
                            <w:sz w:val="18"/>
                            <w:szCs w:val="18"/>
                          </w:rPr>
                          <w:t xml:space="preserve">    </w:t>
                        </w:r>
                        <w:proofErr w:type="gramStart"/>
                        <w:r w:rsidR="00F55F81">
                          <w:rPr>
                            <w:sz w:val="18"/>
                            <w:szCs w:val="18"/>
                          </w:rPr>
                          <w:t>xui</w:t>
                        </w:r>
                        <w:r w:rsidRPr="00220FB8">
                          <w:rPr>
                            <w:sz w:val="18"/>
                            <w:szCs w:val="18"/>
                          </w:rPr>
                          <w:t>.message(</w:t>
                        </w:r>
                        <w:proofErr w:type="gramEnd"/>
                        <w:r w:rsidRPr="00220FB8">
                          <w:rPr>
                            <w:sz w:val="18"/>
                            <w:szCs w:val="18"/>
                          </w:rPr>
                          <w:t>rsp)</w:t>
                        </w:r>
                      </w:p>
                      <w:p w:rsidR="0023747D" w:rsidRPr="00220FB8" w:rsidRDefault="0023747D" w:rsidP="00375F9C">
                        <w:pPr>
                          <w:spacing w:line="240" w:lineRule="exact"/>
                          <w:rPr>
                            <w:sz w:val="18"/>
                            <w:szCs w:val="18"/>
                          </w:rPr>
                        </w:pPr>
                        <w:r w:rsidRPr="00220FB8">
                          <w:rPr>
                            <w:sz w:val="18"/>
                            <w:szCs w:val="18"/>
                          </w:rPr>
                          <w:t xml:space="preserve"> </w:t>
                        </w:r>
                      </w:p>
                      <w:p w:rsidR="0023747D" w:rsidRPr="00220FB8" w:rsidRDefault="0023747D" w:rsidP="00375F9C">
                        <w:pPr>
                          <w:spacing w:line="240" w:lineRule="exact"/>
                          <w:rPr>
                            <w:sz w:val="18"/>
                            <w:szCs w:val="18"/>
                          </w:rPr>
                        </w:pPr>
                        <w:r w:rsidRPr="00220FB8">
                          <w:rPr>
                            <w:sz w:val="18"/>
                            <w:szCs w:val="18"/>
                          </w:rPr>
                          <w:t>}</w:t>
                        </w:r>
                        <w:proofErr w:type="gramStart"/>
                        <w:r w:rsidRPr="00220FB8">
                          <w:rPr>
                            <w:sz w:val="18"/>
                            <w:szCs w:val="18"/>
                          </w:rPr>
                          <w:t>,</w:t>
                        </w:r>
                        <w:r w:rsidRPr="00220FB8">
                          <w:rPr>
                            <w:color w:val="0000FF"/>
                            <w:sz w:val="18"/>
                            <w:szCs w:val="18"/>
                          </w:rPr>
                          <w:t>function</w:t>
                        </w:r>
                        <w:proofErr w:type="gramEnd"/>
                        <w:r w:rsidRPr="00220FB8">
                          <w:rPr>
                            <w:sz w:val="18"/>
                            <w:szCs w:val="18"/>
                          </w:rPr>
                          <w:t>(errMsg){</w:t>
                        </w:r>
                      </w:p>
                      <w:p w:rsidR="0023747D" w:rsidRPr="00220FB8" w:rsidRDefault="0023747D" w:rsidP="00375F9C">
                        <w:pPr>
                          <w:spacing w:line="240" w:lineRule="exact"/>
                          <w:rPr>
                            <w:sz w:val="18"/>
                            <w:szCs w:val="18"/>
                          </w:rPr>
                        </w:pPr>
                        <w:r w:rsidRPr="00220FB8">
                          <w:rPr>
                            <w:sz w:val="18"/>
                            <w:szCs w:val="18"/>
                          </w:rPr>
                          <w:t xml:space="preserve">    </w:t>
                        </w:r>
                        <w:proofErr w:type="gramStart"/>
                        <w:r w:rsidR="00F55F81">
                          <w:rPr>
                            <w:sz w:val="18"/>
                            <w:szCs w:val="18"/>
                          </w:rPr>
                          <w:t>xui</w:t>
                        </w:r>
                        <w:r w:rsidRPr="00220FB8">
                          <w:rPr>
                            <w:sz w:val="18"/>
                            <w:szCs w:val="18"/>
                          </w:rPr>
                          <w:t>.alert(</w:t>
                        </w:r>
                        <w:proofErr w:type="gramEnd"/>
                        <w:r w:rsidRPr="00220FB8">
                          <w:rPr>
                            <w:sz w:val="18"/>
                            <w:szCs w:val="18"/>
                          </w:rPr>
                          <w:t>errMsg)</w:t>
                        </w:r>
                      </w:p>
                      <w:p w:rsidR="0023747D" w:rsidRPr="00220FB8" w:rsidRDefault="0023747D" w:rsidP="00375F9C">
                        <w:pPr>
                          <w:spacing w:line="240" w:lineRule="exact"/>
                          <w:rPr>
                            <w:sz w:val="18"/>
                            <w:szCs w:val="18"/>
                          </w:rPr>
                        </w:pPr>
                        <w:r w:rsidRPr="00220FB8">
                          <w:rPr>
                            <w:sz w:val="18"/>
                            <w:szCs w:val="18"/>
                          </w:rPr>
                          <w:t>}).</w:t>
                        </w:r>
                        <w:proofErr w:type="gramStart"/>
                        <w:r w:rsidRPr="00220FB8">
                          <w:rPr>
                            <w:sz w:val="18"/>
                            <w:szCs w:val="18"/>
                          </w:rPr>
                          <w:t>start(</w:t>
                        </w:r>
                        <w:proofErr w:type="gramEnd"/>
                        <w:r w:rsidRPr="00220FB8">
                          <w:rPr>
                            <w:sz w:val="18"/>
                            <w:szCs w:val="18"/>
                          </w:rPr>
                          <w:t>);</w:t>
                        </w:r>
                      </w:p>
                    </w:txbxContent>
                  </v:textbox>
                </v:shape>
                <v:shape id="AutoShape 986" o:spid="_x0000_s1779" type="#_x0000_t62" style="position:absolute;left:12573;top:11887;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9t6sQA&#10;AADcAAAADwAAAGRycy9kb3ducmV2LnhtbESPQWvCQBSE7wX/w/IEL0U3SikxuooUqr1YqNX7I/tM&#10;gtm3IfsS47/vFgo9DjPzDbPeDq5WPbWh8mxgPktAEefeVlwYOH+/T1NQQZAt1p7JwIMCbDejpzVm&#10;1t/5i/qTFCpCOGRooBRpMq1DXpLDMPMNcfSuvnUoUbaFti3eI9zVepEkr9phxXGhxIbeSspvp84Z&#10;uDz33fFiD6l08rmfp8eEwnAzZjIeditQQoP8h//aH9bAy3IBv2fiEd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fberEAAAA3AAAAA8AAAAAAAAAAAAAAAAAmAIAAGRycy9k&#10;b3ducmV2LnhtbFBLBQYAAAAABAAEAPUAAACJAwAAAAA=&#10;" adj="33020,8552" fillcolor="#ff9">
                  <v:textbox inset="0,0,0,0">
                    <w:txbxContent>
                      <w:p w:rsidR="0023747D" w:rsidRPr="000E23E9" w:rsidRDefault="0023747D" w:rsidP="00375F9C">
                        <w:pPr>
                          <w:rPr>
                            <w:szCs w:val="18"/>
                          </w:rPr>
                        </w:pPr>
                        <w:r>
                          <w:rPr>
                            <w:szCs w:val="18"/>
                          </w:rPr>
                          <w:t>S</w:t>
                        </w:r>
                        <w:r>
                          <w:rPr>
                            <w:rFonts w:hint="eastAsia"/>
                            <w:szCs w:val="18"/>
                          </w:rPr>
                          <w:t>tart to send request</w:t>
                        </w:r>
                      </w:p>
                    </w:txbxContent>
                  </v:textbox>
                </v:shape>
                <v:shape id="AutoShape 985" o:spid="_x0000_s1780" type="#_x0000_t62" style="position:absolute;left:14859;top:7924;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q/gsQA&#10;AADcAAAADwAAAGRycy9kb3ducmV2LnhtbESPQWsCMRSE7wX/Q3hCbzWrK62uRtGC0FvpVg/eHpvn&#10;ZnHzsiRZXf99Uyj0OMzMN8x6O9hW3MiHxrGC6SQDQVw53XCt4Ph9eFmACBFZY+uYFDwowHYzelpj&#10;od2dv+hWxlokCIcCFZgYu0LKUBmyGCauI07exXmLMUlfS+3xnuC2lbMse5UWG04LBjt6N1Rdy94q&#10;COVnv6x6M5dv16nnc25Ou3yv1PN42K1ARBrif/iv/aEVzJc5/J5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av4LEAAAA3AAAAA8AAAAAAAAAAAAAAAAAmAIAAGRycy9k&#10;b3ducmV2LnhtbFBLBQYAAAAABAAEAPUAAACJAwAAAAA=&#10;" adj="26590,21599" fillcolor="#ff9">
                  <v:textbox inset="0,0,0,0">
                    <w:txbxContent>
                      <w:p w:rsidR="0023747D" w:rsidRPr="00511C94" w:rsidRDefault="0023747D" w:rsidP="00375F9C">
                        <w:pPr>
                          <w:rPr>
                            <w:szCs w:val="18"/>
                          </w:rPr>
                        </w:pPr>
                        <w:r>
                          <w:rPr>
                            <w:szCs w:val="18"/>
                          </w:rPr>
                          <w:t>C</w:t>
                        </w:r>
                        <w:r>
                          <w:rPr>
                            <w:rFonts w:hint="eastAsia"/>
                            <w:szCs w:val="18"/>
                          </w:rPr>
                          <w:t>allback function for fail</w:t>
                        </w:r>
                      </w:p>
                    </w:txbxContent>
                  </v:textbox>
                </v:shape>
                <v:shape id="AutoShape 983" o:spid="_x0000_s1781" type="#_x0000_t62" style="position:absolute;left:28575;top:3962;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KoMMA&#10;AADcAAAADwAAAGRycy9kb3ducmV2LnhtbESP0WqDQBRE3wP9h+UG+pastiKtySZUQUjf0sQPuLg3&#10;KnHvirtV+/fdQKGPw8ycYfbHxfRiotF1lhXE2wgEcW11x42C6lpu3kA4j6yxt0wKfsjB8fC02mOm&#10;7cxfNF18IwKEXYYKWu+HTEpXt2TQbe1AHLybHQ36IMdG6hHnADe9fImiVBrsOCy0OFDRUn2/fBsF&#10;r805znWVFjVPeVnl5zxNPhelntfLxw6Ep8X/h//aJ60geU/gcSYcAX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nKoMMAAADcAAAADwAAAAAAAAAAAAAAAACYAgAAZHJzL2Rv&#10;d25yZXYueG1sUEsFBgAAAAAEAAQA9QAAAIgDAAAAAA==&#10;" adj="26802,11861" fillcolor="#ff9">
                  <v:textbox inset="0,0,0,0">
                    <w:txbxContent>
                      <w:p w:rsidR="0023747D" w:rsidRPr="000E23E9" w:rsidRDefault="0023747D" w:rsidP="00375F9C">
                        <w:pPr>
                          <w:rPr>
                            <w:szCs w:val="18"/>
                          </w:rPr>
                        </w:pPr>
                        <w:r>
                          <w:rPr>
                            <w:szCs w:val="18"/>
                          </w:rPr>
                          <w:t>C</w:t>
                        </w:r>
                        <w:r>
                          <w:rPr>
                            <w:rFonts w:hint="eastAsia"/>
                            <w:szCs w:val="18"/>
                          </w:rPr>
                          <w:t>allback function for success</w:t>
                        </w:r>
                      </w:p>
                    </w:txbxContent>
                  </v:textbox>
                </v:shape>
                <v:shape id="AutoShape 987" o:spid="_x0000_s1782" type="#_x0000_t62" style="position:absolute;top:990;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rU+8UA&#10;AADcAAAADwAAAGRycy9kb3ducmV2LnhtbESPT2vCQBTE74V+h+UVvNWNUv8kdZViVYT2ohG9PrKv&#10;SWj2bcyuMX57Vyj0OMzMb5jZojOVaKlxpWUFg34EgjizuuRcwSFdv05BOI+ssbJMCm7kYDF/fpph&#10;ou2Vd9TufS4ChF2CCgrv60RKlxVk0PVtTRy8H9sY9EE2udQNXgPcVHIYRWNpsOSwUGBNy4Ky3/3F&#10;KIiPZz38StPV9wbbycluYhx8aqV6L93HOwhPnf8P/7W3WsFbPILHmXA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ytT7xQAAANwAAAAPAAAAAAAAAAAAAAAAAJgCAABkcnMv&#10;ZG93bnJldi54bWxQSwUGAAAAAAQABAD1AAAAigMAAAAA&#10;" adj="10520,28217" fillcolor="#ff9">
                  <v:textbox inset="0,0,0,0">
                    <w:txbxContent>
                      <w:p w:rsidR="0023747D" w:rsidRPr="000E23E9" w:rsidRDefault="0023747D" w:rsidP="00375F9C">
                        <w:pPr>
                          <w:rPr>
                            <w:szCs w:val="18"/>
                          </w:rPr>
                        </w:pPr>
                        <w:r>
                          <w:rPr>
                            <w:szCs w:val="18"/>
                          </w:rPr>
                          <w:t>F</w:t>
                        </w:r>
                        <w:r>
                          <w:rPr>
                            <w:rFonts w:hint="eastAsia"/>
                            <w:szCs w:val="18"/>
                          </w:rPr>
                          <w:t>ile</w:t>
                        </w:r>
                        <w:r>
                          <w:rPr>
                            <w:szCs w:val="18"/>
                          </w:rPr>
                          <w:t>’</w:t>
                        </w:r>
                        <w:r>
                          <w:rPr>
                            <w:rFonts w:hint="eastAsia"/>
                            <w:szCs w:val="18"/>
                          </w:rPr>
                          <w:t>s uri address</w:t>
                        </w:r>
                      </w:p>
                    </w:txbxContent>
                  </v:textbox>
                </v:shape>
                <v:shape id="AutoShape 988" o:spid="_x0000_s1783" type="#_x0000_t62" style="position:absolute;left:14859;top:990;width:2743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mtecMA&#10;AADcAAAADwAAAGRycy9kb3ducmV2LnhtbESPQWvCQBSE74L/YXmCN92oRUzqKioI8VJo2ktvj+xr&#10;Epp9G7Ivmv77bqHQ4zAz3zD74+hadac+NJ4NrJYJKOLS24YrA+9v18UOVBBki61nMvBNAY6H6WSP&#10;mfUPfqV7IZWKEA4ZGqhFukzrUNbkMCx9Rxy9T987lCj7StseHxHuWr1Okq122HBcqLGjS03lVzE4&#10;A7hJi5Df8iGV4Ywv/mY/dizGzGfj6RmU0Cj/4b92bg08pVv4PROPgD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mtecMAAADcAAAADwAAAAAAAAAAAAAAAACYAgAAZHJzL2Rv&#10;d25yZXYueG1sUEsFBgAAAAAEAAQA9QAAAIgDAAAAAA==&#10;" adj="21160,27780" fillcolor="#ff9">
                  <v:textbox inset="0,0,0,0">
                    <w:txbxContent>
                      <w:p w:rsidR="0023747D" w:rsidRPr="00511C94" w:rsidRDefault="0023747D" w:rsidP="00375F9C">
                        <w:pPr>
                          <w:rPr>
                            <w:szCs w:val="18"/>
                          </w:rPr>
                        </w:pPr>
                        <w:r>
                          <w:rPr>
                            <w:rFonts w:hint="eastAsia"/>
                            <w:szCs w:val="18"/>
                          </w:rPr>
                          <w:t>A</w:t>
                        </w:r>
                        <w:r w:rsidRPr="00511C94">
                          <w:rPr>
                            <w:szCs w:val="18"/>
                          </w:rPr>
                          <w:t xml:space="preserve"> random string for avoiding browser cache</w:t>
                        </w:r>
                      </w:p>
                    </w:txbxContent>
                  </v:textbox>
                </v:shape>
                <w10:anchorlock/>
              </v:group>
            </w:pict>
          </mc:Fallback>
        </mc:AlternateContent>
      </w:r>
    </w:p>
    <w:p w:rsidR="00375F9C" w:rsidRPr="00703031" w:rsidRDefault="00375F9C" w:rsidP="00375F9C">
      <w:pPr>
        <w:rPr>
          <w:b/>
        </w:rPr>
      </w:pPr>
      <w:r w:rsidRPr="00703031">
        <w:rPr>
          <w:rFonts w:hint="eastAsia"/>
          <w:b/>
        </w:rPr>
        <w:t xml:space="preserve">In Fiddler: </w:t>
      </w:r>
    </w:p>
    <w:p w:rsidR="00375F9C" w:rsidRDefault="005C781A" w:rsidP="00375F9C">
      <w:pPr>
        <w:jc w:val="left"/>
      </w:pPr>
      <w:r>
        <w:rPr>
          <w:rFonts w:hint="eastAsia"/>
          <w:noProof/>
        </w:rPr>
        <w:drawing>
          <wp:inline distT="0" distB="0" distL="0" distR="0" wp14:anchorId="2CF7B1FA" wp14:editId="35738D83">
            <wp:extent cx="5067300" cy="1114425"/>
            <wp:effectExtent l="0" t="0" r="0" b="952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067300" cy="1114425"/>
                    </a:xfrm>
                    <a:prstGeom prst="rect">
                      <a:avLst/>
                    </a:prstGeom>
                    <a:noFill/>
                    <a:ln>
                      <a:noFill/>
                    </a:ln>
                  </pic:spPr>
                </pic:pic>
              </a:graphicData>
            </a:graphic>
          </wp:inline>
        </w:drawing>
      </w:r>
    </w:p>
    <w:p w:rsidR="00375F9C" w:rsidRDefault="00375F9C" w:rsidP="00E45D25">
      <w:pPr>
        <w:pStyle w:val="2"/>
        <w:numPr>
          <w:ilvl w:val="1"/>
          <w:numId w:val="17"/>
        </w:numPr>
      </w:pPr>
      <w:bookmarkStart w:id="176" w:name="_Toc356466307"/>
      <w:r w:rsidRPr="00543AD6">
        <w:t>Synchronous data exchange</w:t>
      </w:r>
      <w:bookmarkEnd w:id="176"/>
    </w:p>
    <w:p w:rsidR="00375F9C" w:rsidRDefault="00375F9C" w:rsidP="00375F9C">
      <w:r>
        <w:rPr>
          <w:rFonts w:hint="eastAsia"/>
        </w:rPr>
        <w:t xml:space="preserve">Only </w:t>
      </w:r>
      <w:r w:rsidR="00704D04">
        <w:rPr>
          <w:rFonts w:hint="eastAsia"/>
        </w:rPr>
        <w:t>xui.</w:t>
      </w:r>
      <w:r>
        <w:rPr>
          <w:rFonts w:hint="eastAsia"/>
        </w:rPr>
        <w:t>Ajax support s</w:t>
      </w:r>
      <w:r w:rsidRPr="00703031">
        <w:t>ynchronous</w:t>
      </w:r>
      <w:r>
        <w:rPr>
          <w:rFonts w:hint="eastAsia"/>
        </w:rPr>
        <w:t xml:space="preserve"> data exchanging. </w:t>
      </w:r>
    </w:p>
    <w:p w:rsidR="00375F9C" w:rsidRDefault="005C781A" w:rsidP="00375F9C">
      <w:r>
        <w:rPr>
          <w:noProof/>
        </w:rPr>
        <w:lastRenderedPageBreak/>
        <mc:AlternateContent>
          <mc:Choice Requires="wpc">
            <w:drawing>
              <wp:inline distT="0" distB="0" distL="0" distR="0" wp14:anchorId="2D08B9F0" wp14:editId="42D1F82A">
                <wp:extent cx="5257800" cy="1830705"/>
                <wp:effectExtent l="9525" t="0" r="9525" b="7620"/>
                <wp:docPr id="490" name="画布 4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87" name="Text Box 48"/>
                        <wps:cNvSpPr txBox="1">
                          <a:spLocks noChangeArrowheads="1"/>
                        </wps:cNvSpPr>
                        <wps:spPr bwMode="auto">
                          <a:xfrm>
                            <a:off x="0" y="48895"/>
                            <a:ext cx="5257800" cy="1781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046B1" w:rsidRDefault="0023747D" w:rsidP="00375F9C">
                              <w:pPr>
                                <w:spacing w:line="240" w:lineRule="exact"/>
                                <w:rPr>
                                  <w:sz w:val="18"/>
                                  <w:szCs w:val="18"/>
                                </w:rPr>
                              </w:pPr>
                              <w:r w:rsidRPr="00B046B1">
                                <w:rPr>
                                  <w:color w:val="0000FF"/>
                                  <w:sz w:val="18"/>
                                  <w:szCs w:val="18"/>
                                </w:rPr>
                                <w:t>var</w:t>
                              </w:r>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r>
                                <w:rPr>
                                  <w:sz w:val="18"/>
                                  <w:szCs w:val="18"/>
                                </w:rPr>
                                <w:t>xui</w:t>
                              </w:r>
                              <w:r w:rsidR="0023747D">
                                <w:rPr>
                                  <w:sz w:val="18"/>
                                  <w:szCs w:val="18"/>
                                </w:rPr>
                                <w:t>.</w:t>
                              </w:r>
                              <w:r w:rsidR="0023747D" w:rsidRPr="00B046B1">
                                <w:rPr>
                                  <w:sz w:val="18"/>
                                  <w:szCs w:val="18"/>
                                </w:rPr>
                                <w:t>Ajax(url, {</w:t>
                              </w:r>
                            </w:p>
                            <w:p w:rsidR="0023747D" w:rsidRPr="00B046B1" w:rsidRDefault="0023747D" w:rsidP="00375F9C">
                              <w:pPr>
                                <w:spacing w:line="240" w:lineRule="exact"/>
                                <w:rPr>
                                  <w:sz w:val="18"/>
                                  <w:szCs w:val="18"/>
                                </w:rPr>
                              </w:pPr>
                              <w:r w:rsidRPr="00B046B1">
                                <w:rPr>
                                  <w:sz w:val="18"/>
                                  <w:szCs w:val="18"/>
                                </w:rPr>
                                <w:t xml:space="preserve">    key:</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para:{p1: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r w:rsidRPr="00B046B1">
                                <w:rPr>
                                  <w:color w:val="0000FF"/>
                                  <w:sz w:val="18"/>
                                  <w:szCs w:val="18"/>
                                </w:rPr>
                                <w:t>function</w:t>
                              </w:r>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r w:rsidR="00F55F81">
                                <w:rPr>
                                  <w:sz w:val="18"/>
                                  <w:szCs w:val="18"/>
                                </w:rPr>
                                <w:t>xui</w:t>
                              </w:r>
                              <w:r w:rsidRPr="00B046B1">
                                <w:rPr>
                                  <w:sz w:val="18"/>
                                  <w:szCs w:val="18"/>
                                </w:rPr>
                                <w:t>.log(rsp);</w:t>
                              </w:r>
                            </w:p>
                            <w:p w:rsidR="0023747D" w:rsidRPr="00B046B1" w:rsidRDefault="0023747D" w:rsidP="00375F9C">
                              <w:pPr>
                                <w:spacing w:line="240" w:lineRule="exact"/>
                                <w:rPr>
                                  <w:sz w:val="18"/>
                                  <w:szCs w:val="18"/>
                                </w:rPr>
                              </w:pPr>
                              <w:r w:rsidRPr="00B046B1">
                                <w:rPr>
                                  <w:sz w:val="18"/>
                                  <w:szCs w:val="18"/>
                                </w:rPr>
                                <w:t>},</w:t>
                              </w:r>
                              <w:r w:rsidRPr="00B046B1">
                                <w:rPr>
                                  <w:color w:val="0000FF"/>
                                  <w:sz w:val="18"/>
                                  <w:szCs w:val="18"/>
                                </w:rPr>
                                <w:t>function</w:t>
                              </w:r>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r w:rsidR="00F55F81">
                                <w:rPr>
                                  <w:sz w:val="18"/>
                                  <w:szCs w:val="18"/>
                                </w:rPr>
                                <w:t>xui</w:t>
                              </w:r>
                              <w:r w:rsidRPr="00B046B1">
                                <w:rPr>
                                  <w:sz w:val="18"/>
                                  <w:szCs w:val="18"/>
                                </w:rPr>
                                <w:t>.alert(errMsg)</w:t>
                              </w:r>
                            </w:p>
                            <w:p w:rsidR="0023747D" w:rsidRDefault="0023747D" w:rsidP="00375F9C">
                              <w:pPr>
                                <w:spacing w:line="240" w:lineRule="exact"/>
                                <w:rPr>
                                  <w:sz w:val="18"/>
                                  <w:szCs w:val="18"/>
                                </w:rPr>
                              </w:pPr>
                              <w:r w:rsidRPr="00B046B1">
                                <w:rPr>
                                  <w:sz w:val="18"/>
                                  <w:szCs w:val="18"/>
                                </w:rPr>
                                <w:t>}</w:t>
                              </w:r>
                              <w:r>
                                <w:rPr>
                                  <w:rFonts w:hint="eastAsia"/>
                                  <w:sz w:val="18"/>
                                  <w:szCs w:val="18"/>
                                </w:rPr>
                                <w:t>, null, {</w:t>
                              </w:r>
                            </w:p>
                            <w:p w:rsidR="0023747D" w:rsidRDefault="0023747D" w:rsidP="00375F9C">
                              <w:pPr>
                                <w:spacing w:line="240" w:lineRule="exact"/>
                                <w:rPr>
                                  <w:sz w:val="18"/>
                                  <w:szCs w:val="18"/>
                                </w:rPr>
                              </w:pPr>
                              <w:r>
                                <w:rPr>
                                  <w:rFonts w:hint="eastAsia"/>
                                  <w:sz w:val="18"/>
                                  <w:szCs w:val="18"/>
                                </w:rPr>
                                <w:t xml:space="preserve">   asy:false</w:t>
                              </w:r>
                            </w:p>
                            <w:p w:rsidR="0023747D" w:rsidRPr="00B046B1" w:rsidRDefault="0023747D" w:rsidP="00375F9C">
                              <w:pPr>
                                <w:spacing w:line="240" w:lineRule="exact"/>
                                <w:rPr>
                                  <w:szCs w:val="18"/>
                                </w:rPr>
                              </w:pPr>
                              <w:r>
                                <w:rPr>
                                  <w:rFonts w:hint="eastAsia"/>
                                  <w:sz w:val="18"/>
                                  <w:szCs w:val="18"/>
                                </w:rPr>
                                <w:t>}</w:t>
                              </w:r>
                              <w:r w:rsidRPr="00B046B1">
                                <w:rPr>
                                  <w:sz w:val="18"/>
                                  <w:szCs w:val="18"/>
                                </w:rPr>
                                <w:t>).start();</w:t>
                              </w:r>
                            </w:p>
                          </w:txbxContent>
                        </wps:txbx>
                        <wps:bodyPr rot="0" vert="horz" wrap="square" lIns="54000" tIns="46800" rIns="54000" bIns="45720" anchor="t" anchorCtr="0" upright="1">
                          <a:spAutoFit/>
                        </wps:bodyPr>
                      </wps:wsp>
                      <wps:wsp>
                        <wps:cNvPr id="488" name="AutoShape 49"/>
                        <wps:cNvSpPr>
                          <a:spLocks noChangeArrowheads="1"/>
                        </wps:cNvSpPr>
                        <wps:spPr bwMode="auto">
                          <a:xfrm flipH="1">
                            <a:off x="1143000" y="1287780"/>
                            <a:ext cx="914400" cy="219710"/>
                          </a:xfrm>
                          <a:prstGeom prst="wedgeRoundRectCallout">
                            <a:avLst>
                              <a:gd name="adj1" fmla="val 97014"/>
                              <a:gd name="adj2" fmla="val 6387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w:t>
                              </w:r>
                              <w:r w:rsidRPr="00703031">
                                <w:rPr>
                                  <w:szCs w:val="18"/>
                                </w:rPr>
                                <w:t>ynchronous</w:t>
                              </w:r>
                            </w:p>
                          </w:txbxContent>
                        </wps:txbx>
                        <wps:bodyPr rot="0" vert="horz" wrap="square" lIns="0" tIns="0" rIns="0" bIns="0" anchor="t" anchorCtr="0" upright="1">
                          <a:noAutofit/>
                        </wps:bodyPr>
                      </wps:wsp>
                      <wps:wsp>
                        <wps:cNvPr id="489" name="AutoShape 45"/>
                        <wps:cNvSpPr>
                          <a:spLocks noChangeArrowheads="1"/>
                        </wps:cNvSpPr>
                        <wps:spPr bwMode="auto">
                          <a:xfrm flipH="1">
                            <a:off x="1485900" y="326390"/>
                            <a:ext cx="1485900" cy="219710"/>
                          </a:xfrm>
                          <a:prstGeom prst="wedgeRoundRectCallout">
                            <a:avLst>
                              <a:gd name="adj1" fmla="val 80213"/>
                              <a:gd name="adj2" fmla="val 49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equest data</w:t>
                              </w:r>
                            </w:p>
                          </w:txbxContent>
                        </wps:txbx>
                        <wps:bodyPr rot="0" vert="horz" wrap="square" lIns="0" tIns="0" rIns="0" bIns="0" anchor="t" anchorCtr="0" upright="1">
                          <a:noAutofit/>
                        </wps:bodyPr>
                      </wps:wsp>
                    </wpc:wpc>
                  </a:graphicData>
                </a:graphic>
              </wp:inline>
            </w:drawing>
          </mc:Choice>
          <mc:Fallback>
            <w:pict>
              <v:group id="画布 46" o:spid="_x0000_s1784" editas="canvas" style="width:414pt;height:144.15pt;mso-position-horizontal-relative:char;mso-position-vertical-relative:line" coordsize="52578,18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">
                <v:shape id="_x0000_s1785" type="#_x0000_t75" style="position:absolute;width:52578;height:18307;visibility:visible;mso-wrap-style:square">
                  <v:fill o:detectmouseclick="t"/>
                  <v:path o:connecttype="none"/>
                </v:shape>
                <v:shape id="Text Box 48" o:spid="_x0000_s1786"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HfscQA&#10;AADcAAAADwAAAGRycy9kb3ducmV2LnhtbESPQWsCMRSE7wX/Q3hCbzXbUuy6GkWUsl6E1ur9sXnd&#10;LG5eliSu6783QqHHYWa+YRarwbaiJx8axwpeJxkI4srphmsFx5/PlxxEiMgaW8ek4EYBVsvR0wIL&#10;7a78Tf0h1iJBOBSowMTYFVKGypDFMHEdcfJ+nbcYk/S11B6vCW5b+ZZlU2mx4bRgsKONoep8uFgF&#10;1Xk7bMvmZHx/sfmXnpW3/bRU6nk8rOcgIg3xP/zX3mkF7/kHPM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h37HEAAAA3AAAAA8AAAAAAAAAAAAAAAAAmAIAAGRycy9k&#10;b3ducmV2LnhtbFBLBQYAAAAABAAEAPUAAACJAwAAAAA=&#10;" strokeweight="1pt">
                  <v:textbox style="mso-fit-shape-to-text:t" inset="1.5mm,1.3mm,1.5mm">
                    <w:txbxContent>
                      <w:p w:rsidR="0023747D" w:rsidRPr="00B046B1" w:rsidRDefault="0023747D" w:rsidP="00375F9C">
                        <w:pPr>
                          <w:spacing w:line="240" w:lineRule="exact"/>
                          <w:rPr>
                            <w:sz w:val="18"/>
                            <w:szCs w:val="18"/>
                          </w:rPr>
                        </w:pPr>
                        <w:proofErr w:type="gramStart"/>
                        <w:r w:rsidRPr="00B046B1">
                          <w:rPr>
                            <w:color w:val="0000FF"/>
                            <w:sz w:val="18"/>
                            <w:szCs w:val="18"/>
                          </w:rPr>
                          <w:t>var</w:t>
                        </w:r>
                        <w:proofErr w:type="gramEnd"/>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proofErr w:type="gramStart"/>
                        <w:r>
                          <w:rPr>
                            <w:sz w:val="18"/>
                            <w:szCs w:val="18"/>
                          </w:rPr>
                          <w:t>xui</w:t>
                        </w:r>
                        <w:r w:rsidR="0023747D">
                          <w:rPr>
                            <w:sz w:val="18"/>
                            <w:szCs w:val="18"/>
                          </w:rPr>
                          <w:t>.</w:t>
                        </w:r>
                        <w:r w:rsidR="0023747D" w:rsidRPr="00B046B1">
                          <w:rPr>
                            <w:sz w:val="18"/>
                            <w:szCs w:val="18"/>
                          </w:rPr>
                          <w:t>Ajax(</w:t>
                        </w:r>
                        <w:proofErr w:type="gramEnd"/>
                        <w:r w:rsidR="0023747D" w:rsidRPr="00B046B1">
                          <w:rPr>
                            <w:sz w:val="18"/>
                            <w:szCs w:val="18"/>
                          </w:rPr>
                          <w:t>url, {</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key</w:t>
                        </w:r>
                        <w:proofErr w:type="gramEnd"/>
                        <w:r w:rsidRPr="00B046B1">
                          <w:rPr>
                            <w:sz w:val="18"/>
                            <w:szCs w:val="18"/>
                          </w:rPr>
                          <w:t>:</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para:</w:t>
                        </w:r>
                        <w:proofErr w:type="gramEnd"/>
                        <w:r w:rsidRPr="00B046B1">
                          <w:rPr>
                            <w:sz w:val="18"/>
                            <w:szCs w:val="18"/>
                          </w:rPr>
                          <w:t>{p1: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.log(</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.alert(</w:t>
                        </w:r>
                        <w:proofErr w:type="gramEnd"/>
                        <w:r w:rsidRPr="00B046B1">
                          <w:rPr>
                            <w:sz w:val="18"/>
                            <w:szCs w:val="18"/>
                          </w:rPr>
                          <w:t>errMsg)</w:t>
                        </w:r>
                      </w:p>
                      <w:p w:rsidR="0023747D" w:rsidRDefault="0023747D" w:rsidP="00375F9C">
                        <w:pPr>
                          <w:spacing w:line="240" w:lineRule="exact"/>
                          <w:rPr>
                            <w:sz w:val="18"/>
                            <w:szCs w:val="18"/>
                          </w:rPr>
                        </w:pPr>
                        <w:r w:rsidRPr="00B046B1">
                          <w:rPr>
                            <w:sz w:val="18"/>
                            <w:szCs w:val="18"/>
                          </w:rPr>
                          <w:t>}</w:t>
                        </w:r>
                        <w:r>
                          <w:rPr>
                            <w:rFonts w:hint="eastAsia"/>
                            <w:sz w:val="18"/>
                            <w:szCs w:val="18"/>
                          </w:rPr>
                          <w:t>, null, {</w:t>
                        </w:r>
                      </w:p>
                      <w:p w:rsidR="0023747D" w:rsidRDefault="0023747D" w:rsidP="00375F9C">
                        <w:pPr>
                          <w:spacing w:line="240" w:lineRule="exact"/>
                          <w:rPr>
                            <w:sz w:val="18"/>
                            <w:szCs w:val="18"/>
                          </w:rPr>
                        </w:pPr>
                        <w:r>
                          <w:rPr>
                            <w:rFonts w:hint="eastAsia"/>
                            <w:sz w:val="18"/>
                            <w:szCs w:val="18"/>
                          </w:rPr>
                          <w:t xml:space="preserve">   </w:t>
                        </w:r>
                        <w:proofErr w:type="gramStart"/>
                        <w:r>
                          <w:rPr>
                            <w:rFonts w:hint="eastAsia"/>
                            <w:sz w:val="18"/>
                            <w:szCs w:val="18"/>
                          </w:rPr>
                          <w:t>asy:</w:t>
                        </w:r>
                        <w:proofErr w:type="gramEnd"/>
                        <w:r>
                          <w:rPr>
                            <w:rFonts w:hint="eastAsia"/>
                            <w:sz w:val="18"/>
                            <w:szCs w:val="18"/>
                          </w:rPr>
                          <w:t>false</w:t>
                        </w:r>
                      </w:p>
                      <w:p w:rsidR="0023747D" w:rsidRPr="00B046B1" w:rsidRDefault="0023747D" w:rsidP="00375F9C">
                        <w:pPr>
                          <w:spacing w:line="240" w:lineRule="exact"/>
                          <w:rPr>
                            <w:szCs w:val="18"/>
                          </w:rPr>
                        </w:pPr>
                        <w:r>
                          <w:rPr>
                            <w:rFonts w:hint="eastAsia"/>
                            <w:sz w:val="18"/>
                            <w:szCs w:val="18"/>
                          </w:rPr>
                          <w:t>}</w:t>
                        </w:r>
                        <w:r w:rsidRPr="00B046B1">
                          <w:rPr>
                            <w:sz w:val="18"/>
                            <w:szCs w:val="18"/>
                          </w:rPr>
                          <w:t>).</w:t>
                        </w:r>
                        <w:proofErr w:type="gramStart"/>
                        <w:r w:rsidRPr="00B046B1">
                          <w:rPr>
                            <w:sz w:val="18"/>
                            <w:szCs w:val="18"/>
                          </w:rPr>
                          <w:t>start(</w:t>
                        </w:r>
                        <w:proofErr w:type="gramEnd"/>
                        <w:r w:rsidRPr="00B046B1">
                          <w:rPr>
                            <w:sz w:val="18"/>
                            <w:szCs w:val="18"/>
                          </w:rPr>
                          <w:t>);</w:t>
                        </w:r>
                      </w:p>
                    </w:txbxContent>
                  </v:textbox>
                </v:shape>
                <v:shape id="_x0000_s1787" type="#_x0000_t62" style="position:absolute;left:11430;top:12877;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UHsQA&#10;AADcAAAADwAAAGRycy9kb3ducmV2LnhtbERPy2rCQBTdC/2H4Qrd6cT0gUQnIpXQ2p0vxN0lc/PA&#10;zJ2Ymca0X99ZFLo8nPdyNZhG9NS52rKC2TQCQZxbXXOp4HjIJnMQziNrbCyTgm9ysEofRktMtL3z&#10;jvq9L0UIYZeggsr7NpHS5RUZdFPbEgeusJ1BH2BXSt3hPYSbRsZR9CoN1hwaKmzpraL8uv8yCrKf&#10;7LQttv26vW1O8UsZv58vn09KPY6H9QKEp8H/i//cH1rB8zysDWfCEZ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lVB7EAAAA3AAAAA8AAAAAAAAAAAAAAAAAmAIAAGRycy9k&#10;b3ducmV2LnhtbFBLBQYAAAAABAAEAPUAAACJAwAAAAA=&#10;" adj="31755,24596" fillcolor="#ff9">
                  <v:textbox inset="0,0,0,0">
                    <w:txbxContent>
                      <w:p w:rsidR="0023747D" w:rsidRPr="000E23E9" w:rsidRDefault="0023747D" w:rsidP="00375F9C">
                        <w:pPr>
                          <w:rPr>
                            <w:szCs w:val="18"/>
                          </w:rPr>
                        </w:pPr>
                        <w:proofErr w:type="gramStart"/>
                        <w:r>
                          <w:rPr>
                            <w:rFonts w:hint="eastAsia"/>
                            <w:szCs w:val="18"/>
                          </w:rPr>
                          <w:t>s</w:t>
                        </w:r>
                        <w:r w:rsidRPr="00703031">
                          <w:rPr>
                            <w:szCs w:val="18"/>
                          </w:rPr>
                          <w:t>ynchronous</w:t>
                        </w:r>
                        <w:proofErr w:type="gramEnd"/>
                      </w:p>
                    </w:txbxContent>
                  </v:textbox>
                </v:shape>
                <v:shape id="AutoShape 45" o:spid="_x0000_s1788" type="#_x0000_t62" style="position:absolute;left:14859;top:3263;width:14859;height:219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e18QA&#10;AADcAAAADwAAAGRycy9kb3ducmV2LnhtbESPQYvCMBSE78L+h/AWvGm6ouJ2jbIIhYInqx729mje&#10;ttXmpSRR6783guBxmJlvmOW6N624kvONZQVf4wQEcWl1w5WCwz4bLUD4gKyxtUwK7uRhvfoYLDHV&#10;9sY7uhahEhHCPkUFdQhdKqUvazLox7Yjjt6/dQZDlK6S2uEtwk0rJ0kylwYbjgs1drSpqTwXF6Og&#10;2By32bbpy5Pd36en7Jz/zVyu1PCz//0BEagP7/CrnWsF08U3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vntfEAAAA3AAAAA8AAAAAAAAAAAAAAAAAmAIAAGRycy9k&#10;b3ducmV2LnhtbFBLBQYAAAAABAAEAPUAAACJAwAAAAA=&#10;" adj="28126,11861" fillcolor="#ff9">
                  <v:textbox inset="0,0,0,0">
                    <w:txbxContent>
                      <w:p w:rsidR="0023747D" w:rsidRPr="000E23E9" w:rsidRDefault="0023747D" w:rsidP="00375F9C">
                        <w:pPr>
                          <w:rPr>
                            <w:szCs w:val="18"/>
                          </w:rPr>
                        </w:pPr>
                        <w:r>
                          <w:rPr>
                            <w:szCs w:val="18"/>
                          </w:rPr>
                          <w:t>R</w:t>
                        </w:r>
                        <w:r>
                          <w:rPr>
                            <w:rFonts w:hint="eastAsia"/>
                            <w:szCs w:val="18"/>
                          </w:rPr>
                          <w:t>equest data</w:t>
                        </w:r>
                      </w:p>
                    </w:txbxContent>
                  </v:textbox>
                </v:shape>
                <w10:anchorlock/>
              </v:group>
            </w:pict>
          </mc:Fallback>
        </mc:AlternateContent>
      </w:r>
    </w:p>
    <w:p w:rsidR="00375F9C" w:rsidRPr="00703031" w:rsidRDefault="00375F9C" w:rsidP="00375F9C">
      <w:pPr>
        <w:rPr>
          <w:b/>
        </w:rPr>
      </w:pPr>
      <w:r w:rsidRPr="00703031">
        <w:rPr>
          <w:rFonts w:hint="eastAsia"/>
          <w:b/>
        </w:rPr>
        <w:t>In fiddler:</w:t>
      </w:r>
    </w:p>
    <w:p w:rsidR="00375F9C" w:rsidRPr="00703031" w:rsidRDefault="00375F9C" w:rsidP="00375F9C">
      <w:pPr>
        <w:rPr>
          <w:b/>
        </w:rPr>
      </w:pPr>
      <w:r w:rsidRPr="00703031">
        <w:rPr>
          <w:rFonts w:hint="eastAsia"/>
          <w:b/>
        </w:rPr>
        <w:t>The request:</w:t>
      </w:r>
    </w:p>
    <w:p w:rsidR="00375F9C" w:rsidRDefault="005C781A" w:rsidP="00375F9C">
      <w:r>
        <w:rPr>
          <w:rFonts w:hint="eastAsia"/>
          <w:noProof/>
        </w:rPr>
        <w:drawing>
          <wp:inline distT="0" distB="0" distL="0" distR="0" wp14:anchorId="0C2A4425" wp14:editId="4C84ED99">
            <wp:extent cx="5391150" cy="152400"/>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91150" cy="152400"/>
                    </a:xfrm>
                    <a:prstGeom prst="rect">
                      <a:avLst/>
                    </a:prstGeom>
                    <a:noFill/>
                    <a:ln>
                      <a:noFill/>
                    </a:ln>
                  </pic:spPr>
                </pic:pic>
              </a:graphicData>
            </a:graphic>
          </wp:inline>
        </w:drawing>
      </w:r>
    </w:p>
    <w:p w:rsidR="00375F9C" w:rsidRPr="00703031" w:rsidRDefault="00375F9C" w:rsidP="00375F9C">
      <w:pPr>
        <w:rPr>
          <w:b/>
        </w:rPr>
      </w:pPr>
      <w:r w:rsidRPr="00703031">
        <w:rPr>
          <w:rFonts w:hint="eastAsia"/>
          <w:b/>
        </w:rPr>
        <w:t>The response:</w:t>
      </w:r>
    </w:p>
    <w:p w:rsidR="00375F9C" w:rsidRDefault="005C781A" w:rsidP="00375F9C">
      <w:r>
        <w:rPr>
          <w:rFonts w:hint="eastAsia"/>
          <w:noProof/>
        </w:rPr>
        <w:drawing>
          <wp:inline distT="0" distB="0" distL="0" distR="0" wp14:anchorId="229BDC3A" wp14:editId="505C6826">
            <wp:extent cx="5391150" cy="47625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391150" cy="476250"/>
                    </a:xfrm>
                    <a:prstGeom prst="rect">
                      <a:avLst/>
                    </a:prstGeom>
                    <a:noFill/>
                    <a:ln>
                      <a:noFill/>
                    </a:ln>
                  </pic:spPr>
                </pic:pic>
              </a:graphicData>
            </a:graphic>
          </wp:inline>
        </w:drawing>
      </w:r>
    </w:p>
    <w:p w:rsidR="00375F9C" w:rsidRDefault="00375F9C" w:rsidP="00375F9C"/>
    <w:p w:rsidR="00375F9C" w:rsidRDefault="00375F9C" w:rsidP="00375F9C">
      <w:r>
        <w:rPr>
          <w:rFonts w:hint="eastAsia"/>
        </w:rPr>
        <w:t>This is an as</w:t>
      </w:r>
      <w:r w:rsidRPr="00703031">
        <w:t>ynchronous</w:t>
      </w:r>
      <w:r>
        <w:rPr>
          <w:rFonts w:hint="eastAsia"/>
        </w:rPr>
        <w:t xml:space="preserve"> </w:t>
      </w:r>
      <w:r>
        <w:t>request</w:t>
      </w:r>
      <w:r>
        <w:rPr>
          <w:rFonts w:hint="eastAsia"/>
        </w:rPr>
        <w:t>:</w:t>
      </w:r>
    </w:p>
    <w:p w:rsidR="00375F9C" w:rsidRDefault="005C781A" w:rsidP="00375F9C">
      <w:r>
        <w:rPr>
          <w:noProof/>
        </w:rPr>
        <mc:AlternateContent>
          <mc:Choice Requires="wpc">
            <w:drawing>
              <wp:inline distT="0" distB="0" distL="0" distR="0" wp14:anchorId="041453CC" wp14:editId="1ADF725B">
                <wp:extent cx="5257800" cy="1571625"/>
                <wp:effectExtent l="9525" t="0" r="9525" b="9525"/>
                <wp:docPr id="486" name="画布 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85" name="Text Box 44"/>
                        <wps:cNvSpPr txBox="1">
                          <a:spLocks noChangeArrowheads="1"/>
                        </wps:cNvSpPr>
                        <wps:spPr bwMode="auto">
                          <a:xfrm>
                            <a:off x="0" y="48895"/>
                            <a:ext cx="5257800" cy="152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046B1" w:rsidRDefault="0023747D" w:rsidP="00375F9C">
                              <w:pPr>
                                <w:spacing w:line="240" w:lineRule="exact"/>
                                <w:rPr>
                                  <w:sz w:val="18"/>
                                  <w:szCs w:val="18"/>
                                </w:rPr>
                              </w:pPr>
                              <w:r w:rsidRPr="00B046B1">
                                <w:rPr>
                                  <w:color w:val="0000FF"/>
                                  <w:sz w:val="18"/>
                                  <w:szCs w:val="18"/>
                                </w:rPr>
                                <w:t>var</w:t>
                              </w:r>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r>
                                <w:rPr>
                                  <w:sz w:val="18"/>
                                  <w:szCs w:val="18"/>
                                </w:rPr>
                                <w:t>xui</w:t>
                              </w:r>
                              <w:r w:rsidR="0023747D" w:rsidRPr="00B046B1">
                                <w:rPr>
                                  <w:sz w:val="18"/>
                                  <w:szCs w:val="18"/>
                                </w:rPr>
                                <w:t>.Ajax(url, {</w:t>
                              </w:r>
                            </w:p>
                            <w:p w:rsidR="0023747D" w:rsidRPr="00B046B1" w:rsidRDefault="0023747D" w:rsidP="00375F9C">
                              <w:pPr>
                                <w:spacing w:line="240" w:lineRule="exact"/>
                                <w:rPr>
                                  <w:sz w:val="18"/>
                                  <w:szCs w:val="18"/>
                                </w:rPr>
                              </w:pPr>
                              <w:r w:rsidRPr="00B046B1">
                                <w:rPr>
                                  <w:sz w:val="18"/>
                                  <w:szCs w:val="18"/>
                                </w:rPr>
                                <w:t xml:space="preserve">    key:</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para:{p1: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r w:rsidRPr="00B046B1">
                                <w:rPr>
                                  <w:color w:val="0000FF"/>
                                  <w:sz w:val="18"/>
                                  <w:szCs w:val="18"/>
                                </w:rPr>
                                <w:t>function</w:t>
                              </w:r>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r w:rsidR="00F55F81">
                                <w:rPr>
                                  <w:sz w:val="18"/>
                                  <w:szCs w:val="18"/>
                                </w:rPr>
                                <w:t>xui</w:t>
                              </w:r>
                              <w:r w:rsidRPr="00B046B1">
                                <w:rPr>
                                  <w:sz w:val="18"/>
                                  <w:szCs w:val="18"/>
                                </w:rPr>
                                <w:t>.log(rsp);</w:t>
                              </w:r>
                            </w:p>
                            <w:p w:rsidR="0023747D" w:rsidRPr="00B046B1" w:rsidRDefault="0023747D" w:rsidP="00375F9C">
                              <w:pPr>
                                <w:spacing w:line="240" w:lineRule="exact"/>
                                <w:rPr>
                                  <w:sz w:val="18"/>
                                  <w:szCs w:val="18"/>
                                </w:rPr>
                              </w:pPr>
                              <w:r w:rsidRPr="00B046B1">
                                <w:rPr>
                                  <w:sz w:val="18"/>
                                  <w:szCs w:val="18"/>
                                </w:rPr>
                                <w:t>},</w:t>
                              </w:r>
                              <w:r w:rsidRPr="00B046B1">
                                <w:rPr>
                                  <w:color w:val="0000FF"/>
                                  <w:sz w:val="18"/>
                                  <w:szCs w:val="18"/>
                                </w:rPr>
                                <w:t>function</w:t>
                              </w:r>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r w:rsidR="00F55F81">
                                <w:rPr>
                                  <w:sz w:val="18"/>
                                  <w:szCs w:val="18"/>
                                </w:rPr>
                                <w:t>xui</w:t>
                              </w:r>
                              <w:r w:rsidRPr="00B046B1">
                                <w:rPr>
                                  <w:sz w:val="18"/>
                                  <w:szCs w:val="18"/>
                                </w:rPr>
                                <w:t>.alert(errMsg)</w:t>
                              </w:r>
                            </w:p>
                            <w:p w:rsidR="0023747D" w:rsidRPr="00B046B1" w:rsidRDefault="0023747D" w:rsidP="00375F9C">
                              <w:pPr>
                                <w:rPr>
                                  <w:szCs w:val="18"/>
                                </w:rPr>
                              </w:pPr>
                              <w:r w:rsidRPr="00B046B1">
                                <w:rPr>
                                  <w:sz w:val="18"/>
                                  <w:szCs w:val="18"/>
                                </w:rPr>
                                <w:t>}).start();</w:t>
                              </w:r>
                            </w:p>
                          </w:txbxContent>
                        </wps:txbx>
                        <wps:bodyPr rot="0" vert="horz" wrap="square" lIns="54000" tIns="46800" rIns="54000" bIns="45720" anchor="t" anchorCtr="0" upright="1">
                          <a:spAutoFit/>
                        </wps:bodyPr>
                      </wps:wsp>
                    </wpc:wpc>
                  </a:graphicData>
                </a:graphic>
              </wp:inline>
            </w:drawing>
          </mc:Choice>
          <mc:Fallback>
            <w:pict>
              <v:group id="画布 42" o:spid="_x0000_s1789" editas="canvas" style="width:414pt;height:123.75pt;mso-position-horizontal-relative:char;mso-position-vertical-relative:line" coordsize="52578,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">
                <v:shape id="_x0000_s1790" type="#_x0000_t75" style="position:absolute;width:52578;height:15716;visibility:visible;mso-wrap-style:square">
                  <v:fill o:detectmouseclick="t"/>
                  <v:path o:connecttype="none"/>
                </v:shape>
                <v:shape id="Text Box 44" o:spid="_x0000_s1791" type="#_x0000_t202" style="position:absolute;top:488;width:52578;height:15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kXcQA&#10;AADcAAAADwAAAGRycy9kb3ducmV2LnhtbESPQWsCMRSE7wX/Q3iCt5q1WNlujSJK2V6Equ39sXlu&#10;FjcvSxLX9d83BaHHYWa+YZbrwbaiJx8axwpm0wwEceV0w7WC79PHcw4iRGSNrWNScKcA69XoaYmF&#10;djc+UH+MtUgQDgUqMDF2hZShMmQxTF1HnLyz8xZjkr6W2uMtwW0rX7JsIS02nBYMdrQ1VF2OV6ug&#10;uuyGXdn8GN9fbf6l38r7flEqNRkPm3cQkYb4H360P7WCef4Kf2fS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5F3EAAAA3AAAAA8AAAAAAAAAAAAAAAAAmAIAAGRycy9k&#10;b3ducmV2LnhtbFBLBQYAAAAABAAEAPUAAACJAwAAAAA=&#10;" strokeweight="1pt">
                  <v:textbox style="mso-fit-shape-to-text:t" inset="1.5mm,1.3mm,1.5mm">
                    <w:txbxContent>
                      <w:p w:rsidR="0023747D" w:rsidRPr="00B046B1" w:rsidRDefault="0023747D" w:rsidP="00375F9C">
                        <w:pPr>
                          <w:spacing w:line="240" w:lineRule="exact"/>
                          <w:rPr>
                            <w:sz w:val="18"/>
                            <w:szCs w:val="18"/>
                          </w:rPr>
                        </w:pPr>
                        <w:proofErr w:type="gramStart"/>
                        <w:r w:rsidRPr="00B046B1">
                          <w:rPr>
                            <w:color w:val="0000FF"/>
                            <w:sz w:val="18"/>
                            <w:szCs w:val="18"/>
                          </w:rPr>
                          <w:t>var</w:t>
                        </w:r>
                        <w:proofErr w:type="gramEnd"/>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proofErr w:type="gramStart"/>
                        <w:r>
                          <w:rPr>
                            <w:sz w:val="18"/>
                            <w:szCs w:val="18"/>
                          </w:rPr>
                          <w:t>xui</w:t>
                        </w:r>
                        <w:r w:rsidR="0023747D" w:rsidRPr="00B046B1">
                          <w:rPr>
                            <w:sz w:val="18"/>
                            <w:szCs w:val="18"/>
                          </w:rPr>
                          <w:t>.Ajax(</w:t>
                        </w:r>
                        <w:proofErr w:type="gramEnd"/>
                        <w:r w:rsidR="0023747D" w:rsidRPr="00B046B1">
                          <w:rPr>
                            <w:sz w:val="18"/>
                            <w:szCs w:val="18"/>
                          </w:rPr>
                          <w:t>url, {</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key</w:t>
                        </w:r>
                        <w:proofErr w:type="gramEnd"/>
                        <w:r w:rsidRPr="00B046B1">
                          <w:rPr>
                            <w:sz w:val="18"/>
                            <w:szCs w:val="18"/>
                          </w:rPr>
                          <w:t>:</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para:</w:t>
                        </w:r>
                        <w:proofErr w:type="gramEnd"/>
                        <w:r w:rsidRPr="00B046B1">
                          <w:rPr>
                            <w:sz w:val="18"/>
                            <w:szCs w:val="18"/>
                          </w:rPr>
                          <w:t>{p1: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.log(</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.alert(</w:t>
                        </w:r>
                        <w:proofErr w:type="gramEnd"/>
                        <w:r w:rsidRPr="00B046B1">
                          <w:rPr>
                            <w:sz w:val="18"/>
                            <w:szCs w:val="18"/>
                          </w:rPr>
                          <w:t>errMsg)</w:t>
                        </w:r>
                      </w:p>
                      <w:p w:rsidR="0023747D" w:rsidRPr="00B046B1" w:rsidRDefault="0023747D" w:rsidP="00375F9C">
                        <w:pPr>
                          <w:rPr>
                            <w:szCs w:val="18"/>
                          </w:rPr>
                        </w:pPr>
                        <w:r w:rsidRPr="00B046B1">
                          <w:rPr>
                            <w:sz w:val="18"/>
                            <w:szCs w:val="18"/>
                          </w:rPr>
                          <w:t>}).</w:t>
                        </w:r>
                        <w:proofErr w:type="gramStart"/>
                        <w:r w:rsidRPr="00B046B1">
                          <w:rPr>
                            <w:sz w:val="18"/>
                            <w:szCs w:val="18"/>
                          </w:rPr>
                          <w:t>start(</w:t>
                        </w:r>
                        <w:proofErr w:type="gramEnd"/>
                        <w:r w:rsidRPr="00B046B1">
                          <w:rPr>
                            <w:sz w:val="18"/>
                            <w:szCs w:val="18"/>
                          </w:rPr>
                          <w:t>);</w:t>
                        </w:r>
                      </w:p>
                    </w:txbxContent>
                  </v:textbox>
                </v:shape>
                <w10:anchorlock/>
              </v:group>
            </w:pict>
          </mc:Fallback>
        </mc:AlternateContent>
      </w:r>
    </w:p>
    <w:p w:rsidR="00375F9C" w:rsidRDefault="00375F9C" w:rsidP="00E45D25">
      <w:pPr>
        <w:pStyle w:val="2"/>
        <w:numPr>
          <w:ilvl w:val="1"/>
          <w:numId w:val="17"/>
        </w:numPr>
      </w:pPr>
      <w:bookmarkStart w:id="177" w:name="_Toc356466308"/>
      <w:r>
        <w:rPr>
          <w:rFonts w:hint="eastAsia"/>
        </w:rPr>
        <w:t>Cross-domain</w:t>
      </w:r>
      <w:bookmarkEnd w:id="177"/>
    </w:p>
    <w:p w:rsidR="00375F9C" w:rsidRDefault="00704D04" w:rsidP="00375F9C">
      <w:r>
        <w:rPr>
          <w:rFonts w:hint="eastAsia"/>
        </w:rPr>
        <w:t>xui.</w:t>
      </w:r>
      <w:r w:rsidR="00375F9C">
        <w:rPr>
          <w:rFonts w:hint="eastAsia"/>
        </w:rPr>
        <w:t xml:space="preserve">SAjax and </w:t>
      </w:r>
      <w:r>
        <w:rPr>
          <w:rFonts w:hint="eastAsia"/>
        </w:rPr>
        <w:t>xui.</w:t>
      </w:r>
      <w:r w:rsidR="00375F9C">
        <w:rPr>
          <w:rFonts w:hint="eastAsia"/>
        </w:rPr>
        <w:t>IAjax can be</w:t>
      </w:r>
      <w:r w:rsidR="00375F9C" w:rsidRPr="0061417B">
        <w:t xml:space="preserve"> </w:t>
      </w:r>
      <w:r w:rsidR="00375F9C">
        <w:rPr>
          <w:rFonts w:hint="eastAsia"/>
        </w:rPr>
        <w:t>used for c</w:t>
      </w:r>
      <w:r w:rsidR="00375F9C" w:rsidRPr="0061417B">
        <w:t>alling Cross Domain Web Services</w:t>
      </w:r>
      <w:r w:rsidR="00375F9C">
        <w:rPr>
          <w:rFonts w:hint="eastAsia"/>
        </w:rPr>
        <w:t xml:space="preserve">. But only </w:t>
      </w:r>
      <w:r>
        <w:rPr>
          <w:rFonts w:hint="eastAsia"/>
        </w:rPr>
        <w:t>xui.</w:t>
      </w:r>
      <w:r w:rsidR="00375F9C">
        <w:rPr>
          <w:rFonts w:hint="eastAsia"/>
        </w:rPr>
        <w:t>IAjax can post data and upload file.</w:t>
      </w:r>
    </w:p>
    <w:p w:rsidR="00375F9C" w:rsidRDefault="00375F9C" w:rsidP="00E45D25">
      <w:pPr>
        <w:pStyle w:val="3"/>
        <w:numPr>
          <w:ilvl w:val="2"/>
          <w:numId w:val="17"/>
        </w:numPr>
      </w:pPr>
      <w:bookmarkStart w:id="178" w:name="_Toc356466309"/>
      <w:r>
        <w:rPr>
          <w:rFonts w:hint="eastAsia"/>
        </w:rPr>
        <w:t>To monitor SAjax</w:t>
      </w:r>
      <w:bookmarkEnd w:id="178"/>
    </w:p>
    <w:p w:rsidR="00375F9C" w:rsidRPr="0061417B" w:rsidRDefault="00375F9C" w:rsidP="00375F9C">
      <w:pPr>
        <w:rPr>
          <w:b/>
        </w:rPr>
      </w:pPr>
      <w:r w:rsidRPr="0061417B">
        <w:rPr>
          <w:rFonts w:hint="eastAsia"/>
          <w:b/>
        </w:rPr>
        <w:t>Code:</w:t>
      </w:r>
    </w:p>
    <w:p w:rsidR="00375F9C" w:rsidRDefault="005C781A" w:rsidP="00375F9C">
      <w:r>
        <w:rPr>
          <w:noProof/>
        </w:rPr>
        <w:lastRenderedPageBreak/>
        <mc:AlternateContent>
          <mc:Choice Requires="wpc">
            <w:drawing>
              <wp:inline distT="0" distB="0" distL="0" distR="0" wp14:anchorId="0932DE36" wp14:editId="7F83663A">
                <wp:extent cx="5257800" cy="1571625"/>
                <wp:effectExtent l="9525" t="0" r="9525" b="9525"/>
                <wp:docPr id="48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82" name="Text Box 36"/>
                        <wps:cNvSpPr txBox="1">
                          <a:spLocks noChangeArrowheads="1"/>
                        </wps:cNvSpPr>
                        <wps:spPr bwMode="auto">
                          <a:xfrm>
                            <a:off x="0" y="48895"/>
                            <a:ext cx="5257800" cy="152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046B1" w:rsidRDefault="0023747D" w:rsidP="00375F9C">
                              <w:pPr>
                                <w:spacing w:line="240" w:lineRule="exact"/>
                                <w:rPr>
                                  <w:sz w:val="18"/>
                                  <w:szCs w:val="18"/>
                                </w:rPr>
                              </w:pPr>
                              <w:r w:rsidRPr="00B046B1">
                                <w:rPr>
                                  <w:color w:val="0000FF"/>
                                  <w:sz w:val="18"/>
                                  <w:szCs w:val="18"/>
                                </w:rPr>
                                <w:t>var</w:t>
                              </w:r>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r>
                                <w:rPr>
                                  <w:sz w:val="18"/>
                                  <w:szCs w:val="18"/>
                                </w:rPr>
                                <w:t>xui</w:t>
                              </w:r>
                              <w:r w:rsidR="0023747D">
                                <w:rPr>
                                  <w:sz w:val="18"/>
                                  <w:szCs w:val="18"/>
                                </w:rPr>
                                <w:t>.</w:t>
                              </w:r>
                              <w:r w:rsidR="0023747D">
                                <w:rPr>
                                  <w:rFonts w:hint="eastAsia"/>
                                  <w:sz w:val="18"/>
                                  <w:szCs w:val="18"/>
                                </w:rPr>
                                <w:t>S</w:t>
                              </w:r>
                              <w:r w:rsidR="0023747D" w:rsidRPr="00B046B1">
                                <w:rPr>
                                  <w:sz w:val="18"/>
                                  <w:szCs w:val="18"/>
                                </w:rPr>
                                <w:t>Ajax(url, {</w:t>
                              </w:r>
                            </w:p>
                            <w:p w:rsidR="0023747D" w:rsidRPr="00375F9C" w:rsidRDefault="0023747D" w:rsidP="00375F9C">
                              <w:pPr>
                                <w:spacing w:line="240" w:lineRule="exact"/>
                                <w:rPr>
                                  <w:sz w:val="18"/>
                                  <w:szCs w:val="18"/>
                                  <w:lang w:val="pt-BR"/>
                                </w:rPr>
                              </w:pPr>
                              <w:r w:rsidRPr="00B046B1">
                                <w:rPr>
                                  <w:sz w:val="18"/>
                                  <w:szCs w:val="18"/>
                                </w:rPr>
                                <w:t xml:space="preserve">    </w:t>
                              </w:r>
                              <w:r w:rsidRPr="00375F9C">
                                <w:rPr>
                                  <w:sz w:val="18"/>
                                  <w:szCs w:val="18"/>
                                  <w:lang w:val="pt-BR"/>
                                </w:rPr>
                                <w:t>key:</w:t>
                              </w:r>
                              <w:r w:rsidRPr="00375F9C">
                                <w:rPr>
                                  <w:color w:val="FF00FF"/>
                                  <w:sz w:val="18"/>
                                  <w:szCs w:val="18"/>
                                  <w:lang w:val="pt-BR"/>
                                </w:rPr>
                                <w:t>'test'</w:t>
                              </w:r>
                              <w:r w:rsidRPr="00375F9C">
                                <w:rPr>
                                  <w:sz w:val="18"/>
                                  <w:szCs w:val="18"/>
                                  <w:lang w:val="pt-BR"/>
                                </w:rPr>
                                <w:t>,</w:t>
                              </w:r>
                            </w:p>
                            <w:p w:rsidR="0023747D" w:rsidRPr="00375F9C" w:rsidRDefault="0023747D" w:rsidP="00375F9C">
                              <w:pPr>
                                <w:spacing w:line="240" w:lineRule="exact"/>
                                <w:rPr>
                                  <w:sz w:val="18"/>
                                  <w:szCs w:val="18"/>
                                  <w:lang w:val="pt-BR"/>
                                </w:rPr>
                              </w:pPr>
                              <w:r w:rsidRPr="00375F9C">
                                <w:rPr>
                                  <w:sz w:val="18"/>
                                  <w:szCs w:val="18"/>
                                  <w:lang w:val="pt-BR"/>
                                </w:rPr>
                                <w:t xml:space="preserve">    para:{p1:</w:t>
                              </w:r>
                              <w:r w:rsidRPr="00375F9C">
                                <w:rPr>
                                  <w:color w:val="FF00FF"/>
                                  <w:sz w:val="18"/>
                                  <w:szCs w:val="18"/>
                                  <w:lang w:val="pt-BR"/>
                                </w:rPr>
                                <w:t>'para 1'</w:t>
                              </w:r>
                              <w:r w:rsidRPr="00375F9C">
                                <w:rPr>
                                  <w:sz w:val="18"/>
                                  <w:szCs w:val="18"/>
                                  <w:lang w:val="pt-BR"/>
                                </w:rPr>
                                <w:t>}</w:t>
                              </w:r>
                            </w:p>
                            <w:p w:rsidR="0023747D" w:rsidRPr="00375F9C" w:rsidRDefault="0023747D" w:rsidP="00375F9C">
                              <w:pPr>
                                <w:spacing w:line="240" w:lineRule="exact"/>
                                <w:rPr>
                                  <w:sz w:val="18"/>
                                  <w:szCs w:val="18"/>
                                  <w:lang w:val="pt-BR"/>
                                </w:rPr>
                              </w:pPr>
                              <w:r w:rsidRPr="00375F9C">
                                <w:rPr>
                                  <w:sz w:val="18"/>
                                  <w:szCs w:val="18"/>
                                  <w:lang w:val="pt-BR"/>
                                </w:rPr>
                                <w:t>},</w:t>
                              </w:r>
                              <w:r w:rsidRPr="00375F9C">
                                <w:rPr>
                                  <w:color w:val="0000FF"/>
                                  <w:sz w:val="18"/>
                                  <w:szCs w:val="18"/>
                                  <w:lang w:val="pt-BR"/>
                                </w:rPr>
                                <w:t>function</w:t>
                              </w:r>
                              <w:r w:rsidRPr="00375F9C">
                                <w:rPr>
                                  <w:sz w:val="18"/>
                                  <w:szCs w:val="18"/>
                                  <w:lang w:val="pt-BR"/>
                                </w:rPr>
                                <w:t>(rsp){</w:t>
                              </w:r>
                            </w:p>
                            <w:p w:rsidR="0023747D" w:rsidRPr="00375F9C" w:rsidRDefault="0023747D" w:rsidP="00375F9C">
                              <w:pPr>
                                <w:spacing w:line="240" w:lineRule="exact"/>
                                <w:rPr>
                                  <w:sz w:val="18"/>
                                  <w:szCs w:val="18"/>
                                  <w:lang w:val="pt-BR"/>
                                </w:rPr>
                              </w:pPr>
                              <w:r w:rsidRPr="00375F9C">
                                <w:rPr>
                                  <w:sz w:val="18"/>
                                  <w:szCs w:val="18"/>
                                  <w:lang w:val="pt-BR"/>
                                </w:rPr>
                                <w:t xml:space="preserve">    </w:t>
                              </w:r>
                              <w:r w:rsidR="00F55F81">
                                <w:rPr>
                                  <w:sz w:val="18"/>
                                  <w:szCs w:val="18"/>
                                  <w:lang w:val="pt-BR"/>
                                </w:rPr>
                                <w:t>xui</w:t>
                              </w:r>
                              <w:r w:rsidRPr="00375F9C">
                                <w:rPr>
                                  <w:sz w:val="18"/>
                                  <w:szCs w:val="18"/>
                                  <w:lang w:val="pt-BR"/>
                                </w:rPr>
                                <w:t>.log(rsp);</w:t>
                              </w:r>
                            </w:p>
                            <w:p w:rsidR="0023747D" w:rsidRPr="00375F9C" w:rsidRDefault="0023747D" w:rsidP="00375F9C">
                              <w:pPr>
                                <w:spacing w:line="240" w:lineRule="exact"/>
                                <w:rPr>
                                  <w:sz w:val="18"/>
                                  <w:szCs w:val="18"/>
                                  <w:lang w:val="pt-BR"/>
                                </w:rPr>
                              </w:pPr>
                              <w:r w:rsidRPr="00375F9C">
                                <w:rPr>
                                  <w:sz w:val="18"/>
                                  <w:szCs w:val="18"/>
                                  <w:lang w:val="pt-BR"/>
                                </w:rPr>
                                <w:t>},</w:t>
                              </w:r>
                              <w:r w:rsidRPr="00375F9C">
                                <w:rPr>
                                  <w:color w:val="0000FF"/>
                                  <w:sz w:val="18"/>
                                  <w:szCs w:val="18"/>
                                  <w:lang w:val="pt-BR"/>
                                </w:rPr>
                                <w:t>function</w:t>
                              </w:r>
                              <w:r w:rsidRPr="00375F9C">
                                <w:rPr>
                                  <w:sz w:val="18"/>
                                  <w:szCs w:val="18"/>
                                  <w:lang w:val="pt-BR"/>
                                </w:rPr>
                                <w:t>(errMsg){</w:t>
                              </w:r>
                            </w:p>
                            <w:p w:rsidR="0023747D" w:rsidRPr="00375F9C" w:rsidRDefault="0023747D" w:rsidP="00375F9C">
                              <w:pPr>
                                <w:spacing w:line="240" w:lineRule="exact"/>
                                <w:rPr>
                                  <w:sz w:val="18"/>
                                  <w:szCs w:val="18"/>
                                  <w:lang w:val="pt-BR"/>
                                </w:rPr>
                              </w:pPr>
                              <w:r w:rsidRPr="00375F9C">
                                <w:rPr>
                                  <w:sz w:val="18"/>
                                  <w:szCs w:val="18"/>
                                  <w:lang w:val="pt-BR"/>
                                </w:rPr>
                                <w:t xml:space="preserve">    </w:t>
                              </w:r>
                              <w:r w:rsidR="00F55F81">
                                <w:rPr>
                                  <w:sz w:val="18"/>
                                  <w:szCs w:val="18"/>
                                  <w:lang w:val="pt-BR"/>
                                </w:rPr>
                                <w:t>xui</w:t>
                              </w:r>
                              <w:r w:rsidRPr="00375F9C">
                                <w:rPr>
                                  <w:sz w:val="18"/>
                                  <w:szCs w:val="18"/>
                                  <w:lang w:val="pt-BR"/>
                                </w:rPr>
                                <w:t>.alert(errMsg)</w:t>
                              </w:r>
                            </w:p>
                            <w:p w:rsidR="0023747D" w:rsidRPr="00B046B1" w:rsidRDefault="0023747D" w:rsidP="00375F9C">
                              <w:pPr>
                                <w:rPr>
                                  <w:szCs w:val="18"/>
                                </w:rPr>
                              </w:pPr>
                              <w:r w:rsidRPr="00B046B1">
                                <w:rPr>
                                  <w:sz w:val="18"/>
                                  <w:szCs w:val="18"/>
                                </w:rPr>
                                <w:t>}).start();</w:t>
                              </w:r>
                            </w:p>
                          </w:txbxContent>
                        </wps:txbx>
                        <wps:bodyPr rot="0" vert="horz" wrap="square" lIns="54000" tIns="46800" rIns="54000" bIns="45720" anchor="t" anchorCtr="0" upright="1">
                          <a:spAutoFit/>
                        </wps:bodyPr>
                      </wps:wsp>
                      <wps:wsp>
                        <wps:cNvPr id="483" name="AutoShape 37"/>
                        <wps:cNvSpPr>
                          <a:spLocks noChangeArrowheads="1"/>
                        </wps:cNvSpPr>
                        <wps:spPr bwMode="auto">
                          <a:xfrm flipH="1">
                            <a:off x="1600200" y="198120"/>
                            <a:ext cx="1143000" cy="219710"/>
                          </a:xfrm>
                          <a:prstGeom prst="wedgeRoundRectCallout">
                            <a:avLst>
                              <a:gd name="adj1" fmla="val 111778"/>
                              <a:gd name="adj2" fmla="val 8814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equest data</w:t>
                              </w:r>
                            </w:p>
                          </w:txbxContent>
                        </wps:txbx>
                        <wps:bodyPr rot="0" vert="horz" wrap="square" lIns="0" tIns="0" rIns="0" bIns="0" anchor="t" anchorCtr="0" upright="1">
                          <a:noAutofit/>
                        </wps:bodyPr>
                      </wps:wsp>
                    </wpc:wpc>
                  </a:graphicData>
                </a:graphic>
              </wp:inline>
            </w:drawing>
          </mc:Choice>
          <mc:Fallback>
            <w:pict>
              <v:group id="画布 34" o:spid="_x0000_s1792" editas="canvas" style="width:414pt;height:123.75pt;mso-position-horizontal-relative:char;mso-position-vertical-relative:line" coordsize="52578,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">
                <v:shape id="_x0000_s1793" type="#_x0000_t75" style="position:absolute;width:52578;height:15716;visibility:visible;mso-wrap-style:square">
                  <v:fill o:detectmouseclick="t"/>
                  <v:path o:connecttype="none"/>
                </v:shape>
                <v:shape id="Text Box 36" o:spid="_x0000_s1794" type="#_x0000_t202" style="position:absolute;top:488;width:52578;height:15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Z8KcMA&#10;AADcAAAADwAAAGRycy9kb3ducmV2LnhtbESPQWsCMRSE74L/ITyhN81Wimy3RimKbC+CtXp/bF43&#10;i5uXJYnr+u8bQehxmJlvmOV6sK3oyYfGsYLXWQaCuHK64VrB6Wc3zUGEiKyxdUwK7hRgvRqPllho&#10;d+Nv6o+xFgnCoUAFJsaukDJUhiyGmeuIk/frvMWYpK+l9nhLcNvKeZYtpMWG04LBjjaGqsvxahVU&#10;l+2wLZuz8f3V5gf9Xt73i1Kpl8nw+QEi0hD/w8/2l1bwls/hcS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Z8KcMAAADcAAAADwAAAAAAAAAAAAAAAACYAgAAZHJzL2Rv&#10;d25yZXYueG1sUEsFBgAAAAAEAAQA9QAAAIgDAAAAAA==&#10;" strokeweight="1pt">
                  <v:textbox style="mso-fit-shape-to-text:t" inset="1.5mm,1.3mm,1.5mm">
                    <w:txbxContent>
                      <w:p w:rsidR="0023747D" w:rsidRPr="00B046B1" w:rsidRDefault="0023747D" w:rsidP="00375F9C">
                        <w:pPr>
                          <w:spacing w:line="240" w:lineRule="exact"/>
                          <w:rPr>
                            <w:sz w:val="18"/>
                            <w:szCs w:val="18"/>
                          </w:rPr>
                        </w:pPr>
                        <w:proofErr w:type="gramStart"/>
                        <w:r w:rsidRPr="00B046B1">
                          <w:rPr>
                            <w:color w:val="0000FF"/>
                            <w:sz w:val="18"/>
                            <w:szCs w:val="18"/>
                          </w:rPr>
                          <w:t>var</w:t>
                        </w:r>
                        <w:proofErr w:type="gramEnd"/>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proofErr w:type="gramStart"/>
                        <w:r>
                          <w:rPr>
                            <w:sz w:val="18"/>
                            <w:szCs w:val="18"/>
                          </w:rPr>
                          <w:t>xui</w:t>
                        </w:r>
                        <w:r w:rsidR="0023747D">
                          <w:rPr>
                            <w:sz w:val="18"/>
                            <w:szCs w:val="18"/>
                          </w:rPr>
                          <w:t>.</w:t>
                        </w:r>
                        <w:r w:rsidR="0023747D">
                          <w:rPr>
                            <w:rFonts w:hint="eastAsia"/>
                            <w:sz w:val="18"/>
                            <w:szCs w:val="18"/>
                          </w:rPr>
                          <w:t>S</w:t>
                        </w:r>
                        <w:r w:rsidR="0023747D" w:rsidRPr="00B046B1">
                          <w:rPr>
                            <w:sz w:val="18"/>
                            <w:szCs w:val="18"/>
                          </w:rPr>
                          <w:t>Ajax(</w:t>
                        </w:r>
                        <w:proofErr w:type="gramEnd"/>
                        <w:r w:rsidR="0023747D" w:rsidRPr="00B046B1">
                          <w:rPr>
                            <w:sz w:val="18"/>
                            <w:szCs w:val="18"/>
                          </w:rPr>
                          <w:t>url, {</w:t>
                        </w:r>
                      </w:p>
                      <w:p w:rsidR="0023747D" w:rsidRPr="00375F9C" w:rsidRDefault="0023747D" w:rsidP="00375F9C">
                        <w:pPr>
                          <w:spacing w:line="240" w:lineRule="exact"/>
                          <w:rPr>
                            <w:sz w:val="18"/>
                            <w:szCs w:val="18"/>
                            <w:lang w:val="pt-BR"/>
                          </w:rPr>
                        </w:pPr>
                        <w:r w:rsidRPr="00B046B1">
                          <w:rPr>
                            <w:sz w:val="18"/>
                            <w:szCs w:val="18"/>
                          </w:rPr>
                          <w:t xml:space="preserve">    </w:t>
                        </w:r>
                        <w:r w:rsidRPr="00375F9C">
                          <w:rPr>
                            <w:sz w:val="18"/>
                            <w:szCs w:val="18"/>
                            <w:lang w:val="pt-BR"/>
                          </w:rPr>
                          <w:t>key:</w:t>
                        </w:r>
                        <w:r w:rsidRPr="00375F9C">
                          <w:rPr>
                            <w:color w:val="FF00FF"/>
                            <w:sz w:val="18"/>
                            <w:szCs w:val="18"/>
                            <w:lang w:val="pt-BR"/>
                          </w:rPr>
                          <w:t>'test'</w:t>
                        </w:r>
                        <w:r w:rsidRPr="00375F9C">
                          <w:rPr>
                            <w:sz w:val="18"/>
                            <w:szCs w:val="18"/>
                            <w:lang w:val="pt-BR"/>
                          </w:rPr>
                          <w:t>,</w:t>
                        </w:r>
                      </w:p>
                      <w:p w:rsidR="0023747D" w:rsidRPr="00375F9C" w:rsidRDefault="0023747D" w:rsidP="00375F9C">
                        <w:pPr>
                          <w:spacing w:line="240" w:lineRule="exact"/>
                          <w:rPr>
                            <w:sz w:val="18"/>
                            <w:szCs w:val="18"/>
                            <w:lang w:val="pt-BR"/>
                          </w:rPr>
                        </w:pPr>
                        <w:r w:rsidRPr="00375F9C">
                          <w:rPr>
                            <w:sz w:val="18"/>
                            <w:szCs w:val="18"/>
                            <w:lang w:val="pt-BR"/>
                          </w:rPr>
                          <w:t xml:space="preserve">    para:{p1:</w:t>
                        </w:r>
                        <w:r w:rsidRPr="00375F9C">
                          <w:rPr>
                            <w:color w:val="FF00FF"/>
                            <w:sz w:val="18"/>
                            <w:szCs w:val="18"/>
                            <w:lang w:val="pt-BR"/>
                          </w:rPr>
                          <w:t>'para 1'</w:t>
                        </w:r>
                        <w:r w:rsidRPr="00375F9C">
                          <w:rPr>
                            <w:sz w:val="18"/>
                            <w:szCs w:val="18"/>
                            <w:lang w:val="pt-BR"/>
                          </w:rPr>
                          <w:t>}</w:t>
                        </w:r>
                      </w:p>
                      <w:p w:rsidR="0023747D" w:rsidRPr="00375F9C" w:rsidRDefault="0023747D" w:rsidP="00375F9C">
                        <w:pPr>
                          <w:spacing w:line="240" w:lineRule="exact"/>
                          <w:rPr>
                            <w:sz w:val="18"/>
                            <w:szCs w:val="18"/>
                            <w:lang w:val="pt-BR"/>
                          </w:rPr>
                        </w:pPr>
                        <w:r w:rsidRPr="00375F9C">
                          <w:rPr>
                            <w:sz w:val="18"/>
                            <w:szCs w:val="18"/>
                            <w:lang w:val="pt-BR"/>
                          </w:rPr>
                          <w:t>},</w:t>
                        </w:r>
                        <w:r w:rsidRPr="00375F9C">
                          <w:rPr>
                            <w:color w:val="0000FF"/>
                            <w:sz w:val="18"/>
                            <w:szCs w:val="18"/>
                            <w:lang w:val="pt-BR"/>
                          </w:rPr>
                          <w:t>function</w:t>
                        </w:r>
                        <w:r w:rsidRPr="00375F9C">
                          <w:rPr>
                            <w:sz w:val="18"/>
                            <w:szCs w:val="18"/>
                            <w:lang w:val="pt-BR"/>
                          </w:rPr>
                          <w:t>(rsp){</w:t>
                        </w:r>
                      </w:p>
                      <w:p w:rsidR="0023747D" w:rsidRPr="00375F9C" w:rsidRDefault="0023747D" w:rsidP="00375F9C">
                        <w:pPr>
                          <w:spacing w:line="240" w:lineRule="exact"/>
                          <w:rPr>
                            <w:sz w:val="18"/>
                            <w:szCs w:val="18"/>
                            <w:lang w:val="pt-BR"/>
                          </w:rPr>
                        </w:pPr>
                        <w:r w:rsidRPr="00375F9C">
                          <w:rPr>
                            <w:sz w:val="18"/>
                            <w:szCs w:val="18"/>
                            <w:lang w:val="pt-BR"/>
                          </w:rPr>
                          <w:t xml:space="preserve">    </w:t>
                        </w:r>
                        <w:r w:rsidR="00F55F81">
                          <w:rPr>
                            <w:sz w:val="18"/>
                            <w:szCs w:val="18"/>
                            <w:lang w:val="pt-BR"/>
                          </w:rPr>
                          <w:t>xui</w:t>
                        </w:r>
                        <w:r w:rsidRPr="00375F9C">
                          <w:rPr>
                            <w:sz w:val="18"/>
                            <w:szCs w:val="18"/>
                            <w:lang w:val="pt-BR"/>
                          </w:rPr>
                          <w:t>.log(rsp);</w:t>
                        </w:r>
                      </w:p>
                      <w:p w:rsidR="0023747D" w:rsidRPr="00375F9C" w:rsidRDefault="0023747D" w:rsidP="00375F9C">
                        <w:pPr>
                          <w:spacing w:line="240" w:lineRule="exact"/>
                          <w:rPr>
                            <w:sz w:val="18"/>
                            <w:szCs w:val="18"/>
                            <w:lang w:val="pt-BR"/>
                          </w:rPr>
                        </w:pPr>
                        <w:r w:rsidRPr="00375F9C">
                          <w:rPr>
                            <w:sz w:val="18"/>
                            <w:szCs w:val="18"/>
                            <w:lang w:val="pt-BR"/>
                          </w:rPr>
                          <w:t>},</w:t>
                        </w:r>
                        <w:r w:rsidRPr="00375F9C">
                          <w:rPr>
                            <w:color w:val="0000FF"/>
                            <w:sz w:val="18"/>
                            <w:szCs w:val="18"/>
                            <w:lang w:val="pt-BR"/>
                          </w:rPr>
                          <w:t>function</w:t>
                        </w:r>
                        <w:r w:rsidRPr="00375F9C">
                          <w:rPr>
                            <w:sz w:val="18"/>
                            <w:szCs w:val="18"/>
                            <w:lang w:val="pt-BR"/>
                          </w:rPr>
                          <w:t>(errMsg){</w:t>
                        </w:r>
                      </w:p>
                      <w:p w:rsidR="0023747D" w:rsidRPr="00375F9C" w:rsidRDefault="0023747D" w:rsidP="00375F9C">
                        <w:pPr>
                          <w:spacing w:line="240" w:lineRule="exact"/>
                          <w:rPr>
                            <w:sz w:val="18"/>
                            <w:szCs w:val="18"/>
                            <w:lang w:val="pt-BR"/>
                          </w:rPr>
                        </w:pPr>
                        <w:r w:rsidRPr="00375F9C">
                          <w:rPr>
                            <w:sz w:val="18"/>
                            <w:szCs w:val="18"/>
                            <w:lang w:val="pt-BR"/>
                          </w:rPr>
                          <w:t xml:space="preserve">    </w:t>
                        </w:r>
                        <w:r w:rsidR="00F55F81">
                          <w:rPr>
                            <w:sz w:val="18"/>
                            <w:szCs w:val="18"/>
                            <w:lang w:val="pt-BR"/>
                          </w:rPr>
                          <w:t>xui</w:t>
                        </w:r>
                        <w:r w:rsidRPr="00375F9C">
                          <w:rPr>
                            <w:sz w:val="18"/>
                            <w:szCs w:val="18"/>
                            <w:lang w:val="pt-BR"/>
                          </w:rPr>
                          <w:t>.alert(errMsg)</w:t>
                        </w:r>
                      </w:p>
                      <w:p w:rsidR="0023747D" w:rsidRPr="00B046B1" w:rsidRDefault="0023747D" w:rsidP="00375F9C">
                        <w:pPr>
                          <w:rPr>
                            <w:szCs w:val="18"/>
                          </w:rPr>
                        </w:pPr>
                        <w:r w:rsidRPr="00B046B1">
                          <w:rPr>
                            <w:sz w:val="18"/>
                            <w:szCs w:val="18"/>
                          </w:rPr>
                          <w:t>}).</w:t>
                        </w:r>
                        <w:proofErr w:type="gramStart"/>
                        <w:r w:rsidRPr="00B046B1">
                          <w:rPr>
                            <w:sz w:val="18"/>
                            <w:szCs w:val="18"/>
                          </w:rPr>
                          <w:t>start(</w:t>
                        </w:r>
                        <w:proofErr w:type="gramEnd"/>
                        <w:r w:rsidRPr="00B046B1">
                          <w:rPr>
                            <w:sz w:val="18"/>
                            <w:szCs w:val="18"/>
                          </w:rPr>
                          <w:t>);</w:t>
                        </w:r>
                      </w:p>
                    </w:txbxContent>
                  </v:textbox>
                </v:shape>
                <v:shape id="_x0000_s1795" type="#_x0000_t62" style="position:absolute;left:16002;top:1981;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evY8UA&#10;AADcAAAADwAAAGRycy9kb3ducmV2LnhtbESPT4vCMBTE74LfITzBm6auItI1yiIIugfFf8jens2z&#10;Ldu8dJtsrd/eCILHYWZ+w0znjSlETZXLLSsY9CMQxInVOacKjodlbwLCeWSNhWVScCcH81m7NcVY&#10;2xvvqN77VAQIuxgVZN6XsZQuycig69uSOHhXWxn0QVap1BXeAtwU8iOKxtJgzmEhw5IWGSW/+3+j&#10;wNUDfcbNvdiODsf15Scaf5+2f0p1O83XJwhPjX+HX+2VVjCaDO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69jxQAAANwAAAAPAAAAAAAAAAAAAAAAAJgCAABkcnMv&#10;ZG93bnJldi54bWxQSwUGAAAAAAQABAD1AAAAigMAAAAA&#10;" adj="34944,29840" fillcolor="#ff9">
                  <v:textbox inset="0,0,0,0">
                    <w:txbxContent>
                      <w:p w:rsidR="0023747D" w:rsidRPr="000E23E9" w:rsidRDefault="0023747D" w:rsidP="00375F9C">
                        <w:pPr>
                          <w:rPr>
                            <w:szCs w:val="18"/>
                          </w:rPr>
                        </w:pPr>
                        <w:r>
                          <w:rPr>
                            <w:szCs w:val="18"/>
                          </w:rPr>
                          <w:t>R</w:t>
                        </w:r>
                        <w:r>
                          <w:rPr>
                            <w:rFonts w:hint="eastAsia"/>
                            <w:szCs w:val="18"/>
                          </w:rPr>
                          <w:t>equest data</w:t>
                        </w:r>
                      </w:p>
                    </w:txbxContent>
                  </v:textbox>
                </v:shape>
                <w10:anchorlock/>
              </v:group>
            </w:pict>
          </mc:Fallback>
        </mc:AlternateContent>
      </w:r>
    </w:p>
    <w:p w:rsidR="00375F9C" w:rsidRPr="0061417B" w:rsidRDefault="00375F9C" w:rsidP="00375F9C">
      <w:pPr>
        <w:rPr>
          <w:b/>
        </w:rPr>
      </w:pPr>
      <w:r w:rsidRPr="0061417B">
        <w:rPr>
          <w:rFonts w:hint="eastAsia"/>
          <w:b/>
        </w:rPr>
        <w:t>In Fiddler:</w:t>
      </w:r>
    </w:p>
    <w:p w:rsidR="00375F9C" w:rsidRDefault="005C781A" w:rsidP="00375F9C">
      <w:r>
        <w:rPr>
          <w:rFonts w:hint="eastAsia"/>
          <w:noProof/>
        </w:rPr>
        <mc:AlternateContent>
          <mc:Choice Requires="wps">
            <w:drawing>
              <wp:anchor distT="0" distB="0" distL="114300" distR="114300" simplePos="0" relativeHeight="251540992" behindDoc="0" locked="0" layoutInCell="1" allowOverlap="1" wp14:anchorId="6EF5AA24" wp14:editId="618D16A5">
                <wp:simplePos x="0" y="0"/>
                <wp:positionH relativeFrom="column">
                  <wp:posOffset>4114800</wp:posOffset>
                </wp:positionH>
                <wp:positionV relativeFrom="line">
                  <wp:posOffset>693420</wp:posOffset>
                </wp:positionV>
                <wp:extent cx="800100" cy="219710"/>
                <wp:effectExtent l="400050" t="7620" r="9525" b="86995"/>
                <wp:wrapNone/>
                <wp:docPr id="481"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219710"/>
                        </a:xfrm>
                        <a:prstGeom prst="wedgeRoundRectCallout">
                          <a:avLst>
                            <a:gd name="adj1" fmla="val 91583"/>
                            <a:gd name="adj2" fmla="val 754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61417B" w:rsidRDefault="0023747D" w:rsidP="00375F9C">
                            <w:pPr>
                              <w:rPr>
                                <w:szCs w:val="18"/>
                              </w:rPr>
                            </w:pPr>
                            <w:r>
                              <w:rPr>
                                <w:rFonts w:hint="eastAsia"/>
                                <w:szCs w:val="18"/>
                              </w:rPr>
                              <w:t>The response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 o:spid="_x0000_s1796" type="#_x0000_t62" style="position:absolute;left:0;text-align:left;margin-left:324pt;margin-top:54.6pt;width:63pt;height:17.3pt;flip:x;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" adj="30582,27093" fillcolor="#ff9">
                <v:textbox inset="0,0,0,0">
                  <w:txbxContent>
                    <w:p w:rsidR="0023747D" w:rsidRPr="0061417B" w:rsidRDefault="0023747D" w:rsidP="00375F9C">
                      <w:pPr>
                        <w:rPr>
                          <w:szCs w:val="18"/>
                        </w:rPr>
                      </w:pPr>
                      <w:r>
                        <w:rPr>
                          <w:rFonts w:hint="eastAsia"/>
                          <w:szCs w:val="18"/>
                        </w:rPr>
                        <w:t>The response</w:t>
                      </w:r>
                    </w:p>
                  </w:txbxContent>
                </v:textbox>
                <w10:wrap anchory="line"/>
              </v:shape>
            </w:pict>
          </mc:Fallback>
        </mc:AlternateContent>
      </w:r>
      <w:r>
        <w:rPr>
          <w:rFonts w:hint="eastAsia"/>
          <w:noProof/>
        </w:rPr>
        <mc:AlternateContent>
          <mc:Choice Requires="wps">
            <w:drawing>
              <wp:anchor distT="0" distB="0" distL="114300" distR="114300" simplePos="0" relativeHeight="251539968" behindDoc="0" locked="0" layoutInCell="1" allowOverlap="1" wp14:anchorId="7CAAA39C" wp14:editId="3953988D">
                <wp:simplePos x="0" y="0"/>
                <wp:positionH relativeFrom="column">
                  <wp:posOffset>2400300</wp:posOffset>
                </wp:positionH>
                <wp:positionV relativeFrom="line">
                  <wp:posOffset>99060</wp:posOffset>
                </wp:positionV>
                <wp:extent cx="1143000" cy="219710"/>
                <wp:effectExtent l="361950" t="13335" r="9525" b="176530"/>
                <wp:wrapNone/>
                <wp:docPr id="480"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219710"/>
                        </a:xfrm>
                        <a:prstGeom prst="wedgeRoundRectCallout">
                          <a:avLst>
                            <a:gd name="adj1" fmla="val 80778"/>
                            <a:gd name="adj2" fmla="val 11444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GET method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 o:spid="_x0000_s1797" type="#_x0000_t62" style="position:absolute;left:0;text-align:left;margin-left:189pt;margin-top:7.8pt;width:90pt;height:17.3pt;flip:x;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" adj="28248,35521" fillcolor="#ff9">
                <v:textbox inset="0,0,0,0">
                  <w:txbxContent>
                    <w:p w:rsidR="0023747D" w:rsidRPr="000E23E9" w:rsidRDefault="0023747D" w:rsidP="00375F9C">
                      <w:pPr>
                        <w:rPr>
                          <w:szCs w:val="18"/>
                        </w:rPr>
                      </w:pPr>
                      <w:r>
                        <w:rPr>
                          <w:rFonts w:hint="eastAsia"/>
                          <w:szCs w:val="18"/>
                        </w:rPr>
                        <w:t>GET method</w:t>
                      </w:r>
                    </w:p>
                  </w:txbxContent>
                </v:textbox>
                <w10:wrap anchory="line"/>
              </v:shape>
            </w:pict>
          </mc:Fallback>
        </mc:AlternateContent>
      </w:r>
      <w:r>
        <w:rPr>
          <w:rFonts w:hint="eastAsia"/>
          <w:noProof/>
        </w:rPr>
        <w:drawing>
          <wp:inline distT="0" distB="0" distL="0" distR="0" wp14:anchorId="57101CE2" wp14:editId="2030E4C4">
            <wp:extent cx="5400675" cy="1295400"/>
            <wp:effectExtent l="0" t="0" r="9525"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400675" cy="1295400"/>
                    </a:xfrm>
                    <a:prstGeom prst="rect">
                      <a:avLst/>
                    </a:prstGeom>
                    <a:noFill/>
                    <a:ln>
                      <a:noFill/>
                    </a:ln>
                  </pic:spPr>
                </pic:pic>
              </a:graphicData>
            </a:graphic>
          </wp:inline>
        </w:drawing>
      </w:r>
    </w:p>
    <w:p w:rsidR="00375F9C" w:rsidRDefault="005C781A" w:rsidP="00375F9C">
      <w:r>
        <w:rPr>
          <w:rFonts w:hint="eastAsia"/>
          <w:noProof/>
        </w:rPr>
        <mc:AlternateContent>
          <mc:Choice Requires="wps">
            <w:drawing>
              <wp:anchor distT="0" distB="0" distL="114300" distR="114300" simplePos="0" relativeHeight="251552256" behindDoc="0" locked="0" layoutInCell="1" allowOverlap="1" wp14:anchorId="0EC504CE" wp14:editId="3755FEE5">
                <wp:simplePos x="0" y="0"/>
                <wp:positionH relativeFrom="column">
                  <wp:posOffset>457200</wp:posOffset>
                </wp:positionH>
                <wp:positionV relativeFrom="line">
                  <wp:posOffset>99060</wp:posOffset>
                </wp:positionV>
                <wp:extent cx="1600200" cy="396240"/>
                <wp:effectExtent l="9525" t="13335" r="9525" b="742950"/>
                <wp:wrapNone/>
                <wp:docPr id="479"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600200" cy="396240"/>
                        </a:xfrm>
                        <a:prstGeom prst="wedgeRoundRectCallout">
                          <a:avLst>
                            <a:gd name="adj1" fmla="val -24444"/>
                            <a:gd name="adj2" fmla="val 2341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spacing w:line="240" w:lineRule="exact"/>
                              <w:rPr>
                                <w:szCs w:val="18"/>
                              </w:rPr>
                            </w:pPr>
                            <w:r>
                              <w:rPr>
                                <w:szCs w:val="18"/>
                              </w:rPr>
                              <w:t>‘</w:t>
                            </w:r>
                            <w:r>
                              <w:rPr>
                                <w:rFonts w:hint="eastAsia"/>
                                <w:szCs w:val="18"/>
                              </w:rPr>
                              <w:t>script</w:t>
                            </w:r>
                            <w:r>
                              <w:rPr>
                                <w:szCs w:val="18"/>
                              </w:rPr>
                              <w:t>’</w:t>
                            </w:r>
                            <w:r>
                              <w:rPr>
                                <w:rFonts w:hint="eastAsia"/>
                                <w:szCs w:val="18"/>
                              </w:rPr>
                              <w:t xml:space="preserve"> tells backend: this is a SAjax request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3" o:spid="_x0000_s1798" type="#_x0000_t62" style="position:absolute;left:0;text-align:left;margin-left:36pt;margin-top:7.8pt;width:126pt;height:31.2pt;flip:x;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" adj="5520,61373" fillcolor="#ff9">
                <v:textbox inset="0,0,0,0">
                  <w:txbxContent>
                    <w:p w:rsidR="0023747D" w:rsidRPr="000E23E9" w:rsidRDefault="0023747D" w:rsidP="00375F9C">
                      <w:pPr>
                        <w:spacing w:line="240" w:lineRule="exact"/>
                        <w:rPr>
                          <w:szCs w:val="18"/>
                        </w:rPr>
                      </w:pPr>
                      <w:r>
                        <w:rPr>
                          <w:szCs w:val="18"/>
                        </w:rPr>
                        <w:t>‘</w:t>
                      </w:r>
                      <w:proofErr w:type="gramStart"/>
                      <w:r>
                        <w:rPr>
                          <w:rFonts w:hint="eastAsia"/>
                          <w:szCs w:val="18"/>
                        </w:rPr>
                        <w:t>script</w:t>
                      </w:r>
                      <w:proofErr w:type="gramEnd"/>
                      <w:r>
                        <w:rPr>
                          <w:szCs w:val="18"/>
                        </w:rPr>
                        <w:t>’</w:t>
                      </w:r>
                      <w:r>
                        <w:rPr>
                          <w:rFonts w:hint="eastAsia"/>
                          <w:szCs w:val="18"/>
                        </w:rPr>
                        <w:t xml:space="preserve"> tells backend: this is a SAjax request</w:t>
                      </w:r>
                    </w:p>
                  </w:txbxContent>
                </v:textbox>
                <w10:wrap anchory="line"/>
              </v:shape>
            </w:pict>
          </mc:Fallback>
        </mc:AlternateContent>
      </w:r>
      <w:r>
        <w:rPr>
          <w:rFonts w:hint="eastAsia"/>
          <w:noProof/>
        </w:rPr>
        <mc:AlternateContent>
          <mc:Choice Requires="wps">
            <w:drawing>
              <wp:anchor distT="0" distB="0" distL="114300" distR="114300" simplePos="0" relativeHeight="251545088" behindDoc="0" locked="0" layoutInCell="1" allowOverlap="1" wp14:anchorId="79206989" wp14:editId="6B7D9E82">
                <wp:simplePos x="0" y="0"/>
                <wp:positionH relativeFrom="column">
                  <wp:posOffset>0</wp:posOffset>
                </wp:positionH>
                <wp:positionV relativeFrom="line">
                  <wp:posOffset>495300</wp:posOffset>
                </wp:positionV>
                <wp:extent cx="1143000" cy="212090"/>
                <wp:effectExtent l="9525" t="9525" r="9525" b="140335"/>
                <wp:wrapNone/>
                <wp:docPr id="478"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212090"/>
                        </a:xfrm>
                        <a:prstGeom prst="wedgeRoundRectCallout">
                          <a:avLst>
                            <a:gd name="adj1" fmla="val 37444"/>
                            <a:gd name="adj2" fmla="val 10718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spacing w:line="240" w:lineRule="exact"/>
                              <w:rPr>
                                <w:szCs w:val="18"/>
                              </w:rPr>
                            </w:pPr>
                            <w:r>
                              <w:rPr>
                                <w:rFonts w:hint="eastAsia"/>
                                <w:szCs w:val="18"/>
                              </w:rPr>
                              <w:t>The request 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7" o:spid="_x0000_s1799" type="#_x0000_t62" style="position:absolute;left:0;text-align:left;margin-left:0;margin-top:39pt;width:90pt;height:16.7pt;flip:x;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" adj="18888,33952" fillcolor="#ff9">
                <v:textbox inset="0,0,0,0">
                  <w:txbxContent>
                    <w:p w:rsidR="0023747D" w:rsidRPr="000E23E9" w:rsidRDefault="0023747D" w:rsidP="00375F9C">
                      <w:pPr>
                        <w:spacing w:line="240" w:lineRule="exact"/>
                        <w:rPr>
                          <w:szCs w:val="18"/>
                        </w:rPr>
                      </w:pPr>
                      <w:r>
                        <w:rPr>
                          <w:rFonts w:hint="eastAsia"/>
                          <w:szCs w:val="18"/>
                        </w:rPr>
                        <w:t>The request data</w:t>
                      </w:r>
                    </w:p>
                  </w:txbxContent>
                </v:textbox>
                <w10:wrap anchory="line"/>
              </v:shape>
            </w:pict>
          </mc:Fallback>
        </mc:AlternateContent>
      </w:r>
      <w:r>
        <w:rPr>
          <w:rFonts w:hint="eastAsia"/>
          <w:noProof/>
        </w:rPr>
        <w:drawing>
          <wp:inline distT="0" distB="0" distL="0" distR="0" wp14:anchorId="4D36D73D" wp14:editId="4BEC1C4C">
            <wp:extent cx="2076450" cy="1657350"/>
            <wp:effectExtent l="0" t="0" r="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076450" cy="1657350"/>
                    </a:xfrm>
                    <a:prstGeom prst="rect">
                      <a:avLst/>
                    </a:prstGeom>
                    <a:noFill/>
                    <a:ln>
                      <a:noFill/>
                    </a:ln>
                  </pic:spPr>
                </pic:pic>
              </a:graphicData>
            </a:graphic>
          </wp:inline>
        </w:drawing>
      </w:r>
    </w:p>
    <w:p w:rsidR="00375F9C" w:rsidRPr="00537C8E" w:rsidRDefault="00375F9C" w:rsidP="00E45D25">
      <w:pPr>
        <w:pStyle w:val="3"/>
        <w:numPr>
          <w:ilvl w:val="2"/>
          <w:numId w:val="17"/>
        </w:numPr>
      </w:pPr>
      <w:bookmarkStart w:id="179" w:name="_Toc356466310"/>
      <w:r>
        <w:rPr>
          <w:rFonts w:hint="eastAsia"/>
        </w:rPr>
        <w:t>To monitor IAjax</w:t>
      </w:r>
      <w:bookmarkEnd w:id="179"/>
    </w:p>
    <w:p w:rsidR="00375F9C" w:rsidRPr="00DF2387" w:rsidRDefault="00375F9C" w:rsidP="00375F9C">
      <w:pPr>
        <w:rPr>
          <w:b/>
        </w:rPr>
      </w:pPr>
      <w:r w:rsidRPr="00DF2387">
        <w:rPr>
          <w:rFonts w:hint="eastAsia"/>
          <w:b/>
        </w:rPr>
        <w:t>Code:</w:t>
      </w:r>
    </w:p>
    <w:p w:rsidR="00375F9C" w:rsidRDefault="005C781A" w:rsidP="00375F9C">
      <w:r>
        <w:rPr>
          <w:noProof/>
        </w:rPr>
        <mc:AlternateContent>
          <mc:Choice Requires="wpc">
            <w:drawing>
              <wp:inline distT="0" distB="0" distL="0" distR="0" wp14:anchorId="3C0660FB" wp14:editId="5BC36110">
                <wp:extent cx="5257800" cy="1571625"/>
                <wp:effectExtent l="9525" t="0" r="9525" b="9525"/>
                <wp:docPr id="477"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75" name="Text Box 40"/>
                        <wps:cNvSpPr txBox="1">
                          <a:spLocks noChangeArrowheads="1"/>
                        </wps:cNvSpPr>
                        <wps:spPr bwMode="auto">
                          <a:xfrm>
                            <a:off x="0" y="48895"/>
                            <a:ext cx="5257800" cy="152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046B1" w:rsidRDefault="0023747D" w:rsidP="00375F9C">
                              <w:pPr>
                                <w:spacing w:line="240" w:lineRule="exact"/>
                                <w:rPr>
                                  <w:sz w:val="18"/>
                                  <w:szCs w:val="18"/>
                                </w:rPr>
                              </w:pPr>
                              <w:r w:rsidRPr="00B046B1">
                                <w:rPr>
                                  <w:color w:val="0000FF"/>
                                  <w:sz w:val="18"/>
                                  <w:szCs w:val="18"/>
                                </w:rPr>
                                <w:t>var</w:t>
                              </w:r>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r>
                                <w:rPr>
                                  <w:sz w:val="18"/>
                                  <w:szCs w:val="18"/>
                                </w:rPr>
                                <w:t>xui</w:t>
                              </w:r>
                              <w:r w:rsidR="0023747D" w:rsidRPr="00B046B1">
                                <w:rPr>
                                  <w:sz w:val="18"/>
                                  <w:szCs w:val="18"/>
                                </w:rPr>
                                <w:t>.IAjax(url, {</w:t>
                              </w:r>
                            </w:p>
                            <w:p w:rsidR="0023747D" w:rsidRPr="00B046B1" w:rsidRDefault="0023747D" w:rsidP="00375F9C">
                              <w:pPr>
                                <w:spacing w:line="240" w:lineRule="exact"/>
                                <w:rPr>
                                  <w:sz w:val="18"/>
                                  <w:szCs w:val="18"/>
                                </w:rPr>
                              </w:pPr>
                              <w:r w:rsidRPr="00B046B1">
                                <w:rPr>
                                  <w:sz w:val="18"/>
                                  <w:szCs w:val="18"/>
                                </w:rPr>
                                <w:t xml:space="preserve">    key:</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para:{p1: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r w:rsidRPr="00B046B1">
                                <w:rPr>
                                  <w:color w:val="0000FF"/>
                                  <w:sz w:val="18"/>
                                  <w:szCs w:val="18"/>
                                </w:rPr>
                                <w:t>function</w:t>
                              </w:r>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r w:rsidR="00F55F81">
                                <w:rPr>
                                  <w:sz w:val="18"/>
                                  <w:szCs w:val="18"/>
                                </w:rPr>
                                <w:t>xui</w:t>
                              </w:r>
                              <w:r w:rsidRPr="00B046B1">
                                <w:rPr>
                                  <w:sz w:val="18"/>
                                  <w:szCs w:val="18"/>
                                </w:rPr>
                                <w:t>.log(rsp);</w:t>
                              </w:r>
                            </w:p>
                            <w:p w:rsidR="0023747D" w:rsidRPr="00B046B1" w:rsidRDefault="0023747D" w:rsidP="00375F9C">
                              <w:pPr>
                                <w:spacing w:line="240" w:lineRule="exact"/>
                                <w:rPr>
                                  <w:sz w:val="18"/>
                                  <w:szCs w:val="18"/>
                                </w:rPr>
                              </w:pPr>
                              <w:r w:rsidRPr="00B046B1">
                                <w:rPr>
                                  <w:sz w:val="18"/>
                                  <w:szCs w:val="18"/>
                                </w:rPr>
                                <w:t>},</w:t>
                              </w:r>
                              <w:r w:rsidRPr="00B046B1">
                                <w:rPr>
                                  <w:color w:val="0000FF"/>
                                  <w:sz w:val="18"/>
                                  <w:szCs w:val="18"/>
                                </w:rPr>
                                <w:t>function</w:t>
                              </w:r>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r w:rsidR="00F55F81">
                                <w:rPr>
                                  <w:sz w:val="18"/>
                                  <w:szCs w:val="18"/>
                                </w:rPr>
                                <w:t>xui</w:t>
                              </w:r>
                              <w:r w:rsidRPr="00B046B1">
                                <w:rPr>
                                  <w:sz w:val="18"/>
                                  <w:szCs w:val="18"/>
                                </w:rPr>
                                <w:t>.alert(errMsg)</w:t>
                              </w:r>
                            </w:p>
                            <w:p w:rsidR="0023747D" w:rsidRPr="00B046B1" w:rsidRDefault="0023747D" w:rsidP="00375F9C">
                              <w:pPr>
                                <w:rPr>
                                  <w:szCs w:val="18"/>
                                </w:rPr>
                              </w:pPr>
                              <w:r w:rsidRPr="00B046B1">
                                <w:rPr>
                                  <w:sz w:val="18"/>
                                  <w:szCs w:val="18"/>
                                </w:rPr>
                                <w:t>}).start();</w:t>
                              </w:r>
                            </w:p>
                          </w:txbxContent>
                        </wps:txbx>
                        <wps:bodyPr rot="0" vert="horz" wrap="square" lIns="54000" tIns="46800" rIns="54000" bIns="45720" anchor="t" anchorCtr="0" upright="1">
                          <a:spAutoFit/>
                        </wps:bodyPr>
                      </wps:wsp>
                      <wps:wsp>
                        <wps:cNvPr id="476" name="AutoShape 41"/>
                        <wps:cNvSpPr>
                          <a:spLocks noChangeArrowheads="1"/>
                        </wps:cNvSpPr>
                        <wps:spPr bwMode="auto">
                          <a:xfrm flipH="1">
                            <a:off x="1600200" y="198120"/>
                            <a:ext cx="914400" cy="219710"/>
                          </a:xfrm>
                          <a:prstGeom prst="wedgeRoundRectCallout">
                            <a:avLst>
                              <a:gd name="adj1" fmla="val 127222"/>
                              <a:gd name="adj2" fmla="val 8786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Request</w:t>
                              </w:r>
                              <w:r>
                                <w:rPr>
                                  <w:rFonts w:hint="eastAsia"/>
                                  <w:szCs w:val="18"/>
                                </w:rPr>
                                <w:t xml:space="preserve"> data</w:t>
                              </w:r>
                            </w:p>
                          </w:txbxContent>
                        </wps:txbx>
                        <wps:bodyPr rot="0" vert="horz" wrap="square" lIns="0" tIns="0" rIns="0" bIns="0" anchor="t" anchorCtr="0" upright="1">
                          <a:noAutofit/>
                        </wps:bodyPr>
                      </wps:wsp>
                    </wpc:wpc>
                  </a:graphicData>
                </a:graphic>
              </wp:inline>
            </w:drawing>
          </mc:Choice>
          <mc:Fallback>
            <w:pict>
              <v:group id="画布 38" o:spid="_x0000_s1800" editas="canvas" style="width:414pt;height:123.75pt;mso-position-horizontal-relative:char;mso-position-vertical-relative:line" coordsize="52578,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">
                <v:shape id="_x0000_s1801" type="#_x0000_t75" style="position:absolute;width:52578;height:15716;visibility:visible;mso-wrap-style:square">
                  <v:fill o:detectmouseclick="t"/>
                  <v:path o:connecttype="none"/>
                </v:shape>
                <v:shape id="Text Box 40" o:spid="_x0000_s1802" type="#_x0000_t202" style="position:absolute;top:488;width:52578;height:15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esQA&#10;AADcAAAADwAAAGRycy9kb3ducmV2LnhtbESPQWsCMRSE7wX/Q3iCt5q1WLWrUaRStpeC2vb+2Dw3&#10;i5uXJYnr+u8bQehxmJlvmNWmt43oyIfasYLJOANBXDpdc6Xg5/vjeQEiRGSNjWNScKMAm/XgaYW5&#10;dlc+UHeMlUgQDjkqMDG2uZShNGQxjF1LnLyT8xZjkr6S2uM1wW0jX7JsJi3WnBYMtvRuqDwfL1ZB&#10;ed71u6L+Nb672MVevxW3r1mh1GjYb5cgIvXxP/xof2oF0/kr3M+k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lHrEAAAA3AAAAA8AAAAAAAAAAAAAAAAAmAIAAGRycy9k&#10;b3ducmV2LnhtbFBLBQYAAAAABAAEAPUAAACJAwAAAAA=&#10;" strokeweight="1pt">
                  <v:textbox style="mso-fit-shape-to-text:t" inset="1.5mm,1.3mm,1.5mm">
                    <w:txbxContent>
                      <w:p w:rsidR="0023747D" w:rsidRPr="00B046B1" w:rsidRDefault="0023747D" w:rsidP="00375F9C">
                        <w:pPr>
                          <w:spacing w:line="240" w:lineRule="exact"/>
                          <w:rPr>
                            <w:sz w:val="18"/>
                            <w:szCs w:val="18"/>
                          </w:rPr>
                        </w:pPr>
                        <w:proofErr w:type="gramStart"/>
                        <w:r w:rsidRPr="00B046B1">
                          <w:rPr>
                            <w:color w:val="0000FF"/>
                            <w:sz w:val="18"/>
                            <w:szCs w:val="18"/>
                          </w:rPr>
                          <w:t>var</w:t>
                        </w:r>
                        <w:proofErr w:type="gramEnd"/>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proofErr w:type="gramStart"/>
                        <w:r>
                          <w:rPr>
                            <w:sz w:val="18"/>
                            <w:szCs w:val="18"/>
                          </w:rPr>
                          <w:t>xui</w:t>
                        </w:r>
                        <w:r w:rsidR="0023747D" w:rsidRPr="00B046B1">
                          <w:rPr>
                            <w:sz w:val="18"/>
                            <w:szCs w:val="18"/>
                          </w:rPr>
                          <w:t>.IAjax(</w:t>
                        </w:r>
                        <w:proofErr w:type="gramEnd"/>
                        <w:r w:rsidR="0023747D" w:rsidRPr="00B046B1">
                          <w:rPr>
                            <w:sz w:val="18"/>
                            <w:szCs w:val="18"/>
                          </w:rPr>
                          <w:t>url, {</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key</w:t>
                        </w:r>
                        <w:proofErr w:type="gramEnd"/>
                        <w:r w:rsidRPr="00B046B1">
                          <w:rPr>
                            <w:sz w:val="18"/>
                            <w:szCs w:val="18"/>
                          </w:rPr>
                          <w:t>:</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para:</w:t>
                        </w:r>
                        <w:proofErr w:type="gramEnd"/>
                        <w:r w:rsidRPr="00B046B1">
                          <w:rPr>
                            <w:sz w:val="18"/>
                            <w:szCs w:val="18"/>
                          </w:rPr>
                          <w:t>{p1: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.log(</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.alert(</w:t>
                        </w:r>
                        <w:proofErr w:type="gramEnd"/>
                        <w:r w:rsidRPr="00B046B1">
                          <w:rPr>
                            <w:sz w:val="18"/>
                            <w:szCs w:val="18"/>
                          </w:rPr>
                          <w:t>errMsg)</w:t>
                        </w:r>
                      </w:p>
                      <w:p w:rsidR="0023747D" w:rsidRPr="00B046B1" w:rsidRDefault="0023747D" w:rsidP="00375F9C">
                        <w:pPr>
                          <w:rPr>
                            <w:szCs w:val="18"/>
                          </w:rPr>
                        </w:pPr>
                        <w:r w:rsidRPr="00B046B1">
                          <w:rPr>
                            <w:sz w:val="18"/>
                            <w:szCs w:val="18"/>
                          </w:rPr>
                          <w:t>}).</w:t>
                        </w:r>
                        <w:proofErr w:type="gramStart"/>
                        <w:r w:rsidRPr="00B046B1">
                          <w:rPr>
                            <w:sz w:val="18"/>
                            <w:szCs w:val="18"/>
                          </w:rPr>
                          <w:t>start(</w:t>
                        </w:r>
                        <w:proofErr w:type="gramEnd"/>
                        <w:r w:rsidRPr="00B046B1">
                          <w:rPr>
                            <w:sz w:val="18"/>
                            <w:szCs w:val="18"/>
                          </w:rPr>
                          <w:t>);</w:t>
                        </w:r>
                      </w:p>
                    </w:txbxContent>
                  </v:textbox>
                </v:shape>
                <v:shape id="AutoShape 41" o:spid="_x0000_s1803" type="#_x0000_t62" style="position:absolute;left:16002;top:1981;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xXk8IA&#10;AADcAAAADwAAAGRycy9kb3ducmV2LnhtbESPzarCMBSE94LvEI5wd5r2IirVKCLIdXP937g7NMe2&#10;2pyUJmp9eyMILoeZ+YaZzBpTijvVrrCsIO5FIIhTqwvOFBwPy+4IhPPIGkvLpOBJDmbTdmuCibYP&#10;3tF97zMRIOwSVJB7XyVSujQng65nK+LgnW1t0AdZZ1LX+AhwU8rfKBpIgwWHhRwrWuSUXvc3o+BW&#10;Xf42aayb03yYrbfx89/TRiv102nmYxCeGv8Nf9orraA/HMD7TDgCcv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3FeTwgAAANwAAAAPAAAAAAAAAAAAAAAAAJgCAABkcnMvZG93&#10;bnJldi54bWxQSwUGAAAAAAQABAD1AAAAhwMAAAAA&#10;" adj="38280,29778" fillcolor="#ff9">
                  <v:textbox inset="0,0,0,0">
                    <w:txbxContent>
                      <w:p w:rsidR="0023747D" w:rsidRPr="000E23E9" w:rsidRDefault="0023747D" w:rsidP="00375F9C">
                        <w:pPr>
                          <w:rPr>
                            <w:szCs w:val="18"/>
                          </w:rPr>
                        </w:pPr>
                        <w:r>
                          <w:rPr>
                            <w:szCs w:val="18"/>
                          </w:rPr>
                          <w:t>Request</w:t>
                        </w:r>
                        <w:r>
                          <w:rPr>
                            <w:rFonts w:hint="eastAsia"/>
                            <w:szCs w:val="18"/>
                          </w:rPr>
                          <w:t xml:space="preserve"> data</w:t>
                        </w:r>
                      </w:p>
                    </w:txbxContent>
                  </v:textbox>
                </v:shape>
                <w10:anchorlock/>
              </v:group>
            </w:pict>
          </mc:Fallback>
        </mc:AlternateContent>
      </w:r>
    </w:p>
    <w:p w:rsidR="00375F9C" w:rsidRDefault="00375F9C" w:rsidP="00375F9C"/>
    <w:p w:rsidR="00375F9C" w:rsidRPr="0061417B" w:rsidRDefault="00375F9C" w:rsidP="00375F9C">
      <w:pPr>
        <w:rPr>
          <w:b/>
        </w:rPr>
      </w:pPr>
      <w:r w:rsidRPr="0061417B">
        <w:rPr>
          <w:rFonts w:hint="eastAsia"/>
          <w:b/>
        </w:rPr>
        <w:t>In Fiddler:</w:t>
      </w:r>
    </w:p>
    <w:p w:rsidR="00375F9C" w:rsidRDefault="005C781A" w:rsidP="00375F9C">
      <w:r>
        <w:rPr>
          <w:rFonts w:hint="eastAsia"/>
          <w:noProof/>
        </w:rPr>
        <w:lastRenderedPageBreak/>
        <mc:AlternateContent>
          <mc:Choice Requires="wps">
            <w:drawing>
              <wp:anchor distT="0" distB="0" distL="114300" distR="114300" simplePos="0" relativeHeight="251543040" behindDoc="0" locked="0" layoutInCell="1" allowOverlap="1" wp14:anchorId="716F8185" wp14:editId="5DC8BBEF">
                <wp:simplePos x="0" y="0"/>
                <wp:positionH relativeFrom="column">
                  <wp:posOffset>4343400</wp:posOffset>
                </wp:positionH>
                <wp:positionV relativeFrom="line">
                  <wp:posOffset>693420</wp:posOffset>
                </wp:positionV>
                <wp:extent cx="800100" cy="219710"/>
                <wp:effectExtent l="390525" t="7620" r="9525" b="10795"/>
                <wp:wrapNone/>
                <wp:docPr id="474"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219710"/>
                        </a:xfrm>
                        <a:prstGeom prst="wedgeRoundRectCallout">
                          <a:avLst>
                            <a:gd name="adj1" fmla="val 90394"/>
                            <a:gd name="adj2" fmla="val 453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61417B" w:rsidRDefault="0023747D" w:rsidP="00375F9C">
                            <w:pPr>
                              <w:rPr>
                                <w:szCs w:val="18"/>
                              </w:rPr>
                            </w:pPr>
                            <w:r>
                              <w:rPr>
                                <w:rFonts w:hint="eastAsia"/>
                                <w:szCs w:val="18"/>
                              </w:rPr>
                              <w:t>The response</w:t>
                            </w:r>
                          </w:p>
                          <w:p w:rsidR="0023747D" w:rsidRPr="00DF2387"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5" o:spid="_x0000_s1804" type="#_x0000_t62" style="position:absolute;left:0;text-align:left;margin-left:342pt;margin-top:54.6pt;width:63pt;height:17.3pt;flip:x;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" adj="30325,20601" fillcolor="#ff9">
                <v:textbox inset="0,0,0,0">
                  <w:txbxContent>
                    <w:p w:rsidR="0023747D" w:rsidRPr="0061417B" w:rsidRDefault="0023747D" w:rsidP="00375F9C">
                      <w:pPr>
                        <w:rPr>
                          <w:szCs w:val="18"/>
                        </w:rPr>
                      </w:pPr>
                      <w:r>
                        <w:rPr>
                          <w:rFonts w:hint="eastAsia"/>
                          <w:szCs w:val="18"/>
                        </w:rPr>
                        <w:t>The response</w:t>
                      </w:r>
                    </w:p>
                    <w:p w:rsidR="0023747D" w:rsidRPr="00DF2387" w:rsidRDefault="0023747D" w:rsidP="00375F9C">
                      <w:pPr>
                        <w:rPr>
                          <w:szCs w:val="18"/>
                        </w:rPr>
                      </w:pPr>
                    </w:p>
                  </w:txbxContent>
                </v:textbox>
                <w10:wrap anchory="line"/>
              </v:shape>
            </w:pict>
          </mc:Fallback>
        </mc:AlternateContent>
      </w:r>
      <w:r>
        <w:rPr>
          <w:rFonts w:hint="eastAsia"/>
          <w:noProof/>
        </w:rPr>
        <mc:AlternateContent>
          <mc:Choice Requires="wps">
            <w:drawing>
              <wp:anchor distT="0" distB="0" distL="114300" distR="114300" simplePos="0" relativeHeight="251542016" behindDoc="0" locked="0" layoutInCell="1" allowOverlap="1" wp14:anchorId="78DE99F6" wp14:editId="0EC55FEA">
                <wp:simplePos x="0" y="0"/>
                <wp:positionH relativeFrom="column">
                  <wp:posOffset>2628900</wp:posOffset>
                </wp:positionH>
                <wp:positionV relativeFrom="line">
                  <wp:posOffset>99060</wp:posOffset>
                </wp:positionV>
                <wp:extent cx="1143000" cy="219710"/>
                <wp:effectExtent l="304800" t="13335" r="9525" b="186055"/>
                <wp:wrapNone/>
                <wp:docPr id="473"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219710"/>
                        </a:xfrm>
                        <a:prstGeom prst="wedgeRoundRectCallout">
                          <a:avLst>
                            <a:gd name="adj1" fmla="val 69944"/>
                            <a:gd name="adj2" fmla="val 12340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37C8E" w:rsidRDefault="0023747D" w:rsidP="00375F9C">
                            <w:pPr>
                              <w:rPr>
                                <w:szCs w:val="18"/>
                              </w:rPr>
                            </w:pPr>
                            <w:r>
                              <w:rPr>
                                <w:rFonts w:hint="eastAsia"/>
                                <w:szCs w:val="18"/>
                              </w:rPr>
                              <w:t>POST method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 o:spid="_x0000_s1805" type="#_x0000_t62" style="position:absolute;left:0;text-align:left;margin-left:207pt;margin-top:7.8pt;width:90pt;height:17.3pt;flip:x;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" adj="25908,37456" fillcolor="#ff9">
                <v:textbox inset="0,0,0,0">
                  <w:txbxContent>
                    <w:p w:rsidR="0023747D" w:rsidRPr="00537C8E" w:rsidRDefault="0023747D" w:rsidP="00375F9C">
                      <w:pPr>
                        <w:rPr>
                          <w:szCs w:val="18"/>
                        </w:rPr>
                      </w:pPr>
                      <w:r>
                        <w:rPr>
                          <w:rFonts w:hint="eastAsia"/>
                          <w:szCs w:val="18"/>
                        </w:rPr>
                        <w:t>POST method</w:t>
                      </w:r>
                    </w:p>
                  </w:txbxContent>
                </v:textbox>
                <w10:wrap anchory="line"/>
              </v:shape>
            </w:pict>
          </mc:Fallback>
        </mc:AlternateContent>
      </w:r>
      <w:r>
        <w:rPr>
          <w:rFonts w:hint="eastAsia"/>
          <w:noProof/>
        </w:rPr>
        <w:drawing>
          <wp:inline distT="0" distB="0" distL="0" distR="0" wp14:anchorId="44FD5D10" wp14:editId="46E80C79">
            <wp:extent cx="5391150" cy="1381125"/>
            <wp:effectExtent l="0" t="0" r="0" b="952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391150" cy="1381125"/>
                    </a:xfrm>
                    <a:prstGeom prst="rect">
                      <a:avLst/>
                    </a:prstGeom>
                    <a:noFill/>
                    <a:ln>
                      <a:noFill/>
                    </a:ln>
                  </pic:spPr>
                </pic:pic>
              </a:graphicData>
            </a:graphic>
          </wp:inline>
        </w:drawing>
      </w:r>
    </w:p>
    <w:p w:rsidR="00375F9C" w:rsidRDefault="005C781A" w:rsidP="00375F9C">
      <w:r>
        <w:rPr>
          <w:rFonts w:hint="eastAsia"/>
          <w:noProof/>
        </w:rPr>
        <mc:AlternateContent>
          <mc:Choice Requires="wps">
            <w:drawing>
              <wp:anchor distT="0" distB="0" distL="114300" distR="114300" simplePos="0" relativeHeight="251630080" behindDoc="0" locked="0" layoutInCell="1" allowOverlap="1" wp14:anchorId="4F3359BE" wp14:editId="0006BB6C">
                <wp:simplePos x="0" y="0"/>
                <wp:positionH relativeFrom="column">
                  <wp:posOffset>228600</wp:posOffset>
                </wp:positionH>
                <wp:positionV relativeFrom="line">
                  <wp:posOffset>99060</wp:posOffset>
                </wp:positionV>
                <wp:extent cx="1600200" cy="396240"/>
                <wp:effectExtent l="9525" t="13335" r="9525" b="981075"/>
                <wp:wrapNone/>
                <wp:docPr id="472" name="AutoShape 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600200" cy="396240"/>
                        </a:xfrm>
                        <a:prstGeom prst="wedgeRoundRectCallout">
                          <a:avLst>
                            <a:gd name="adj1" fmla="val -35875"/>
                            <a:gd name="adj2" fmla="val 29519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spacing w:line="240" w:lineRule="exact"/>
                              <w:rPr>
                                <w:szCs w:val="18"/>
                              </w:rPr>
                            </w:pPr>
                            <w:r>
                              <w:rPr>
                                <w:szCs w:val="18"/>
                              </w:rPr>
                              <w:t>‘</w:t>
                            </w:r>
                            <w:r>
                              <w:rPr>
                                <w:rFonts w:hint="eastAsia"/>
                                <w:szCs w:val="18"/>
                              </w:rPr>
                              <w:t>iframe</w:t>
                            </w:r>
                            <w:r>
                              <w:rPr>
                                <w:szCs w:val="18"/>
                              </w:rPr>
                              <w:t>’</w:t>
                            </w:r>
                            <w:r>
                              <w:rPr>
                                <w:rFonts w:hint="eastAsia"/>
                                <w:szCs w:val="18"/>
                              </w:rPr>
                              <w:t xml:space="preserve"> tells backend: this is an IAjax request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28" o:spid="_x0000_s1806" type="#_x0000_t62" style="position:absolute;left:0;text-align:left;margin-left:18pt;margin-top:7.8pt;width:126pt;height:31.2pt;flip:x;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" adj="3051,74561" fillcolor="#ff9">
                <v:textbox inset="0,0,0,0">
                  <w:txbxContent>
                    <w:p w:rsidR="0023747D" w:rsidRPr="000E23E9" w:rsidRDefault="0023747D" w:rsidP="00375F9C">
                      <w:pPr>
                        <w:spacing w:line="240" w:lineRule="exact"/>
                        <w:rPr>
                          <w:szCs w:val="18"/>
                        </w:rPr>
                      </w:pPr>
                      <w:r>
                        <w:rPr>
                          <w:szCs w:val="18"/>
                        </w:rPr>
                        <w:t>‘</w:t>
                      </w:r>
                      <w:proofErr w:type="gramStart"/>
                      <w:r>
                        <w:rPr>
                          <w:rFonts w:hint="eastAsia"/>
                          <w:szCs w:val="18"/>
                        </w:rPr>
                        <w:t>iframe</w:t>
                      </w:r>
                      <w:proofErr w:type="gramEnd"/>
                      <w:r>
                        <w:rPr>
                          <w:szCs w:val="18"/>
                        </w:rPr>
                        <w:t>’</w:t>
                      </w:r>
                      <w:r>
                        <w:rPr>
                          <w:rFonts w:hint="eastAsia"/>
                          <w:szCs w:val="18"/>
                        </w:rPr>
                        <w:t xml:space="preserve"> tells backend: this is an IAjax request</w:t>
                      </w:r>
                    </w:p>
                  </w:txbxContent>
                </v:textbox>
                <w10:wrap anchory="line"/>
              </v:shape>
            </w:pict>
          </mc:Fallback>
        </mc:AlternateContent>
      </w:r>
      <w:r>
        <w:rPr>
          <w:rFonts w:hint="eastAsia"/>
          <w:noProof/>
        </w:rPr>
        <mc:AlternateContent>
          <mc:Choice Requires="wps">
            <w:drawing>
              <wp:anchor distT="0" distB="0" distL="114300" distR="114300" simplePos="0" relativeHeight="251544064" behindDoc="0" locked="0" layoutInCell="1" allowOverlap="1" wp14:anchorId="1D50D935" wp14:editId="41A977DC">
                <wp:simplePos x="0" y="0"/>
                <wp:positionH relativeFrom="column">
                  <wp:posOffset>114300</wp:posOffset>
                </wp:positionH>
                <wp:positionV relativeFrom="line">
                  <wp:posOffset>495300</wp:posOffset>
                </wp:positionV>
                <wp:extent cx="914400" cy="219710"/>
                <wp:effectExtent l="9525" t="9525" r="9525" b="151765"/>
                <wp:wrapNone/>
                <wp:docPr id="47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19710"/>
                        </a:xfrm>
                        <a:prstGeom prst="wedgeRoundRectCallout">
                          <a:avLst>
                            <a:gd name="adj1" fmla="val -14653"/>
                            <a:gd name="adj2" fmla="val 11300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spacing w:line="240" w:lineRule="exact"/>
                              <w:rPr>
                                <w:szCs w:val="18"/>
                              </w:rPr>
                            </w:pPr>
                            <w:r>
                              <w:rPr>
                                <w:rFonts w:hint="eastAsia"/>
                                <w:szCs w:val="18"/>
                              </w:rPr>
                              <w:t>The request data</w:t>
                            </w:r>
                          </w:p>
                          <w:p w:rsidR="0023747D" w:rsidRPr="00DF2387"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6" o:spid="_x0000_s1807" type="#_x0000_t62" style="position:absolute;left:0;text-align:left;margin-left:9pt;margin-top:39pt;width:1in;height:17.3pt;flip:x;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" adj="7635,35209" fillcolor="#ff9">
                <v:textbox inset="0,0,0,0">
                  <w:txbxContent>
                    <w:p w:rsidR="0023747D" w:rsidRPr="000E23E9" w:rsidRDefault="0023747D" w:rsidP="00375F9C">
                      <w:pPr>
                        <w:spacing w:line="240" w:lineRule="exact"/>
                        <w:rPr>
                          <w:szCs w:val="18"/>
                        </w:rPr>
                      </w:pPr>
                      <w:r>
                        <w:rPr>
                          <w:rFonts w:hint="eastAsia"/>
                          <w:szCs w:val="18"/>
                        </w:rPr>
                        <w:t>The request data</w:t>
                      </w:r>
                    </w:p>
                    <w:p w:rsidR="0023747D" w:rsidRPr="00DF2387" w:rsidRDefault="0023747D" w:rsidP="00375F9C">
                      <w:pPr>
                        <w:rPr>
                          <w:szCs w:val="18"/>
                        </w:rPr>
                      </w:pPr>
                    </w:p>
                  </w:txbxContent>
                </v:textbox>
                <w10:wrap anchory="line"/>
              </v:shape>
            </w:pict>
          </mc:Fallback>
        </mc:AlternateContent>
      </w:r>
      <w:r w:rsidR="00375F9C" w:rsidRPr="00537C8E">
        <w:rPr>
          <w:rFonts w:hint="eastAsia"/>
        </w:rPr>
        <w:t xml:space="preserve"> </w:t>
      </w:r>
      <w:r>
        <w:rPr>
          <w:rFonts w:hint="eastAsia"/>
          <w:noProof/>
        </w:rPr>
        <w:drawing>
          <wp:inline distT="0" distB="0" distL="0" distR="0" wp14:anchorId="1D67FD7A" wp14:editId="397400E5">
            <wp:extent cx="2019300" cy="1657350"/>
            <wp:effectExtent l="0" t="0" r="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019300" cy="1657350"/>
                    </a:xfrm>
                    <a:prstGeom prst="rect">
                      <a:avLst/>
                    </a:prstGeom>
                    <a:noFill/>
                    <a:ln>
                      <a:noFill/>
                    </a:ln>
                  </pic:spPr>
                </pic:pic>
              </a:graphicData>
            </a:graphic>
          </wp:inline>
        </w:drawing>
      </w:r>
    </w:p>
    <w:p w:rsidR="00375F9C" w:rsidRPr="00B046B1" w:rsidRDefault="00375F9C" w:rsidP="00375F9C">
      <w:pPr>
        <w:spacing w:line="240" w:lineRule="exact"/>
        <w:rPr>
          <w:sz w:val="18"/>
          <w:szCs w:val="18"/>
        </w:rPr>
      </w:pPr>
    </w:p>
    <w:p w:rsidR="00375F9C" w:rsidRDefault="00375F9C" w:rsidP="00375F9C">
      <w:r>
        <w:rPr>
          <w:rFonts w:hint="eastAsia"/>
        </w:rPr>
        <w:t xml:space="preserve">By default, IAajax use </w:t>
      </w:r>
      <w:r>
        <w:t>“</w:t>
      </w:r>
      <w:r>
        <w:rPr>
          <w:rFonts w:hint="eastAsia"/>
        </w:rPr>
        <w:t>POST</w:t>
      </w:r>
      <w:r>
        <w:t>”</w:t>
      </w:r>
      <w:r>
        <w:rPr>
          <w:rFonts w:hint="eastAsia"/>
        </w:rPr>
        <w:t xml:space="preserve"> method, you can specify method in options.</w:t>
      </w:r>
    </w:p>
    <w:p w:rsidR="00375F9C" w:rsidRPr="006C7434" w:rsidRDefault="005C781A" w:rsidP="00375F9C">
      <w:r>
        <w:rPr>
          <w:noProof/>
        </w:rPr>
        <mc:AlternateContent>
          <mc:Choice Requires="wpc">
            <w:drawing>
              <wp:inline distT="0" distB="0" distL="0" distR="0" wp14:anchorId="32532749" wp14:editId="3B16EA0C">
                <wp:extent cx="5257800" cy="1967865"/>
                <wp:effectExtent l="9525" t="0" r="9525" b="3810"/>
                <wp:docPr id="470" name="画布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68" name="Text Box 60"/>
                        <wps:cNvSpPr txBox="1">
                          <a:spLocks noChangeArrowheads="1"/>
                        </wps:cNvSpPr>
                        <wps:spPr bwMode="auto">
                          <a:xfrm>
                            <a:off x="0" y="48895"/>
                            <a:ext cx="5257800" cy="1781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046B1" w:rsidRDefault="0023747D" w:rsidP="00375F9C">
                              <w:pPr>
                                <w:spacing w:line="240" w:lineRule="exact"/>
                                <w:rPr>
                                  <w:sz w:val="18"/>
                                  <w:szCs w:val="18"/>
                                </w:rPr>
                              </w:pPr>
                              <w:r w:rsidRPr="00B046B1">
                                <w:rPr>
                                  <w:color w:val="0000FF"/>
                                  <w:sz w:val="18"/>
                                  <w:szCs w:val="18"/>
                                </w:rPr>
                                <w:t>var</w:t>
                              </w:r>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r>
                                <w:rPr>
                                  <w:sz w:val="18"/>
                                  <w:szCs w:val="18"/>
                                </w:rPr>
                                <w:t>xui</w:t>
                              </w:r>
                              <w:r w:rsidR="0023747D" w:rsidRPr="00B046B1">
                                <w:rPr>
                                  <w:sz w:val="18"/>
                                  <w:szCs w:val="18"/>
                                </w:rPr>
                                <w:t>.IAjax(url, {</w:t>
                              </w:r>
                            </w:p>
                            <w:p w:rsidR="0023747D" w:rsidRPr="00B046B1" w:rsidRDefault="0023747D" w:rsidP="00375F9C">
                              <w:pPr>
                                <w:spacing w:line="240" w:lineRule="exact"/>
                                <w:rPr>
                                  <w:sz w:val="18"/>
                                  <w:szCs w:val="18"/>
                                </w:rPr>
                              </w:pPr>
                              <w:r w:rsidRPr="00B046B1">
                                <w:rPr>
                                  <w:sz w:val="18"/>
                                  <w:szCs w:val="18"/>
                                </w:rPr>
                                <w:t xml:space="preserve">    key:</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para:{p1: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r w:rsidRPr="00B046B1">
                                <w:rPr>
                                  <w:color w:val="0000FF"/>
                                  <w:sz w:val="18"/>
                                  <w:szCs w:val="18"/>
                                </w:rPr>
                                <w:t>function</w:t>
                              </w:r>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r w:rsidR="00F55F81">
                                <w:rPr>
                                  <w:sz w:val="18"/>
                                  <w:szCs w:val="18"/>
                                </w:rPr>
                                <w:t>xui</w:t>
                              </w:r>
                              <w:r w:rsidRPr="00B046B1">
                                <w:rPr>
                                  <w:sz w:val="18"/>
                                  <w:szCs w:val="18"/>
                                </w:rPr>
                                <w:t>.log(rsp);</w:t>
                              </w:r>
                            </w:p>
                            <w:p w:rsidR="0023747D" w:rsidRPr="00B046B1" w:rsidRDefault="0023747D" w:rsidP="00375F9C">
                              <w:pPr>
                                <w:spacing w:line="240" w:lineRule="exact"/>
                                <w:rPr>
                                  <w:sz w:val="18"/>
                                  <w:szCs w:val="18"/>
                                </w:rPr>
                              </w:pPr>
                              <w:r w:rsidRPr="00B046B1">
                                <w:rPr>
                                  <w:sz w:val="18"/>
                                  <w:szCs w:val="18"/>
                                </w:rPr>
                                <w:t>},</w:t>
                              </w:r>
                              <w:r w:rsidRPr="00B046B1">
                                <w:rPr>
                                  <w:color w:val="0000FF"/>
                                  <w:sz w:val="18"/>
                                  <w:szCs w:val="18"/>
                                </w:rPr>
                                <w:t>function</w:t>
                              </w:r>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r w:rsidR="00F55F81">
                                <w:rPr>
                                  <w:sz w:val="18"/>
                                  <w:szCs w:val="18"/>
                                </w:rPr>
                                <w:t>xui</w:t>
                              </w:r>
                              <w:r w:rsidRPr="00B046B1">
                                <w:rPr>
                                  <w:sz w:val="18"/>
                                  <w:szCs w:val="18"/>
                                </w:rPr>
                                <w:t>.alert(errMsg)</w:t>
                              </w:r>
                            </w:p>
                            <w:p w:rsidR="0023747D" w:rsidRDefault="0023747D" w:rsidP="00375F9C">
                              <w:pPr>
                                <w:spacing w:line="240" w:lineRule="exact"/>
                                <w:rPr>
                                  <w:sz w:val="18"/>
                                  <w:szCs w:val="18"/>
                                </w:rPr>
                              </w:pPr>
                              <w:r w:rsidRPr="00B046B1">
                                <w:rPr>
                                  <w:sz w:val="18"/>
                                  <w:szCs w:val="18"/>
                                </w:rPr>
                                <w:t>}</w:t>
                              </w:r>
                              <w:r>
                                <w:rPr>
                                  <w:rFonts w:hint="eastAsia"/>
                                  <w:sz w:val="18"/>
                                  <w:szCs w:val="18"/>
                                </w:rPr>
                                <w:t>,null,{</w:t>
                              </w:r>
                            </w:p>
                            <w:p w:rsidR="0023747D" w:rsidRDefault="0023747D" w:rsidP="00375F9C">
                              <w:pPr>
                                <w:spacing w:line="240" w:lineRule="exact"/>
                                <w:rPr>
                                  <w:sz w:val="18"/>
                                  <w:szCs w:val="18"/>
                                </w:rPr>
                              </w:pPr>
                              <w:r>
                                <w:rPr>
                                  <w:rFonts w:hint="eastAsia"/>
                                  <w:sz w:val="18"/>
                                  <w:szCs w:val="18"/>
                                </w:rPr>
                                <w:t xml:space="preserve">    method:</w:t>
                              </w:r>
                              <w:r w:rsidRPr="00660048">
                                <w:rPr>
                                  <w:color w:val="FF00FF"/>
                                  <w:sz w:val="18"/>
                                  <w:szCs w:val="18"/>
                                </w:rPr>
                                <w:t xml:space="preserve"> </w:t>
                              </w:r>
                              <w:r w:rsidRPr="00B046B1">
                                <w:rPr>
                                  <w:color w:val="FF00FF"/>
                                  <w:sz w:val="18"/>
                                  <w:szCs w:val="18"/>
                                </w:rPr>
                                <w:t>'</w:t>
                              </w:r>
                              <w:r>
                                <w:rPr>
                                  <w:rFonts w:hint="eastAsia"/>
                                  <w:color w:val="FF00FF"/>
                                  <w:sz w:val="18"/>
                                  <w:szCs w:val="18"/>
                                </w:rPr>
                                <w:t>get</w:t>
                              </w:r>
                              <w:r w:rsidRPr="00B046B1">
                                <w:rPr>
                                  <w:color w:val="FF00FF"/>
                                  <w:sz w:val="18"/>
                                  <w:szCs w:val="18"/>
                                </w:rPr>
                                <w:t>'</w:t>
                              </w:r>
                            </w:p>
                            <w:p w:rsidR="0023747D" w:rsidRPr="00660048" w:rsidRDefault="0023747D" w:rsidP="00375F9C">
                              <w:pPr>
                                <w:spacing w:line="240" w:lineRule="exact"/>
                                <w:rPr>
                                  <w:szCs w:val="18"/>
                                </w:rPr>
                              </w:pPr>
                              <w:r>
                                <w:rPr>
                                  <w:rFonts w:hint="eastAsia"/>
                                  <w:sz w:val="18"/>
                                  <w:szCs w:val="18"/>
                                </w:rPr>
                                <w:t>}</w:t>
                              </w:r>
                              <w:r w:rsidRPr="00B046B1">
                                <w:rPr>
                                  <w:sz w:val="18"/>
                                  <w:szCs w:val="18"/>
                                </w:rPr>
                                <w:t>).start();</w:t>
                              </w:r>
                            </w:p>
                          </w:txbxContent>
                        </wps:txbx>
                        <wps:bodyPr rot="0" vert="horz" wrap="square" lIns="54000" tIns="46800" rIns="54000" bIns="45720" anchor="t" anchorCtr="0" upright="1">
                          <a:spAutoFit/>
                        </wps:bodyPr>
                      </wps:wsp>
                      <wps:wsp>
                        <wps:cNvPr id="469" name="AutoShape 61"/>
                        <wps:cNvSpPr>
                          <a:spLocks noChangeArrowheads="1"/>
                        </wps:cNvSpPr>
                        <wps:spPr bwMode="auto">
                          <a:xfrm flipH="1">
                            <a:off x="1143000" y="1089660"/>
                            <a:ext cx="1600200" cy="219710"/>
                          </a:xfrm>
                          <a:prstGeom prst="wedgeRoundRectCallout">
                            <a:avLst>
                              <a:gd name="adj1" fmla="val 61981"/>
                              <a:gd name="adj2" fmla="val 136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Switch to GET method</w:t>
                              </w:r>
                            </w:p>
                          </w:txbxContent>
                        </wps:txbx>
                        <wps:bodyPr rot="0" vert="horz" wrap="square" lIns="0" tIns="0" rIns="0" bIns="0" anchor="t" anchorCtr="0" upright="1">
                          <a:noAutofit/>
                        </wps:bodyPr>
                      </wps:wsp>
                    </wpc:wpc>
                  </a:graphicData>
                </a:graphic>
              </wp:inline>
            </w:drawing>
          </mc:Choice>
          <mc:Fallback>
            <w:pict>
              <v:group id="画布 58" o:spid="_x0000_s1808" editas="canvas" style="width:414pt;height:154.95pt;mso-position-horizontal-relative:char;mso-position-vertical-relative:line" coordsize="52578,19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">
                <v:shape id="_x0000_s1809" type="#_x0000_t75" style="position:absolute;width:52578;height:19678;visibility:visible;mso-wrap-style:square">
                  <v:fill o:detectmouseclick="t"/>
                  <v:path o:connecttype="none"/>
                </v:shape>
                <v:shape id="Text Box 60" o:spid="_x0000_s1810"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KtOcAA&#10;AADcAAAADwAAAGRycy9kb3ducmV2LnhtbERPz2vCMBS+D/wfwhO8zVQZxVWjiDLqRdic3h/Nsyk2&#10;LyWJtf735jDY8eP7vdoMthU9+dA4VjCbZiCIK6cbrhWcf7/eFyBCRNbYOiYFTwqwWY/eVlho9+Af&#10;6k+xFimEQ4EKTIxdIWWoDFkMU9cRJ+7qvMWYoK+l9vhI4baV8yzLpcWGU4PBjnaGqtvpbhVUt/2w&#10;L5uL8f3dLr71Z/k85qVSk/GwXYKINMR/8Z/7oBV85Glt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KtOcAAAADcAAAADwAAAAAAAAAAAAAAAACYAgAAZHJzL2Rvd25y&#10;ZXYueG1sUEsFBgAAAAAEAAQA9QAAAIUDAAAAAA==&#10;" strokeweight="1pt">
                  <v:textbox style="mso-fit-shape-to-text:t" inset="1.5mm,1.3mm,1.5mm">
                    <w:txbxContent>
                      <w:p w:rsidR="0023747D" w:rsidRPr="00B046B1" w:rsidRDefault="0023747D" w:rsidP="00375F9C">
                        <w:pPr>
                          <w:spacing w:line="240" w:lineRule="exact"/>
                          <w:rPr>
                            <w:sz w:val="18"/>
                            <w:szCs w:val="18"/>
                          </w:rPr>
                        </w:pPr>
                        <w:proofErr w:type="gramStart"/>
                        <w:r w:rsidRPr="00B046B1">
                          <w:rPr>
                            <w:color w:val="0000FF"/>
                            <w:sz w:val="18"/>
                            <w:szCs w:val="18"/>
                          </w:rPr>
                          <w:t>var</w:t>
                        </w:r>
                        <w:proofErr w:type="gramEnd"/>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proofErr w:type="gramStart"/>
                        <w:r>
                          <w:rPr>
                            <w:sz w:val="18"/>
                            <w:szCs w:val="18"/>
                          </w:rPr>
                          <w:t>xui</w:t>
                        </w:r>
                        <w:r w:rsidR="0023747D" w:rsidRPr="00B046B1">
                          <w:rPr>
                            <w:sz w:val="18"/>
                            <w:szCs w:val="18"/>
                          </w:rPr>
                          <w:t>.IAjax(</w:t>
                        </w:r>
                        <w:proofErr w:type="gramEnd"/>
                        <w:r w:rsidR="0023747D" w:rsidRPr="00B046B1">
                          <w:rPr>
                            <w:sz w:val="18"/>
                            <w:szCs w:val="18"/>
                          </w:rPr>
                          <w:t>url, {</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key</w:t>
                        </w:r>
                        <w:proofErr w:type="gramEnd"/>
                        <w:r w:rsidRPr="00B046B1">
                          <w:rPr>
                            <w:sz w:val="18"/>
                            <w:szCs w:val="18"/>
                          </w:rPr>
                          <w:t>:</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para:</w:t>
                        </w:r>
                        <w:proofErr w:type="gramEnd"/>
                        <w:r w:rsidRPr="00B046B1">
                          <w:rPr>
                            <w:sz w:val="18"/>
                            <w:szCs w:val="18"/>
                          </w:rPr>
                          <w:t>{p1: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.log(</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.alert(</w:t>
                        </w:r>
                        <w:proofErr w:type="gramEnd"/>
                        <w:r w:rsidRPr="00B046B1">
                          <w:rPr>
                            <w:sz w:val="18"/>
                            <w:szCs w:val="18"/>
                          </w:rPr>
                          <w:t>errMsg)</w:t>
                        </w:r>
                      </w:p>
                      <w:p w:rsidR="0023747D" w:rsidRDefault="0023747D" w:rsidP="00375F9C">
                        <w:pPr>
                          <w:spacing w:line="240" w:lineRule="exact"/>
                          <w:rPr>
                            <w:sz w:val="18"/>
                            <w:szCs w:val="18"/>
                          </w:rPr>
                        </w:pPr>
                        <w:r w:rsidRPr="00B046B1">
                          <w:rPr>
                            <w:sz w:val="18"/>
                            <w:szCs w:val="18"/>
                          </w:rPr>
                          <w:t>}</w:t>
                        </w:r>
                        <w:proofErr w:type="gramStart"/>
                        <w:r>
                          <w:rPr>
                            <w:rFonts w:hint="eastAsia"/>
                            <w:sz w:val="18"/>
                            <w:szCs w:val="18"/>
                          </w:rPr>
                          <w:t>,null</w:t>
                        </w:r>
                        <w:proofErr w:type="gramEnd"/>
                        <w:r>
                          <w:rPr>
                            <w:rFonts w:hint="eastAsia"/>
                            <w:sz w:val="18"/>
                            <w:szCs w:val="18"/>
                          </w:rPr>
                          <w:t>,{</w:t>
                        </w:r>
                      </w:p>
                      <w:p w:rsidR="0023747D" w:rsidRDefault="0023747D" w:rsidP="00375F9C">
                        <w:pPr>
                          <w:spacing w:line="240" w:lineRule="exact"/>
                          <w:rPr>
                            <w:sz w:val="18"/>
                            <w:szCs w:val="18"/>
                          </w:rPr>
                        </w:pPr>
                        <w:r>
                          <w:rPr>
                            <w:rFonts w:hint="eastAsia"/>
                            <w:sz w:val="18"/>
                            <w:szCs w:val="18"/>
                          </w:rPr>
                          <w:t xml:space="preserve">    </w:t>
                        </w:r>
                        <w:proofErr w:type="gramStart"/>
                        <w:r>
                          <w:rPr>
                            <w:rFonts w:hint="eastAsia"/>
                            <w:sz w:val="18"/>
                            <w:szCs w:val="18"/>
                          </w:rPr>
                          <w:t>method</w:t>
                        </w:r>
                        <w:proofErr w:type="gramEnd"/>
                        <w:r>
                          <w:rPr>
                            <w:rFonts w:hint="eastAsia"/>
                            <w:sz w:val="18"/>
                            <w:szCs w:val="18"/>
                          </w:rPr>
                          <w:t>:</w:t>
                        </w:r>
                        <w:r w:rsidRPr="00660048">
                          <w:rPr>
                            <w:color w:val="FF00FF"/>
                            <w:sz w:val="18"/>
                            <w:szCs w:val="18"/>
                          </w:rPr>
                          <w:t xml:space="preserve"> </w:t>
                        </w:r>
                        <w:r w:rsidRPr="00B046B1">
                          <w:rPr>
                            <w:color w:val="FF00FF"/>
                            <w:sz w:val="18"/>
                            <w:szCs w:val="18"/>
                          </w:rPr>
                          <w:t>'</w:t>
                        </w:r>
                        <w:r>
                          <w:rPr>
                            <w:rFonts w:hint="eastAsia"/>
                            <w:color w:val="FF00FF"/>
                            <w:sz w:val="18"/>
                            <w:szCs w:val="18"/>
                          </w:rPr>
                          <w:t>get</w:t>
                        </w:r>
                        <w:r w:rsidRPr="00B046B1">
                          <w:rPr>
                            <w:color w:val="FF00FF"/>
                            <w:sz w:val="18"/>
                            <w:szCs w:val="18"/>
                          </w:rPr>
                          <w:t>'</w:t>
                        </w:r>
                      </w:p>
                      <w:p w:rsidR="0023747D" w:rsidRPr="00660048" w:rsidRDefault="0023747D" w:rsidP="00375F9C">
                        <w:pPr>
                          <w:spacing w:line="240" w:lineRule="exact"/>
                          <w:rPr>
                            <w:szCs w:val="18"/>
                          </w:rPr>
                        </w:pPr>
                        <w:r>
                          <w:rPr>
                            <w:rFonts w:hint="eastAsia"/>
                            <w:sz w:val="18"/>
                            <w:szCs w:val="18"/>
                          </w:rPr>
                          <w:t>}</w:t>
                        </w:r>
                        <w:r w:rsidRPr="00B046B1">
                          <w:rPr>
                            <w:sz w:val="18"/>
                            <w:szCs w:val="18"/>
                          </w:rPr>
                          <w:t>).</w:t>
                        </w:r>
                        <w:proofErr w:type="gramStart"/>
                        <w:r w:rsidRPr="00B046B1">
                          <w:rPr>
                            <w:sz w:val="18"/>
                            <w:szCs w:val="18"/>
                          </w:rPr>
                          <w:t>start(</w:t>
                        </w:r>
                        <w:proofErr w:type="gramEnd"/>
                        <w:r w:rsidRPr="00B046B1">
                          <w:rPr>
                            <w:sz w:val="18"/>
                            <w:szCs w:val="18"/>
                          </w:rPr>
                          <w:t>);</w:t>
                        </w:r>
                      </w:p>
                    </w:txbxContent>
                  </v:textbox>
                </v:shape>
                <v:shape id="AutoShape 61" o:spid="_x0000_s1811" type="#_x0000_t62" style="position:absolute;left:11430;top:10896;width:1600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b3a8IA&#10;AADcAAAADwAAAGRycy9kb3ducmV2LnhtbESPW2sCMRSE3wv9D+EIfdOsVqSuRikFQXzyBn09bs5e&#10;MDnZJqlu/fVGEPo4zMw3zHzZWSMu5EPjWMFwkIEgLpxuuFJwPKz6HyBCRNZoHJOCPwqwXLy+zDHX&#10;7so7uuxjJRKEQ44K6hjbXMpQ1GQxDFxLnLzSeYsxSV9J7fGa4NbIUZZNpMWG00KNLX3VVJz3v1YB&#10;vcvqx2y+8eTXfCuP240tDSr11us+ZyAidfE//GyvtYLxZAqPM+k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RvdrwgAAANwAAAAPAAAAAAAAAAAAAAAAAJgCAABkcnMvZG93&#10;bnJldi54bWxQSwUGAAAAAAQABAD1AAAAhwMAAAAA&#10;" adj="24188,40203" fillcolor="#ff9">
                  <v:textbox inset="0,0,0,0">
                    <w:txbxContent>
                      <w:p w:rsidR="0023747D" w:rsidRPr="000E23E9" w:rsidRDefault="0023747D" w:rsidP="00375F9C">
                        <w:pPr>
                          <w:rPr>
                            <w:szCs w:val="18"/>
                          </w:rPr>
                        </w:pPr>
                        <w:r>
                          <w:rPr>
                            <w:rFonts w:hint="eastAsia"/>
                            <w:szCs w:val="18"/>
                          </w:rPr>
                          <w:t>Switch to GET method</w:t>
                        </w:r>
                      </w:p>
                    </w:txbxContent>
                  </v:textbox>
                </v:shape>
                <w10:anchorlock/>
              </v:group>
            </w:pict>
          </mc:Fallback>
        </mc:AlternateContent>
      </w:r>
    </w:p>
    <w:p w:rsidR="00375F9C" w:rsidRDefault="00375F9C" w:rsidP="00E45D25">
      <w:pPr>
        <w:pStyle w:val="2"/>
        <w:numPr>
          <w:ilvl w:val="1"/>
          <w:numId w:val="17"/>
        </w:numPr>
      </w:pPr>
      <w:bookmarkStart w:id="180" w:name="_Toc356466311"/>
      <w:r>
        <w:rPr>
          <w:rStyle w:val="shorttext"/>
        </w:rPr>
        <w:t>File Upload</w:t>
      </w:r>
      <w:bookmarkEnd w:id="180"/>
    </w:p>
    <w:p w:rsidR="00375F9C" w:rsidRDefault="00375F9C" w:rsidP="00375F9C">
      <w:pPr>
        <w:ind w:left="420"/>
      </w:pPr>
      <w:r>
        <w:rPr>
          <w:rFonts w:hint="eastAsia"/>
        </w:rPr>
        <w:t xml:space="preserve">Only </w:t>
      </w:r>
      <w:r w:rsidR="00704D04">
        <w:rPr>
          <w:rFonts w:hint="eastAsia"/>
        </w:rPr>
        <w:t>xui.</w:t>
      </w:r>
      <w:r>
        <w:rPr>
          <w:rFonts w:hint="eastAsia"/>
        </w:rPr>
        <w:t>UI.IAjax can upload file.</w:t>
      </w:r>
    </w:p>
    <w:p w:rsidR="00375F9C" w:rsidRPr="00F832D2" w:rsidRDefault="00375F9C" w:rsidP="00375F9C">
      <w:pPr>
        <w:ind w:left="420"/>
      </w:pPr>
      <w:r w:rsidRPr="00F832D2">
        <w:t>This code in this section is in "chapter3/upload/".</w:t>
      </w:r>
    </w:p>
    <w:bookmarkStart w:id="181" w:name="_Toc356466312"/>
    <w:p w:rsidR="00375F9C" w:rsidRDefault="005C781A" w:rsidP="00E45D25">
      <w:pPr>
        <w:pStyle w:val="3"/>
        <w:numPr>
          <w:ilvl w:val="2"/>
          <w:numId w:val="17"/>
        </w:numPr>
      </w:pPr>
      <w:r>
        <w:rPr>
          <w:rFonts w:hint="eastAsia"/>
          <w:noProof/>
        </w:rPr>
        <mc:AlternateContent>
          <mc:Choice Requires="wps">
            <w:drawing>
              <wp:anchor distT="0" distB="0" distL="114300" distR="114300" simplePos="0" relativeHeight="251553280" behindDoc="0" locked="0" layoutInCell="1" allowOverlap="1" wp14:anchorId="791D8F9E" wp14:editId="7E1BA89D">
                <wp:simplePos x="0" y="0"/>
                <wp:positionH relativeFrom="column">
                  <wp:posOffset>3314700</wp:posOffset>
                </wp:positionH>
                <wp:positionV relativeFrom="line">
                  <wp:posOffset>706120</wp:posOffset>
                </wp:positionV>
                <wp:extent cx="914400" cy="219710"/>
                <wp:effectExtent l="628650" t="10795" r="9525" b="131445"/>
                <wp:wrapNone/>
                <wp:docPr id="467"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19710"/>
                        </a:xfrm>
                        <a:prstGeom prst="wedgeRoundRectCallout">
                          <a:avLst>
                            <a:gd name="adj1" fmla="val 117847"/>
                            <a:gd name="adj2" fmla="val 9421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rPr>
                              <w:t>ComboInput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4" o:spid="_x0000_s1812" type="#_x0000_t62" style="position:absolute;left:0;text-align:left;margin-left:261pt;margin-top:55.6pt;width:1in;height:17.3pt;flip:x;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" adj="36255,31151" fillcolor="#ff9">
                <v:textbox inset="0,0,0,0">
                  <w:txbxContent>
                    <w:p w:rsidR="0023747D" w:rsidRPr="000E23E9" w:rsidRDefault="0023747D" w:rsidP="00375F9C">
                      <w:pPr>
                        <w:rPr>
                          <w:szCs w:val="18"/>
                        </w:rPr>
                      </w:pPr>
                      <w:r>
                        <w:rPr>
                          <w:rFonts w:hint="eastAsia"/>
                        </w:rPr>
                        <w:t>ComboInput</w:t>
                      </w:r>
                    </w:p>
                  </w:txbxContent>
                </v:textbox>
                <w10:wrap anchory="line"/>
              </v:shape>
            </w:pict>
          </mc:Fallback>
        </mc:AlternateContent>
      </w:r>
      <w:r w:rsidR="00375F9C">
        <w:rPr>
          <w:rFonts w:hint="eastAsia"/>
        </w:rPr>
        <w:t>Selecting upload file with ComboInput</w:t>
      </w:r>
      <w:bookmarkEnd w:id="181"/>
    </w:p>
    <w:p w:rsidR="00375F9C" w:rsidRDefault="00375F9C" w:rsidP="00375F9C">
      <w:r>
        <w:rPr>
          <w:rFonts w:hint="eastAsia"/>
        </w:rPr>
        <w:t>Sets ComboInput</w:t>
      </w:r>
      <w:r>
        <w:t>’</w:t>
      </w:r>
      <w:r>
        <w:rPr>
          <w:rFonts w:hint="eastAsia"/>
        </w:rPr>
        <w:t xml:space="preserve">s type property to </w:t>
      </w:r>
      <w:r>
        <w:t>“</w:t>
      </w:r>
      <w:r w:rsidR="00F55F81">
        <w:rPr>
          <w:rFonts w:hint="eastAsia"/>
        </w:rPr>
        <w:t>file</w:t>
      </w:r>
      <w:r>
        <w:t>”</w:t>
      </w:r>
      <w:r>
        <w:rPr>
          <w:rFonts w:hint="eastAsia"/>
        </w:rPr>
        <w:t>:</w:t>
      </w:r>
    </w:p>
    <w:p w:rsidR="00375F9C" w:rsidRDefault="005C781A" w:rsidP="00375F9C">
      <w:pPr>
        <w:jc w:val="center"/>
      </w:pPr>
      <w:r>
        <w:rPr>
          <w:rFonts w:hint="eastAsia"/>
          <w:noProof/>
        </w:rPr>
        <w:drawing>
          <wp:inline distT="0" distB="0" distL="0" distR="0" wp14:anchorId="062097EF" wp14:editId="2B7159E8">
            <wp:extent cx="3133725" cy="333375"/>
            <wp:effectExtent l="0" t="0" r="9525" b="9525"/>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133725" cy="333375"/>
                    </a:xfrm>
                    <a:prstGeom prst="rect">
                      <a:avLst/>
                    </a:prstGeom>
                    <a:noFill/>
                    <a:ln>
                      <a:noFill/>
                    </a:ln>
                  </pic:spPr>
                </pic:pic>
              </a:graphicData>
            </a:graphic>
          </wp:inline>
        </w:drawing>
      </w:r>
    </w:p>
    <w:p w:rsidR="00375F9C" w:rsidRPr="00F832D2" w:rsidRDefault="00375F9C" w:rsidP="00375F9C">
      <w:pPr>
        <w:jc w:val="center"/>
        <w:rPr>
          <w:b/>
        </w:rPr>
      </w:pPr>
      <w:r w:rsidRPr="00F832D2">
        <w:rPr>
          <w:b/>
        </w:rPr>
        <w:t>chapter3/upload/</w:t>
      </w:r>
      <w:r w:rsidRPr="00F832D2">
        <w:rPr>
          <w:rFonts w:hint="eastAsia"/>
          <w:b/>
        </w:rPr>
        <w:t>index.html</w:t>
      </w:r>
    </w:p>
    <w:p w:rsidR="00375F9C" w:rsidRDefault="00375F9C" w:rsidP="00E45D25">
      <w:pPr>
        <w:pStyle w:val="3"/>
        <w:numPr>
          <w:ilvl w:val="2"/>
          <w:numId w:val="17"/>
        </w:numPr>
      </w:pPr>
      <w:bookmarkStart w:id="182" w:name="_Toc356466313"/>
      <w:bookmarkStart w:id="183" w:name="_Toc235676289"/>
      <w:r>
        <w:rPr>
          <w:rFonts w:hint="eastAsia"/>
        </w:rPr>
        <w:lastRenderedPageBreak/>
        <w:t>Upload by IAjax</w:t>
      </w:r>
      <w:bookmarkEnd w:id="182"/>
    </w:p>
    <w:p w:rsidR="00375F9C" w:rsidRPr="00F6184B" w:rsidRDefault="005C781A" w:rsidP="00375F9C">
      <w:r>
        <w:rPr>
          <w:noProof/>
        </w:rPr>
        <mc:AlternateContent>
          <mc:Choice Requires="wpc">
            <w:drawing>
              <wp:inline distT="0" distB="0" distL="0" distR="0" wp14:anchorId="3692E7F5" wp14:editId="3CD97134">
                <wp:extent cx="5257800" cy="7210425"/>
                <wp:effectExtent l="9525" t="0" r="9525" b="9525"/>
                <wp:docPr id="466" name="画布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60" name="Text Box 77"/>
                        <wps:cNvSpPr txBox="1">
                          <a:spLocks noChangeArrowheads="1"/>
                        </wps:cNvSpPr>
                        <wps:spPr bwMode="auto">
                          <a:xfrm>
                            <a:off x="0" y="48895"/>
                            <a:ext cx="5257800" cy="7161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6184B" w:rsidRDefault="0023747D" w:rsidP="00375F9C">
                              <w:pPr>
                                <w:spacing w:line="240" w:lineRule="exact"/>
                                <w:rPr>
                                  <w:sz w:val="18"/>
                                  <w:szCs w:val="18"/>
                                </w:rPr>
                              </w:pPr>
                              <w:r w:rsidRPr="00F6184B">
                                <w:rPr>
                                  <w:sz w:val="18"/>
                                  <w:szCs w:val="18"/>
                                </w:rPr>
                                <w:t>Class(</w:t>
                              </w:r>
                              <w:r w:rsidRPr="00F6184B">
                                <w:rPr>
                                  <w:color w:val="FF00FF"/>
                                  <w:sz w:val="18"/>
                                  <w:szCs w:val="18"/>
                                </w:rPr>
                                <w:t>'App'</w:t>
                              </w:r>
                              <w:r w:rsidRPr="00F6184B">
                                <w:rPr>
                                  <w:sz w:val="18"/>
                                  <w:szCs w:val="18"/>
                                </w:rPr>
                                <w:t xml:space="preserve">, </w:t>
                              </w:r>
                              <w:r w:rsidRPr="00F6184B">
                                <w:rPr>
                                  <w:color w:val="FF00FF"/>
                                  <w:sz w:val="18"/>
                                  <w:szCs w:val="18"/>
                                </w:rPr>
                                <w:t>'</w:t>
                              </w:r>
                              <w:r w:rsidR="00F55F81">
                                <w:rPr>
                                  <w:color w:val="FF00FF"/>
                                  <w:sz w:val="18"/>
                                  <w:szCs w:val="18"/>
                                </w:rPr>
                                <w:t>xui</w:t>
                              </w:r>
                              <w:r w:rsidRPr="00F6184B">
                                <w:rPr>
                                  <w:color w:val="FF00FF"/>
                                  <w:sz w:val="18"/>
                                  <w:szCs w:val="18"/>
                                </w:rPr>
                                <w:t>.Com'</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w:t>
                              </w:r>
                              <w:r w:rsidRPr="00F6184B">
                                <w:rPr>
                                  <w:sz w:val="18"/>
                                  <w:szCs w:val="18"/>
                                </w:rPr>
                                <w:t xml:space="preserve">   Instance:{</w:t>
                              </w:r>
                            </w:p>
                            <w:p w:rsidR="0023747D" w:rsidRPr="00F6184B" w:rsidRDefault="0023747D" w:rsidP="00375F9C">
                              <w:pPr>
                                <w:spacing w:line="240" w:lineRule="exact"/>
                                <w:rPr>
                                  <w:sz w:val="18"/>
                                  <w:szCs w:val="18"/>
                                </w:rPr>
                              </w:pPr>
                              <w:r w:rsidRPr="00F6184B">
                                <w:rPr>
                                  <w:sz w:val="18"/>
                                  <w:szCs w:val="18"/>
                                </w:rPr>
                                <w:t xml:space="preserve">        iniComponents:</w:t>
                              </w:r>
                              <w:r w:rsidRPr="00F6184B">
                                <w:rPr>
                                  <w:color w:val="0000FF"/>
                                  <w:sz w:val="18"/>
                                  <w:szCs w:val="18"/>
                                </w:rPr>
                                <w:t>function</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r w:rsidRPr="00F6184B">
                                <w:rPr>
                                  <w:color w:val="008000"/>
                                  <w:sz w:val="18"/>
                                  <w:szCs w:val="18"/>
                                </w:rPr>
                                <w:t xml:space="preserve">// [[code created by </w:t>
                              </w:r>
                              <w:r>
                                <w:rPr>
                                  <w:color w:val="008000"/>
                                  <w:sz w:val="18"/>
                                  <w:szCs w:val="18"/>
                                </w:rPr>
                                <w:t>CrossUI</w:t>
                              </w:r>
                              <w:r w:rsidRPr="00F6184B">
                                <w:rPr>
                                  <w:color w:val="008000"/>
                                  <w:sz w:val="18"/>
                                  <w:szCs w:val="18"/>
                                </w:rPr>
                                <w:t xml:space="preserve"> UI Builder</w:t>
                              </w:r>
                            </w:p>
                            <w:p w:rsidR="0023747D" w:rsidRPr="00F6184B" w:rsidRDefault="0023747D" w:rsidP="00375F9C">
                              <w:pPr>
                                <w:spacing w:line="240" w:lineRule="exact"/>
                                <w:rPr>
                                  <w:sz w:val="18"/>
                                  <w:szCs w:val="18"/>
                                </w:rPr>
                              </w:pPr>
                              <w:r w:rsidRPr="00F6184B">
                                <w:rPr>
                                  <w:sz w:val="18"/>
                                  <w:szCs w:val="18"/>
                                </w:rPr>
                                <w:t xml:space="preserve">            </w:t>
                              </w:r>
                              <w:r w:rsidRPr="00F6184B">
                                <w:rPr>
                                  <w:color w:val="0000FF"/>
                                  <w:sz w:val="18"/>
                                  <w:szCs w:val="18"/>
                                </w:rPr>
                                <w:t>var</w:t>
                              </w:r>
                              <w:r w:rsidRPr="00F6184B">
                                <w:rPr>
                                  <w:sz w:val="18"/>
                                  <w:szCs w:val="18"/>
                                </w:rPr>
                                <w:t xml:space="preserve"> host=</w:t>
                              </w:r>
                              <w:r w:rsidRPr="00F6184B">
                                <w:rPr>
                                  <w:color w:val="0000FF"/>
                                  <w:sz w:val="18"/>
                                  <w:szCs w:val="18"/>
                                </w:rPr>
                                <w:t>this</w:t>
                              </w:r>
                              <w:r w:rsidRPr="00F6184B">
                                <w:rPr>
                                  <w:sz w:val="18"/>
                                  <w:szCs w:val="18"/>
                                </w:rPr>
                                <w:t>, children=[], append=</w:t>
                              </w:r>
                              <w:r w:rsidRPr="00F6184B">
                                <w:rPr>
                                  <w:color w:val="0000FF"/>
                                  <w:sz w:val="18"/>
                                  <w:szCs w:val="18"/>
                                </w:rPr>
                                <w:t>function</w:t>
                              </w:r>
                              <w:r w:rsidRPr="00F6184B">
                                <w:rPr>
                                  <w:sz w:val="18"/>
                                  <w:szCs w:val="18"/>
                                </w:rPr>
                                <w:t>(child){children.push(child.get(</w:t>
                              </w:r>
                              <w:r w:rsidRPr="00F6184B">
                                <w:rPr>
                                  <w:color w:val="800000"/>
                                  <w:sz w:val="18"/>
                                  <w:szCs w:val="18"/>
                                </w:rPr>
                                <w:t>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append((</w:t>
                              </w:r>
                              <w:r w:rsidRPr="00F6184B">
                                <w:rPr>
                                  <w:color w:val="0000FF"/>
                                  <w:sz w:val="18"/>
                                  <w:szCs w:val="18"/>
                                </w:rPr>
                                <w:t>new</w:t>
                              </w:r>
                              <w:r w:rsidRPr="00F6184B">
                                <w:rPr>
                                  <w:sz w:val="18"/>
                                  <w:szCs w:val="18"/>
                                </w:rPr>
                                <w:t xml:space="preserve"> </w:t>
                              </w:r>
                              <w:r w:rsidR="00F55F81">
                                <w:rPr>
                                  <w:sz w:val="18"/>
                                  <w:szCs w:val="18"/>
                                </w:rPr>
                                <w:t>xui</w:t>
                              </w:r>
                              <w:r w:rsidRPr="00F6184B">
                                <w:rPr>
                                  <w:sz w:val="18"/>
                                  <w:szCs w:val="18"/>
                                </w:rPr>
                                <w:t>.UI.SLabel)</w:t>
                              </w:r>
                            </w:p>
                            <w:p w:rsidR="0023747D" w:rsidRPr="00F6184B" w:rsidRDefault="0023747D" w:rsidP="00375F9C">
                              <w:pPr>
                                <w:spacing w:line="240" w:lineRule="exact"/>
                                <w:rPr>
                                  <w:sz w:val="18"/>
                                  <w:szCs w:val="18"/>
                                </w:rPr>
                              </w:pPr>
                              <w:r w:rsidRPr="00F6184B">
                                <w:rPr>
                                  <w:sz w:val="18"/>
                                  <w:szCs w:val="18"/>
                                </w:rPr>
                                <w:t xml:space="preserve">                .</w:t>
                              </w:r>
                              <w:r>
                                <w:rPr>
                                  <w:rFonts w:hint="eastAsia"/>
                                  <w:sz w:val="18"/>
                                  <w:szCs w:val="18"/>
                                </w:rPr>
                                <w:t>setH</w:t>
                              </w:r>
                              <w:r w:rsidRPr="00F6184B">
                                <w:rPr>
                                  <w:sz w:val="18"/>
                                  <w:szCs w:val="18"/>
                                </w:rPr>
                                <w:t>ost(host,</w:t>
                              </w:r>
                              <w:r w:rsidRPr="00F6184B">
                                <w:rPr>
                                  <w:color w:val="FF00FF"/>
                                  <w:sz w:val="18"/>
                                  <w:szCs w:val="18"/>
                                </w:rPr>
                                <w:t>"slabel1"</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.setLeft(</w:t>
                              </w:r>
                              <w:r w:rsidRPr="00F6184B">
                                <w:rPr>
                                  <w:color w:val="800000"/>
                                  <w:sz w:val="18"/>
                                  <w:szCs w:val="18"/>
                                </w:rPr>
                                <w:t>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.setTop(</w:t>
                              </w:r>
                              <w:r w:rsidRPr="00F6184B">
                                <w:rPr>
                                  <w:color w:val="800000"/>
                                  <w:sz w:val="18"/>
                                  <w:szCs w:val="18"/>
                                </w:rPr>
                                <w:t>44</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xml:space="preserve">                .setCaption(</w:t>
                              </w:r>
                              <w:r w:rsidRPr="00F6184B">
                                <w:rPr>
                                  <w:rFonts w:hint="eastAsia"/>
                                  <w:color w:val="FF00FF"/>
                                  <w:sz w:val="18"/>
                                  <w:szCs w:val="18"/>
                                </w:rPr>
                                <w:t>"</w:t>
                              </w:r>
                              <w:r>
                                <w:rPr>
                                  <w:rFonts w:hint="eastAsia"/>
                                  <w:color w:val="FF00FF"/>
                                  <w:sz w:val="18"/>
                                  <w:szCs w:val="18"/>
                                </w:rPr>
                                <w:t>Select your file:</w:t>
                              </w:r>
                              <w:r w:rsidRPr="00F6184B">
                                <w:rPr>
                                  <w:rFonts w:hint="eastAsia"/>
                                  <w:color w:val="FF00FF"/>
                                  <w:sz w:val="18"/>
                                  <w:szCs w:val="18"/>
                                </w:rPr>
                                <w:t xml:space="preserve"> "</w:t>
                              </w:r>
                              <w:r w:rsidRPr="00F6184B">
                                <w:rPr>
                                  <w:rFonts w:hint="eastAsia"/>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append((</w:t>
                              </w:r>
                              <w:r w:rsidRPr="00F6184B">
                                <w:rPr>
                                  <w:color w:val="0000FF"/>
                                  <w:sz w:val="18"/>
                                  <w:szCs w:val="18"/>
                                </w:rPr>
                                <w:t>new</w:t>
                              </w:r>
                              <w:r w:rsidRPr="00F6184B">
                                <w:rPr>
                                  <w:sz w:val="18"/>
                                  <w:szCs w:val="18"/>
                                </w:rPr>
                                <w:t xml:space="preserve"> </w:t>
                              </w:r>
                              <w:r w:rsidR="00F55F81">
                                <w:rPr>
                                  <w:sz w:val="18"/>
                                  <w:szCs w:val="18"/>
                                </w:rPr>
                                <w:t>xui</w:t>
                              </w:r>
                              <w:r w:rsidRPr="00F6184B">
                                <w:rPr>
                                  <w:sz w:val="18"/>
                                  <w:szCs w:val="18"/>
                                </w:rPr>
                                <w:t>.UI.ComboInput)</w:t>
                              </w:r>
                            </w:p>
                            <w:p w:rsidR="0023747D" w:rsidRPr="00F6184B" w:rsidRDefault="0023747D" w:rsidP="00375F9C">
                              <w:pPr>
                                <w:spacing w:line="240" w:lineRule="exact"/>
                                <w:rPr>
                                  <w:sz w:val="18"/>
                                  <w:szCs w:val="18"/>
                                </w:rPr>
                              </w:pPr>
                              <w:r>
                                <w:rPr>
                                  <w:sz w:val="18"/>
                                  <w:szCs w:val="18"/>
                                </w:rPr>
                                <w:t xml:space="preserve">                .</w:t>
                              </w:r>
                              <w:r w:rsidRPr="001D3DAC">
                                <w:rPr>
                                  <w:rFonts w:hint="eastAsia"/>
                                  <w:sz w:val="18"/>
                                  <w:szCs w:val="18"/>
                                </w:rPr>
                                <w:t xml:space="preserve"> </w:t>
                              </w:r>
                              <w:r>
                                <w:rPr>
                                  <w:rFonts w:hint="eastAsia"/>
                                  <w:sz w:val="18"/>
                                  <w:szCs w:val="18"/>
                                </w:rPr>
                                <w:t>setH</w:t>
                              </w:r>
                              <w:r w:rsidRPr="00F6184B">
                                <w:rPr>
                                  <w:sz w:val="18"/>
                                  <w:szCs w:val="18"/>
                                </w:rPr>
                                <w:t>ost(host,</w:t>
                              </w:r>
                              <w:r w:rsidRPr="00F6184B">
                                <w:rPr>
                                  <w:color w:val="FF00FF"/>
                                  <w:sz w:val="18"/>
                                  <w:szCs w:val="18"/>
                                </w:rPr>
                                <w:t>"upload"</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.setLeft(</w:t>
                              </w:r>
                              <w:r w:rsidRPr="00F6184B">
                                <w:rPr>
                                  <w:color w:val="800000"/>
                                  <w:sz w:val="18"/>
                                  <w:szCs w:val="18"/>
                                </w:rPr>
                                <w:t>140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.setTop(</w:t>
                              </w:r>
                              <w:r w:rsidRPr="00F6184B">
                                <w:rPr>
                                  <w:color w:val="800000"/>
                                  <w:sz w:val="18"/>
                                  <w:szCs w:val="18"/>
                                </w:rPr>
                                <w:t>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.setWidth(</w:t>
                              </w:r>
                              <w:r w:rsidRPr="00F6184B">
                                <w:rPr>
                                  <w:color w:val="800000"/>
                                  <w:sz w:val="18"/>
                                  <w:szCs w:val="18"/>
                                </w:rPr>
                                <w:t>140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.setReadonly(</w:t>
                              </w:r>
                              <w:r w:rsidRPr="00F6184B">
                                <w:rPr>
                                  <w:color w:val="0000FF"/>
                                  <w:sz w:val="18"/>
                                  <w:szCs w:val="18"/>
                                </w:rPr>
                                <w:t>true</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.setType(</w:t>
                              </w:r>
                              <w:r w:rsidRPr="00F6184B">
                                <w:rPr>
                                  <w:color w:val="FF00FF"/>
                                  <w:sz w:val="18"/>
                                  <w:szCs w:val="18"/>
                                </w:rPr>
                                <w:t>"upload"</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xml:space="preserve">                .setValue(</w:t>
                              </w:r>
                              <w:r w:rsidRPr="00F6184B">
                                <w:rPr>
                                  <w:rFonts w:hint="eastAsia"/>
                                  <w:color w:val="FF00FF"/>
                                  <w:sz w:val="18"/>
                                  <w:szCs w:val="18"/>
                                </w:rPr>
                                <w:t>"</w:t>
                              </w:r>
                              <w:r>
                                <w:rPr>
                                  <w:rFonts w:hint="eastAsia"/>
                                  <w:color w:val="FF00FF"/>
                                  <w:sz w:val="18"/>
                                  <w:szCs w:val="18"/>
                                </w:rPr>
                                <w:t xml:space="preserve">Select a file </w:t>
                              </w:r>
                              <w:r w:rsidRPr="00F6184B">
                                <w:rPr>
                                  <w:rFonts w:hint="eastAsia"/>
                                  <w:color w:val="FF00FF"/>
                                  <w:sz w:val="18"/>
                                  <w:szCs w:val="18"/>
                                </w:rPr>
                                <w:t>..."</w:t>
                              </w:r>
                              <w:r w:rsidRPr="00F6184B">
                                <w:rPr>
                                  <w:rFonts w:hint="eastAsia"/>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append((</w:t>
                              </w:r>
                              <w:r w:rsidRPr="00F6184B">
                                <w:rPr>
                                  <w:color w:val="0000FF"/>
                                  <w:sz w:val="18"/>
                                  <w:szCs w:val="18"/>
                                </w:rPr>
                                <w:t>new</w:t>
                              </w:r>
                              <w:r w:rsidRPr="00F6184B">
                                <w:rPr>
                                  <w:sz w:val="18"/>
                                  <w:szCs w:val="18"/>
                                </w:rPr>
                                <w:t xml:space="preserve"> </w:t>
                              </w:r>
                              <w:r w:rsidR="00F55F81">
                                <w:rPr>
                                  <w:sz w:val="18"/>
                                  <w:szCs w:val="18"/>
                                </w:rPr>
                                <w:t>xui</w:t>
                              </w:r>
                              <w:r w:rsidRPr="00F6184B">
                                <w:rPr>
                                  <w:sz w:val="18"/>
                                  <w:szCs w:val="18"/>
                                </w:rPr>
                                <w:t>.UI.SButton)</w:t>
                              </w:r>
                            </w:p>
                            <w:p w:rsidR="0023747D" w:rsidRPr="00F6184B" w:rsidRDefault="0023747D" w:rsidP="00375F9C">
                              <w:pPr>
                                <w:spacing w:line="240" w:lineRule="exact"/>
                                <w:rPr>
                                  <w:sz w:val="18"/>
                                  <w:szCs w:val="18"/>
                                </w:rPr>
                              </w:pPr>
                              <w:r>
                                <w:rPr>
                                  <w:sz w:val="18"/>
                                  <w:szCs w:val="18"/>
                                </w:rPr>
                                <w:t xml:space="preserve">                .</w:t>
                              </w:r>
                              <w:r w:rsidRPr="001D3DAC">
                                <w:rPr>
                                  <w:rFonts w:hint="eastAsia"/>
                                  <w:sz w:val="18"/>
                                  <w:szCs w:val="18"/>
                                </w:rPr>
                                <w:t xml:space="preserve"> </w:t>
                              </w:r>
                              <w:r>
                                <w:rPr>
                                  <w:rFonts w:hint="eastAsia"/>
                                  <w:sz w:val="18"/>
                                  <w:szCs w:val="18"/>
                                </w:rPr>
                                <w:t>setH</w:t>
                              </w:r>
                              <w:r w:rsidRPr="00F6184B">
                                <w:rPr>
                                  <w:sz w:val="18"/>
                                  <w:szCs w:val="18"/>
                                </w:rPr>
                                <w:t>ost(host,</w:t>
                              </w:r>
                              <w:r w:rsidRPr="00F6184B">
                                <w:rPr>
                                  <w:color w:val="FF00FF"/>
                                  <w:sz w:val="18"/>
                                  <w:szCs w:val="18"/>
                                </w:rPr>
                                <w:t>"sbutton3"</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.setLeft(</w:t>
                              </w:r>
                              <w:r w:rsidRPr="00F6184B">
                                <w:rPr>
                                  <w:color w:val="800000"/>
                                  <w:sz w:val="18"/>
                                  <w:szCs w:val="18"/>
                                </w:rPr>
                                <w:t>290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.setTop(</w:t>
                              </w:r>
                              <w:r w:rsidRPr="00F6184B">
                                <w:rPr>
                                  <w:color w:val="800000"/>
                                  <w:sz w:val="18"/>
                                  <w:szCs w:val="18"/>
                                </w:rPr>
                                <w:t>40</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xml:space="preserve">                .setCaption(</w:t>
                              </w:r>
                              <w:r w:rsidRPr="00F6184B">
                                <w:rPr>
                                  <w:rFonts w:hint="eastAsia"/>
                                  <w:color w:val="FF00FF"/>
                                  <w:sz w:val="18"/>
                                  <w:szCs w:val="18"/>
                                </w:rPr>
                                <w:t>"</w:t>
                              </w:r>
                              <w:r>
                                <w:rPr>
                                  <w:rFonts w:hint="eastAsia"/>
                                  <w:color w:val="FF00FF"/>
                                  <w:sz w:val="18"/>
                                  <w:szCs w:val="18"/>
                                </w:rPr>
                                <w:t>Upload it</w:t>
                              </w:r>
                              <w:r w:rsidRPr="00F6184B">
                                <w:rPr>
                                  <w:rFonts w:hint="eastAsia"/>
                                  <w:color w:val="FF00FF"/>
                                  <w:sz w:val="18"/>
                                  <w:szCs w:val="18"/>
                                </w:rPr>
                                <w:t>"</w:t>
                              </w:r>
                              <w:r w:rsidRPr="00F6184B">
                                <w:rPr>
                                  <w:rFonts w:hint="eastAsia"/>
                                  <w:sz w:val="18"/>
                                  <w:szCs w:val="18"/>
                                </w:rPr>
                                <w:t>)</w:t>
                              </w:r>
                            </w:p>
                            <w:p w:rsidR="0023747D" w:rsidRPr="00F6184B" w:rsidRDefault="0023747D" w:rsidP="00375F9C">
                              <w:pPr>
                                <w:spacing w:line="240" w:lineRule="exact"/>
                                <w:rPr>
                                  <w:sz w:val="18"/>
                                  <w:szCs w:val="18"/>
                                </w:rPr>
                              </w:pPr>
                              <w:r w:rsidRPr="00F6184B">
                                <w:rPr>
                                  <w:sz w:val="18"/>
                                  <w:szCs w:val="18"/>
                                </w:rPr>
                                <w:t xml:space="preserve">                .onClick(</w:t>
                              </w:r>
                              <w:r w:rsidRPr="00F6184B">
                                <w:rPr>
                                  <w:color w:val="FF00FF"/>
                                  <w:sz w:val="18"/>
                                  <w:szCs w:val="18"/>
                                </w:rPr>
                                <w:t>"_sbutton3_onclick"</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r w:rsidRPr="00F6184B">
                                <w:rPr>
                                  <w:color w:val="0000FF"/>
                                  <w:sz w:val="18"/>
                                  <w:szCs w:val="18"/>
                                </w:rPr>
                                <w:t>return</w:t>
                              </w:r>
                              <w:r w:rsidRPr="00F6184B">
                                <w:rPr>
                                  <w:sz w:val="18"/>
                                  <w:szCs w:val="18"/>
                                </w:rPr>
                                <w:t xml:space="preserve"> children;</w:t>
                              </w:r>
                            </w:p>
                            <w:p w:rsidR="0023747D" w:rsidRPr="00F6184B" w:rsidRDefault="0023747D" w:rsidP="00375F9C">
                              <w:pPr>
                                <w:spacing w:line="240" w:lineRule="exact"/>
                                <w:rPr>
                                  <w:sz w:val="18"/>
                                  <w:szCs w:val="18"/>
                                </w:rPr>
                              </w:pPr>
                              <w:r w:rsidRPr="00F6184B">
                                <w:rPr>
                                  <w:sz w:val="18"/>
                                  <w:szCs w:val="18"/>
                                </w:rPr>
                                <w:t xml:space="preserve">            </w:t>
                              </w:r>
                              <w:r w:rsidRPr="00F6184B">
                                <w:rPr>
                                  <w:color w:val="008000"/>
                                  <w:sz w:val="18"/>
                                  <w:szCs w:val="18"/>
                                </w:rPr>
                                <w:t xml:space="preserve">// ]]code created by </w:t>
                              </w:r>
                              <w:r>
                                <w:rPr>
                                  <w:color w:val="008000"/>
                                  <w:sz w:val="18"/>
                                  <w:szCs w:val="18"/>
                                </w:rPr>
                                <w:t>CrossUI</w:t>
                              </w:r>
                              <w:r w:rsidRPr="00F6184B">
                                <w:rPr>
                                  <w:color w:val="008000"/>
                                  <w:sz w:val="18"/>
                                  <w:szCs w:val="18"/>
                                </w:rPr>
                                <w:t xml:space="preserve"> UI Builder</w:t>
                              </w:r>
                            </w:p>
                            <w:p w:rsidR="0023747D" w:rsidRPr="00F6184B" w:rsidRDefault="0023747D" w:rsidP="00375F9C">
                              <w:pPr>
                                <w:spacing w:line="240" w:lineRule="exact"/>
                                <w:rPr>
                                  <w:sz w:val="18"/>
                                  <w:szCs w:val="18"/>
                                </w:rPr>
                              </w:pPr>
                              <w:r w:rsidRPr="00F6184B">
                                <w:rPr>
                                  <w:sz w:val="18"/>
                                  <w:szCs w:val="18"/>
                                </w:rPr>
                                <w:t xml:space="preserve">        }, </w:t>
                              </w:r>
                            </w:p>
                            <w:p w:rsidR="0023747D" w:rsidRPr="00F6184B" w:rsidRDefault="0023747D" w:rsidP="00375F9C">
                              <w:pPr>
                                <w:spacing w:line="240" w:lineRule="exact"/>
                                <w:rPr>
                                  <w:sz w:val="18"/>
                                  <w:szCs w:val="18"/>
                                </w:rPr>
                              </w:pPr>
                              <w:r w:rsidRPr="00F6184B">
                                <w:rPr>
                                  <w:sz w:val="18"/>
                                  <w:szCs w:val="18"/>
                                </w:rPr>
                                <w:t xml:space="preserve">        _sbutton3_onclick:</w:t>
                              </w:r>
                              <w:r w:rsidRPr="00F6184B">
                                <w:rPr>
                                  <w:color w:val="0000FF"/>
                                  <w:sz w:val="18"/>
                                  <w:szCs w:val="18"/>
                                </w:rPr>
                                <w:t>function</w:t>
                              </w:r>
                              <w:r w:rsidRPr="00F6184B">
                                <w:rPr>
                                  <w:sz w:val="18"/>
                                  <w:szCs w:val="18"/>
                                </w:rPr>
                                <w:t xml:space="preserve"> (profile, e, src, value) {</w:t>
                              </w:r>
                            </w:p>
                            <w:p w:rsidR="0023747D" w:rsidRPr="00F6184B" w:rsidRDefault="0023747D" w:rsidP="00375F9C">
                              <w:pPr>
                                <w:spacing w:line="240" w:lineRule="exact"/>
                                <w:rPr>
                                  <w:sz w:val="18"/>
                                  <w:szCs w:val="18"/>
                                </w:rPr>
                              </w:pPr>
                              <w:r w:rsidRPr="00F6184B">
                                <w:rPr>
                                  <w:sz w:val="18"/>
                                  <w:szCs w:val="18"/>
                                </w:rPr>
                                <w:t xml:space="preserve">            </w:t>
                              </w:r>
                              <w:r w:rsidRPr="00F6184B">
                                <w:rPr>
                                  <w:color w:val="0000FF"/>
                                  <w:sz w:val="18"/>
                                  <w:szCs w:val="18"/>
                                </w:rPr>
                                <w:t>var</w:t>
                              </w:r>
                              <w:r w:rsidRPr="00F6184B">
                                <w:rPr>
                                  <w:sz w:val="18"/>
                                  <w:szCs w:val="18"/>
                                </w:rPr>
                                <w:t xml:space="preserve"> file=</w:t>
                              </w:r>
                              <w:r w:rsidRPr="00F6184B">
                                <w:rPr>
                                  <w:color w:val="0000FF"/>
                                  <w:sz w:val="18"/>
                                  <w:szCs w:val="18"/>
                                </w:rPr>
                                <w:t>this</w:t>
                              </w:r>
                              <w:r w:rsidRPr="00F6184B">
                                <w:rPr>
                                  <w:sz w:val="18"/>
                                  <w:szCs w:val="18"/>
                                </w:rPr>
                                <w:t>.upload.getUploadObj();</w:t>
                              </w:r>
                            </w:p>
                            <w:p w:rsidR="0023747D" w:rsidRPr="00F6184B" w:rsidRDefault="0023747D" w:rsidP="00375F9C">
                              <w:pPr>
                                <w:spacing w:line="240" w:lineRule="exact"/>
                                <w:rPr>
                                  <w:sz w:val="18"/>
                                  <w:szCs w:val="18"/>
                                </w:rPr>
                              </w:pPr>
                              <w:r w:rsidRPr="00F6184B">
                                <w:rPr>
                                  <w:sz w:val="18"/>
                                  <w:szCs w:val="18"/>
                                </w:rPr>
                                <w:t xml:space="preserve">            </w:t>
                              </w:r>
                              <w:r w:rsidRPr="00F6184B">
                                <w:rPr>
                                  <w:color w:val="0000FF"/>
                                  <w:sz w:val="18"/>
                                  <w:szCs w:val="18"/>
                                </w:rPr>
                                <w:t>if</w:t>
                              </w:r>
                              <w:r w:rsidRPr="00F6184B">
                                <w:rPr>
                                  <w:sz w:val="18"/>
                                  <w:szCs w:val="18"/>
                                </w:rPr>
                                <w:t>(file){</w:t>
                              </w:r>
                            </w:p>
                            <w:p w:rsidR="0023747D" w:rsidRPr="00F6184B" w:rsidRDefault="0023747D" w:rsidP="00375F9C">
                              <w:pPr>
                                <w:spacing w:line="240" w:lineRule="exact"/>
                                <w:rPr>
                                  <w:sz w:val="18"/>
                                  <w:szCs w:val="18"/>
                                </w:rPr>
                              </w:pPr>
                              <w:r w:rsidRPr="00F6184B">
                                <w:rPr>
                                  <w:sz w:val="18"/>
                                  <w:szCs w:val="18"/>
                                </w:rPr>
                                <w:t xml:space="preserve">                </w:t>
                              </w:r>
                              <w:r w:rsidR="00F55F81">
                                <w:rPr>
                                  <w:sz w:val="18"/>
                                  <w:szCs w:val="18"/>
                                </w:rPr>
                                <w:t>xui</w:t>
                              </w:r>
                              <w:r w:rsidRPr="00F6184B">
                                <w:rPr>
                                  <w:sz w:val="18"/>
                                  <w:szCs w:val="18"/>
                                </w:rPr>
                                <w:t>.IAjax(</w:t>
                              </w:r>
                              <w:r w:rsidRPr="00F6184B">
                                <w:rPr>
                                  <w:color w:val="FF00FF"/>
                                  <w:sz w:val="18"/>
                                  <w:szCs w:val="18"/>
                                </w:rPr>
                                <w:t>'../request.php'</w:t>
                              </w:r>
                              <w:r w:rsidRPr="00F6184B">
                                <w:rPr>
                                  <w:sz w:val="18"/>
                                  <w:szCs w:val="18"/>
                                </w:rPr>
                                <w:t>,{key:</w:t>
                              </w:r>
                              <w:r w:rsidRPr="00F6184B">
                                <w:rPr>
                                  <w:color w:val="FF00FF"/>
                                  <w:sz w:val="18"/>
                                  <w:szCs w:val="18"/>
                                </w:rPr>
                                <w:t>'upload'</w:t>
                              </w:r>
                              <w:r w:rsidRPr="00F6184B">
                                <w:rPr>
                                  <w:sz w:val="18"/>
                                  <w:szCs w:val="18"/>
                                </w:rPr>
                                <w:t>,para:{},file:file},</w:t>
                              </w:r>
                              <w:r w:rsidRPr="00F6184B">
                                <w:rPr>
                                  <w:color w:val="0000FF"/>
                                  <w:sz w:val="18"/>
                                  <w:szCs w:val="18"/>
                                </w:rPr>
                                <w:t>function</w:t>
                              </w:r>
                              <w:r w:rsidRPr="00F6184B">
                                <w:rPr>
                                  <w:sz w:val="18"/>
                                  <w:szCs w:val="18"/>
                                </w:rPr>
                                <w:t>(rsp){</w:t>
                              </w:r>
                            </w:p>
                            <w:p w:rsidR="0023747D" w:rsidRPr="00F6184B" w:rsidRDefault="0023747D" w:rsidP="00375F9C">
                              <w:pPr>
                                <w:spacing w:line="240" w:lineRule="exact"/>
                                <w:rPr>
                                  <w:sz w:val="18"/>
                                  <w:szCs w:val="18"/>
                                </w:rPr>
                              </w:pPr>
                              <w:r w:rsidRPr="00F6184B">
                                <w:rPr>
                                  <w:sz w:val="18"/>
                                  <w:szCs w:val="18"/>
                                </w:rPr>
                                <w:t xml:space="preserve">                    </w:t>
                              </w:r>
                              <w:r w:rsidR="00F55F81">
                                <w:rPr>
                                  <w:sz w:val="18"/>
                                  <w:szCs w:val="18"/>
                                </w:rPr>
                                <w:t>xui</w:t>
                              </w:r>
                              <w:r w:rsidRPr="00F6184B">
                                <w:rPr>
                                  <w:sz w:val="18"/>
                                  <w:szCs w:val="18"/>
                                </w:rPr>
                                <w:t>.alert(rsp.data.message);</w:t>
                              </w:r>
                            </w:p>
                            <w:p w:rsidR="0023747D" w:rsidRPr="00F6184B" w:rsidRDefault="0023747D" w:rsidP="00375F9C">
                              <w:pPr>
                                <w:spacing w:line="240" w:lineRule="exact"/>
                                <w:rPr>
                                  <w:sz w:val="18"/>
                                  <w:szCs w:val="18"/>
                                </w:rPr>
                              </w:pPr>
                              <w:r w:rsidRPr="00F6184B">
                                <w:rPr>
                                  <w:sz w:val="18"/>
                                  <w:szCs w:val="18"/>
                                </w:rPr>
                                <w:t xml:space="preserve">                },</w:t>
                              </w:r>
                              <w:r w:rsidRPr="00F6184B">
                                <w:rPr>
                                  <w:color w:val="0000FF"/>
                                  <w:sz w:val="18"/>
                                  <w:szCs w:val="18"/>
                                </w:rPr>
                                <w:t>function</w:t>
                              </w:r>
                              <w:r w:rsidRPr="00F6184B">
                                <w:rPr>
                                  <w:sz w:val="18"/>
                                  <w:szCs w:val="18"/>
                                </w:rPr>
                                <w:t>(errMsg){</w:t>
                              </w:r>
                            </w:p>
                            <w:p w:rsidR="0023747D" w:rsidRPr="00F6184B" w:rsidRDefault="0023747D" w:rsidP="00375F9C">
                              <w:pPr>
                                <w:spacing w:line="240" w:lineRule="exact"/>
                                <w:rPr>
                                  <w:sz w:val="18"/>
                                  <w:szCs w:val="18"/>
                                </w:rPr>
                              </w:pPr>
                              <w:r w:rsidRPr="00F6184B">
                                <w:rPr>
                                  <w:sz w:val="18"/>
                                  <w:szCs w:val="18"/>
                                </w:rPr>
                                <w:t xml:space="preserve">                    </w:t>
                              </w:r>
                              <w:r w:rsidR="00F55F81">
                                <w:rPr>
                                  <w:sz w:val="18"/>
                                  <w:szCs w:val="18"/>
                                </w:rPr>
                                <w:t>xui</w:t>
                              </w:r>
                              <w:r w:rsidRPr="00F6184B">
                                <w:rPr>
                                  <w:sz w:val="18"/>
                                  <w:szCs w:val="18"/>
                                </w:rPr>
                                <w:t>.alert(errMsg)</w:t>
                              </w:r>
                            </w:p>
                            <w:p w:rsidR="0023747D" w:rsidRPr="00F6184B" w:rsidRDefault="0023747D" w:rsidP="00375F9C">
                              <w:pPr>
                                <w:spacing w:line="240" w:lineRule="exact"/>
                                <w:rPr>
                                  <w:sz w:val="18"/>
                                  <w:szCs w:val="18"/>
                                </w:rPr>
                              </w:pPr>
                              <w:r w:rsidRPr="00F6184B">
                                <w:rPr>
                                  <w:sz w:val="18"/>
                                  <w:szCs w:val="18"/>
                                </w:rPr>
                                <w:t xml:space="preserve">                }).start();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rFonts w:hint="eastAsia"/>
                                  <w:sz w:val="18"/>
                                  <w:szCs w:val="18"/>
                                </w:rPr>
                                <w:t> </w:t>
                              </w:r>
                              <w:r w:rsidRPr="00F6184B">
                                <w:rPr>
                                  <w:sz w:val="18"/>
                                  <w:szCs w:val="18"/>
                                </w:rPr>
                                <w:t xml:space="preserve">   }</w:t>
                              </w:r>
                            </w:p>
                            <w:p w:rsidR="0023747D" w:rsidRPr="00F6184B" w:rsidRDefault="0023747D" w:rsidP="00375F9C">
                              <w:pPr>
                                <w:rPr>
                                  <w:szCs w:val="18"/>
                                </w:rPr>
                              </w:pPr>
                              <w:r w:rsidRPr="00F6184B">
                                <w:rPr>
                                  <w:sz w:val="18"/>
                                  <w:szCs w:val="18"/>
                                </w:rPr>
                                <w:t>});</w:t>
                              </w:r>
                            </w:p>
                          </w:txbxContent>
                        </wps:txbx>
                        <wps:bodyPr rot="0" vert="horz" wrap="square" lIns="54000" tIns="46800" rIns="54000" bIns="45720" anchor="t" anchorCtr="0" upright="1">
                          <a:spAutoFit/>
                        </wps:bodyPr>
                      </wps:wsp>
                      <wps:wsp>
                        <wps:cNvPr id="461" name="AutoShape 78"/>
                        <wps:cNvSpPr>
                          <a:spLocks noChangeArrowheads="1"/>
                        </wps:cNvSpPr>
                        <wps:spPr bwMode="auto">
                          <a:xfrm flipH="1">
                            <a:off x="2514600" y="99060"/>
                            <a:ext cx="1371600" cy="219710"/>
                          </a:xfrm>
                          <a:prstGeom prst="wedgeRoundRectCallout">
                            <a:avLst>
                              <a:gd name="adj1" fmla="val 56343"/>
                              <a:gd name="adj2" fmla="val 17109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Created by Designer</w:t>
                              </w:r>
                            </w:p>
                          </w:txbxContent>
                        </wps:txbx>
                        <wps:bodyPr rot="0" vert="horz" wrap="square" lIns="0" tIns="0" rIns="0" bIns="0" anchor="t" anchorCtr="0" upright="1">
                          <a:noAutofit/>
                        </wps:bodyPr>
                      </wps:wsp>
                      <wps:wsp>
                        <wps:cNvPr id="462" name="AutoShape 79"/>
                        <wps:cNvSpPr>
                          <a:spLocks noChangeArrowheads="1"/>
                        </wps:cNvSpPr>
                        <wps:spPr bwMode="auto">
                          <a:xfrm flipH="1">
                            <a:off x="2400300" y="2278380"/>
                            <a:ext cx="1143000" cy="219710"/>
                          </a:xfrm>
                          <a:prstGeom prst="wedgeRoundRectCallout">
                            <a:avLst>
                              <a:gd name="adj1" fmla="val 81778"/>
                              <a:gd name="adj2" fmla="val -237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U</w:t>
                              </w:r>
                              <w:r>
                                <w:rPr>
                                  <w:rFonts w:hint="eastAsia"/>
                                  <w:szCs w:val="18"/>
                                </w:rPr>
                                <w:t>pload control</w:t>
                              </w:r>
                            </w:p>
                          </w:txbxContent>
                        </wps:txbx>
                        <wps:bodyPr rot="0" vert="horz" wrap="square" lIns="0" tIns="0" rIns="0" bIns="0" anchor="t" anchorCtr="0" upright="1">
                          <a:noAutofit/>
                        </wps:bodyPr>
                      </wps:wsp>
                      <wps:wsp>
                        <wps:cNvPr id="463" name="AutoShape 80"/>
                        <wps:cNvSpPr>
                          <a:spLocks noChangeArrowheads="1"/>
                        </wps:cNvSpPr>
                        <wps:spPr bwMode="auto">
                          <a:xfrm flipH="1">
                            <a:off x="2857500" y="5448300"/>
                            <a:ext cx="1028700" cy="219710"/>
                          </a:xfrm>
                          <a:prstGeom prst="wedgeRoundRectCallout">
                            <a:avLst>
                              <a:gd name="adj1" fmla="val 85306"/>
                              <a:gd name="adj2" fmla="val 664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IAjax upload</w:t>
                              </w:r>
                            </w:p>
                          </w:txbxContent>
                        </wps:txbx>
                        <wps:bodyPr rot="0" vert="horz" wrap="square" lIns="0" tIns="0" rIns="0" bIns="0" anchor="t" anchorCtr="0" upright="1">
                          <a:noAutofit/>
                        </wps:bodyPr>
                      </wps:wsp>
                      <wps:wsp>
                        <wps:cNvPr id="464" name="AutoShape 82"/>
                        <wps:cNvSpPr>
                          <a:spLocks noChangeArrowheads="1"/>
                        </wps:cNvSpPr>
                        <wps:spPr bwMode="auto">
                          <a:xfrm flipH="1">
                            <a:off x="3086100" y="5943600"/>
                            <a:ext cx="1028700" cy="219710"/>
                          </a:xfrm>
                          <a:prstGeom prst="wedgeRoundRectCallout">
                            <a:avLst>
                              <a:gd name="adj1" fmla="val 102898"/>
                              <a:gd name="adj2" fmla="val -2572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uccessful return</w:t>
                              </w:r>
                            </w:p>
                          </w:txbxContent>
                        </wps:txbx>
                        <wps:bodyPr rot="0" vert="horz" wrap="square" lIns="0" tIns="0" rIns="0" bIns="0" anchor="t" anchorCtr="0" upright="1">
                          <a:noAutofit/>
                        </wps:bodyPr>
                      </wps:wsp>
                      <wps:wsp>
                        <wps:cNvPr id="465" name="AutoShape 549"/>
                        <wps:cNvSpPr>
                          <a:spLocks noChangeArrowheads="1"/>
                        </wps:cNvSpPr>
                        <wps:spPr bwMode="auto">
                          <a:xfrm flipH="1">
                            <a:off x="3086100" y="5052060"/>
                            <a:ext cx="1257300" cy="219710"/>
                          </a:xfrm>
                          <a:prstGeom prst="wedgeRoundRectCallout">
                            <a:avLst>
                              <a:gd name="adj1" fmla="val 97069"/>
                              <a:gd name="adj2" fmla="val 1676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Getting file content</w:t>
                              </w:r>
                            </w:p>
                          </w:txbxContent>
                        </wps:txbx>
                        <wps:bodyPr rot="0" vert="horz" wrap="square" lIns="0" tIns="0" rIns="0" bIns="0" anchor="t" anchorCtr="0" upright="1">
                          <a:noAutofit/>
                        </wps:bodyPr>
                      </wps:wsp>
                    </wpc:wpc>
                  </a:graphicData>
                </a:graphic>
              </wp:inline>
            </w:drawing>
          </mc:Choice>
          <mc:Fallback>
            <w:pict>
              <v:group id="画布 75" o:spid="_x0000_s1813" editas="canvas" style="width:414pt;height:567.75pt;mso-position-horizontal-relative:char;mso-position-vertical-relative:line" coordsize="52578,72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">
                <v:shape id="_x0000_s1814" type="#_x0000_t75" style="position:absolute;width:52578;height:72104;visibility:visible;mso-wrap-style:square">
                  <v:fill o:detectmouseclick="t"/>
                  <v:path o:connecttype="none"/>
                </v:shape>
                <v:shape id="Text Box 77" o:spid="_x0000_s1815" type="#_x0000_t202" style="position:absolute;top:488;width:52578;height:71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hP8AA&#10;AADcAAAADwAAAGRycy9kb3ducmV2LnhtbERPz2vCMBS+D/wfwhO8zVQZxVWjiDLqRdic3h/Nsyk2&#10;LyWJtf735jDY8eP7vdoMthU9+dA4VjCbZiCIK6cbrhWcf7/eFyBCRNbYOiYFTwqwWY/eVlho9+Af&#10;6k+xFimEQ4EKTIxdIWWoDFkMU9cRJ+7qvMWYoK+l9vhI4baV8yzLpcWGU4PBjnaGqtvpbhVUt/2w&#10;L5uL8f3dLr71Z/k85qVSk/GwXYKINMR/8Z/7oBV85Gl+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hP8AAAADcAAAADwAAAAAAAAAAAAAAAACYAgAAZHJzL2Rvd25y&#10;ZXYueG1sUEsFBgAAAAAEAAQA9QAAAIUDAAAAAA==&#10;" strokeweight="1pt">
                  <v:textbox style="mso-fit-shape-to-text:t" inset="1.5mm,1.3mm,1.5mm">
                    <w:txbxContent>
                      <w:p w:rsidR="0023747D" w:rsidRPr="00F6184B" w:rsidRDefault="0023747D" w:rsidP="00375F9C">
                        <w:pPr>
                          <w:spacing w:line="240" w:lineRule="exact"/>
                          <w:rPr>
                            <w:sz w:val="18"/>
                            <w:szCs w:val="18"/>
                          </w:rPr>
                        </w:pPr>
                        <w:proofErr w:type="gramStart"/>
                        <w:r w:rsidRPr="00F6184B">
                          <w:rPr>
                            <w:sz w:val="18"/>
                            <w:szCs w:val="18"/>
                          </w:rPr>
                          <w:t>Class(</w:t>
                        </w:r>
                        <w:proofErr w:type="gramEnd"/>
                        <w:r w:rsidRPr="00F6184B">
                          <w:rPr>
                            <w:color w:val="FF00FF"/>
                            <w:sz w:val="18"/>
                            <w:szCs w:val="18"/>
                          </w:rPr>
                          <w:t>'App'</w:t>
                        </w:r>
                        <w:r w:rsidRPr="00F6184B">
                          <w:rPr>
                            <w:sz w:val="18"/>
                            <w:szCs w:val="18"/>
                          </w:rPr>
                          <w:t xml:space="preserve">, </w:t>
                        </w:r>
                        <w:r w:rsidRPr="00F6184B">
                          <w:rPr>
                            <w:color w:val="FF00FF"/>
                            <w:sz w:val="18"/>
                            <w:szCs w:val="18"/>
                          </w:rPr>
                          <w:t>'</w:t>
                        </w:r>
                        <w:r w:rsidR="00F55F81">
                          <w:rPr>
                            <w:color w:val="FF00FF"/>
                            <w:sz w:val="18"/>
                            <w:szCs w:val="18"/>
                          </w:rPr>
                          <w:t>xui</w:t>
                        </w:r>
                        <w:r w:rsidRPr="00F6184B">
                          <w:rPr>
                            <w:color w:val="FF00FF"/>
                            <w:sz w:val="18"/>
                            <w:szCs w:val="18"/>
                          </w:rPr>
                          <w:t>.Com'</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w:t>
                        </w:r>
                        <w:r w:rsidRPr="00F6184B">
                          <w:rPr>
                            <w:sz w:val="18"/>
                            <w:szCs w:val="18"/>
                          </w:rPr>
                          <w:t xml:space="preserve">   </w:t>
                        </w:r>
                        <w:proofErr w:type="gramStart"/>
                        <w:r w:rsidRPr="00F6184B">
                          <w:rPr>
                            <w:sz w:val="18"/>
                            <w:szCs w:val="18"/>
                          </w:rPr>
                          <w:t>Instance:</w:t>
                        </w:r>
                        <w:proofErr w:type="gramEnd"/>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iniComponents:</w:t>
                        </w:r>
                        <w:proofErr w:type="gramEnd"/>
                        <w:r w:rsidRPr="00F6184B">
                          <w:rPr>
                            <w:color w:val="0000FF"/>
                            <w:sz w:val="18"/>
                            <w:szCs w:val="18"/>
                          </w:rPr>
                          <w:t>function</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r w:rsidRPr="00F6184B">
                          <w:rPr>
                            <w:color w:val="008000"/>
                            <w:sz w:val="18"/>
                            <w:szCs w:val="18"/>
                          </w:rPr>
                          <w:t xml:space="preserve">// [[code created by </w:t>
                        </w:r>
                        <w:r>
                          <w:rPr>
                            <w:color w:val="008000"/>
                            <w:sz w:val="18"/>
                            <w:szCs w:val="18"/>
                          </w:rPr>
                          <w:t>CrossUI</w:t>
                        </w:r>
                        <w:r w:rsidRPr="00F6184B">
                          <w:rPr>
                            <w:color w:val="008000"/>
                            <w:sz w:val="18"/>
                            <w:szCs w:val="18"/>
                          </w:rPr>
                          <w:t xml:space="preserve"> UI Builder</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color w:val="0000FF"/>
                            <w:sz w:val="18"/>
                            <w:szCs w:val="18"/>
                          </w:rPr>
                          <w:t>var</w:t>
                        </w:r>
                        <w:proofErr w:type="gramEnd"/>
                        <w:r w:rsidRPr="00F6184B">
                          <w:rPr>
                            <w:sz w:val="18"/>
                            <w:szCs w:val="18"/>
                          </w:rPr>
                          <w:t xml:space="preserve"> host=</w:t>
                        </w:r>
                        <w:r w:rsidRPr="00F6184B">
                          <w:rPr>
                            <w:color w:val="0000FF"/>
                            <w:sz w:val="18"/>
                            <w:szCs w:val="18"/>
                          </w:rPr>
                          <w:t>this</w:t>
                        </w:r>
                        <w:r w:rsidRPr="00F6184B">
                          <w:rPr>
                            <w:sz w:val="18"/>
                            <w:szCs w:val="18"/>
                          </w:rPr>
                          <w:t>, children=[], append=</w:t>
                        </w:r>
                        <w:r w:rsidRPr="00F6184B">
                          <w:rPr>
                            <w:color w:val="0000FF"/>
                            <w:sz w:val="18"/>
                            <w:szCs w:val="18"/>
                          </w:rPr>
                          <w:t>function</w:t>
                        </w:r>
                        <w:r w:rsidRPr="00F6184B">
                          <w:rPr>
                            <w:sz w:val="18"/>
                            <w:szCs w:val="18"/>
                          </w:rPr>
                          <w:t>(child){children.push(child.get(</w:t>
                        </w:r>
                        <w:r w:rsidRPr="00F6184B">
                          <w:rPr>
                            <w:color w:val="800000"/>
                            <w:sz w:val="18"/>
                            <w:szCs w:val="18"/>
                          </w:rPr>
                          <w:t>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append(</w:t>
                        </w:r>
                        <w:proofErr w:type="gramEnd"/>
                        <w:r w:rsidRPr="00F6184B">
                          <w:rPr>
                            <w:sz w:val="18"/>
                            <w:szCs w:val="18"/>
                          </w:rPr>
                          <w:t>(</w:t>
                        </w:r>
                        <w:r w:rsidRPr="00F6184B">
                          <w:rPr>
                            <w:color w:val="0000FF"/>
                            <w:sz w:val="18"/>
                            <w:szCs w:val="18"/>
                          </w:rPr>
                          <w:t>new</w:t>
                        </w:r>
                        <w:r w:rsidRPr="00F6184B">
                          <w:rPr>
                            <w:sz w:val="18"/>
                            <w:szCs w:val="18"/>
                          </w:rPr>
                          <w:t xml:space="preserve"> </w:t>
                        </w:r>
                        <w:r w:rsidR="00F55F81">
                          <w:rPr>
                            <w:sz w:val="18"/>
                            <w:szCs w:val="18"/>
                          </w:rPr>
                          <w:t>xui</w:t>
                        </w:r>
                        <w:r w:rsidRPr="00F6184B">
                          <w:rPr>
                            <w:sz w:val="18"/>
                            <w:szCs w:val="18"/>
                          </w:rPr>
                          <w:t>.UI.SLabel)</w:t>
                        </w:r>
                      </w:p>
                      <w:p w:rsidR="0023747D" w:rsidRPr="00F6184B" w:rsidRDefault="0023747D" w:rsidP="00375F9C">
                        <w:pPr>
                          <w:spacing w:line="240" w:lineRule="exact"/>
                          <w:rPr>
                            <w:sz w:val="18"/>
                            <w:szCs w:val="18"/>
                          </w:rPr>
                        </w:pPr>
                        <w:r w:rsidRPr="00F6184B">
                          <w:rPr>
                            <w:sz w:val="18"/>
                            <w:szCs w:val="18"/>
                          </w:rPr>
                          <w:t xml:space="preserve">                .</w:t>
                        </w:r>
                        <w:proofErr w:type="gramStart"/>
                        <w:r>
                          <w:rPr>
                            <w:rFonts w:hint="eastAsia"/>
                            <w:sz w:val="18"/>
                            <w:szCs w:val="18"/>
                          </w:rPr>
                          <w:t>setH</w:t>
                        </w:r>
                        <w:r w:rsidRPr="00F6184B">
                          <w:rPr>
                            <w:sz w:val="18"/>
                            <w:szCs w:val="18"/>
                          </w:rPr>
                          <w:t>ost(</w:t>
                        </w:r>
                        <w:proofErr w:type="gramEnd"/>
                        <w:r w:rsidRPr="00F6184B">
                          <w:rPr>
                            <w:sz w:val="18"/>
                            <w:szCs w:val="18"/>
                          </w:rPr>
                          <w:t>host,</w:t>
                        </w:r>
                        <w:r w:rsidRPr="00F6184B">
                          <w:rPr>
                            <w:color w:val="FF00FF"/>
                            <w:sz w:val="18"/>
                            <w:szCs w:val="18"/>
                          </w:rPr>
                          <w:t>"slabel1"</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setLeft(</w:t>
                        </w:r>
                        <w:proofErr w:type="gramEnd"/>
                        <w:r w:rsidRPr="00F6184B">
                          <w:rPr>
                            <w:color w:val="800000"/>
                            <w:sz w:val="18"/>
                            <w:szCs w:val="18"/>
                          </w:rPr>
                          <w:t>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setTop(</w:t>
                        </w:r>
                        <w:proofErr w:type="gramEnd"/>
                        <w:r w:rsidRPr="00F6184B">
                          <w:rPr>
                            <w:color w:val="800000"/>
                            <w:sz w:val="18"/>
                            <w:szCs w:val="18"/>
                          </w:rPr>
                          <w:t>44</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xml:space="preserve">                .</w:t>
                        </w:r>
                        <w:proofErr w:type="gramStart"/>
                        <w:r w:rsidRPr="00F6184B">
                          <w:rPr>
                            <w:rFonts w:hint="eastAsia"/>
                            <w:sz w:val="18"/>
                            <w:szCs w:val="18"/>
                          </w:rPr>
                          <w:t>setCaption(</w:t>
                        </w:r>
                        <w:proofErr w:type="gramEnd"/>
                        <w:r w:rsidRPr="00F6184B">
                          <w:rPr>
                            <w:rFonts w:hint="eastAsia"/>
                            <w:color w:val="FF00FF"/>
                            <w:sz w:val="18"/>
                            <w:szCs w:val="18"/>
                          </w:rPr>
                          <w:t>"</w:t>
                        </w:r>
                        <w:r>
                          <w:rPr>
                            <w:rFonts w:hint="eastAsia"/>
                            <w:color w:val="FF00FF"/>
                            <w:sz w:val="18"/>
                            <w:szCs w:val="18"/>
                          </w:rPr>
                          <w:t>Select your file:</w:t>
                        </w:r>
                        <w:r w:rsidRPr="00F6184B">
                          <w:rPr>
                            <w:rFonts w:hint="eastAsia"/>
                            <w:color w:val="FF00FF"/>
                            <w:sz w:val="18"/>
                            <w:szCs w:val="18"/>
                          </w:rPr>
                          <w:t xml:space="preserve"> "</w:t>
                        </w:r>
                        <w:r w:rsidRPr="00F6184B">
                          <w:rPr>
                            <w:rFonts w:hint="eastAsia"/>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append(</w:t>
                        </w:r>
                        <w:proofErr w:type="gramEnd"/>
                        <w:r w:rsidRPr="00F6184B">
                          <w:rPr>
                            <w:sz w:val="18"/>
                            <w:szCs w:val="18"/>
                          </w:rPr>
                          <w:t>(</w:t>
                        </w:r>
                        <w:r w:rsidRPr="00F6184B">
                          <w:rPr>
                            <w:color w:val="0000FF"/>
                            <w:sz w:val="18"/>
                            <w:szCs w:val="18"/>
                          </w:rPr>
                          <w:t>new</w:t>
                        </w:r>
                        <w:r w:rsidRPr="00F6184B">
                          <w:rPr>
                            <w:sz w:val="18"/>
                            <w:szCs w:val="18"/>
                          </w:rPr>
                          <w:t xml:space="preserve"> </w:t>
                        </w:r>
                        <w:r w:rsidR="00F55F81">
                          <w:rPr>
                            <w:sz w:val="18"/>
                            <w:szCs w:val="18"/>
                          </w:rPr>
                          <w:t>xui</w:t>
                        </w:r>
                        <w:r w:rsidRPr="00F6184B">
                          <w:rPr>
                            <w:sz w:val="18"/>
                            <w:szCs w:val="18"/>
                          </w:rPr>
                          <w:t>.UI.ComboInput)</w:t>
                        </w:r>
                      </w:p>
                      <w:p w:rsidR="0023747D" w:rsidRPr="00F6184B" w:rsidRDefault="0023747D" w:rsidP="00375F9C">
                        <w:pPr>
                          <w:spacing w:line="240" w:lineRule="exact"/>
                          <w:rPr>
                            <w:sz w:val="18"/>
                            <w:szCs w:val="18"/>
                          </w:rPr>
                        </w:pPr>
                        <w:r>
                          <w:rPr>
                            <w:sz w:val="18"/>
                            <w:szCs w:val="18"/>
                          </w:rPr>
                          <w:t xml:space="preserve">                .</w:t>
                        </w:r>
                        <w:r w:rsidRPr="001D3DAC">
                          <w:rPr>
                            <w:rFonts w:hint="eastAsia"/>
                            <w:sz w:val="18"/>
                            <w:szCs w:val="18"/>
                          </w:rPr>
                          <w:t xml:space="preserve"> </w:t>
                        </w:r>
                        <w:proofErr w:type="gramStart"/>
                        <w:r>
                          <w:rPr>
                            <w:rFonts w:hint="eastAsia"/>
                            <w:sz w:val="18"/>
                            <w:szCs w:val="18"/>
                          </w:rPr>
                          <w:t>setH</w:t>
                        </w:r>
                        <w:r w:rsidRPr="00F6184B">
                          <w:rPr>
                            <w:sz w:val="18"/>
                            <w:szCs w:val="18"/>
                          </w:rPr>
                          <w:t>ost(</w:t>
                        </w:r>
                        <w:proofErr w:type="gramEnd"/>
                        <w:r w:rsidRPr="00F6184B">
                          <w:rPr>
                            <w:sz w:val="18"/>
                            <w:szCs w:val="18"/>
                          </w:rPr>
                          <w:t>host,</w:t>
                        </w:r>
                        <w:r w:rsidRPr="00F6184B">
                          <w:rPr>
                            <w:color w:val="FF00FF"/>
                            <w:sz w:val="18"/>
                            <w:szCs w:val="18"/>
                          </w:rPr>
                          <w:t>"upload"</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setLeft(</w:t>
                        </w:r>
                        <w:proofErr w:type="gramEnd"/>
                        <w:r w:rsidRPr="00F6184B">
                          <w:rPr>
                            <w:color w:val="800000"/>
                            <w:sz w:val="18"/>
                            <w:szCs w:val="18"/>
                          </w:rPr>
                          <w:t>140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setTop(</w:t>
                        </w:r>
                        <w:proofErr w:type="gramEnd"/>
                        <w:r w:rsidRPr="00F6184B">
                          <w:rPr>
                            <w:color w:val="800000"/>
                            <w:sz w:val="18"/>
                            <w:szCs w:val="18"/>
                          </w:rPr>
                          <w:t>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setWidth(</w:t>
                        </w:r>
                        <w:proofErr w:type="gramEnd"/>
                        <w:r w:rsidRPr="00F6184B">
                          <w:rPr>
                            <w:color w:val="800000"/>
                            <w:sz w:val="18"/>
                            <w:szCs w:val="18"/>
                          </w:rPr>
                          <w:t>140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setReadonly(</w:t>
                        </w:r>
                        <w:proofErr w:type="gramEnd"/>
                        <w:r w:rsidRPr="00F6184B">
                          <w:rPr>
                            <w:color w:val="0000FF"/>
                            <w:sz w:val="18"/>
                            <w:szCs w:val="18"/>
                          </w:rPr>
                          <w:t>true</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setType(</w:t>
                        </w:r>
                        <w:proofErr w:type="gramEnd"/>
                        <w:r w:rsidRPr="00F6184B">
                          <w:rPr>
                            <w:color w:val="FF00FF"/>
                            <w:sz w:val="18"/>
                            <w:szCs w:val="18"/>
                          </w:rPr>
                          <w:t>"upload"</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xml:space="preserve">                .</w:t>
                        </w:r>
                        <w:proofErr w:type="gramStart"/>
                        <w:r w:rsidRPr="00F6184B">
                          <w:rPr>
                            <w:rFonts w:hint="eastAsia"/>
                            <w:sz w:val="18"/>
                            <w:szCs w:val="18"/>
                          </w:rPr>
                          <w:t>setValue(</w:t>
                        </w:r>
                        <w:proofErr w:type="gramEnd"/>
                        <w:r w:rsidRPr="00F6184B">
                          <w:rPr>
                            <w:rFonts w:hint="eastAsia"/>
                            <w:color w:val="FF00FF"/>
                            <w:sz w:val="18"/>
                            <w:szCs w:val="18"/>
                          </w:rPr>
                          <w:t>"</w:t>
                        </w:r>
                        <w:r>
                          <w:rPr>
                            <w:rFonts w:hint="eastAsia"/>
                            <w:color w:val="FF00FF"/>
                            <w:sz w:val="18"/>
                            <w:szCs w:val="18"/>
                          </w:rPr>
                          <w:t xml:space="preserve">Select a file </w:t>
                        </w:r>
                        <w:r w:rsidRPr="00F6184B">
                          <w:rPr>
                            <w:rFonts w:hint="eastAsia"/>
                            <w:color w:val="FF00FF"/>
                            <w:sz w:val="18"/>
                            <w:szCs w:val="18"/>
                          </w:rPr>
                          <w:t>..."</w:t>
                        </w:r>
                        <w:r w:rsidRPr="00F6184B">
                          <w:rPr>
                            <w:rFonts w:hint="eastAsia"/>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append(</w:t>
                        </w:r>
                        <w:proofErr w:type="gramEnd"/>
                        <w:r w:rsidRPr="00F6184B">
                          <w:rPr>
                            <w:sz w:val="18"/>
                            <w:szCs w:val="18"/>
                          </w:rPr>
                          <w:t>(</w:t>
                        </w:r>
                        <w:r w:rsidRPr="00F6184B">
                          <w:rPr>
                            <w:color w:val="0000FF"/>
                            <w:sz w:val="18"/>
                            <w:szCs w:val="18"/>
                          </w:rPr>
                          <w:t>new</w:t>
                        </w:r>
                        <w:r w:rsidRPr="00F6184B">
                          <w:rPr>
                            <w:sz w:val="18"/>
                            <w:szCs w:val="18"/>
                          </w:rPr>
                          <w:t xml:space="preserve"> </w:t>
                        </w:r>
                        <w:r w:rsidR="00F55F81">
                          <w:rPr>
                            <w:sz w:val="18"/>
                            <w:szCs w:val="18"/>
                          </w:rPr>
                          <w:t>xui</w:t>
                        </w:r>
                        <w:r w:rsidRPr="00F6184B">
                          <w:rPr>
                            <w:sz w:val="18"/>
                            <w:szCs w:val="18"/>
                          </w:rPr>
                          <w:t>.UI.SButton)</w:t>
                        </w:r>
                      </w:p>
                      <w:p w:rsidR="0023747D" w:rsidRPr="00F6184B" w:rsidRDefault="0023747D" w:rsidP="00375F9C">
                        <w:pPr>
                          <w:spacing w:line="240" w:lineRule="exact"/>
                          <w:rPr>
                            <w:sz w:val="18"/>
                            <w:szCs w:val="18"/>
                          </w:rPr>
                        </w:pPr>
                        <w:r>
                          <w:rPr>
                            <w:sz w:val="18"/>
                            <w:szCs w:val="18"/>
                          </w:rPr>
                          <w:t xml:space="preserve">                .</w:t>
                        </w:r>
                        <w:r w:rsidRPr="001D3DAC">
                          <w:rPr>
                            <w:rFonts w:hint="eastAsia"/>
                            <w:sz w:val="18"/>
                            <w:szCs w:val="18"/>
                          </w:rPr>
                          <w:t xml:space="preserve"> </w:t>
                        </w:r>
                        <w:proofErr w:type="gramStart"/>
                        <w:r>
                          <w:rPr>
                            <w:rFonts w:hint="eastAsia"/>
                            <w:sz w:val="18"/>
                            <w:szCs w:val="18"/>
                          </w:rPr>
                          <w:t>setH</w:t>
                        </w:r>
                        <w:r w:rsidRPr="00F6184B">
                          <w:rPr>
                            <w:sz w:val="18"/>
                            <w:szCs w:val="18"/>
                          </w:rPr>
                          <w:t>ost(</w:t>
                        </w:r>
                        <w:proofErr w:type="gramEnd"/>
                        <w:r w:rsidRPr="00F6184B">
                          <w:rPr>
                            <w:sz w:val="18"/>
                            <w:szCs w:val="18"/>
                          </w:rPr>
                          <w:t>host,</w:t>
                        </w:r>
                        <w:r w:rsidRPr="00F6184B">
                          <w:rPr>
                            <w:color w:val="FF00FF"/>
                            <w:sz w:val="18"/>
                            <w:szCs w:val="18"/>
                          </w:rPr>
                          <w:t>"sbutton3"</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setLeft(</w:t>
                        </w:r>
                        <w:proofErr w:type="gramEnd"/>
                        <w:r w:rsidRPr="00F6184B">
                          <w:rPr>
                            <w:color w:val="800000"/>
                            <w:sz w:val="18"/>
                            <w:szCs w:val="18"/>
                          </w:rPr>
                          <w:t>290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setTop(</w:t>
                        </w:r>
                        <w:proofErr w:type="gramEnd"/>
                        <w:r w:rsidRPr="00F6184B">
                          <w:rPr>
                            <w:color w:val="800000"/>
                            <w:sz w:val="18"/>
                            <w:szCs w:val="18"/>
                          </w:rPr>
                          <w:t>40</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xml:space="preserve">                .</w:t>
                        </w:r>
                        <w:proofErr w:type="gramStart"/>
                        <w:r w:rsidRPr="00F6184B">
                          <w:rPr>
                            <w:rFonts w:hint="eastAsia"/>
                            <w:sz w:val="18"/>
                            <w:szCs w:val="18"/>
                          </w:rPr>
                          <w:t>setCaption(</w:t>
                        </w:r>
                        <w:proofErr w:type="gramEnd"/>
                        <w:r w:rsidRPr="00F6184B">
                          <w:rPr>
                            <w:rFonts w:hint="eastAsia"/>
                            <w:color w:val="FF00FF"/>
                            <w:sz w:val="18"/>
                            <w:szCs w:val="18"/>
                          </w:rPr>
                          <w:t>"</w:t>
                        </w:r>
                        <w:r>
                          <w:rPr>
                            <w:rFonts w:hint="eastAsia"/>
                            <w:color w:val="FF00FF"/>
                            <w:sz w:val="18"/>
                            <w:szCs w:val="18"/>
                          </w:rPr>
                          <w:t>Upload it</w:t>
                        </w:r>
                        <w:r w:rsidRPr="00F6184B">
                          <w:rPr>
                            <w:rFonts w:hint="eastAsia"/>
                            <w:color w:val="FF00FF"/>
                            <w:sz w:val="18"/>
                            <w:szCs w:val="18"/>
                          </w:rPr>
                          <w:t>"</w:t>
                        </w:r>
                        <w:r w:rsidRPr="00F6184B">
                          <w:rPr>
                            <w:rFonts w:hint="eastAsia"/>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onClick(</w:t>
                        </w:r>
                        <w:proofErr w:type="gramEnd"/>
                        <w:r w:rsidRPr="00F6184B">
                          <w:rPr>
                            <w:color w:val="FF00FF"/>
                            <w:sz w:val="18"/>
                            <w:szCs w:val="18"/>
                          </w:rPr>
                          <w:t>"_sbutton3_onclick"</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color w:val="0000FF"/>
                            <w:sz w:val="18"/>
                            <w:szCs w:val="18"/>
                          </w:rPr>
                          <w:t>return</w:t>
                        </w:r>
                        <w:proofErr w:type="gramEnd"/>
                        <w:r w:rsidRPr="00F6184B">
                          <w:rPr>
                            <w:sz w:val="18"/>
                            <w:szCs w:val="18"/>
                          </w:rPr>
                          <w:t xml:space="preserve"> children;</w:t>
                        </w:r>
                      </w:p>
                      <w:p w:rsidR="0023747D" w:rsidRPr="00F6184B" w:rsidRDefault="0023747D" w:rsidP="00375F9C">
                        <w:pPr>
                          <w:spacing w:line="240" w:lineRule="exact"/>
                          <w:rPr>
                            <w:sz w:val="18"/>
                            <w:szCs w:val="18"/>
                          </w:rPr>
                        </w:pPr>
                        <w:r w:rsidRPr="00F6184B">
                          <w:rPr>
                            <w:sz w:val="18"/>
                            <w:szCs w:val="18"/>
                          </w:rPr>
                          <w:t xml:space="preserve">            </w:t>
                        </w:r>
                        <w:r w:rsidRPr="00F6184B">
                          <w:rPr>
                            <w:color w:val="008000"/>
                            <w:sz w:val="18"/>
                            <w:szCs w:val="18"/>
                          </w:rPr>
                          <w:t>/</w:t>
                        </w:r>
                        <w:proofErr w:type="gramStart"/>
                        <w:r w:rsidRPr="00F6184B">
                          <w:rPr>
                            <w:color w:val="008000"/>
                            <w:sz w:val="18"/>
                            <w:szCs w:val="18"/>
                          </w:rPr>
                          <w:t>/ ]</w:t>
                        </w:r>
                        <w:proofErr w:type="gramEnd"/>
                        <w:r w:rsidRPr="00F6184B">
                          <w:rPr>
                            <w:color w:val="008000"/>
                            <w:sz w:val="18"/>
                            <w:szCs w:val="18"/>
                          </w:rPr>
                          <w:t xml:space="preserve">]code created by </w:t>
                        </w:r>
                        <w:r>
                          <w:rPr>
                            <w:color w:val="008000"/>
                            <w:sz w:val="18"/>
                            <w:szCs w:val="18"/>
                          </w:rPr>
                          <w:t>CrossUI</w:t>
                        </w:r>
                        <w:r w:rsidRPr="00F6184B">
                          <w:rPr>
                            <w:color w:val="008000"/>
                            <w:sz w:val="18"/>
                            <w:szCs w:val="18"/>
                          </w:rPr>
                          <w:t xml:space="preserve"> UI Builder</w:t>
                        </w:r>
                      </w:p>
                      <w:p w:rsidR="0023747D" w:rsidRPr="00F6184B" w:rsidRDefault="0023747D" w:rsidP="00375F9C">
                        <w:pPr>
                          <w:spacing w:line="240" w:lineRule="exact"/>
                          <w:rPr>
                            <w:sz w:val="18"/>
                            <w:szCs w:val="18"/>
                          </w:rPr>
                        </w:pPr>
                        <w:r w:rsidRPr="00F6184B">
                          <w:rPr>
                            <w:sz w:val="18"/>
                            <w:szCs w:val="18"/>
                          </w:rPr>
                          <w:t xml:space="preserve">        }, </w:t>
                        </w:r>
                      </w:p>
                      <w:p w:rsidR="0023747D" w:rsidRPr="00F6184B" w:rsidRDefault="0023747D" w:rsidP="00375F9C">
                        <w:pPr>
                          <w:spacing w:line="240" w:lineRule="exact"/>
                          <w:rPr>
                            <w:sz w:val="18"/>
                            <w:szCs w:val="18"/>
                          </w:rPr>
                        </w:pPr>
                        <w:r w:rsidRPr="00F6184B">
                          <w:rPr>
                            <w:sz w:val="18"/>
                            <w:szCs w:val="18"/>
                          </w:rPr>
                          <w:t xml:space="preserve">        _sbutton3_onclick</w:t>
                        </w:r>
                        <w:proofErr w:type="gramStart"/>
                        <w:r w:rsidRPr="00F6184B">
                          <w:rPr>
                            <w:sz w:val="18"/>
                            <w:szCs w:val="18"/>
                          </w:rPr>
                          <w:t>:</w:t>
                        </w:r>
                        <w:r w:rsidRPr="00F6184B">
                          <w:rPr>
                            <w:color w:val="0000FF"/>
                            <w:sz w:val="18"/>
                            <w:szCs w:val="18"/>
                          </w:rPr>
                          <w:t>function</w:t>
                        </w:r>
                        <w:proofErr w:type="gramEnd"/>
                        <w:r w:rsidRPr="00F6184B">
                          <w:rPr>
                            <w:sz w:val="18"/>
                            <w:szCs w:val="18"/>
                          </w:rPr>
                          <w:t xml:space="preserve"> (profile, e, src, value) {</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color w:val="0000FF"/>
                            <w:sz w:val="18"/>
                            <w:szCs w:val="18"/>
                          </w:rPr>
                          <w:t>var</w:t>
                        </w:r>
                        <w:proofErr w:type="gramEnd"/>
                        <w:r w:rsidRPr="00F6184B">
                          <w:rPr>
                            <w:sz w:val="18"/>
                            <w:szCs w:val="18"/>
                          </w:rPr>
                          <w:t xml:space="preserve"> file=</w:t>
                        </w:r>
                        <w:r w:rsidRPr="00F6184B">
                          <w:rPr>
                            <w:color w:val="0000FF"/>
                            <w:sz w:val="18"/>
                            <w:szCs w:val="18"/>
                          </w:rPr>
                          <w:t>this</w:t>
                        </w:r>
                        <w:r w:rsidRPr="00F6184B">
                          <w:rPr>
                            <w:sz w:val="18"/>
                            <w:szCs w:val="18"/>
                          </w:rPr>
                          <w:t>.upload.getUploadObj();</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color w:val="0000FF"/>
                            <w:sz w:val="18"/>
                            <w:szCs w:val="18"/>
                          </w:rPr>
                          <w:t>if</w:t>
                        </w:r>
                        <w:r w:rsidRPr="00F6184B">
                          <w:rPr>
                            <w:sz w:val="18"/>
                            <w:szCs w:val="18"/>
                          </w:rPr>
                          <w:t>(</w:t>
                        </w:r>
                        <w:proofErr w:type="gramEnd"/>
                        <w:r w:rsidRPr="00F6184B">
                          <w:rPr>
                            <w:sz w:val="18"/>
                            <w:szCs w:val="18"/>
                          </w:rPr>
                          <w:t>file){</w:t>
                        </w:r>
                      </w:p>
                      <w:p w:rsidR="0023747D" w:rsidRPr="00F6184B" w:rsidRDefault="0023747D" w:rsidP="00375F9C">
                        <w:pPr>
                          <w:spacing w:line="240" w:lineRule="exact"/>
                          <w:rPr>
                            <w:sz w:val="18"/>
                            <w:szCs w:val="18"/>
                          </w:rPr>
                        </w:pPr>
                        <w:r w:rsidRPr="00F6184B">
                          <w:rPr>
                            <w:sz w:val="18"/>
                            <w:szCs w:val="18"/>
                          </w:rPr>
                          <w:t xml:space="preserve">                </w:t>
                        </w:r>
                        <w:proofErr w:type="gramStart"/>
                        <w:r w:rsidR="00F55F81">
                          <w:rPr>
                            <w:sz w:val="18"/>
                            <w:szCs w:val="18"/>
                          </w:rPr>
                          <w:t>xui</w:t>
                        </w:r>
                        <w:r w:rsidRPr="00F6184B">
                          <w:rPr>
                            <w:sz w:val="18"/>
                            <w:szCs w:val="18"/>
                          </w:rPr>
                          <w:t>.IAjax(</w:t>
                        </w:r>
                        <w:proofErr w:type="gramEnd"/>
                        <w:r w:rsidRPr="00F6184B">
                          <w:rPr>
                            <w:color w:val="FF00FF"/>
                            <w:sz w:val="18"/>
                            <w:szCs w:val="18"/>
                          </w:rPr>
                          <w:t>'../request.php'</w:t>
                        </w:r>
                        <w:proofErr w:type="gramStart"/>
                        <w:r w:rsidRPr="00F6184B">
                          <w:rPr>
                            <w:sz w:val="18"/>
                            <w:szCs w:val="18"/>
                          </w:rPr>
                          <w:t>,{</w:t>
                        </w:r>
                        <w:proofErr w:type="gramEnd"/>
                        <w:r w:rsidRPr="00F6184B">
                          <w:rPr>
                            <w:sz w:val="18"/>
                            <w:szCs w:val="18"/>
                          </w:rPr>
                          <w:t>key:</w:t>
                        </w:r>
                        <w:r w:rsidRPr="00F6184B">
                          <w:rPr>
                            <w:color w:val="FF00FF"/>
                            <w:sz w:val="18"/>
                            <w:szCs w:val="18"/>
                          </w:rPr>
                          <w:t>'upload'</w:t>
                        </w:r>
                        <w:r w:rsidRPr="00F6184B">
                          <w:rPr>
                            <w:sz w:val="18"/>
                            <w:szCs w:val="18"/>
                          </w:rPr>
                          <w:t>,para:{},file:file},</w:t>
                        </w:r>
                        <w:r w:rsidRPr="00F6184B">
                          <w:rPr>
                            <w:color w:val="0000FF"/>
                            <w:sz w:val="18"/>
                            <w:szCs w:val="18"/>
                          </w:rPr>
                          <w:t>function</w:t>
                        </w:r>
                        <w:r w:rsidRPr="00F6184B">
                          <w:rPr>
                            <w:sz w:val="18"/>
                            <w:szCs w:val="18"/>
                          </w:rPr>
                          <w:t>(rsp){</w:t>
                        </w:r>
                      </w:p>
                      <w:p w:rsidR="0023747D" w:rsidRPr="00F6184B" w:rsidRDefault="0023747D" w:rsidP="00375F9C">
                        <w:pPr>
                          <w:spacing w:line="240" w:lineRule="exact"/>
                          <w:rPr>
                            <w:sz w:val="18"/>
                            <w:szCs w:val="18"/>
                          </w:rPr>
                        </w:pPr>
                        <w:r w:rsidRPr="00F6184B">
                          <w:rPr>
                            <w:sz w:val="18"/>
                            <w:szCs w:val="18"/>
                          </w:rPr>
                          <w:t xml:space="preserve">                    </w:t>
                        </w:r>
                        <w:proofErr w:type="gramStart"/>
                        <w:r w:rsidR="00F55F81">
                          <w:rPr>
                            <w:sz w:val="18"/>
                            <w:szCs w:val="18"/>
                          </w:rPr>
                          <w:t>xui</w:t>
                        </w:r>
                        <w:r w:rsidRPr="00F6184B">
                          <w:rPr>
                            <w:sz w:val="18"/>
                            <w:szCs w:val="18"/>
                          </w:rPr>
                          <w:t>.alert(</w:t>
                        </w:r>
                        <w:proofErr w:type="gramEnd"/>
                        <w:r w:rsidRPr="00F6184B">
                          <w:rPr>
                            <w:sz w:val="18"/>
                            <w:szCs w:val="18"/>
                          </w:rPr>
                          <w:t>rsp.data.message);</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w:t>
                        </w:r>
                        <w:r w:rsidRPr="00F6184B">
                          <w:rPr>
                            <w:color w:val="0000FF"/>
                            <w:sz w:val="18"/>
                            <w:szCs w:val="18"/>
                          </w:rPr>
                          <w:t>function</w:t>
                        </w:r>
                        <w:proofErr w:type="gramEnd"/>
                        <w:r w:rsidRPr="00F6184B">
                          <w:rPr>
                            <w:sz w:val="18"/>
                            <w:szCs w:val="18"/>
                          </w:rPr>
                          <w:t>(errMsg){</w:t>
                        </w:r>
                      </w:p>
                      <w:p w:rsidR="0023747D" w:rsidRPr="00F6184B" w:rsidRDefault="0023747D" w:rsidP="00375F9C">
                        <w:pPr>
                          <w:spacing w:line="240" w:lineRule="exact"/>
                          <w:rPr>
                            <w:sz w:val="18"/>
                            <w:szCs w:val="18"/>
                          </w:rPr>
                        </w:pPr>
                        <w:r w:rsidRPr="00F6184B">
                          <w:rPr>
                            <w:sz w:val="18"/>
                            <w:szCs w:val="18"/>
                          </w:rPr>
                          <w:t xml:space="preserve">                    </w:t>
                        </w:r>
                        <w:proofErr w:type="gramStart"/>
                        <w:r w:rsidR="00F55F81">
                          <w:rPr>
                            <w:sz w:val="18"/>
                            <w:szCs w:val="18"/>
                          </w:rPr>
                          <w:t>xui</w:t>
                        </w:r>
                        <w:r w:rsidRPr="00F6184B">
                          <w:rPr>
                            <w:sz w:val="18"/>
                            <w:szCs w:val="18"/>
                          </w:rPr>
                          <w:t>.alert(</w:t>
                        </w:r>
                        <w:proofErr w:type="gramEnd"/>
                        <w:r w:rsidRPr="00F6184B">
                          <w:rPr>
                            <w:sz w:val="18"/>
                            <w:szCs w:val="18"/>
                          </w:rPr>
                          <w:t>errMsg)</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start(</w:t>
                        </w:r>
                        <w:proofErr w:type="gramEnd"/>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rFonts w:hint="eastAsia"/>
                            <w:sz w:val="18"/>
                            <w:szCs w:val="18"/>
                          </w:rPr>
                          <w:t> </w:t>
                        </w:r>
                        <w:r w:rsidRPr="00F6184B">
                          <w:rPr>
                            <w:sz w:val="18"/>
                            <w:szCs w:val="18"/>
                          </w:rPr>
                          <w:t xml:space="preserve">   }</w:t>
                        </w:r>
                      </w:p>
                      <w:p w:rsidR="0023747D" w:rsidRPr="00F6184B" w:rsidRDefault="0023747D" w:rsidP="00375F9C">
                        <w:pPr>
                          <w:rPr>
                            <w:szCs w:val="18"/>
                          </w:rPr>
                        </w:pPr>
                        <w:r w:rsidRPr="00F6184B">
                          <w:rPr>
                            <w:sz w:val="18"/>
                            <w:szCs w:val="18"/>
                          </w:rPr>
                          <w:t>});</w:t>
                        </w:r>
                      </w:p>
                    </w:txbxContent>
                  </v:textbox>
                </v:shape>
                <v:shape id="AutoShape 78" o:spid="_x0000_s1816" type="#_x0000_t62" style="position:absolute;left:25146;top:990;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2H8MMA&#10;AADcAAAADwAAAGRycy9kb3ducmV2LnhtbESP0WoCMRRE34X+Q7gF3zSr6NJujVIFwQdFa/sBl83t&#10;ZtvNzZJEXf/eCIKPw8ycYWaLzjbiTD7UjhWMhhkI4tLpmisFP9/rwRuIEJE1No5JwZUCLOYvvRkW&#10;2l34i87HWIkE4VCgAhNjW0gZSkMWw9C1xMn7dd5iTNJXUnu8JLht5DjLcmmx5rRgsKWVofL/eLIK&#10;DtNt0I056MkyW/3l753e+7BTqv/afX6AiNTFZ/jR3mgFk3wE9zPpCM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2H8MMAAADcAAAADwAAAAAAAAAAAAAAAACYAgAAZHJzL2Rv&#10;d25yZXYueG1sUEsFBgAAAAAEAAQA9QAAAIgDAAAAAA==&#10;" adj="22970,47757" fillcolor="#ff9">
                  <v:textbox inset="0,0,0,0">
                    <w:txbxContent>
                      <w:p w:rsidR="0023747D" w:rsidRPr="000E23E9" w:rsidRDefault="0023747D" w:rsidP="00375F9C">
                        <w:pPr>
                          <w:rPr>
                            <w:szCs w:val="18"/>
                          </w:rPr>
                        </w:pPr>
                        <w:r>
                          <w:rPr>
                            <w:rFonts w:hint="eastAsia"/>
                            <w:szCs w:val="18"/>
                          </w:rPr>
                          <w:t>Created by Designer</w:t>
                        </w:r>
                      </w:p>
                    </w:txbxContent>
                  </v:textbox>
                </v:shape>
                <v:shape id="AutoShape 79" o:spid="_x0000_s1817" type="#_x0000_t62" style="position:absolute;left:24003;top:22783;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OQJ8QA&#10;AADcAAAADwAAAGRycy9kb3ducmV2LnhtbESPT2sCMRTE7wW/Q3hCbzWryCqrUUQoCF5aK+LxuXn7&#10;Bzcv2ySrq5++KRR6HGbmN8xy3ZtG3Mj52rKC8SgBQZxbXXOp4Pj1/jYH4QOyxsYyKXiQh/Vq8LLE&#10;TNs7f9LtEEoRIewzVFCF0GZS+rwig35kW+LoFdYZDFG6UmqH9wg3jZwkSSoN1hwXKmxpW1F+PXRG&#10;QXqi79m+K3ZPe+4oKdxlgx8zpV6H/WYBIlAf/sN/7Z1WME0n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zkCfEAAAA3AAAAA8AAAAAAAAAAAAAAAAAmAIAAGRycy9k&#10;b3ducmV2LnhtbFBLBQYAAAAABAAEAPUAAACJAwAAAAA=&#10;" adj="28464,5680" fillcolor="#ff9">
                  <v:textbox inset="0,0,0,0">
                    <w:txbxContent>
                      <w:p w:rsidR="0023747D" w:rsidRPr="000E23E9" w:rsidRDefault="0023747D" w:rsidP="00375F9C">
                        <w:pPr>
                          <w:rPr>
                            <w:szCs w:val="18"/>
                          </w:rPr>
                        </w:pPr>
                        <w:r>
                          <w:rPr>
                            <w:szCs w:val="18"/>
                          </w:rPr>
                          <w:t>U</w:t>
                        </w:r>
                        <w:r>
                          <w:rPr>
                            <w:rFonts w:hint="eastAsia"/>
                            <w:szCs w:val="18"/>
                          </w:rPr>
                          <w:t>pload control</w:t>
                        </w:r>
                      </w:p>
                    </w:txbxContent>
                  </v:textbox>
                </v:shape>
                <v:shape id="AutoShape 80" o:spid="_x0000_s1818" type="#_x0000_t62" style="position:absolute;left:28575;top:54483;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Z0D8YA&#10;AADcAAAADwAAAGRycy9kb3ducmV2LnhtbESPQWvCQBSE70L/w/IKvUizSZVQY1YpQqEgFDQe9PbM&#10;vmZDs29DdtX033cLBY/DzHzDlOvRduJKg28dK8iSFARx7XTLjYJD9f78CsIHZI2dY1LwQx7Wq4dJ&#10;iYV2N97RdR8aESHsC1RgQugLKX1tyKJPXE8cvS83WAxRDo3UA94i3HbyJU1zabHluGCwp42h+nt/&#10;sQroXMvFqZpeNkfTmOPhM/PVNlPq6XF8W4IINIZ7+L/9oRXM8x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Z0D8YAAADcAAAADwAAAAAAAAAAAAAAAACYAgAAZHJz&#10;L2Rvd25yZXYueG1sUEsFBgAAAAAEAAQA9QAAAIsDAAAAAA==&#10;" adj="29226,25158" fillcolor="#ff9">
                  <v:textbox inset="0,0,0,0">
                    <w:txbxContent>
                      <w:p w:rsidR="0023747D" w:rsidRPr="000E23E9" w:rsidRDefault="0023747D" w:rsidP="00375F9C">
                        <w:pPr>
                          <w:rPr>
                            <w:szCs w:val="18"/>
                          </w:rPr>
                        </w:pPr>
                        <w:r>
                          <w:rPr>
                            <w:rFonts w:hint="eastAsia"/>
                            <w:szCs w:val="18"/>
                          </w:rPr>
                          <w:t>IAjax upload</w:t>
                        </w:r>
                      </w:p>
                    </w:txbxContent>
                  </v:textbox>
                </v:shape>
                <v:shape id="AutoShape 82" o:spid="_x0000_s1819" type="#_x0000_t62" style="position:absolute;left:30861;top:59436;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RJy8QA&#10;AADcAAAADwAAAGRycy9kb3ducmV2LnhtbESPQYvCMBSE78L+h/AWvIimK1q0NsoiCiJ40F3w+mie&#10;bbF5KU1q67/fLAgeh5n5hkk3vanEgxpXWlbwNYlAEGdWl5wr+P3ZjxcgnEfWWFkmBU9ysFl/DFJM&#10;tO34TI+Lz0WAsEtQQeF9nUjpsoIMuomtiYN3s41BH2STS91gF+CmktMoiqXBksNCgTVtC8rul9Yo&#10;2B+j+HRqp/Odvm6ttMv2eT+MlBp+9t8rEJ56/w6/2getYBbP4P9MO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UScvEAAAA3AAAAA8AAAAAAAAAAAAAAAAAmAIAAGRycy9k&#10;b3ducmV2LnhtbFBLBQYAAAAABAAEAPUAAACJAwAAAAA=&#10;" adj="33026,5243" fillcolor="#ff9">
                  <v:textbox inset="0,0,0,0">
                    <w:txbxContent>
                      <w:p w:rsidR="0023747D" w:rsidRPr="000E23E9" w:rsidRDefault="0023747D" w:rsidP="00375F9C">
                        <w:pPr>
                          <w:rPr>
                            <w:szCs w:val="18"/>
                          </w:rPr>
                        </w:pPr>
                        <w:r>
                          <w:rPr>
                            <w:szCs w:val="18"/>
                          </w:rPr>
                          <w:t>S</w:t>
                        </w:r>
                        <w:r>
                          <w:rPr>
                            <w:rFonts w:hint="eastAsia"/>
                            <w:szCs w:val="18"/>
                          </w:rPr>
                          <w:t>uccessful return</w:t>
                        </w:r>
                      </w:p>
                    </w:txbxContent>
                  </v:textbox>
                </v:shape>
                <v:shape id="AutoShape 549" o:spid="_x0000_s1820" type="#_x0000_t62" style="position:absolute;left:30861;top:50520;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vv9cQA&#10;AADcAAAADwAAAGRycy9kb3ducmV2LnhtbESPT4vCMBTE78J+h/AW9qZJRUW6RtkVBFnw4B/2/Gie&#10;bbV5qU3U6qc3guBxmJnfMJNZaytxocaXjjUkPQWCOHOm5FzDbrvojkH4gGywckwabuRhNv3oTDA1&#10;7sprumxCLiKEfYoaihDqVEqfFWTR91xNHL29ayyGKJtcmgavEW4r2VdqJC2WHBcKrGleUHbcnK2G&#10;35AMxrtK/f2v1PGU+Ppwp3yr9ddn+/MNIlAb3uFXe2k0DEZDeJ6JR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77/XEAAAA3AAAAA8AAAAAAAAAAAAAAAAAmAIAAGRycy9k&#10;b3ducmV2LnhtbFBLBQYAAAAABAAEAPUAAACJAwAAAAA=&#10;" adj="31767,47008" fillcolor="#ff9">
                  <v:textbox inset="0,0,0,0">
                    <w:txbxContent>
                      <w:p w:rsidR="0023747D" w:rsidRPr="000E23E9" w:rsidRDefault="0023747D" w:rsidP="00375F9C">
                        <w:pPr>
                          <w:rPr>
                            <w:szCs w:val="18"/>
                          </w:rPr>
                        </w:pPr>
                        <w:r>
                          <w:rPr>
                            <w:rFonts w:hint="eastAsia"/>
                            <w:szCs w:val="18"/>
                          </w:rPr>
                          <w:t>Getting file content</w:t>
                        </w:r>
                      </w:p>
                    </w:txbxContent>
                  </v:textbox>
                </v:shape>
                <w10:anchorlock/>
              </v:group>
            </w:pict>
          </mc:Fallback>
        </mc:AlternateContent>
      </w:r>
    </w:p>
    <w:bookmarkEnd w:id="183"/>
    <w:p w:rsidR="00375F9C" w:rsidRDefault="00375F9C" w:rsidP="00E45D25">
      <w:pPr>
        <w:pStyle w:val="2"/>
        <w:numPr>
          <w:ilvl w:val="1"/>
          <w:numId w:val="17"/>
        </w:numPr>
      </w:pPr>
      <w:r>
        <w:rPr>
          <w:rFonts w:hint="eastAsia"/>
        </w:rPr>
        <w:t xml:space="preserve"> </w:t>
      </w:r>
      <w:bookmarkStart w:id="184" w:name="_Toc356466314"/>
      <w:r w:rsidRPr="00D5119D">
        <w:t>A request wrapper for real application</w:t>
      </w:r>
      <w:bookmarkEnd w:id="184"/>
    </w:p>
    <w:p w:rsidR="00375F9C" w:rsidRPr="00D5119D" w:rsidRDefault="00375F9C" w:rsidP="00375F9C">
      <w:pPr>
        <w:ind w:firstLine="420"/>
      </w:pPr>
      <w:r w:rsidRPr="00D5119D">
        <w:t xml:space="preserve">In practical applications, you can choose </w:t>
      </w:r>
      <w:r w:rsidR="00704D04">
        <w:t>xui.</w:t>
      </w:r>
      <w:r w:rsidRPr="00D5119D">
        <w:t xml:space="preserve">Ajax, </w:t>
      </w:r>
      <w:r w:rsidR="00704D04">
        <w:t>xui.</w:t>
      </w:r>
      <w:r w:rsidRPr="00D5119D">
        <w:t xml:space="preserve">SAjax and </w:t>
      </w:r>
      <w:r w:rsidR="00704D04">
        <w:t>xui.</w:t>
      </w:r>
      <w:r w:rsidRPr="00D5119D">
        <w:t xml:space="preserve">IAjax according to the </w:t>
      </w:r>
      <w:r w:rsidRPr="00D5119D">
        <w:lastRenderedPageBreak/>
        <w:t>actual situation.</w:t>
      </w:r>
      <w:r>
        <w:rPr>
          <w:rFonts w:hint="eastAsia"/>
        </w:rPr>
        <w:t xml:space="preserve"> </w:t>
      </w:r>
      <w:r w:rsidRPr="00D5119D">
        <w:t>Usually, we will wrap a common function or class to handle all data interaction with the backend service. This is an example wrapper. Just for your reference.</w:t>
      </w:r>
    </w:p>
    <w:p w:rsidR="00375F9C" w:rsidRPr="00C76BBF" w:rsidRDefault="005C781A" w:rsidP="00375F9C">
      <w:r>
        <w:rPr>
          <w:noProof/>
        </w:rPr>
        <mc:AlternateContent>
          <mc:Choice Requires="wpc">
            <w:drawing>
              <wp:inline distT="0" distB="0" distL="0" distR="0" wp14:anchorId="7CD8B180" wp14:editId="201E84FF">
                <wp:extent cx="5257800" cy="4853940"/>
                <wp:effectExtent l="9525" t="0" r="9525" b="3810"/>
                <wp:docPr id="459" name="画布 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8" name="Text Box 86"/>
                        <wps:cNvSpPr txBox="1">
                          <a:spLocks noChangeArrowheads="1"/>
                        </wps:cNvSpPr>
                        <wps:spPr bwMode="auto">
                          <a:xfrm>
                            <a:off x="0" y="48895"/>
                            <a:ext cx="5257800" cy="4723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76BBF" w:rsidRDefault="0023747D" w:rsidP="00375F9C">
                              <w:pPr>
                                <w:spacing w:line="240" w:lineRule="exact"/>
                                <w:rPr>
                                  <w:sz w:val="18"/>
                                  <w:szCs w:val="18"/>
                                </w:rPr>
                              </w:pPr>
                              <w:r w:rsidRPr="00C76BBF">
                                <w:rPr>
                                  <w:rFonts w:hint="eastAsia"/>
                                  <w:sz w:val="18"/>
                                  <w:szCs w:val="18"/>
                                </w:rPr>
                                <w:t>r</w:t>
                              </w:r>
                              <w:r w:rsidRPr="00C76BBF">
                                <w:rPr>
                                  <w:sz w:val="18"/>
                                  <w:szCs w:val="18"/>
                                </w:rPr>
                                <w:t>equest</w:t>
                              </w:r>
                              <w:r w:rsidRPr="00C76BBF">
                                <w:rPr>
                                  <w:rFonts w:hint="eastAsia"/>
                                  <w:sz w:val="18"/>
                                  <w:szCs w:val="18"/>
                                </w:rPr>
                                <w:t>=</w:t>
                              </w:r>
                              <w:r w:rsidRPr="00C76BBF">
                                <w:rPr>
                                  <w:color w:val="0000FF"/>
                                  <w:sz w:val="18"/>
                                  <w:szCs w:val="18"/>
                                </w:rPr>
                                <w:t>function</w:t>
                              </w:r>
                              <w:r w:rsidRPr="00C76BBF">
                                <w:rPr>
                                  <w:sz w:val="18"/>
                                  <w:szCs w:val="18"/>
                                </w:rPr>
                                <w:t xml:space="preserve">(service, </w:t>
                              </w:r>
                            </w:p>
                            <w:p w:rsidR="0023747D" w:rsidRPr="00C76BBF" w:rsidRDefault="0023747D" w:rsidP="00375F9C">
                              <w:pPr>
                                <w:spacing w:line="240" w:lineRule="exact"/>
                                <w:rPr>
                                  <w:sz w:val="18"/>
                                  <w:szCs w:val="18"/>
                                </w:rPr>
                              </w:pPr>
                              <w:r w:rsidRPr="00C76BBF">
                                <w:rPr>
                                  <w:sz w:val="18"/>
                                  <w:szCs w:val="18"/>
                                </w:rPr>
                                <w:t xml:space="preserve">    requestData, </w:t>
                              </w:r>
                            </w:p>
                            <w:p w:rsidR="0023747D" w:rsidRPr="00C76BBF" w:rsidRDefault="0023747D" w:rsidP="00375F9C">
                              <w:pPr>
                                <w:spacing w:line="240" w:lineRule="exact"/>
                                <w:rPr>
                                  <w:sz w:val="18"/>
                                  <w:szCs w:val="18"/>
                                </w:rPr>
                              </w:pPr>
                              <w:r w:rsidRPr="00C76BBF">
                                <w:rPr>
                                  <w:sz w:val="18"/>
                                  <w:szCs w:val="18"/>
                                </w:rPr>
                                <w:t xml:space="preserve">    </w:t>
                              </w:r>
                              <w:r>
                                <w:rPr>
                                  <w:rFonts w:hint="eastAsia"/>
                                  <w:sz w:val="18"/>
                                  <w:szCs w:val="18"/>
                                </w:rPr>
                                <w:t>onOK</w:t>
                              </w:r>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onStart, </w:t>
                              </w:r>
                            </w:p>
                            <w:p w:rsidR="0023747D" w:rsidRPr="00C76BBF" w:rsidRDefault="0023747D" w:rsidP="00375F9C">
                              <w:pPr>
                                <w:spacing w:line="240" w:lineRule="exact"/>
                                <w:rPr>
                                  <w:sz w:val="18"/>
                                  <w:szCs w:val="18"/>
                                </w:rPr>
                              </w:pPr>
                              <w:r w:rsidRPr="00C76BBF">
                                <w:rPr>
                                  <w:sz w:val="18"/>
                                  <w:szCs w:val="18"/>
                                </w:rPr>
                                <w:t xml:space="preserve">    onEnd, </w:t>
                              </w:r>
                            </w:p>
                            <w:p w:rsidR="0023747D" w:rsidRPr="00C76BBF" w:rsidRDefault="0023747D" w:rsidP="00375F9C">
                              <w:pPr>
                                <w:spacing w:line="240" w:lineRule="exact"/>
                                <w:rPr>
                                  <w:sz w:val="18"/>
                                  <w:szCs w:val="18"/>
                                </w:rPr>
                              </w:pPr>
                              <w:r w:rsidRPr="00C76BBF">
                                <w:rPr>
                                  <w:sz w:val="18"/>
                                  <w:szCs w:val="18"/>
                                </w:rPr>
                                <w:t xml:space="preserve">    file</w:t>
                              </w:r>
                            </w:p>
                            <w:p w:rsidR="0023747D" w:rsidRPr="00C76BBF" w:rsidRDefault="0023747D" w:rsidP="00375F9C">
                              <w:pPr>
                                <w:spacing w:line="240" w:lineRule="exact"/>
                                <w:rPr>
                                  <w:sz w:val="18"/>
                                  <w:szCs w:val="18"/>
                                </w:rPr>
                              </w:pPr>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_.tryF(onStart);</w:t>
                              </w:r>
                            </w:p>
                            <w:p w:rsidR="0023747D" w:rsidRPr="00C76BBF" w:rsidRDefault="0023747D" w:rsidP="00375F9C">
                              <w:pPr>
                                <w:spacing w:line="240" w:lineRule="exact"/>
                                <w:rPr>
                                  <w:sz w:val="18"/>
                                  <w:szCs w:val="18"/>
                                </w:rPr>
                              </w:pPr>
                              <w:r w:rsidRPr="00C76BBF">
                                <w:rPr>
                                  <w:sz w:val="18"/>
                                  <w:szCs w:val="18"/>
                                </w:rPr>
                                <w:t xml:space="preserve">    </w:t>
                              </w:r>
                              <w:r w:rsidR="00F55F81">
                                <w:rPr>
                                  <w:sz w:val="18"/>
                                  <w:szCs w:val="18"/>
                                </w:rPr>
                                <w:t>xui</w:t>
                              </w:r>
                              <w:r w:rsidRPr="00C76BBF">
                                <w:rPr>
                                  <w:sz w:val="18"/>
                                  <w:szCs w:val="18"/>
                                </w:rPr>
                                <w:t>.observableRun(</w:t>
                              </w:r>
                              <w:r w:rsidRPr="00C76BBF">
                                <w:rPr>
                                  <w:color w:val="0000FF"/>
                                  <w:sz w:val="18"/>
                                  <w:szCs w:val="18"/>
                                </w:rPr>
                                <w:t>function</w:t>
                              </w:r>
                              <w:r w:rsidRPr="00C76BBF">
                                <w:rPr>
                                  <w:sz w:val="18"/>
                                  <w:szCs w:val="18"/>
                                </w:rPr>
                                <w:t>(threadid){</w:t>
                              </w:r>
                            </w:p>
                            <w:p w:rsidR="0023747D" w:rsidRPr="00C76BBF" w:rsidRDefault="0023747D" w:rsidP="00375F9C">
                              <w:pPr>
                                <w:spacing w:line="240" w:lineRule="exact"/>
                                <w:rPr>
                                  <w:sz w:val="18"/>
                                  <w:szCs w:val="18"/>
                                </w:rPr>
                              </w:pPr>
                              <w:r w:rsidRPr="00C76BBF">
                                <w:rPr>
                                  <w:sz w:val="18"/>
                                  <w:szCs w:val="18"/>
                                </w:rPr>
                                <w:t xml:space="preserve">        </w:t>
                              </w:r>
                              <w:r w:rsidRPr="00C76BBF">
                                <w:rPr>
                                  <w:color w:val="0000FF"/>
                                  <w:sz w:val="18"/>
                                  <w:szCs w:val="18"/>
                                </w:rPr>
                                <w:t>var</w:t>
                              </w:r>
                              <w:r w:rsidRPr="00C76BBF">
                                <w:rPr>
                                  <w:sz w:val="18"/>
                                  <w:szCs w:val="18"/>
                                </w:rPr>
                                <w:t xml:space="preserve"> options;</w:t>
                              </w:r>
                            </w:p>
                            <w:p w:rsidR="0023747D" w:rsidRPr="00C76BBF" w:rsidRDefault="0023747D" w:rsidP="00375F9C">
                              <w:pPr>
                                <w:spacing w:line="240" w:lineRule="exact"/>
                                <w:rPr>
                                  <w:sz w:val="18"/>
                                  <w:szCs w:val="18"/>
                                </w:rPr>
                              </w:pPr>
                              <w:r w:rsidRPr="00C76BBF">
                                <w:rPr>
                                  <w:sz w:val="18"/>
                                  <w:szCs w:val="18"/>
                                </w:rPr>
                                <w:t xml:space="preserve">        </w:t>
                              </w:r>
                              <w:r w:rsidRPr="00C76BBF">
                                <w:rPr>
                                  <w:color w:val="0000FF"/>
                                  <w:sz w:val="18"/>
                                  <w:szCs w:val="18"/>
                                </w:rPr>
                                <w:t>if</w:t>
                              </w:r>
                              <w:r w:rsidRPr="00C76BBF">
                                <w:rPr>
                                  <w:sz w:val="18"/>
                                  <w:szCs w:val="18"/>
                                </w:rPr>
                                <w:t>(file){</w:t>
                              </w:r>
                            </w:p>
                            <w:p w:rsidR="0023747D" w:rsidRPr="00C76BBF" w:rsidRDefault="0023747D" w:rsidP="00375F9C">
                              <w:pPr>
                                <w:spacing w:line="240" w:lineRule="exact"/>
                                <w:rPr>
                                  <w:sz w:val="18"/>
                                  <w:szCs w:val="18"/>
                                </w:rPr>
                              </w:pPr>
                              <w:r w:rsidRPr="00C76BBF">
                                <w:rPr>
                                  <w:sz w:val="18"/>
                                  <w:szCs w:val="18"/>
                                </w:rPr>
                                <w:t xml:space="preserve">            requestData.file=file;</w:t>
                              </w:r>
                            </w:p>
                            <w:p w:rsidR="0023747D" w:rsidRPr="00C76BBF" w:rsidRDefault="0023747D" w:rsidP="00375F9C">
                              <w:pPr>
                                <w:spacing w:line="240" w:lineRule="exact"/>
                                <w:rPr>
                                  <w:sz w:val="18"/>
                                  <w:szCs w:val="18"/>
                                </w:rPr>
                              </w:pPr>
                              <w:r w:rsidRPr="00C76BBF">
                                <w:rPr>
                                  <w:sz w:val="18"/>
                                  <w:szCs w:val="18"/>
                                </w:rPr>
                                <w:t xml:space="preserve">            options={method:</w:t>
                              </w:r>
                              <w:r w:rsidRPr="00C76BBF">
                                <w:rPr>
                                  <w:color w:val="FF00FF"/>
                                  <w:sz w:val="18"/>
                                  <w:szCs w:val="18"/>
                                </w:rPr>
                                <w:t>'post'</w:t>
                              </w:r>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r w:rsidR="00F55F81">
                                <w:rPr>
                                  <w:sz w:val="18"/>
                                  <w:szCs w:val="18"/>
                                </w:rPr>
                                <w:t>xui</w:t>
                              </w:r>
                              <w:r w:rsidRPr="00C76BBF">
                                <w:rPr>
                                  <w:sz w:val="18"/>
                                  <w:szCs w:val="18"/>
                                </w:rPr>
                                <w:t xml:space="preserve">.request(service, requestData, </w:t>
                              </w:r>
                              <w:r w:rsidRPr="00C76BBF">
                                <w:rPr>
                                  <w:color w:val="0000FF"/>
                                  <w:sz w:val="18"/>
                                  <w:szCs w:val="18"/>
                                </w:rPr>
                                <w:t>function</w:t>
                              </w:r>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r w:rsidRPr="00C76BBF">
                                <w:rPr>
                                  <w:color w:val="0000FF"/>
                                  <w:sz w:val="18"/>
                                  <w:szCs w:val="18"/>
                                </w:rPr>
                                <w:t>if</w:t>
                              </w:r>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r w:rsidRPr="00C76BBF">
                                <w:rPr>
                                  <w:color w:val="0000FF"/>
                                  <w:sz w:val="18"/>
                                  <w:szCs w:val="18"/>
                                </w:rPr>
                                <w:t>if</w:t>
                              </w:r>
                              <w:r w:rsidRPr="00C76BBF">
                                <w:rPr>
                                  <w:sz w:val="18"/>
                                  <w:szCs w:val="18"/>
                                </w:rPr>
                                <w:t>(!rsp.error)</w:t>
                              </w:r>
                            </w:p>
                            <w:p w:rsidR="0023747D" w:rsidRPr="00C76BBF" w:rsidRDefault="0023747D" w:rsidP="00375F9C">
                              <w:pPr>
                                <w:spacing w:line="240" w:lineRule="exact"/>
                                <w:rPr>
                                  <w:sz w:val="18"/>
                                  <w:szCs w:val="18"/>
                                </w:rPr>
                              </w:pPr>
                              <w:r w:rsidRPr="00C76BBF">
                                <w:rPr>
                                  <w:sz w:val="18"/>
                                  <w:szCs w:val="18"/>
                                </w:rPr>
                                <w:t xml:space="preserve">                    _.tryF(</w:t>
                              </w:r>
                              <w:r>
                                <w:rPr>
                                  <w:rFonts w:hint="eastAsia"/>
                                  <w:sz w:val="18"/>
                                  <w:szCs w:val="18"/>
                                </w:rPr>
                                <w:t>onOK</w:t>
                              </w:r>
                              <w:r w:rsidRPr="00C76BBF">
                                <w:rPr>
                                  <w:sz w:val="18"/>
                                  <w:szCs w:val="18"/>
                                </w:rPr>
                                <w:t>,</w:t>
                              </w:r>
                              <w:r>
                                <w:rPr>
                                  <w:rFonts w:hint="eastAsia"/>
                                  <w:sz w:val="18"/>
                                  <w:szCs w:val="18"/>
                                </w:rPr>
                                <w:t xml:space="preserve"> </w:t>
                              </w:r>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r w:rsidRPr="00C76BBF">
                                <w:rPr>
                                  <w:color w:val="0000FF"/>
                                  <w:sz w:val="18"/>
                                  <w:szCs w:val="18"/>
                                </w:rPr>
                                <w:t>else</w:t>
                              </w:r>
                            </w:p>
                            <w:p w:rsidR="0023747D" w:rsidRPr="00C76BBF" w:rsidRDefault="0023747D" w:rsidP="00375F9C">
                              <w:pPr>
                                <w:spacing w:line="240" w:lineRule="exact"/>
                                <w:rPr>
                                  <w:sz w:val="18"/>
                                  <w:szCs w:val="18"/>
                                </w:rPr>
                              </w:pPr>
                              <w:r w:rsidRPr="00C76BBF">
                                <w:rPr>
                                  <w:sz w:val="18"/>
                                  <w:szCs w:val="18"/>
                                </w:rPr>
                                <w:t xml:space="preserve">                    </w:t>
                              </w:r>
                              <w:r w:rsidR="00F55F81">
                                <w:rPr>
                                  <w:sz w:val="18"/>
                                  <w:szCs w:val="18"/>
                                </w:rPr>
                                <w:t>xui</w:t>
                              </w:r>
                              <w:r w:rsidRPr="00C76BBF">
                                <w:rPr>
                                  <w:sz w:val="18"/>
                                  <w:szCs w:val="18"/>
                                </w:rPr>
                                <w:t>.pop(_.serialize(rsp.error));</w:t>
                              </w:r>
                            </w:p>
                            <w:p w:rsidR="0023747D" w:rsidRPr="00C76BBF" w:rsidRDefault="0023747D" w:rsidP="00375F9C">
                              <w:pPr>
                                <w:spacing w:line="240" w:lineRule="exact"/>
                                <w:rPr>
                                  <w:sz w:val="18"/>
                                  <w:szCs w:val="18"/>
                                </w:rPr>
                              </w:pPr>
                              <w:r w:rsidRPr="00C76BBF">
                                <w:rPr>
                                  <w:sz w:val="18"/>
                                  <w:szCs w:val="18"/>
                                </w:rPr>
                                <w:t xml:space="preserve">            }</w:t>
                              </w:r>
                              <w:r w:rsidRPr="00C76BBF">
                                <w:rPr>
                                  <w:color w:val="0000FF"/>
                                  <w:sz w:val="18"/>
                                  <w:szCs w:val="18"/>
                                </w:rPr>
                                <w:t>else</w:t>
                              </w:r>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w:t>
                              </w:r>
                              <w:r w:rsidR="00F55F81">
                                <w:rPr>
                                  <w:sz w:val="18"/>
                                  <w:szCs w:val="18"/>
                                </w:rPr>
                                <w:t>xui</w:t>
                              </w:r>
                              <w:r w:rsidRPr="00C76BBF">
                                <w:rPr>
                                  <w:sz w:val="18"/>
                                  <w:szCs w:val="18"/>
                                </w:rPr>
                                <w:t>.pop(_.serialize(rsp));</w:t>
                              </w:r>
                            </w:p>
                            <w:p w:rsidR="0023747D" w:rsidRPr="00C76BBF" w:rsidRDefault="0023747D" w:rsidP="00375F9C">
                              <w:pPr>
                                <w:spacing w:line="240" w:lineRule="exact"/>
                                <w:rPr>
                                  <w:sz w:val="18"/>
                                  <w:szCs w:val="18"/>
                                </w:rPr>
                              </w:pPr>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_.tryF(onEnd);</w:t>
                              </w:r>
                            </w:p>
                            <w:p w:rsidR="0023747D" w:rsidRPr="00C76BBF" w:rsidRDefault="0023747D" w:rsidP="00375F9C">
                              <w:pPr>
                                <w:spacing w:line="240" w:lineRule="exact"/>
                                <w:rPr>
                                  <w:sz w:val="18"/>
                                  <w:szCs w:val="18"/>
                                </w:rPr>
                              </w:pPr>
                              <w:r w:rsidRPr="00C76BBF">
                                <w:rPr>
                                  <w:sz w:val="18"/>
                                  <w:szCs w:val="18"/>
                                </w:rPr>
                                <w:t xml:space="preserve">        },</w:t>
                              </w:r>
                              <w:r w:rsidRPr="00C76BBF">
                                <w:rPr>
                                  <w:color w:val="0000FF"/>
                                  <w:sz w:val="18"/>
                                  <w:szCs w:val="18"/>
                                </w:rPr>
                                <w:t>function</w:t>
                              </w:r>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r w:rsidR="00F55F81">
                                <w:rPr>
                                  <w:sz w:val="18"/>
                                  <w:szCs w:val="18"/>
                                </w:rPr>
                                <w:t>xui</w:t>
                              </w:r>
                              <w:r w:rsidRPr="00C76BBF">
                                <w:rPr>
                                  <w:sz w:val="18"/>
                                  <w:szCs w:val="18"/>
                                </w:rPr>
                                <w:t>.pop(_.serialize(rsp));</w:t>
                              </w:r>
                            </w:p>
                            <w:p w:rsidR="0023747D" w:rsidRPr="00C76BBF" w:rsidRDefault="0023747D" w:rsidP="00375F9C">
                              <w:pPr>
                                <w:spacing w:line="240" w:lineRule="exact"/>
                                <w:rPr>
                                  <w:sz w:val="18"/>
                                  <w:szCs w:val="18"/>
                                </w:rPr>
                              </w:pPr>
                              <w:r w:rsidRPr="00C76BBF">
                                <w:rPr>
                                  <w:sz w:val="18"/>
                                  <w:szCs w:val="18"/>
                                </w:rPr>
                                <w:t xml:space="preserve">            _.tryF(onEnd);</w:t>
                              </w:r>
                            </w:p>
                            <w:p w:rsidR="0023747D" w:rsidRPr="00C76BBF" w:rsidRDefault="0023747D" w:rsidP="00375F9C">
                              <w:pPr>
                                <w:spacing w:line="240" w:lineRule="exact"/>
                                <w:rPr>
                                  <w:sz w:val="18"/>
                                  <w:szCs w:val="18"/>
                                </w:rPr>
                              </w:pPr>
                              <w:r w:rsidRPr="00C76BBF">
                                <w:rPr>
                                  <w:sz w:val="18"/>
                                  <w:szCs w:val="18"/>
                                </w:rPr>
                                <w:t xml:space="preserve">        }, threadid,options)</w:t>
                              </w:r>
                            </w:p>
                            <w:p w:rsidR="0023747D" w:rsidRPr="00C76BBF" w:rsidRDefault="0023747D" w:rsidP="00375F9C">
                              <w:pPr>
                                <w:spacing w:line="240" w:lineRule="exact"/>
                                <w:rPr>
                                  <w:sz w:val="18"/>
                                  <w:szCs w:val="18"/>
                                </w:rPr>
                              </w:pPr>
                              <w:r w:rsidRPr="00C76BBF">
                                <w:rPr>
                                  <w:sz w:val="18"/>
                                  <w:szCs w:val="18"/>
                                </w:rPr>
                                <w:t xml:space="preserve">    });</w:t>
                              </w:r>
                            </w:p>
                            <w:p w:rsidR="0023747D" w:rsidRPr="00C76BBF" w:rsidRDefault="0023747D" w:rsidP="00375F9C">
                              <w:pPr>
                                <w:rPr>
                                  <w:szCs w:val="18"/>
                                </w:rPr>
                              </w:pPr>
                              <w:r w:rsidRPr="00C76BBF">
                                <w:rPr>
                                  <w:sz w:val="18"/>
                                  <w:szCs w:val="18"/>
                                </w:rPr>
                                <w:t>}</w:t>
                              </w:r>
                              <w:r w:rsidRPr="00C76BBF">
                                <w:rPr>
                                  <w:rFonts w:hint="eastAsia"/>
                                  <w:sz w:val="18"/>
                                  <w:szCs w:val="18"/>
                                </w:rPr>
                                <w:t>;</w:t>
                              </w:r>
                            </w:p>
                          </w:txbxContent>
                        </wps:txbx>
                        <wps:bodyPr rot="0" vert="horz" wrap="square" lIns="54000" tIns="46800" rIns="54000" bIns="45720" anchor="t" anchorCtr="0" upright="1">
                          <a:spAutoFit/>
                        </wps:bodyPr>
                      </wps:wsp>
                      <wps:wsp>
                        <wps:cNvPr id="450" name="AutoShape 87"/>
                        <wps:cNvSpPr>
                          <a:spLocks noChangeArrowheads="1"/>
                        </wps:cNvSpPr>
                        <wps:spPr bwMode="auto">
                          <a:xfrm flipH="1">
                            <a:off x="1714500" y="99060"/>
                            <a:ext cx="1943100" cy="219710"/>
                          </a:xfrm>
                          <a:prstGeom prst="wedgeRoundRectCallout">
                            <a:avLst>
                              <a:gd name="adj1" fmla="val 72611"/>
                              <a:gd name="adj2" fmla="val 60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ervice url </w:t>
                              </w:r>
                              <w:r>
                                <w:rPr>
                                  <w:szCs w:val="18"/>
                                </w:rPr>
                                <w:t>addr</w:t>
                              </w:r>
                              <w:r>
                                <w:rPr>
                                  <w:rFonts w:hint="eastAsia"/>
                                  <w:szCs w:val="18"/>
                                </w:rPr>
                                <w:t>ess</w:t>
                              </w:r>
                            </w:p>
                          </w:txbxContent>
                        </wps:txbx>
                        <wps:bodyPr rot="0" vert="horz" wrap="square" lIns="0" tIns="0" rIns="0" bIns="0" anchor="t" anchorCtr="0" upright="1">
                          <a:noAutofit/>
                        </wps:bodyPr>
                      </wps:wsp>
                      <wps:wsp>
                        <wps:cNvPr id="451" name="AutoShape 88"/>
                        <wps:cNvSpPr>
                          <a:spLocks noChangeArrowheads="1"/>
                        </wps:cNvSpPr>
                        <wps:spPr bwMode="auto">
                          <a:xfrm flipH="1">
                            <a:off x="1714500" y="396240"/>
                            <a:ext cx="1943100" cy="219710"/>
                          </a:xfrm>
                          <a:prstGeom prst="wedgeRoundRectCallout">
                            <a:avLst>
                              <a:gd name="adj1" fmla="val 88787"/>
                              <a:gd name="adj2" fmla="val -65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equest data (key/value pairs)</w:t>
                              </w:r>
                            </w:p>
                          </w:txbxContent>
                        </wps:txbx>
                        <wps:bodyPr rot="0" vert="horz" wrap="square" lIns="0" tIns="0" rIns="0" bIns="0" anchor="t" anchorCtr="0" upright="1">
                          <a:noAutofit/>
                        </wps:bodyPr>
                      </wps:wsp>
                      <wps:wsp>
                        <wps:cNvPr id="452" name="AutoShape 89"/>
                        <wps:cNvSpPr>
                          <a:spLocks noChangeArrowheads="1"/>
                        </wps:cNvSpPr>
                        <wps:spPr bwMode="auto">
                          <a:xfrm flipH="1">
                            <a:off x="1714500" y="693420"/>
                            <a:ext cx="1943100" cy="219710"/>
                          </a:xfrm>
                          <a:prstGeom prst="wedgeRoundRectCallout">
                            <a:avLst>
                              <a:gd name="adj1" fmla="val 98102"/>
                              <a:gd name="adj2" fmla="val -1274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 xml:space="preserve">allback for </w:t>
                              </w:r>
                              <w:r>
                                <w:rPr>
                                  <w:szCs w:val="18"/>
                                </w:rPr>
                                <w:t>successful</w:t>
                              </w:r>
                              <w:r>
                                <w:rPr>
                                  <w:rFonts w:hint="eastAsia"/>
                                  <w:szCs w:val="18"/>
                                </w:rPr>
                                <w:t xml:space="preserve"> call</w:t>
                              </w:r>
                            </w:p>
                          </w:txbxContent>
                        </wps:txbx>
                        <wps:bodyPr rot="0" vert="horz" wrap="square" lIns="0" tIns="0" rIns="0" bIns="0" anchor="t" anchorCtr="0" upright="1">
                          <a:noAutofit/>
                        </wps:bodyPr>
                      </wps:wsp>
                      <wps:wsp>
                        <wps:cNvPr id="453" name="AutoShape 90"/>
                        <wps:cNvSpPr>
                          <a:spLocks noChangeArrowheads="1"/>
                        </wps:cNvSpPr>
                        <wps:spPr bwMode="auto">
                          <a:xfrm flipH="1">
                            <a:off x="1714500" y="1089660"/>
                            <a:ext cx="1943100" cy="219710"/>
                          </a:xfrm>
                          <a:prstGeom prst="wedgeRoundRectCallout">
                            <a:avLst>
                              <a:gd name="adj1" fmla="val 100065"/>
                              <a:gd name="adj2" fmla="val -2005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allback for onStart and onEnd</w:t>
                              </w:r>
                            </w:p>
                          </w:txbxContent>
                        </wps:txbx>
                        <wps:bodyPr rot="0" vert="horz" wrap="square" lIns="0" tIns="0" rIns="0" bIns="0" anchor="t" anchorCtr="0" upright="1">
                          <a:noAutofit/>
                        </wps:bodyPr>
                      </wps:wsp>
                      <wps:wsp>
                        <wps:cNvPr id="454" name="AutoShape 91"/>
                        <wps:cNvSpPr>
                          <a:spLocks noChangeArrowheads="1"/>
                        </wps:cNvSpPr>
                        <wps:spPr bwMode="auto">
                          <a:xfrm flipH="1">
                            <a:off x="685800" y="891540"/>
                            <a:ext cx="914400" cy="198120"/>
                          </a:xfrm>
                          <a:prstGeom prst="wedgeRoundRectCallout">
                            <a:avLst>
                              <a:gd name="adj1" fmla="val 66806"/>
                              <a:gd name="adj2" fmla="val -70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File to upload</w:t>
                              </w:r>
                            </w:p>
                          </w:txbxContent>
                        </wps:txbx>
                        <wps:bodyPr rot="0" vert="horz" wrap="square" lIns="0" tIns="0" rIns="0" bIns="0" anchor="t" anchorCtr="0" upright="1">
                          <a:noAutofit/>
                        </wps:bodyPr>
                      </wps:wsp>
                      <wps:wsp>
                        <wps:cNvPr id="455" name="AutoShape 92"/>
                        <wps:cNvSpPr>
                          <a:spLocks noChangeArrowheads="1"/>
                        </wps:cNvSpPr>
                        <wps:spPr bwMode="auto">
                          <a:xfrm flipH="1">
                            <a:off x="2628900" y="2575560"/>
                            <a:ext cx="685800" cy="219710"/>
                          </a:xfrm>
                          <a:prstGeom prst="wedgeRoundRectCallout">
                            <a:avLst>
                              <a:gd name="adj1" fmla="val 108519"/>
                              <a:gd name="adj2" fmla="val 2138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uccess</w:t>
                              </w:r>
                            </w:p>
                          </w:txbxContent>
                        </wps:txbx>
                        <wps:bodyPr rot="0" vert="horz" wrap="square" lIns="0" tIns="0" rIns="0" bIns="0" anchor="t" anchorCtr="0" upright="1">
                          <a:noAutofit/>
                        </wps:bodyPr>
                      </wps:wsp>
                      <wps:wsp>
                        <wps:cNvPr id="456" name="AutoShape 93"/>
                        <wps:cNvSpPr>
                          <a:spLocks noChangeArrowheads="1"/>
                        </wps:cNvSpPr>
                        <wps:spPr bwMode="auto">
                          <a:xfrm flipH="1">
                            <a:off x="2857500" y="2971800"/>
                            <a:ext cx="457200" cy="219710"/>
                          </a:xfrm>
                          <a:prstGeom prst="wedgeRoundRectCallout">
                            <a:avLst>
                              <a:gd name="adj1" fmla="val 89861"/>
                              <a:gd name="adj2" fmla="val -31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ail</w:t>
                              </w:r>
                            </w:p>
                            <w:p w:rsidR="0023747D" w:rsidRPr="00D5119D" w:rsidRDefault="0023747D" w:rsidP="00375F9C">
                              <w:pPr>
                                <w:rPr>
                                  <w:szCs w:val="18"/>
                                </w:rPr>
                              </w:pPr>
                            </w:p>
                          </w:txbxContent>
                        </wps:txbx>
                        <wps:bodyPr rot="0" vert="horz" wrap="square" lIns="0" tIns="0" rIns="0" bIns="0" anchor="t" anchorCtr="0" upright="1">
                          <a:noAutofit/>
                        </wps:bodyPr>
                      </wps:wsp>
                      <wps:wsp>
                        <wps:cNvPr id="457" name="AutoShape 94"/>
                        <wps:cNvSpPr>
                          <a:spLocks noChangeArrowheads="1"/>
                        </wps:cNvSpPr>
                        <wps:spPr bwMode="auto">
                          <a:xfrm flipH="1">
                            <a:off x="2400300" y="3268980"/>
                            <a:ext cx="457200" cy="219710"/>
                          </a:xfrm>
                          <a:prstGeom prst="wedgeRoundRectCallout">
                            <a:avLst>
                              <a:gd name="adj1" fmla="val 98194"/>
                              <a:gd name="adj2" fmla="val -115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ail</w:t>
                              </w:r>
                            </w:p>
                            <w:p w:rsidR="0023747D" w:rsidRPr="00D5119D" w:rsidRDefault="0023747D" w:rsidP="00375F9C">
                              <w:pPr>
                                <w:rPr>
                                  <w:szCs w:val="18"/>
                                </w:rPr>
                              </w:pPr>
                            </w:p>
                          </w:txbxContent>
                        </wps:txbx>
                        <wps:bodyPr rot="0" vert="horz" wrap="square" lIns="0" tIns="0" rIns="0" bIns="0" anchor="t" anchorCtr="0" upright="1">
                          <a:noAutofit/>
                        </wps:bodyPr>
                      </wps:wsp>
                      <wps:wsp>
                        <wps:cNvPr id="458" name="AutoShape 95"/>
                        <wps:cNvSpPr>
                          <a:spLocks noChangeArrowheads="1"/>
                        </wps:cNvSpPr>
                        <wps:spPr bwMode="auto">
                          <a:xfrm flipH="1">
                            <a:off x="2171700" y="3841750"/>
                            <a:ext cx="457200" cy="219710"/>
                          </a:xfrm>
                          <a:prstGeom prst="wedgeRoundRectCallout">
                            <a:avLst>
                              <a:gd name="adj1" fmla="val 96111"/>
                              <a:gd name="adj2" fmla="val -144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ail</w:t>
                              </w:r>
                            </w:p>
                          </w:txbxContent>
                        </wps:txbx>
                        <wps:bodyPr rot="0" vert="horz" wrap="square" lIns="0" tIns="0" rIns="0" bIns="0" anchor="t" anchorCtr="0" upright="1">
                          <a:noAutofit/>
                        </wps:bodyPr>
                      </wps:wsp>
                    </wpc:wpc>
                  </a:graphicData>
                </a:graphic>
              </wp:inline>
            </w:drawing>
          </mc:Choice>
          <mc:Fallback>
            <w:pict>
              <v:group id="画布 84" o:spid="_x0000_s1821" editas="canvas" style="width:414pt;height:382.2pt;mso-position-horizontal-relative:char;mso-position-vertical-relative:line" coordsize="52578,48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">
                <v:shape id="_x0000_s1822" type="#_x0000_t75" style="position:absolute;width:52578;height:48539;visibility:visible;mso-wrap-style:square">
                  <v:fill o:detectmouseclick="t"/>
                  <v:path o:connecttype="none"/>
                </v:shape>
                <v:shape id="Text Box 86" o:spid="_x0000_s1823" type="#_x0000_t202" style="position:absolute;top:488;width:52578;height:47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fxWcAA&#10;AADcAAAADwAAAGRycy9kb3ducmV2LnhtbERPy4rCMBTdC/MP4Qqz01QR0Y5RZEQ6mwFfs78016bY&#10;3JQk1vr3k4Xg8nDeq01vG9GRD7VjBZNxBoK4dLrmSsHlvB8tQISIrLFxTAqeFGCz/hisMNfuwUfq&#10;TrESKYRDjgpMjG0uZSgNWQxj1xIn7uq8xZigr6T2+EjhtpHTLJtLizWnBoMtfRsqb6e7VVDedv2u&#10;qP+M7+52cdDL4vk7L5T6HPbbLxCR+vgWv9w/WsFsltamM+kI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4fxWcAAAADcAAAADwAAAAAAAAAAAAAAAACYAgAAZHJzL2Rvd25y&#10;ZXYueG1sUEsFBgAAAAAEAAQA9QAAAIUDAAAAAA==&#10;" strokeweight="1pt">
                  <v:textbox style="mso-fit-shape-to-text:t" inset="1.5mm,1.3mm,1.5mm">
                    <w:txbxContent>
                      <w:p w:rsidR="0023747D" w:rsidRPr="00C76BBF" w:rsidRDefault="0023747D" w:rsidP="00375F9C">
                        <w:pPr>
                          <w:spacing w:line="240" w:lineRule="exact"/>
                          <w:rPr>
                            <w:sz w:val="18"/>
                            <w:szCs w:val="18"/>
                          </w:rPr>
                        </w:pPr>
                        <w:proofErr w:type="gramStart"/>
                        <w:r w:rsidRPr="00C76BBF">
                          <w:rPr>
                            <w:rFonts w:hint="eastAsia"/>
                            <w:sz w:val="18"/>
                            <w:szCs w:val="18"/>
                          </w:rPr>
                          <w:t>r</w:t>
                        </w:r>
                        <w:r w:rsidRPr="00C76BBF">
                          <w:rPr>
                            <w:sz w:val="18"/>
                            <w:szCs w:val="18"/>
                          </w:rPr>
                          <w:t>equest</w:t>
                        </w:r>
                        <w:r w:rsidRPr="00C76BBF">
                          <w:rPr>
                            <w:rFonts w:hint="eastAsia"/>
                            <w:sz w:val="18"/>
                            <w:szCs w:val="18"/>
                          </w:rPr>
                          <w:t>=</w:t>
                        </w:r>
                        <w:proofErr w:type="gramEnd"/>
                        <w:r w:rsidRPr="00C76BBF">
                          <w:rPr>
                            <w:color w:val="0000FF"/>
                            <w:sz w:val="18"/>
                            <w:szCs w:val="18"/>
                          </w:rPr>
                          <w:t>function</w:t>
                        </w:r>
                        <w:r w:rsidRPr="00C76BBF">
                          <w:rPr>
                            <w:sz w:val="18"/>
                            <w:szCs w:val="18"/>
                          </w:rPr>
                          <w:t xml:space="preserve">(service, </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requestData</w:t>
                        </w:r>
                        <w:proofErr w:type="gramEnd"/>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proofErr w:type="gramStart"/>
                        <w:r>
                          <w:rPr>
                            <w:rFonts w:hint="eastAsia"/>
                            <w:sz w:val="18"/>
                            <w:szCs w:val="18"/>
                          </w:rPr>
                          <w:t>onOK</w:t>
                        </w:r>
                        <w:proofErr w:type="gramEnd"/>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onStart</w:t>
                        </w:r>
                        <w:proofErr w:type="gramEnd"/>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onEnd</w:t>
                        </w:r>
                        <w:proofErr w:type="gramEnd"/>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file</w:t>
                        </w:r>
                        <w:proofErr w:type="gramEnd"/>
                      </w:p>
                      <w:p w:rsidR="0023747D" w:rsidRPr="00C76BBF" w:rsidRDefault="0023747D" w:rsidP="00375F9C">
                        <w:pPr>
                          <w:spacing w:line="240" w:lineRule="exact"/>
                          <w:rPr>
                            <w:sz w:val="18"/>
                            <w:szCs w:val="18"/>
                          </w:rPr>
                        </w:pPr>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_.</w:t>
                        </w:r>
                        <w:proofErr w:type="gramStart"/>
                        <w:r w:rsidRPr="00C76BBF">
                          <w:rPr>
                            <w:sz w:val="18"/>
                            <w:szCs w:val="18"/>
                          </w:rPr>
                          <w:t>tryF(</w:t>
                        </w:r>
                        <w:proofErr w:type="gramEnd"/>
                        <w:r w:rsidRPr="00C76BBF">
                          <w:rPr>
                            <w:sz w:val="18"/>
                            <w:szCs w:val="18"/>
                          </w:rPr>
                          <w:t>onStart);</w:t>
                        </w:r>
                      </w:p>
                      <w:p w:rsidR="0023747D" w:rsidRPr="00C76BBF" w:rsidRDefault="0023747D" w:rsidP="00375F9C">
                        <w:pPr>
                          <w:spacing w:line="240" w:lineRule="exact"/>
                          <w:rPr>
                            <w:sz w:val="18"/>
                            <w:szCs w:val="18"/>
                          </w:rPr>
                        </w:pPr>
                        <w:r w:rsidRPr="00C76BBF">
                          <w:rPr>
                            <w:sz w:val="18"/>
                            <w:szCs w:val="18"/>
                          </w:rPr>
                          <w:t xml:space="preserve">    </w:t>
                        </w:r>
                        <w:proofErr w:type="gramStart"/>
                        <w:r w:rsidR="00F55F81">
                          <w:rPr>
                            <w:sz w:val="18"/>
                            <w:szCs w:val="18"/>
                          </w:rPr>
                          <w:t>xui</w:t>
                        </w:r>
                        <w:r w:rsidRPr="00C76BBF">
                          <w:rPr>
                            <w:sz w:val="18"/>
                            <w:szCs w:val="18"/>
                          </w:rPr>
                          <w:t>.observableRun(</w:t>
                        </w:r>
                        <w:proofErr w:type="gramEnd"/>
                        <w:r w:rsidRPr="00C76BBF">
                          <w:rPr>
                            <w:color w:val="0000FF"/>
                            <w:sz w:val="18"/>
                            <w:szCs w:val="18"/>
                          </w:rPr>
                          <w:t>function</w:t>
                        </w:r>
                        <w:r w:rsidRPr="00C76BBF">
                          <w:rPr>
                            <w:sz w:val="18"/>
                            <w:szCs w:val="18"/>
                          </w:rPr>
                          <w:t>(threadid){</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color w:val="0000FF"/>
                            <w:sz w:val="18"/>
                            <w:szCs w:val="18"/>
                          </w:rPr>
                          <w:t>var</w:t>
                        </w:r>
                        <w:proofErr w:type="gramEnd"/>
                        <w:r w:rsidRPr="00C76BBF">
                          <w:rPr>
                            <w:sz w:val="18"/>
                            <w:szCs w:val="18"/>
                          </w:rPr>
                          <w:t xml:space="preserve"> options;</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color w:val="0000FF"/>
                            <w:sz w:val="18"/>
                            <w:szCs w:val="18"/>
                          </w:rPr>
                          <w:t>if</w:t>
                        </w:r>
                        <w:r w:rsidRPr="00C76BBF">
                          <w:rPr>
                            <w:sz w:val="18"/>
                            <w:szCs w:val="18"/>
                          </w:rPr>
                          <w:t>(</w:t>
                        </w:r>
                        <w:proofErr w:type="gramEnd"/>
                        <w:r w:rsidRPr="00C76BBF">
                          <w:rPr>
                            <w:sz w:val="18"/>
                            <w:szCs w:val="18"/>
                          </w:rPr>
                          <w:t>file){</w:t>
                        </w:r>
                      </w:p>
                      <w:p w:rsidR="0023747D" w:rsidRPr="00C76BBF" w:rsidRDefault="0023747D" w:rsidP="00375F9C">
                        <w:pPr>
                          <w:spacing w:line="240" w:lineRule="exact"/>
                          <w:rPr>
                            <w:sz w:val="18"/>
                            <w:szCs w:val="18"/>
                          </w:rPr>
                        </w:pPr>
                        <w:r w:rsidRPr="00C76BBF">
                          <w:rPr>
                            <w:sz w:val="18"/>
                            <w:szCs w:val="18"/>
                          </w:rPr>
                          <w:t xml:space="preserve">            requestData.file=file;</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options</w:t>
                        </w:r>
                        <w:proofErr w:type="gramEnd"/>
                        <w:r w:rsidRPr="00C76BBF">
                          <w:rPr>
                            <w:sz w:val="18"/>
                            <w:szCs w:val="18"/>
                          </w:rPr>
                          <w:t>={method:</w:t>
                        </w:r>
                        <w:r w:rsidRPr="00C76BBF">
                          <w:rPr>
                            <w:color w:val="FF00FF"/>
                            <w:sz w:val="18"/>
                            <w:szCs w:val="18"/>
                          </w:rPr>
                          <w:t>'post'</w:t>
                        </w:r>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proofErr w:type="gramStart"/>
                        <w:r w:rsidR="00F55F81">
                          <w:rPr>
                            <w:sz w:val="18"/>
                            <w:szCs w:val="18"/>
                          </w:rPr>
                          <w:t>xui</w:t>
                        </w:r>
                        <w:r w:rsidRPr="00C76BBF">
                          <w:rPr>
                            <w:sz w:val="18"/>
                            <w:szCs w:val="18"/>
                          </w:rPr>
                          <w:t>.request(</w:t>
                        </w:r>
                        <w:proofErr w:type="gramEnd"/>
                        <w:r w:rsidRPr="00C76BBF">
                          <w:rPr>
                            <w:sz w:val="18"/>
                            <w:szCs w:val="18"/>
                          </w:rPr>
                          <w:t xml:space="preserve">service, requestData, </w:t>
                        </w:r>
                        <w:r w:rsidRPr="00C76BBF">
                          <w:rPr>
                            <w:color w:val="0000FF"/>
                            <w:sz w:val="18"/>
                            <w:szCs w:val="18"/>
                          </w:rPr>
                          <w:t>function</w:t>
                        </w:r>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color w:val="0000FF"/>
                            <w:sz w:val="18"/>
                            <w:szCs w:val="18"/>
                          </w:rPr>
                          <w:t>if</w:t>
                        </w:r>
                        <w:r w:rsidRPr="00C76BBF">
                          <w:rPr>
                            <w:sz w:val="18"/>
                            <w:szCs w:val="18"/>
                          </w:rPr>
                          <w:t>(</w:t>
                        </w:r>
                        <w:proofErr w:type="gramEnd"/>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color w:val="0000FF"/>
                            <w:sz w:val="18"/>
                            <w:szCs w:val="18"/>
                          </w:rPr>
                          <w:t>if</w:t>
                        </w:r>
                        <w:r w:rsidRPr="00C76BBF">
                          <w:rPr>
                            <w:sz w:val="18"/>
                            <w:szCs w:val="18"/>
                          </w:rPr>
                          <w:t>(</w:t>
                        </w:r>
                        <w:proofErr w:type="gramEnd"/>
                        <w:r w:rsidRPr="00C76BBF">
                          <w:rPr>
                            <w:sz w:val="18"/>
                            <w:szCs w:val="18"/>
                          </w:rPr>
                          <w:t>!rsp.error)</w:t>
                        </w:r>
                      </w:p>
                      <w:p w:rsidR="0023747D" w:rsidRPr="00C76BBF" w:rsidRDefault="0023747D" w:rsidP="00375F9C">
                        <w:pPr>
                          <w:spacing w:line="240" w:lineRule="exact"/>
                          <w:rPr>
                            <w:sz w:val="18"/>
                            <w:szCs w:val="18"/>
                          </w:rPr>
                        </w:pPr>
                        <w:r w:rsidRPr="00C76BBF">
                          <w:rPr>
                            <w:sz w:val="18"/>
                            <w:szCs w:val="18"/>
                          </w:rPr>
                          <w:t xml:space="preserve">                    _.</w:t>
                        </w:r>
                        <w:proofErr w:type="gramStart"/>
                        <w:r w:rsidRPr="00C76BBF">
                          <w:rPr>
                            <w:sz w:val="18"/>
                            <w:szCs w:val="18"/>
                          </w:rPr>
                          <w:t>tryF(</w:t>
                        </w:r>
                        <w:proofErr w:type="gramEnd"/>
                        <w:r>
                          <w:rPr>
                            <w:rFonts w:hint="eastAsia"/>
                            <w:sz w:val="18"/>
                            <w:szCs w:val="18"/>
                          </w:rPr>
                          <w:t>onOK</w:t>
                        </w:r>
                        <w:r w:rsidRPr="00C76BBF">
                          <w:rPr>
                            <w:sz w:val="18"/>
                            <w:szCs w:val="18"/>
                          </w:rPr>
                          <w:t>,</w:t>
                        </w:r>
                        <w:r>
                          <w:rPr>
                            <w:rFonts w:hint="eastAsia"/>
                            <w:sz w:val="18"/>
                            <w:szCs w:val="18"/>
                          </w:rPr>
                          <w:t xml:space="preserve"> </w:t>
                        </w:r>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color w:val="0000FF"/>
                            <w:sz w:val="18"/>
                            <w:szCs w:val="18"/>
                          </w:rPr>
                          <w:t>else</w:t>
                        </w:r>
                        <w:proofErr w:type="gramEnd"/>
                      </w:p>
                      <w:p w:rsidR="0023747D" w:rsidRPr="00C76BBF" w:rsidRDefault="0023747D" w:rsidP="00375F9C">
                        <w:pPr>
                          <w:spacing w:line="240" w:lineRule="exact"/>
                          <w:rPr>
                            <w:sz w:val="18"/>
                            <w:szCs w:val="18"/>
                          </w:rPr>
                        </w:pPr>
                        <w:r w:rsidRPr="00C76BBF">
                          <w:rPr>
                            <w:sz w:val="18"/>
                            <w:szCs w:val="18"/>
                          </w:rPr>
                          <w:t xml:space="preserve">                    </w:t>
                        </w:r>
                        <w:proofErr w:type="gramStart"/>
                        <w:r w:rsidR="00F55F81">
                          <w:rPr>
                            <w:sz w:val="18"/>
                            <w:szCs w:val="18"/>
                          </w:rPr>
                          <w:t>xui</w:t>
                        </w:r>
                        <w:r w:rsidRPr="00C76BBF">
                          <w:rPr>
                            <w:sz w:val="18"/>
                            <w:szCs w:val="18"/>
                          </w:rPr>
                          <w:t>.pop(</w:t>
                        </w:r>
                        <w:proofErr w:type="gramEnd"/>
                        <w:r w:rsidRPr="00C76BBF">
                          <w:rPr>
                            <w:sz w:val="18"/>
                            <w:szCs w:val="18"/>
                          </w:rPr>
                          <w:t>_.serialize(rsp.error));</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w:t>
                        </w:r>
                        <w:r w:rsidRPr="00C76BBF">
                          <w:rPr>
                            <w:color w:val="0000FF"/>
                            <w:sz w:val="18"/>
                            <w:szCs w:val="18"/>
                          </w:rPr>
                          <w:t>else</w:t>
                        </w:r>
                        <w:proofErr w:type="gramEnd"/>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w:t>
                        </w:r>
                        <w:proofErr w:type="gramStart"/>
                        <w:r w:rsidR="00F55F81">
                          <w:rPr>
                            <w:sz w:val="18"/>
                            <w:szCs w:val="18"/>
                          </w:rPr>
                          <w:t>xui</w:t>
                        </w:r>
                        <w:r w:rsidRPr="00C76BBF">
                          <w:rPr>
                            <w:sz w:val="18"/>
                            <w:szCs w:val="18"/>
                          </w:rPr>
                          <w:t>.pop(</w:t>
                        </w:r>
                        <w:proofErr w:type="gramEnd"/>
                        <w:r w:rsidRPr="00C76BBF">
                          <w:rPr>
                            <w:sz w:val="18"/>
                            <w:szCs w:val="18"/>
                          </w:rPr>
                          <w:t>_.serialize(rsp));</w:t>
                        </w:r>
                      </w:p>
                      <w:p w:rsidR="0023747D" w:rsidRPr="00C76BBF" w:rsidRDefault="0023747D" w:rsidP="00375F9C">
                        <w:pPr>
                          <w:spacing w:line="240" w:lineRule="exact"/>
                          <w:rPr>
                            <w:sz w:val="18"/>
                            <w:szCs w:val="18"/>
                          </w:rPr>
                        </w:pPr>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_.</w:t>
                        </w:r>
                        <w:proofErr w:type="gramStart"/>
                        <w:r w:rsidRPr="00C76BBF">
                          <w:rPr>
                            <w:sz w:val="18"/>
                            <w:szCs w:val="18"/>
                          </w:rPr>
                          <w:t>tryF(</w:t>
                        </w:r>
                        <w:proofErr w:type="gramEnd"/>
                        <w:r w:rsidRPr="00C76BBF">
                          <w:rPr>
                            <w:sz w:val="18"/>
                            <w:szCs w:val="18"/>
                          </w:rPr>
                          <w:t>onEnd);</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w:t>
                        </w:r>
                        <w:r w:rsidRPr="00C76BBF">
                          <w:rPr>
                            <w:color w:val="0000FF"/>
                            <w:sz w:val="18"/>
                            <w:szCs w:val="18"/>
                          </w:rPr>
                          <w:t>function</w:t>
                        </w:r>
                        <w:proofErr w:type="gramEnd"/>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proofErr w:type="gramStart"/>
                        <w:r w:rsidR="00F55F81">
                          <w:rPr>
                            <w:sz w:val="18"/>
                            <w:szCs w:val="18"/>
                          </w:rPr>
                          <w:t>xui</w:t>
                        </w:r>
                        <w:r w:rsidRPr="00C76BBF">
                          <w:rPr>
                            <w:sz w:val="18"/>
                            <w:szCs w:val="18"/>
                          </w:rPr>
                          <w:t>.pop(</w:t>
                        </w:r>
                        <w:proofErr w:type="gramEnd"/>
                        <w:r w:rsidRPr="00C76BBF">
                          <w:rPr>
                            <w:sz w:val="18"/>
                            <w:szCs w:val="18"/>
                          </w:rPr>
                          <w:t>_.serialize(rsp));</w:t>
                        </w:r>
                      </w:p>
                      <w:p w:rsidR="0023747D" w:rsidRPr="00C76BBF" w:rsidRDefault="0023747D" w:rsidP="00375F9C">
                        <w:pPr>
                          <w:spacing w:line="240" w:lineRule="exact"/>
                          <w:rPr>
                            <w:sz w:val="18"/>
                            <w:szCs w:val="18"/>
                          </w:rPr>
                        </w:pPr>
                        <w:r w:rsidRPr="00C76BBF">
                          <w:rPr>
                            <w:sz w:val="18"/>
                            <w:szCs w:val="18"/>
                          </w:rPr>
                          <w:t xml:space="preserve">            _.</w:t>
                        </w:r>
                        <w:proofErr w:type="gramStart"/>
                        <w:r w:rsidRPr="00C76BBF">
                          <w:rPr>
                            <w:sz w:val="18"/>
                            <w:szCs w:val="18"/>
                          </w:rPr>
                          <w:t>tryF(</w:t>
                        </w:r>
                        <w:proofErr w:type="gramEnd"/>
                        <w:r w:rsidRPr="00C76BBF">
                          <w:rPr>
                            <w:sz w:val="18"/>
                            <w:szCs w:val="18"/>
                          </w:rPr>
                          <w:t>onEnd);</w:t>
                        </w:r>
                      </w:p>
                      <w:p w:rsidR="0023747D" w:rsidRPr="00C76BBF" w:rsidRDefault="0023747D" w:rsidP="00375F9C">
                        <w:pPr>
                          <w:spacing w:line="240" w:lineRule="exact"/>
                          <w:rPr>
                            <w:sz w:val="18"/>
                            <w:szCs w:val="18"/>
                          </w:rPr>
                        </w:pPr>
                        <w:r w:rsidRPr="00C76BBF">
                          <w:rPr>
                            <w:sz w:val="18"/>
                            <w:szCs w:val="18"/>
                          </w:rPr>
                          <w:t xml:space="preserve">        }, threadid</w:t>
                        </w:r>
                        <w:proofErr w:type="gramStart"/>
                        <w:r w:rsidRPr="00C76BBF">
                          <w:rPr>
                            <w:sz w:val="18"/>
                            <w:szCs w:val="18"/>
                          </w:rPr>
                          <w:t>,options</w:t>
                        </w:r>
                        <w:proofErr w:type="gramEnd"/>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w:t>
                        </w:r>
                      </w:p>
                      <w:p w:rsidR="0023747D" w:rsidRPr="00C76BBF" w:rsidRDefault="0023747D" w:rsidP="00375F9C">
                        <w:pPr>
                          <w:rPr>
                            <w:szCs w:val="18"/>
                          </w:rPr>
                        </w:pPr>
                        <w:r w:rsidRPr="00C76BBF">
                          <w:rPr>
                            <w:sz w:val="18"/>
                            <w:szCs w:val="18"/>
                          </w:rPr>
                          <w:t>}</w:t>
                        </w:r>
                        <w:r w:rsidRPr="00C76BBF">
                          <w:rPr>
                            <w:rFonts w:hint="eastAsia"/>
                            <w:sz w:val="18"/>
                            <w:szCs w:val="18"/>
                          </w:rPr>
                          <w:t>;</w:t>
                        </w:r>
                      </w:p>
                    </w:txbxContent>
                  </v:textbox>
                </v:shape>
                <v:shape id="AutoShape 87" o:spid="_x0000_s1824" type="#_x0000_t62" style="position:absolute;left:17145;top:990;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8wacAA&#10;AADcAAAADwAAAGRycy9kb3ducmV2LnhtbERPy4rCMBTdD/gP4QqzG1MfI1KNouLALJ0qur0217bY&#10;3JQk1c7fm4Xg8nDei1VnanEn5yvLCoaDBARxbnXFhYLj4edrBsIHZI21ZVLwTx5Wy97HAlNtH/xH&#10;9ywUIoawT1FBGUKTSunzkgz6gW2II3e1zmCI0BVSO3zEcFPLUZJMpcGKY0OJDW1Lym9ZaxRkx9ON&#10;2tnG7OxZtnu9d+Oruyj12e/WcxCBuvAWv9y/WsHkO86PZ+IRk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98wacAAAADcAAAADwAAAAAAAAAAAAAAAACYAgAAZHJzL2Rvd25y&#10;ZXYueG1sUEsFBgAAAAAEAAQA9QAAAIUDAAAAAA==&#10;" adj="26484,12110" fillcolor="#ff9">
                  <v:textbox inset="0,0,0,0">
                    <w:txbxContent>
                      <w:p w:rsidR="0023747D" w:rsidRPr="000E23E9" w:rsidRDefault="0023747D" w:rsidP="00375F9C">
                        <w:pPr>
                          <w:rPr>
                            <w:szCs w:val="18"/>
                          </w:rPr>
                        </w:pPr>
                        <w:r>
                          <w:rPr>
                            <w:szCs w:val="18"/>
                          </w:rPr>
                          <w:t>S</w:t>
                        </w:r>
                        <w:r>
                          <w:rPr>
                            <w:rFonts w:hint="eastAsia"/>
                            <w:szCs w:val="18"/>
                          </w:rPr>
                          <w:t xml:space="preserve">ervice </w:t>
                        </w:r>
                        <w:proofErr w:type="gramStart"/>
                        <w:r>
                          <w:rPr>
                            <w:rFonts w:hint="eastAsia"/>
                            <w:szCs w:val="18"/>
                          </w:rPr>
                          <w:t>url</w:t>
                        </w:r>
                        <w:proofErr w:type="gramEnd"/>
                        <w:r>
                          <w:rPr>
                            <w:rFonts w:hint="eastAsia"/>
                            <w:szCs w:val="18"/>
                          </w:rPr>
                          <w:t xml:space="preserve"> </w:t>
                        </w:r>
                        <w:r>
                          <w:rPr>
                            <w:szCs w:val="18"/>
                          </w:rPr>
                          <w:t>addr</w:t>
                        </w:r>
                        <w:r>
                          <w:rPr>
                            <w:rFonts w:hint="eastAsia"/>
                            <w:szCs w:val="18"/>
                          </w:rPr>
                          <w:t>ess</w:t>
                        </w:r>
                      </w:p>
                    </w:txbxContent>
                  </v:textbox>
                </v:shape>
                <v:shape id="AutoShape 88" o:spid="_x0000_s1825" type="#_x0000_t62" style="position:absolute;left:17145;top:3962;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jqFsYA&#10;AADcAAAADwAAAGRycy9kb3ducmV2LnhtbESPQWvCQBSE70L/w/IEb7pJqSKpa5CKopdSkxZ6fGRf&#10;k9Ts25BdTfz33YLgcZiZb5hVOphGXKlztWUF8SwCQVxYXXOp4DPfTZcgnEfW2FgmBTdykK6fRitM&#10;tO35RNfMlyJA2CWooPK+TaR0RUUG3cy2xMH7sZ1BH2RXSt1hH+Cmkc9RtJAGaw4LFbb0VlFxzi5G&#10;wfth+OjdZvu9PV72i2z/9ZvjLldqMh42ryA8Df4RvrcPWsHLPIb/M+EI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jqFsYAAADcAAAADwAAAAAAAAAAAAAAAACYAgAAZHJz&#10;L2Rvd25yZXYueG1sUEsFBgAAAAAEAAQA9QAAAIsDAAAAAA==&#10;" adj="29978,-3309" fillcolor="#ff9">
                  <v:textbox inset="0,0,0,0">
                    <w:txbxContent>
                      <w:p w:rsidR="0023747D" w:rsidRPr="000E23E9" w:rsidRDefault="0023747D" w:rsidP="00375F9C">
                        <w:pPr>
                          <w:rPr>
                            <w:szCs w:val="18"/>
                          </w:rPr>
                        </w:pPr>
                        <w:r>
                          <w:rPr>
                            <w:szCs w:val="18"/>
                          </w:rPr>
                          <w:t>R</w:t>
                        </w:r>
                        <w:r>
                          <w:rPr>
                            <w:rFonts w:hint="eastAsia"/>
                            <w:szCs w:val="18"/>
                          </w:rPr>
                          <w:t>equest data (key/value pairs)</w:t>
                        </w:r>
                      </w:p>
                    </w:txbxContent>
                  </v:textbox>
                </v:shape>
                <v:shape id="AutoShape 89" o:spid="_x0000_s1826" type="#_x0000_t62" style="position:absolute;left:17145;top:6934;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U0TcMA&#10;AADcAAAADwAAAGRycy9kb3ducmV2LnhtbESPQWvCQBSE74X+h+UVvNWNVtuSukopVDzGmEOPj+xr&#10;Es2+DdlNsv33XUHwOMzMN8xmF0wrRupdY1nBYp6AIC6tbrhSUJy+n99BOI+ssbVMCv7IwW77+LDB&#10;VNuJjzTmvhIRwi5FBbX3XSqlK2sy6Oa2I47er+0N+ij7Suoepwg3rVwmyas02HBcqLGjr5rKSz4Y&#10;BfotW3fZ8BOoCJi7lz1e/BmVmj2Fzw8QnoK/h2/tg1awWi/heiYeAbn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U0TcMAAADcAAAADwAAAAAAAAAAAAAAAACYAgAAZHJzL2Rv&#10;d25yZXYueG1sUEsFBgAAAAAEAAQA9QAAAIgDAAAAAA==&#10;" adj="31990,-16731" fillcolor="#ff9">
                  <v:textbox inset="0,0,0,0">
                    <w:txbxContent>
                      <w:p w:rsidR="0023747D" w:rsidRPr="000E23E9" w:rsidRDefault="0023747D" w:rsidP="00375F9C">
                        <w:pPr>
                          <w:rPr>
                            <w:szCs w:val="18"/>
                          </w:rPr>
                        </w:pPr>
                        <w:r>
                          <w:rPr>
                            <w:szCs w:val="18"/>
                          </w:rPr>
                          <w:t>C</w:t>
                        </w:r>
                        <w:r>
                          <w:rPr>
                            <w:rFonts w:hint="eastAsia"/>
                            <w:szCs w:val="18"/>
                          </w:rPr>
                          <w:t xml:space="preserve">allback for </w:t>
                        </w:r>
                        <w:r>
                          <w:rPr>
                            <w:szCs w:val="18"/>
                          </w:rPr>
                          <w:t>successful</w:t>
                        </w:r>
                        <w:r>
                          <w:rPr>
                            <w:rFonts w:hint="eastAsia"/>
                            <w:szCs w:val="18"/>
                          </w:rPr>
                          <w:t xml:space="preserve"> call</w:t>
                        </w:r>
                      </w:p>
                    </w:txbxContent>
                  </v:textbox>
                </v:shape>
                <v:shape id="AutoShape 90" o:spid="_x0000_s1827" type="#_x0000_t62" style="position:absolute;left:17145;top:10896;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shA8YA&#10;AADcAAAADwAAAGRycy9kb3ducmV2LnhtbESPQUvEMBSE7wv+h/AEb27a1WqpTRdXVIQVxSri8dE8&#10;22LzUpq4m/rrjSDscZiZb5hyHcwgdjS53rKCdJmAIG6s7rlV8PZ6d5qDcB5Z42CZFMzkYF0dLUos&#10;tN3zC+1q34oIYVeggs77sZDSNR0ZdEs7Ekfv004GfZRTK/WE+wg3g1wlyYU02HNc6HCkm46ar/rb&#10;KLhM0/efp1sb5rDd3H+E50eTZrlSJ8fh+gqEp+AP4f/2g1Zwnp3B35l4BGT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shA8YAAADcAAAADwAAAAAAAAAAAAAAAACYAgAAZHJz&#10;L2Rvd25yZXYueG1sUEsFBgAAAAAEAAQA9QAAAIsDAAAAAA==&#10;" adj="32414,-32525" fillcolor="#ff9">
                  <v:textbox inset="0,0,0,0">
                    <w:txbxContent>
                      <w:p w:rsidR="0023747D" w:rsidRPr="000E23E9" w:rsidRDefault="0023747D" w:rsidP="00375F9C">
                        <w:pPr>
                          <w:rPr>
                            <w:szCs w:val="18"/>
                          </w:rPr>
                        </w:pPr>
                        <w:r>
                          <w:rPr>
                            <w:szCs w:val="18"/>
                          </w:rPr>
                          <w:t>C</w:t>
                        </w:r>
                        <w:r>
                          <w:rPr>
                            <w:rFonts w:hint="eastAsia"/>
                            <w:szCs w:val="18"/>
                          </w:rPr>
                          <w:t>allback for onStart and onEnd</w:t>
                        </w:r>
                      </w:p>
                    </w:txbxContent>
                  </v:textbox>
                </v:shape>
                <v:shape id="AutoShape 91" o:spid="_x0000_s1828" type="#_x0000_t62" style="position:absolute;left:6858;top:8915;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vAzsQA&#10;AADcAAAADwAAAGRycy9kb3ducmV2LnhtbESPQWuDQBSE74H+h+UVekvWio3FZBNCobTkUNCYnh/u&#10;i0rdt+Ku0f77bKGQ4zAz3zDb/Ww6caXBtZYVPK8iEMSV1S3XCsrT+/IVhPPIGjvLpOCXHOx3D4st&#10;ZtpOnNO18LUIEHYZKmi87zMpXdWQQbeyPXHwLnYw6IMcaqkHnALcdDKOorU02HJYaLCnt4aqn2I0&#10;CvJzesi/08nj8dxWCY0fX3HJSj09zocNCE+zv4f/259aQfKSwN+ZcATk7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7wM7EAAAA3AAAAA8AAAAAAAAAAAAAAAAAmAIAAGRycy9k&#10;b3ducmV2LnhtbFBLBQYAAAAABAAEAPUAAACJAwAAAAA=&#10;" adj="25230,9276" fillcolor="#ff9">
                  <v:textbox inset="0,0,0,0">
                    <w:txbxContent>
                      <w:p w:rsidR="0023747D" w:rsidRPr="000E23E9" w:rsidRDefault="0023747D" w:rsidP="00375F9C">
                        <w:pPr>
                          <w:rPr>
                            <w:szCs w:val="18"/>
                          </w:rPr>
                        </w:pPr>
                        <w:r>
                          <w:rPr>
                            <w:rFonts w:hint="eastAsia"/>
                            <w:szCs w:val="18"/>
                          </w:rPr>
                          <w:t>File to upload</w:t>
                        </w:r>
                      </w:p>
                    </w:txbxContent>
                  </v:textbox>
                </v:shape>
                <v:shape id="AutoShape 92" o:spid="_x0000_s1829" type="#_x0000_t62" style="position:absolute;left:26289;top:25755;width:6858;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O9QcYA&#10;AADcAAAADwAAAGRycy9kb3ducmV2LnhtbESPT2sCMRTE7wW/Q3iFXkrNWlTarVFEKAhe/Feht8fm&#10;dbO4eVmSdHftp28EweMwM79hZove1qIlHyrHCkbDDARx4XTFpYLj4fPlDUSIyBprx6TgQgEW88HD&#10;DHPtOt5Ru4+lSBAOOSowMTa5lKEwZDEMXUOcvB/nLcYkfSm1xy7BbS1fs2wqLVacFgw2tDJUnPe/&#10;VsF3J8/tZvW3McGfnuOX376fLkulnh775QeISH28h2/ttVYwnkzgeiYd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O9QcYAAADcAAAADwAAAAAAAAAAAAAAAACYAgAAZHJz&#10;L2Rvd25yZXYueG1sUEsFBgAAAAAEAAQA9QAAAIsDAAAAAA==&#10;" adj="34240,15419" fillcolor="#ff9">
                  <v:textbox inset="0,0,0,0">
                    <w:txbxContent>
                      <w:p w:rsidR="0023747D" w:rsidRPr="000E23E9" w:rsidRDefault="0023747D" w:rsidP="00375F9C">
                        <w:pPr>
                          <w:rPr>
                            <w:szCs w:val="18"/>
                          </w:rPr>
                        </w:pPr>
                        <w:r>
                          <w:rPr>
                            <w:szCs w:val="18"/>
                          </w:rPr>
                          <w:t>S</w:t>
                        </w:r>
                        <w:r>
                          <w:rPr>
                            <w:rFonts w:hint="eastAsia"/>
                            <w:szCs w:val="18"/>
                          </w:rPr>
                          <w:t>uccess</w:t>
                        </w:r>
                      </w:p>
                    </w:txbxContent>
                  </v:textbox>
                </v:shape>
                <v:shape id="AutoShape 93" o:spid="_x0000_s1830" type="#_x0000_t62" style="position:absolute;left:28575;top:29718;width:457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STNcMA&#10;AADcAAAADwAAAGRycy9kb3ducmV2LnhtbESPQWvCQBSE74L/YXkFb7rboqFEV6lCwUMRjLbn1+wz&#10;Cc2+DdnVpP56VxA8DjPzDbNY9bYWF2p95VjD60SBIM6dqbjQcDx8jt9B+IBssHZMGv7Jw2o5HCww&#10;Na7jPV2yUIgIYZ+ihjKEJpXS5yVZ9BPXEEfv5FqLIcq2kKbFLsJtLd+USqTFiuNCiQ1tSsr/srPV&#10;sJG77qpU8XtM+Nt8RcZPkq21Hr30H3MQgfrwDD/aW6NhOkvgfiYeAb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STNcMAAADcAAAADwAAAAAAAAAAAAAAAACYAgAAZHJzL2Rv&#10;d25yZXYueG1sUEsFBgAAAAAEAAQA9QAAAIgDAAAAAA==&#10;" adj="30210,10113" fillcolor="#ff9">
                  <v:textbox inset="0,0,0,0">
                    <w:txbxContent>
                      <w:p w:rsidR="0023747D" w:rsidRPr="000E23E9" w:rsidRDefault="0023747D" w:rsidP="00375F9C">
                        <w:pPr>
                          <w:rPr>
                            <w:szCs w:val="18"/>
                          </w:rPr>
                        </w:pPr>
                        <w:r>
                          <w:rPr>
                            <w:szCs w:val="18"/>
                          </w:rPr>
                          <w:t>F</w:t>
                        </w:r>
                        <w:r>
                          <w:rPr>
                            <w:rFonts w:hint="eastAsia"/>
                            <w:szCs w:val="18"/>
                          </w:rPr>
                          <w:t>ail</w:t>
                        </w:r>
                      </w:p>
                      <w:p w:rsidR="0023747D" w:rsidRPr="00D5119D" w:rsidRDefault="0023747D" w:rsidP="00375F9C">
                        <w:pPr>
                          <w:rPr>
                            <w:szCs w:val="18"/>
                          </w:rPr>
                        </w:pPr>
                      </w:p>
                    </w:txbxContent>
                  </v:textbox>
                </v:shape>
                <v:shape id="AutoShape 94" o:spid="_x0000_s1831" type="#_x0000_t62" style="position:absolute;left:24003;top:32689;width:457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JkSMcA&#10;AADcAAAADwAAAGRycy9kb3ducmV2LnhtbESP3WrCQBSE7wt9h+UI3ohuKk3V6CqlpdIfEIyCt4fs&#10;MRuaPZtmV41v3y0IvRxm5htmsepsLc7U+sqxgodRAoK4cLriUsF+9zacgvABWWPtmBRcycNqeX+3&#10;wEy7C2/pnIdSRAj7DBWYEJpMSl8YsuhHriGO3tG1FkOUbSl1i5cIt7UcJ8mTtFhxXDDY0Iuh4js/&#10;WQWDzSSZfeZfr9XH7GD4tMY0LX+U6ve65zmIQF34D9/a71rBYzqBvzPxCM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SZEjHAAAA3AAAAA8AAAAAAAAAAAAAAAAAmAIAAGRy&#10;cy9kb3ducmV2LnhtbFBLBQYAAAAABAAEAPUAAACMAwAAAAA=&#10;" adj="32010,10550" fillcolor="#ff9">
                  <v:textbox inset="0,0,0,0">
                    <w:txbxContent>
                      <w:p w:rsidR="0023747D" w:rsidRPr="000E23E9" w:rsidRDefault="0023747D" w:rsidP="00375F9C">
                        <w:pPr>
                          <w:rPr>
                            <w:szCs w:val="18"/>
                          </w:rPr>
                        </w:pPr>
                        <w:r>
                          <w:rPr>
                            <w:szCs w:val="18"/>
                          </w:rPr>
                          <w:t>F</w:t>
                        </w:r>
                        <w:r>
                          <w:rPr>
                            <w:rFonts w:hint="eastAsia"/>
                            <w:szCs w:val="18"/>
                          </w:rPr>
                          <w:t>ail</w:t>
                        </w:r>
                      </w:p>
                      <w:p w:rsidR="0023747D" w:rsidRPr="00D5119D" w:rsidRDefault="0023747D" w:rsidP="00375F9C">
                        <w:pPr>
                          <w:rPr>
                            <w:szCs w:val="18"/>
                          </w:rPr>
                        </w:pPr>
                      </w:p>
                    </w:txbxContent>
                  </v:textbox>
                </v:shape>
                <v:shape id="AutoShape 95" o:spid="_x0000_s1832" type="#_x0000_t62" style="position:absolute;left:21717;top:38417;width:457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8Iw8EA&#10;AADcAAAADwAAAGRycy9kb3ducmV2LnhtbERPy2rCQBTdF/yH4QrdiE4sKhKdhFJQuqlvXF8z1ySY&#10;uRMyYxL/vrModHk473Xam0q01LjSsoLpJAJBnFldcq7gct6MlyCcR9ZYWSYFL3KQJoO3Ncbadnyk&#10;9uRzEULYxaig8L6OpXRZQQbdxNbEgbvbxqAPsMmlbrAL4aaSH1G0kAZLDg0F1vRVUPY4PY2Cn310&#10;1Xb3XBx2+82W6pG73W2m1Puw/1yB8NT7f/Gf+1srmM3D2nAmHAGZ/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MPBAAAA3AAAAA8AAAAAAAAAAAAAAAAAmAIAAGRycy9kb3du&#10;cmV2LnhtbFBLBQYAAAAABAAEAPUAAACGAwAAAAA=&#10;" adj="31560,10487" fillcolor="#ff9">
                  <v:textbox inset="0,0,0,0">
                    <w:txbxContent>
                      <w:p w:rsidR="0023747D" w:rsidRPr="000E23E9" w:rsidRDefault="0023747D" w:rsidP="00375F9C">
                        <w:pPr>
                          <w:rPr>
                            <w:szCs w:val="18"/>
                          </w:rPr>
                        </w:pPr>
                        <w:r>
                          <w:rPr>
                            <w:szCs w:val="18"/>
                          </w:rPr>
                          <w:t>F</w:t>
                        </w:r>
                        <w:r>
                          <w:rPr>
                            <w:rFonts w:hint="eastAsia"/>
                            <w:szCs w:val="18"/>
                          </w:rPr>
                          <w:t>ail</w:t>
                        </w:r>
                      </w:p>
                    </w:txbxContent>
                  </v:textbox>
                </v:shape>
                <w10:anchorlock/>
              </v:group>
            </w:pict>
          </mc:Fallback>
        </mc:AlternateContent>
      </w:r>
    </w:p>
    <w:p w:rsidR="00375F9C" w:rsidRDefault="00375F9C" w:rsidP="00E45D25">
      <w:pPr>
        <w:pStyle w:val="2"/>
        <w:numPr>
          <w:ilvl w:val="1"/>
          <w:numId w:val="17"/>
        </w:numPr>
      </w:pPr>
      <w:bookmarkStart w:id="185" w:name="_Toc356466315"/>
      <w:r>
        <w:rPr>
          <w:rFonts w:hint="eastAsia"/>
        </w:rPr>
        <w:t>XML Data</w:t>
      </w:r>
      <w:bookmarkEnd w:id="185"/>
    </w:p>
    <w:p w:rsidR="00375F9C" w:rsidRPr="00D5119D" w:rsidRDefault="00375F9C" w:rsidP="00375F9C">
      <w:r w:rsidRPr="00D5119D">
        <w:t xml:space="preserve">If the server returns  xml data, we can use </w:t>
      </w:r>
      <w:r w:rsidR="00704D04">
        <w:t>xui.</w:t>
      </w:r>
      <w:r w:rsidRPr="00D5119D">
        <w:t>XML to convert the XML data into JSON data.</w:t>
      </w:r>
    </w:p>
    <w:p w:rsidR="00375F9C" w:rsidRPr="00951BC8" w:rsidRDefault="005C781A" w:rsidP="00375F9C">
      <w:r>
        <w:rPr>
          <w:noProof/>
        </w:rPr>
        <mc:AlternateContent>
          <mc:Choice Requires="wpc">
            <w:drawing>
              <wp:inline distT="0" distB="0" distL="0" distR="0" wp14:anchorId="4DE0EA1A" wp14:editId="4881BB84">
                <wp:extent cx="5257800" cy="1221105"/>
                <wp:effectExtent l="9525" t="0" r="9525" b="7620"/>
                <wp:docPr id="414" name="画布 9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12" name="Text Box 1000"/>
                        <wps:cNvSpPr txBox="1">
                          <a:spLocks noChangeArrowheads="1"/>
                        </wps:cNvSpPr>
                        <wps:spPr bwMode="auto">
                          <a:xfrm>
                            <a:off x="0" y="48895"/>
                            <a:ext cx="5257800" cy="1172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20FB8" w:rsidRDefault="00F55F81" w:rsidP="00375F9C">
                              <w:pPr>
                                <w:spacing w:line="240" w:lineRule="exact"/>
                                <w:rPr>
                                  <w:sz w:val="18"/>
                                  <w:szCs w:val="18"/>
                                </w:rPr>
                              </w:pPr>
                              <w:r>
                                <w:rPr>
                                  <w:sz w:val="18"/>
                                  <w:szCs w:val="18"/>
                                </w:rPr>
                                <w:t>xui</w:t>
                              </w:r>
                              <w:r w:rsidR="0023747D" w:rsidRPr="00220FB8">
                                <w:rPr>
                                  <w:sz w:val="18"/>
                                  <w:szCs w:val="18"/>
                                </w:rPr>
                                <w:t>.Ajax(</w:t>
                              </w:r>
                              <w:r w:rsidR="0023747D" w:rsidRPr="00220FB8">
                                <w:rPr>
                                  <w:color w:val="FF00FF"/>
                                  <w:sz w:val="18"/>
                                  <w:szCs w:val="18"/>
                                </w:rPr>
                                <w:t>'data/ajax.</w:t>
                              </w:r>
                              <w:r w:rsidR="0023747D">
                                <w:rPr>
                                  <w:rFonts w:hint="eastAsia"/>
                                  <w:color w:val="FF00FF"/>
                                  <w:sz w:val="18"/>
                                  <w:szCs w:val="18"/>
                                </w:rPr>
                                <w:t>xml</w:t>
                              </w:r>
                              <w:r w:rsidR="0023747D" w:rsidRPr="00220FB8">
                                <w:rPr>
                                  <w:color w:val="FF00FF"/>
                                  <w:sz w:val="18"/>
                                  <w:szCs w:val="18"/>
                                </w:rPr>
                                <w:t>'</w:t>
                              </w:r>
                              <w:r w:rsidR="0023747D" w:rsidRPr="00220FB8">
                                <w:rPr>
                                  <w:sz w:val="18"/>
                                  <w:szCs w:val="18"/>
                                </w:rPr>
                                <w:t>,</w:t>
                              </w:r>
                              <w:r w:rsidR="0023747D">
                                <w:rPr>
                                  <w:rFonts w:hint="eastAsia"/>
                                  <w:sz w:val="18"/>
                                  <w:szCs w:val="18"/>
                                </w:rPr>
                                <w:t xml:space="preserve">  </w:t>
                              </w:r>
                              <w:r w:rsidR="0023747D" w:rsidRPr="00220FB8">
                                <w:rPr>
                                  <w:color w:val="FF00FF"/>
                                  <w:sz w:val="18"/>
                                  <w:szCs w:val="18"/>
                                </w:rPr>
                                <w:t>''</w:t>
                              </w:r>
                              <w:r w:rsidR="0023747D" w:rsidRPr="00220FB8">
                                <w:rPr>
                                  <w:sz w:val="18"/>
                                  <w:szCs w:val="18"/>
                                </w:rPr>
                                <w:t>,</w:t>
                              </w:r>
                              <w:r w:rsidR="0023747D">
                                <w:rPr>
                                  <w:rFonts w:hint="eastAsia"/>
                                  <w:sz w:val="18"/>
                                  <w:szCs w:val="18"/>
                                </w:rPr>
                                <w:t xml:space="preserve">  </w:t>
                              </w:r>
                              <w:r w:rsidR="0023747D" w:rsidRPr="00220FB8">
                                <w:rPr>
                                  <w:color w:val="0000FF"/>
                                  <w:sz w:val="18"/>
                                  <w:szCs w:val="18"/>
                                </w:rPr>
                                <w:t>function</w:t>
                              </w:r>
                              <w:r w:rsidR="0023747D" w:rsidRPr="00220FB8">
                                <w:rPr>
                                  <w:sz w:val="18"/>
                                  <w:szCs w:val="18"/>
                                </w:rPr>
                                <w:t>(rsp){</w:t>
                              </w:r>
                            </w:p>
                            <w:p w:rsidR="0023747D" w:rsidRPr="00220FB8" w:rsidRDefault="0023747D" w:rsidP="00375F9C">
                              <w:pPr>
                                <w:spacing w:line="240" w:lineRule="exact"/>
                                <w:rPr>
                                  <w:sz w:val="18"/>
                                  <w:szCs w:val="18"/>
                                </w:rPr>
                              </w:pPr>
                              <w:r>
                                <w:rPr>
                                  <w:sz w:val="18"/>
                                  <w:szCs w:val="18"/>
                                </w:rPr>
                                <w:t xml:space="preserve">    alert</w:t>
                              </w:r>
                              <w:r w:rsidRPr="00220FB8">
                                <w:rPr>
                                  <w:sz w:val="18"/>
                                  <w:szCs w:val="18"/>
                                </w:rPr>
                                <w:t xml:space="preserve"> (rsp)</w:t>
                              </w:r>
                            </w:p>
                            <w:p w:rsidR="0023747D" w:rsidRPr="00220FB8" w:rsidRDefault="0023747D" w:rsidP="00375F9C">
                              <w:pPr>
                                <w:spacing w:line="240" w:lineRule="exact"/>
                                <w:rPr>
                                  <w:sz w:val="18"/>
                                  <w:szCs w:val="18"/>
                                </w:rPr>
                              </w:pPr>
                              <w:r w:rsidRPr="00220FB8">
                                <w:rPr>
                                  <w:sz w:val="18"/>
                                  <w:szCs w:val="18"/>
                                </w:rPr>
                                <w:t xml:space="preserve">    </w:t>
                              </w:r>
                              <w:r w:rsidRPr="00220FB8">
                                <w:rPr>
                                  <w:color w:val="0000FF"/>
                                  <w:sz w:val="18"/>
                                  <w:szCs w:val="18"/>
                                </w:rPr>
                                <w:t>var</w:t>
                              </w:r>
                              <w:r w:rsidRPr="00220FB8">
                                <w:rPr>
                                  <w:sz w:val="18"/>
                                  <w:szCs w:val="18"/>
                                </w:rPr>
                                <w:t xml:space="preserve"> obj = </w:t>
                              </w:r>
                              <w:r w:rsidR="00F55F81">
                                <w:rPr>
                                  <w:rFonts w:hint="eastAsia"/>
                                  <w:sz w:val="18"/>
                                  <w:szCs w:val="18"/>
                                </w:rPr>
                                <w:t>xui</w:t>
                              </w:r>
                              <w:r>
                                <w:rPr>
                                  <w:rFonts w:hint="eastAsia"/>
                                  <w:sz w:val="18"/>
                                  <w:szCs w:val="18"/>
                                </w:rPr>
                                <w:t>.XML.xml2json</w:t>
                              </w:r>
                              <w:r w:rsidRPr="00220FB8">
                                <w:rPr>
                                  <w:sz w:val="18"/>
                                  <w:szCs w:val="18"/>
                                </w:rPr>
                                <w:t>(</w:t>
                              </w:r>
                              <w:r w:rsidR="00F55F81">
                                <w:rPr>
                                  <w:rFonts w:hint="eastAsia"/>
                                  <w:sz w:val="18"/>
                                  <w:szCs w:val="18"/>
                                </w:rPr>
                                <w:t>xui</w:t>
                              </w:r>
                              <w:r>
                                <w:rPr>
                                  <w:rFonts w:hint="eastAsia"/>
                                  <w:sz w:val="18"/>
                                  <w:szCs w:val="18"/>
                                </w:rPr>
                                <w:t>.XML.parseXML(</w:t>
                              </w:r>
                              <w:r w:rsidRPr="00220FB8">
                                <w:rPr>
                                  <w:sz w:val="18"/>
                                  <w:szCs w:val="18"/>
                                </w:rPr>
                                <w:t>rsp)</w:t>
                              </w:r>
                              <w:r>
                                <w:rPr>
                                  <w:rFonts w:hint="eastAsia"/>
                                  <w:sz w:val="18"/>
                                  <w:szCs w:val="18"/>
                                </w:rPr>
                                <w:t>)</w:t>
                              </w:r>
                              <w:r w:rsidRPr="00220FB8">
                                <w:rPr>
                                  <w:sz w:val="18"/>
                                  <w:szCs w:val="18"/>
                                </w:rPr>
                                <w:t>;</w:t>
                              </w:r>
                            </w:p>
                            <w:p w:rsidR="0023747D" w:rsidRPr="00220FB8" w:rsidRDefault="0023747D" w:rsidP="00375F9C">
                              <w:pPr>
                                <w:spacing w:line="240" w:lineRule="exact"/>
                                <w:rPr>
                                  <w:sz w:val="18"/>
                                  <w:szCs w:val="18"/>
                                </w:rPr>
                              </w:pPr>
                              <w:r w:rsidRPr="00220FB8">
                                <w:rPr>
                                  <w:sz w:val="18"/>
                                  <w:szCs w:val="18"/>
                                </w:rPr>
                                <w:t xml:space="preserve">    </w:t>
                              </w:r>
                              <w:r w:rsidR="00F55F81">
                                <w:rPr>
                                  <w:sz w:val="18"/>
                                  <w:szCs w:val="18"/>
                                </w:rPr>
                                <w:t>xui</w:t>
                              </w:r>
                              <w:r w:rsidRPr="00220FB8">
                                <w:rPr>
                                  <w:sz w:val="18"/>
                                  <w:szCs w:val="18"/>
                                </w:rPr>
                                <w:t>.pop(obj.message);</w:t>
                              </w:r>
                            </w:p>
                            <w:p w:rsidR="0023747D" w:rsidRPr="00220FB8" w:rsidRDefault="0023747D" w:rsidP="00375F9C">
                              <w:pPr>
                                <w:spacing w:line="240" w:lineRule="exact"/>
                                <w:rPr>
                                  <w:sz w:val="18"/>
                                  <w:szCs w:val="18"/>
                                </w:rPr>
                              </w:pPr>
                              <w:r w:rsidRPr="00220FB8">
                                <w:rPr>
                                  <w:sz w:val="18"/>
                                  <w:szCs w:val="18"/>
                                </w:rPr>
                                <w:t>},</w:t>
                              </w:r>
                              <w:r w:rsidRPr="00220FB8">
                                <w:rPr>
                                  <w:color w:val="0000FF"/>
                                  <w:sz w:val="18"/>
                                  <w:szCs w:val="18"/>
                                </w:rPr>
                                <w:t>function</w:t>
                              </w:r>
                              <w:r w:rsidRPr="00220FB8">
                                <w:rPr>
                                  <w:sz w:val="18"/>
                                  <w:szCs w:val="18"/>
                                </w:rPr>
                                <w:t>(errMsg){</w:t>
                              </w:r>
                            </w:p>
                            <w:p w:rsidR="0023747D" w:rsidRPr="00220FB8" w:rsidRDefault="0023747D" w:rsidP="00375F9C">
                              <w:pPr>
                                <w:spacing w:line="240" w:lineRule="exact"/>
                                <w:rPr>
                                  <w:sz w:val="18"/>
                                  <w:szCs w:val="18"/>
                                </w:rPr>
                              </w:pPr>
                              <w:r w:rsidRPr="00220FB8">
                                <w:rPr>
                                  <w:sz w:val="18"/>
                                  <w:szCs w:val="18"/>
                                </w:rPr>
                                <w:t xml:space="preserve">    </w:t>
                              </w:r>
                              <w:r w:rsidR="00F55F81">
                                <w:rPr>
                                  <w:sz w:val="18"/>
                                  <w:szCs w:val="18"/>
                                </w:rPr>
                                <w:t>xui</w:t>
                              </w:r>
                              <w:r w:rsidRPr="00220FB8">
                                <w:rPr>
                                  <w:sz w:val="18"/>
                                  <w:szCs w:val="18"/>
                                </w:rPr>
                                <w:t>.alert(errMsg)</w:t>
                              </w:r>
                            </w:p>
                            <w:p w:rsidR="0023747D" w:rsidRPr="00220FB8" w:rsidRDefault="0023747D" w:rsidP="00375F9C">
                              <w:pPr>
                                <w:spacing w:line="240" w:lineRule="exact"/>
                                <w:rPr>
                                  <w:sz w:val="18"/>
                                  <w:szCs w:val="18"/>
                                </w:rPr>
                              </w:pPr>
                              <w:r w:rsidRPr="00220FB8">
                                <w:rPr>
                                  <w:sz w:val="18"/>
                                  <w:szCs w:val="18"/>
                                </w:rPr>
                                <w:t>}).start();</w:t>
                              </w:r>
                            </w:p>
                          </w:txbxContent>
                        </wps:txbx>
                        <wps:bodyPr rot="0" vert="horz" wrap="square" lIns="54000" tIns="46800" rIns="54000" bIns="45720" anchor="t" anchorCtr="0" upright="1">
                          <a:spAutoFit/>
                        </wps:bodyPr>
                      </wps:wsp>
                      <wps:wsp>
                        <wps:cNvPr id="413" name="AutoShape 1001"/>
                        <wps:cNvSpPr>
                          <a:spLocks noChangeArrowheads="1"/>
                        </wps:cNvSpPr>
                        <wps:spPr bwMode="auto">
                          <a:xfrm flipH="1">
                            <a:off x="1943100" y="693420"/>
                            <a:ext cx="1143000" cy="219710"/>
                          </a:xfrm>
                          <a:prstGeom prst="wedgeRoundRectCallout">
                            <a:avLst>
                              <a:gd name="adj1" fmla="val 82611"/>
                              <a:gd name="adj2" fmla="val -10694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XML to JSON</w:t>
                              </w:r>
                            </w:p>
                          </w:txbxContent>
                        </wps:txbx>
                        <wps:bodyPr rot="0" vert="horz" wrap="square" lIns="0" tIns="0" rIns="0" bIns="0" anchor="t" anchorCtr="0" upright="1">
                          <a:noAutofit/>
                        </wps:bodyPr>
                      </wps:wsp>
                    </wpc:wpc>
                  </a:graphicData>
                </a:graphic>
              </wp:inline>
            </w:drawing>
          </mc:Choice>
          <mc:Fallback>
            <w:pict>
              <v:group id="画布 998" o:spid="_x0000_s1833" editas="canvas" style="width:414pt;height:96.15pt;mso-position-horizontal-relative:char;mso-position-vertical-relative:line" coordsize="52578,12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">
                <v:shape id="_x0000_s1834" type="#_x0000_t75" style="position:absolute;width:52578;height:12211;visibility:visible;mso-wrap-style:square">
                  <v:fill o:detectmouseclick="t"/>
                  <v:path o:connecttype="none"/>
                </v:shape>
                <v:shape id="Text Box 1000" o:spid="_x0000_s1835" type="#_x0000_t202" style="position:absolute;top:488;width:52578;height:117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prsQA&#10;AADcAAAADwAAAGRycy9kb3ducmV2LnhtbESPwWrDMBBE74X8g9hAb42cUELiRg6lobiXQOuk98Xa&#10;WsbWykiK4/x9FSj0OMzMG2a3n2wvRvKhdaxguchAENdOt9woOJ/enzYgQkTW2DsmBTcKsC9mDzvM&#10;tbvyF41VbESCcMhRgYlxyKUMtSGLYeEG4uT9OG8xJukbqT1eE9z2cpVla2mx5bRgcKA3Q3VXXayC&#10;ujtMh7L9Nn682M2n3pa347pU6nE+vb6AiDTF//Bf+0MreF6u4H4mHQ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c6a7EAAAA3AAAAA8AAAAAAAAAAAAAAAAAmAIAAGRycy9k&#10;b3ducmV2LnhtbFBLBQYAAAAABAAEAPUAAACJAwAAAAA=&#10;" strokeweight="1pt">
                  <v:textbox style="mso-fit-shape-to-text:t" inset="1.5mm,1.3mm,1.5mm">
                    <w:txbxContent>
                      <w:p w:rsidR="0023747D" w:rsidRPr="00220FB8" w:rsidRDefault="00F55F81" w:rsidP="00375F9C">
                        <w:pPr>
                          <w:spacing w:line="240" w:lineRule="exact"/>
                          <w:rPr>
                            <w:sz w:val="18"/>
                            <w:szCs w:val="18"/>
                          </w:rPr>
                        </w:pPr>
                        <w:proofErr w:type="gramStart"/>
                        <w:r>
                          <w:rPr>
                            <w:sz w:val="18"/>
                            <w:szCs w:val="18"/>
                          </w:rPr>
                          <w:t>xui</w:t>
                        </w:r>
                        <w:r w:rsidR="0023747D" w:rsidRPr="00220FB8">
                          <w:rPr>
                            <w:sz w:val="18"/>
                            <w:szCs w:val="18"/>
                          </w:rPr>
                          <w:t>.Ajax(</w:t>
                        </w:r>
                        <w:proofErr w:type="gramEnd"/>
                        <w:r w:rsidR="0023747D" w:rsidRPr="00220FB8">
                          <w:rPr>
                            <w:color w:val="FF00FF"/>
                            <w:sz w:val="18"/>
                            <w:szCs w:val="18"/>
                          </w:rPr>
                          <w:t>'data/ajax.</w:t>
                        </w:r>
                        <w:r w:rsidR="0023747D">
                          <w:rPr>
                            <w:rFonts w:hint="eastAsia"/>
                            <w:color w:val="FF00FF"/>
                            <w:sz w:val="18"/>
                            <w:szCs w:val="18"/>
                          </w:rPr>
                          <w:t>xml</w:t>
                        </w:r>
                        <w:r w:rsidR="0023747D" w:rsidRPr="00220FB8">
                          <w:rPr>
                            <w:color w:val="FF00FF"/>
                            <w:sz w:val="18"/>
                            <w:szCs w:val="18"/>
                          </w:rPr>
                          <w:t>'</w:t>
                        </w:r>
                        <w:r w:rsidR="0023747D" w:rsidRPr="00220FB8">
                          <w:rPr>
                            <w:sz w:val="18"/>
                            <w:szCs w:val="18"/>
                          </w:rPr>
                          <w:t>,</w:t>
                        </w:r>
                        <w:r w:rsidR="0023747D">
                          <w:rPr>
                            <w:rFonts w:hint="eastAsia"/>
                            <w:sz w:val="18"/>
                            <w:szCs w:val="18"/>
                          </w:rPr>
                          <w:t xml:space="preserve">  </w:t>
                        </w:r>
                        <w:r w:rsidR="0023747D" w:rsidRPr="00220FB8">
                          <w:rPr>
                            <w:color w:val="FF00FF"/>
                            <w:sz w:val="18"/>
                            <w:szCs w:val="18"/>
                          </w:rPr>
                          <w:t>''</w:t>
                        </w:r>
                        <w:r w:rsidR="0023747D" w:rsidRPr="00220FB8">
                          <w:rPr>
                            <w:sz w:val="18"/>
                            <w:szCs w:val="18"/>
                          </w:rPr>
                          <w:t>,</w:t>
                        </w:r>
                        <w:r w:rsidR="0023747D">
                          <w:rPr>
                            <w:rFonts w:hint="eastAsia"/>
                            <w:sz w:val="18"/>
                            <w:szCs w:val="18"/>
                          </w:rPr>
                          <w:t xml:space="preserve">  </w:t>
                        </w:r>
                        <w:r w:rsidR="0023747D" w:rsidRPr="00220FB8">
                          <w:rPr>
                            <w:color w:val="0000FF"/>
                            <w:sz w:val="18"/>
                            <w:szCs w:val="18"/>
                          </w:rPr>
                          <w:t>function</w:t>
                        </w:r>
                        <w:r w:rsidR="0023747D" w:rsidRPr="00220FB8">
                          <w:rPr>
                            <w:sz w:val="18"/>
                            <w:szCs w:val="18"/>
                          </w:rPr>
                          <w:t>(rsp){</w:t>
                        </w:r>
                      </w:p>
                      <w:p w:rsidR="0023747D" w:rsidRPr="00220FB8" w:rsidRDefault="0023747D" w:rsidP="00375F9C">
                        <w:pPr>
                          <w:spacing w:line="240" w:lineRule="exact"/>
                          <w:rPr>
                            <w:sz w:val="18"/>
                            <w:szCs w:val="18"/>
                          </w:rPr>
                        </w:pPr>
                        <w:r>
                          <w:rPr>
                            <w:sz w:val="18"/>
                            <w:szCs w:val="18"/>
                          </w:rPr>
                          <w:t xml:space="preserve">    </w:t>
                        </w:r>
                        <w:proofErr w:type="gramStart"/>
                        <w:r>
                          <w:rPr>
                            <w:sz w:val="18"/>
                            <w:szCs w:val="18"/>
                          </w:rPr>
                          <w:t>alert</w:t>
                        </w:r>
                        <w:proofErr w:type="gramEnd"/>
                        <w:r w:rsidRPr="00220FB8">
                          <w:rPr>
                            <w:sz w:val="18"/>
                            <w:szCs w:val="18"/>
                          </w:rPr>
                          <w:t xml:space="preserve"> (rsp)</w:t>
                        </w:r>
                      </w:p>
                      <w:p w:rsidR="0023747D" w:rsidRPr="00220FB8" w:rsidRDefault="0023747D" w:rsidP="00375F9C">
                        <w:pPr>
                          <w:spacing w:line="240" w:lineRule="exact"/>
                          <w:rPr>
                            <w:sz w:val="18"/>
                            <w:szCs w:val="18"/>
                          </w:rPr>
                        </w:pPr>
                        <w:r w:rsidRPr="00220FB8">
                          <w:rPr>
                            <w:sz w:val="18"/>
                            <w:szCs w:val="18"/>
                          </w:rPr>
                          <w:t xml:space="preserve">    </w:t>
                        </w:r>
                        <w:proofErr w:type="gramStart"/>
                        <w:r w:rsidRPr="00220FB8">
                          <w:rPr>
                            <w:color w:val="0000FF"/>
                            <w:sz w:val="18"/>
                            <w:szCs w:val="18"/>
                          </w:rPr>
                          <w:t>var</w:t>
                        </w:r>
                        <w:proofErr w:type="gramEnd"/>
                        <w:r w:rsidRPr="00220FB8">
                          <w:rPr>
                            <w:sz w:val="18"/>
                            <w:szCs w:val="18"/>
                          </w:rPr>
                          <w:t xml:space="preserve"> obj = </w:t>
                        </w:r>
                        <w:r w:rsidR="00F55F81">
                          <w:rPr>
                            <w:rFonts w:hint="eastAsia"/>
                            <w:sz w:val="18"/>
                            <w:szCs w:val="18"/>
                          </w:rPr>
                          <w:t>xui</w:t>
                        </w:r>
                        <w:r>
                          <w:rPr>
                            <w:rFonts w:hint="eastAsia"/>
                            <w:sz w:val="18"/>
                            <w:szCs w:val="18"/>
                          </w:rPr>
                          <w:t>.XML.xml2json</w:t>
                        </w:r>
                        <w:r w:rsidRPr="00220FB8">
                          <w:rPr>
                            <w:sz w:val="18"/>
                            <w:szCs w:val="18"/>
                          </w:rPr>
                          <w:t>(</w:t>
                        </w:r>
                        <w:r w:rsidR="00F55F81">
                          <w:rPr>
                            <w:rFonts w:hint="eastAsia"/>
                            <w:sz w:val="18"/>
                            <w:szCs w:val="18"/>
                          </w:rPr>
                          <w:t>xui</w:t>
                        </w:r>
                        <w:r>
                          <w:rPr>
                            <w:rFonts w:hint="eastAsia"/>
                            <w:sz w:val="18"/>
                            <w:szCs w:val="18"/>
                          </w:rPr>
                          <w:t>.XML.parseXML(</w:t>
                        </w:r>
                        <w:r w:rsidRPr="00220FB8">
                          <w:rPr>
                            <w:sz w:val="18"/>
                            <w:szCs w:val="18"/>
                          </w:rPr>
                          <w:t>rsp)</w:t>
                        </w:r>
                        <w:r>
                          <w:rPr>
                            <w:rFonts w:hint="eastAsia"/>
                            <w:sz w:val="18"/>
                            <w:szCs w:val="18"/>
                          </w:rPr>
                          <w:t>)</w:t>
                        </w:r>
                        <w:r w:rsidRPr="00220FB8">
                          <w:rPr>
                            <w:sz w:val="18"/>
                            <w:szCs w:val="18"/>
                          </w:rPr>
                          <w:t>;</w:t>
                        </w:r>
                      </w:p>
                      <w:p w:rsidR="0023747D" w:rsidRPr="00220FB8" w:rsidRDefault="0023747D" w:rsidP="00375F9C">
                        <w:pPr>
                          <w:spacing w:line="240" w:lineRule="exact"/>
                          <w:rPr>
                            <w:sz w:val="18"/>
                            <w:szCs w:val="18"/>
                          </w:rPr>
                        </w:pPr>
                        <w:r w:rsidRPr="00220FB8">
                          <w:rPr>
                            <w:sz w:val="18"/>
                            <w:szCs w:val="18"/>
                          </w:rPr>
                          <w:t xml:space="preserve">    </w:t>
                        </w:r>
                        <w:proofErr w:type="gramStart"/>
                        <w:r w:rsidR="00F55F81">
                          <w:rPr>
                            <w:sz w:val="18"/>
                            <w:szCs w:val="18"/>
                          </w:rPr>
                          <w:t>xui</w:t>
                        </w:r>
                        <w:r w:rsidRPr="00220FB8">
                          <w:rPr>
                            <w:sz w:val="18"/>
                            <w:szCs w:val="18"/>
                          </w:rPr>
                          <w:t>.pop(</w:t>
                        </w:r>
                        <w:proofErr w:type="gramEnd"/>
                        <w:r w:rsidRPr="00220FB8">
                          <w:rPr>
                            <w:sz w:val="18"/>
                            <w:szCs w:val="18"/>
                          </w:rPr>
                          <w:t>obj.message);</w:t>
                        </w:r>
                      </w:p>
                      <w:p w:rsidR="0023747D" w:rsidRPr="00220FB8" w:rsidRDefault="0023747D" w:rsidP="00375F9C">
                        <w:pPr>
                          <w:spacing w:line="240" w:lineRule="exact"/>
                          <w:rPr>
                            <w:sz w:val="18"/>
                            <w:szCs w:val="18"/>
                          </w:rPr>
                        </w:pPr>
                        <w:r w:rsidRPr="00220FB8">
                          <w:rPr>
                            <w:sz w:val="18"/>
                            <w:szCs w:val="18"/>
                          </w:rPr>
                          <w:t>}</w:t>
                        </w:r>
                        <w:proofErr w:type="gramStart"/>
                        <w:r w:rsidRPr="00220FB8">
                          <w:rPr>
                            <w:sz w:val="18"/>
                            <w:szCs w:val="18"/>
                          </w:rPr>
                          <w:t>,</w:t>
                        </w:r>
                        <w:r w:rsidRPr="00220FB8">
                          <w:rPr>
                            <w:color w:val="0000FF"/>
                            <w:sz w:val="18"/>
                            <w:szCs w:val="18"/>
                          </w:rPr>
                          <w:t>function</w:t>
                        </w:r>
                        <w:proofErr w:type="gramEnd"/>
                        <w:r w:rsidRPr="00220FB8">
                          <w:rPr>
                            <w:sz w:val="18"/>
                            <w:szCs w:val="18"/>
                          </w:rPr>
                          <w:t>(errMsg){</w:t>
                        </w:r>
                      </w:p>
                      <w:p w:rsidR="0023747D" w:rsidRPr="00220FB8" w:rsidRDefault="0023747D" w:rsidP="00375F9C">
                        <w:pPr>
                          <w:spacing w:line="240" w:lineRule="exact"/>
                          <w:rPr>
                            <w:sz w:val="18"/>
                            <w:szCs w:val="18"/>
                          </w:rPr>
                        </w:pPr>
                        <w:r w:rsidRPr="00220FB8">
                          <w:rPr>
                            <w:sz w:val="18"/>
                            <w:szCs w:val="18"/>
                          </w:rPr>
                          <w:t xml:space="preserve">    </w:t>
                        </w:r>
                        <w:proofErr w:type="gramStart"/>
                        <w:r w:rsidR="00F55F81">
                          <w:rPr>
                            <w:sz w:val="18"/>
                            <w:szCs w:val="18"/>
                          </w:rPr>
                          <w:t>xui</w:t>
                        </w:r>
                        <w:r w:rsidRPr="00220FB8">
                          <w:rPr>
                            <w:sz w:val="18"/>
                            <w:szCs w:val="18"/>
                          </w:rPr>
                          <w:t>.alert(</w:t>
                        </w:r>
                        <w:proofErr w:type="gramEnd"/>
                        <w:r w:rsidRPr="00220FB8">
                          <w:rPr>
                            <w:sz w:val="18"/>
                            <w:szCs w:val="18"/>
                          </w:rPr>
                          <w:t>errMsg)</w:t>
                        </w:r>
                      </w:p>
                      <w:p w:rsidR="0023747D" w:rsidRPr="00220FB8" w:rsidRDefault="0023747D" w:rsidP="00375F9C">
                        <w:pPr>
                          <w:spacing w:line="240" w:lineRule="exact"/>
                          <w:rPr>
                            <w:sz w:val="18"/>
                            <w:szCs w:val="18"/>
                          </w:rPr>
                        </w:pPr>
                        <w:r w:rsidRPr="00220FB8">
                          <w:rPr>
                            <w:sz w:val="18"/>
                            <w:szCs w:val="18"/>
                          </w:rPr>
                          <w:t>}).</w:t>
                        </w:r>
                        <w:proofErr w:type="gramStart"/>
                        <w:r w:rsidRPr="00220FB8">
                          <w:rPr>
                            <w:sz w:val="18"/>
                            <w:szCs w:val="18"/>
                          </w:rPr>
                          <w:t>start(</w:t>
                        </w:r>
                        <w:proofErr w:type="gramEnd"/>
                        <w:r w:rsidRPr="00220FB8">
                          <w:rPr>
                            <w:sz w:val="18"/>
                            <w:szCs w:val="18"/>
                          </w:rPr>
                          <w:t>);</w:t>
                        </w:r>
                      </w:p>
                    </w:txbxContent>
                  </v:textbox>
                </v:shape>
                <v:shape id="AutoShape 1001" o:spid="_x0000_s1836" type="#_x0000_t62" style="position:absolute;left:19431;top:6934;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HxR8QA&#10;AADcAAAADwAAAGRycy9kb3ducmV2LnhtbESPS2vDMBCE74X+B7GF3Bo5D0rqRgkhUGgPOeRx6HGx&#10;tpapd6VaiuP8+yoQ6HGYmW+Y5XrgVvXUxcaLgcm4AEVSedtIbeB0fH9egIoJxWLrhQxcKcJ69fiw&#10;xNL6i+ypP6RaZYjEEg24lEKpdawcMcaxDyTZ+/YdY8qyq7Xt8JLh3OppUbxoxkbygsNAW0fVz+HM&#10;Bmavm69js0Dd8+82fMqO3S6wMaOnYfMGKtGQ/sP39oc1MJ/M4HYmHwG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x8UfEAAAA3AAAAA8AAAAAAAAAAAAAAAAAmAIAAGRycy9k&#10;b3ducmV2LnhtbFBLBQYAAAAABAAEAPUAAACJAwAAAAA=&#10;" adj="28644,-12299" fillcolor="#ff9">
                  <v:textbox inset="0,0,0,0">
                    <w:txbxContent>
                      <w:p w:rsidR="0023747D" w:rsidRPr="000E23E9" w:rsidRDefault="0023747D" w:rsidP="00375F9C">
                        <w:pPr>
                          <w:rPr>
                            <w:szCs w:val="18"/>
                          </w:rPr>
                        </w:pPr>
                        <w:r>
                          <w:rPr>
                            <w:rFonts w:hint="eastAsia"/>
                            <w:szCs w:val="18"/>
                          </w:rPr>
                          <w:t>XML to JSON</w:t>
                        </w:r>
                      </w:p>
                    </w:txbxContent>
                  </v:textbox>
                </v:shape>
                <w10:anchorlock/>
              </v:group>
            </w:pict>
          </mc:Fallback>
        </mc:AlternateContent>
      </w:r>
    </w:p>
    <w:p w:rsidR="00375F9C" w:rsidRDefault="00375F9C" w:rsidP="00E45D25">
      <w:pPr>
        <w:pStyle w:val="2"/>
        <w:numPr>
          <w:ilvl w:val="1"/>
          <w:numId w:val="17"/>
        </w:numPr>
      </w:pPr>
      <w:r>
        <w:rPr>
          <w:rFonts w:hint="eastAsia"/>
        </w:rPr>
        <w:t xml:space="preserve"> </w:t>
      </w:r>
      <w:bookmarkStart w:id="186" w:name="_Toc356466316"/>
      <w:r>
        <w:rPr>
          <w:rFonts w:hint="eastAsia"/>
        </w:rPr>
        <w:t>An overall example</w:t>
      </w:r>
      <w:bookmarkEnd w:id="186"/>
    </w:p>
    <w:p w:rsidR="00375F9C" w:rsidRPr="00D5119D" w:rsidRDefault="00375F9C" w:rsidP="00375F9C">
      <w:pPr>
        <w:ind w:firstLine="420"/>
      </w:pPr>
      <w:r w:rsidRPr="00D5119D">
        <w:t>The following is an overall example for  data exchanging.</w:t>
      </w:r>
    </w:p>
    <w:p w:rsidR="00375F9C" w:rsidRDefault="005C781A" w:rsidP="00375F9C">
      <w:pPr>
        <w:ind w:firstLine="420"/>
      </w:pPr>
      <w:r>
        <w:rPr>
          <w:rFonts w:hint="eastAsia"/>
          <w:noProof/>
        </w:rPr>
        <w:lastRenderedPageBreak/>
        <mc:AlternateContent>
          <mc:Choice Requires="wps">
            <w:drawing>
              <wp:anchor distT="0" distB="0" distL="114300" distR="114300" simplePos="0" relativeHeight="251551232" behindDoc="0" locked="0" layoutInCell="1" allowOverlap="1" wp14:anchorId="34038927" wp14:editId="06B15A9D">
                <wp:simplePos x="0" y="0"/>
                <wp:positionH relativeFrom="column">
                  <wp:posOffset>2286000</wp:posOffset>
                </wp:positionH>
                <wp:positionV relativeFrom="line">
                  <wp:posOffset>2773680</wp:posOffset>
                </wp:positionV>
                <wp:extent cx="914400" cy="219710"/>
                <wp:effectExtent l="723900" t="40005" r="9525" b="6985"/>
                <wp:wrapNone/>
                <wp:docPr id="4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19710"/>
                        </a:xfrm>
                        <a:prstGeom prst="wedgeRoundRectCallout">
                          <a:avLst>
                            <a:gd name="adj1" fmla="val 128264"/>
                            <a:gd name="adj2" fmla="val -5838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726AAF" w:rsidP="00375F9C">
                            <w:pPr>
                              <w:rPr>
                                <w:szCs w:val="18"/>
                              </w:rPr>
                            </w:pPr>
                            <w:r>
                              <w:rPr>
                                <w:rFonts w:hint="eastAsia"/>
                                <w:szCs w:val="18"/>
                              </w:rPr>
                              <w:t>xui</w:t>
                            </w:r>
                            <w:r w:rsidR="0023747D">
                              <w:rPr>
                                <w:rFonts w:hint="eastAsia"/>
                                <w:szCs w:val="18"/>
                              </w:rPr>
                              <w:t>.request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1" o:spid="_x0000_s1837" type="#_x0000_t62" style="position:absolute;left:0;text-align:left;margin-left:180pt;margin-top:218.4pt;width:1in;height:17.3pt;flip:x;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" adj="38505,-1811" fillcolor="#ff9">
                <v:textbox inset="0,0,0,0">
                  <w:txbxContent>
                    <w:p w:rsidR="0023747D" w:rsidRPr="000E23E9" w:rsidRDefault="00726AAF" w:rsidP="00375F9C">
                      <w:pPr>
                        <w:rPr>
                          <w:szCs w:val="18"/>
                        </w:rPr>
                      </w:pPr>
                      <w:r>
                        <w:rPr>
                          <w:rFonts w:hint="eastAsia"/>
                          <w:szCs w:val="18"/>
                        </w:rPr>
                        <w:t>xui</w:t>
                      </w:r>
                      <w:r w:rsidR="0023747D">
                        <w:rPr>
                          <w:rFonts w:hint="eastAsia"/>
                          <w:szCs w:val="18"/>
                        </w:rPr>
                        <w:t>.request</w:t>
                      </w:r>
                    </w:p>
                  </w:txbxContent>
                </v:textbox>
                <w10:wrap anchory="line"/>
              </v:shape>
            </w:pict>
          </mc:Fallback>
        </mc:AlternateContent>
      </w:r>
      <w:r>
        <w:rPr>
          <w:rFonts w:hint="eastAsia"/>
          <w:noProof/>
        </w:rPr>
        <mc:AlternateContent>
          <mc:Choice Requires="wps">
            <w:drawing>
              <wp:anchor distT="0" distB="0" distL="114300" distR="114300" simplePos="0" relativeHeight="251548160" behindDoc="0" locked="0" layoutInCell="1" allowOverlap="1" wp14:anchorId="5CEDEA69" wp14:editId="2E46B2E2">
                <wp:simplePos x="0" y="0"/>
                <wp:positionH relativeFrom="column">
                  <wp:posOffset>2514600</wp:posOffset>
                </wp:positionH>
                <wp:positionV relativeFrom="line">
                  <wp:posOffset>1584960</wp:posOffset>
                </wp:positionV>
                <wp:extent cx="1257300" cy="219710"/>
                <wp:effectExtent l="257175" t="13335" r="9525" b="176530"/>
                <wp:wrapNone/>
                <wp:docPr id="410"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219710"/>
                        </a:xfrm>
                        <a:prstGeom prst="wedgeRoundRectCallout">
                          <a:avLst>
                            <a:gd name="adj1" fmla="val 69796"/>
                            <a:gd name="adj2" fmla="val 1161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smartTag w:uri="urn:schemas-microsoft-com:office:smarttags" w:element="City">
                              <w:smartTag w:uri="urn:schemas-microsoft-com:office:smarttags" w:element="place">
                                <w:r>
                                  <w:rPr>
                                    <w:rFonts w:hint="eastAsia"/>
                                    <w:szCs w:val="18"/>
                                  </w:rPr>
                                  <w:t>Ajax</w:t>
                                </w:r>
                              </w:smartTag>
                            </w:smartTag>
                            <w:r>
                              <w:rPr>
                                <w:rFonts w:hint="eastAsia"/>
                                <w:szCs w:val="18"/>
                              </w:rPr>
                              <w:t xml:space="preserve"> get and post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8" o:spid="_x0000_s1838" type="#_x0000_t62" style="position:absolute;left:0;text-align:left;margin-left:198pt;margin-top:124.8pt;width:99pt;height:17.3pt;flip:x;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" adj="25876,35895" fillcolor="#ff9">
                <v:textbox inset="0,0,0,0">
                  <w:txbxContent>
                    <w:p w:rsidR="0023747D" w:rsidRPr="000E23E9" w:rsidRDefault="0023747D" w:rsidP="00375F9C">
                      <w:pPr>
                        <w:rPr>
                          <w:szCs w:val="18"/>
                        </w:rPr>
                      </w:pPr>
                      <w:smartTag w:uri="urn:schemas-microsoft-com:office:smarttags" w:element="City">
                        <w:smartTag w:uri="urn:schemas-microsoft-com:office:smarttags" w:element="place">
                          <w:r>
                            <w:rPr>
                              <w:rFonts w:hint="eastAsia"/>
                              <w:szCs w:val="18"/>
                            </w:rPr>
                            <w:t>Ajax</w:t>
                          </w:r>
                        </w:smartTag>
                      </w:smartTag>
                      <w:r>
                        <w:rPr>
                          <w:rFonts w:hint="eastAsia"/>
                          <w:szCs w:val="18"/>
                        </w:rPr>
                        <w:t xml:space="preserve"> get and post</w:t>
                      </w:r>
                    </w:p>
                  </w:txbxContent>
                </v:textbox>
                <w10:wrap anchory="line"/>
              </v:shape>
            </w:pict>
          </mc:Fallback>
        </mc:AlternateContent>
      </w:r>
      <w:r>
        <w:rPr>
          <w:rFonts w:hint="eastAsia"/>
          <w:noProof/>
        </w:rPr>
        <mc:AlternateContent>
          <mc:Choice Requires="wps">
            <w:drawing>
              <wp:anchor distT="0" distB="0" distL="114300" distR="114300" simplePos="0" relativeHeight="251550208" behindDoc="0" locked="0" layoutInCell="1" allowOverlap="1" wp14:anchorId="694961CA" wp14:editId="3F396C7B">
                <wp:simplePos x="0" y="0"/>
                <wp:positionH relativeFrom="column">
                  <wp:posOffset>2971800</wp:posOffset>
                </wp:positionH>
                <wp:positionV relativeFrom="line">
                  <wp:posOffset>2179320</wp:posOffset>
                </wp:positionV>
                <wp:extent cx="2057400" cy="219710"/>
                <wp:effectExtent l="723900" t="7620" r="9525" b="210820"/>
                <wp:wrapNone/>
                <wp:docPr id="409"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057400" cy="219710"/>
                        </a:xfrm>
                        <a:prstGeom prst="wedgeRoundRectCallout">
                          <a:avLst>
                            <a:gd name="adj1" fmla="val 84782"/>
                            <a:gd name="adj2" fmla="val 13121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IAjax get and post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0" o:spid="_x0000_s1839" type="#_x0000_t62" style="position:absolute;left:0;text-align:left;margin-left:234pt;margin-top:171.6pt;width:162pt;height:17.3pt;flip:x;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" adj="29113,39142" fillcolor="#ff9">
                <v:textbox inset="0,0,0,0">
                  <w:txbxContent>
                    <w:p w:rsidR="0023747D" w:rsidRPr="000E23E9" w:rsidRDefault="0023747D" w:rsidP="00375F9C">
                      <w:pPr>
                        <w:rPr>
                          <w:szCs w:val="18"/>
                        </w:rPr>
                      </w:pPr>
                      <w:r>
                        <w:rPr>
                          <w:rFonts w:hint="eastAsia"/>
                          <w:szCs w:val="18"/>
                        </w:rPr>
                        <w:t>IAjax get and post</w:t>
                      </w:r>
                    </w:p>
                  </w:txbxContent>
                </v:textbox>
                <w10:wrap anchory="line"/>
              </v:shape>
            </w:pict>
          </mc:Fallback>
        </mc:AlternateContent>
      </w:r>
      <w:r>
        <w:rPr>
          <w:rFonts w:hint="eastAsia"/>
          <w:noProof/>
        </w:rPr>
        <mc:AlternateContent>
          <mc:Choice Requires="wps">
            <w:drawing>
              <wp:anchor distT="0" distB="0" distL="114300" distR="114300" simplePos="0" relativeHeight="251549184" behindDoc="0" locked="0" layoutInCell="1" allowOverlap="1" wp14:anchorId="19038C51" wp14:editId="382ACCE7">
                <wp:simplePos x="0" y="0"/>
                <wp:positionH relativeFrom="column">
                  <wp:posOffset>2171700</wp:posOffset>
                </wp:positionH>
                <wp:positionV relativeFrom="line">
                  <wp:posOffset>2179320</wp:posOffset>
                </wp:positionV>
                <wp:extent cx="685800" cy="219710"/>
                <wp:effectExtent l="1019175" t="7620" r="9525" b="10795"/>
                <wp:wrapNone/>
                <wp:docPr id="408"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85800" cy="219710"/>
                        </a:xfrm>
                        <a:prstGeom prst="wedgeRoundRectCallout">
                          <a:avLst>
                            <a:gd name="adj1" fmla="val 197403"/>
                            <a:gd name="adj2" fmla="val -75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SAjax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9" o:spid="_x0000_s1840" type="#_x0000_t62" style="position:absolute;left:0;text-align:left;margin-left:171pt;margin-top:171.6pt;width:54pt;height:17.3pt;flip:x;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" adj="53439,9176" fillcolor="#ff9">
                <v:textbox inset="0,0,0,0">
                  <w:txbxContent>
                    <w:p w:rsidR="0023747D" w:rsidRPr="000E23E9" w:rsidRDefault="0023747D" w:rsidP="00375F9C">
                      <w:pPr>
                        <w:rPr>
                          <w:szCs w:val="18"/>
                        </w:rPr>
                      </w:pPr>
                      <w:r>
                        <w:rPr>
                          <w:rFonts w:hint="eastAsia"/>
                          <w:szCs w:val="18"/>
                        </w:rPr>
                        <w:t>SAjax</w:t>
                      </w:r>
                    </w:p>
                  </w:txbxContent>
                </v:textbox>
                <w10:wrap anchory="line"/>
              </v:shape>
            </w:pict>
          </mc:Fallback>
        </mc:AlternateContent>
      </w:r>
      <w:r>
        <w:rPr>
          <w:rFonts w:hint="eastAsia"/>
          <w:noProof/>
        </w:rPr>
        <mc:AlternateContent>
          <mc:Choice Requires="wps">
            <w:drawing>
              <wp:anchor distT="0" distB="0" distL="114300" distR="114300" simplePos="0" relativeHeight="251546112" behindDoc="0" locked="0" layoutInCell="1" allowOverlap="1" wp14:anchorId="5D038CB6" wp14:editId="6C3A174D">
                <wp:simplePos x="0" y="0"/>
                <wp:positionH relativeFrom="column">
                  <wp:posOffset>4114800</wp:posOffset>
                </wp:positionH>
                <wp:positionV relativeFrom="line">
                  <wp:posOffset>2575560</wp:posOffset>
                </wp:positionV>
                <wp:extent cx="1028700" cy="219710"/>
                <wp:effectExtent l="9525" t="13335" r="9525" b="290830"/>
                <wp:wrapNone/>
                <wp:docPr id="407"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219710"/>
                        </a:xfrm>
                        <a:prstGeom prst="wedgeRoundRectCallout">
                          <a:avLst>
                            <a:gd name="adj1" fmla="val 47343"/>
                            <a:gd name="adj2" fmla="val 16994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Results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6" o:spid="_x0000_s1841" type="#_x0000_t62" style="position:absolute;left:0;text-align:left;margin-left:324pt;margin-top:202.8pt;width:81pt;height:17.3pt;flip:x;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" adj="21026,47507" fillcolor="#ff9">
                <v:textbox inset="0,0,0,0">
                  <w:txbxContent>
                    <w:p w:rsidR="0023747D" w:rsidRPr="000E23E9" w:rsidRDefault="0023747D" w:rsidP="00375F9C">
                      <w:pPr>
                        <w:rPr>
                          <w:szCs w:val="18"/>
                        </w:rPr>
                      </w:pPr>
                      <w:r>
                        <w:rPr>
                          <w:rFonts w:hint="eastAsia"/>
                          <w:szCs w:val="18"/>
                        </w:rPr>
                        <w:t>Results window</w:t>
                      </w:r>
                    </w:p>
                  </w:txbxContent>
                </v:textbox>
                <w10:wrap anchory="line"/>
              </v:shape>
            </w:pict>
          </mc:Fallback>
        </mc:AlternateContent>
      </w:r>
      <w:r>
        <w:rPr>
          <w:rFonts w:hint="eastAsia"/>
          <w:noProof/>
        </w:rPr>
        <mc:AlternateContent>
          <mc:Choice Requires="wps">
            <w:drawing>
              <wp:anchor distT="0" distB="0" distL="114300" distR="114300" simplePos="0" relativeHeight="251547136" behindDoc="0" locked="0" layoutInCell="1" allowOverlap="1" wp14:anchorId="0B9CE87A" wp14:editId="1D8F3B68">
                <wp:simplePos x="0" y="0"/>
                <wp:positionH relativeFrom="column">
                  <wp:posOffset>1143000</wp:posOffset>
                </wp:positionH>
                <wp:positionV relativeFrom="line">
                  <wp:posOffset>891540</wp:posOffset>
                </wp:positionV>
                <wp:extent cx="914400" cy="219710"/>
                <wp:effectExtent l="9525" t="5715" r="9525" b="165100"/>
                <wp:wrapNone/>
                <wp:docPr id="405"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19710"/>
                        </a:xfrm>
                        <a:prstGeom prst="wedgeRoundRectCallout">
                          <a:avLst>
                            <a:gd name="adj1" fmla="val -9236"/>
                            <a:gd name="adj2" fmla="val 1164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equest 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7" o:spid="_x0000_s1842" type="#_x0000_t62" style="position:absolute;left:0;text-align:left;margin-left:90pt;margin-top:70.2pt;width:1in;height:17.3pt;flip:x;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" adj="8805,35958" fillcolor="#ff9">
                <v:textbox inset="0,0,0,0">
                  <w:txbxContent>
                    <w:p w:rsidR="0023747D" w:rsidRPr="000E23E9" w:rsidRDefault="0023747D" w:rsidP="00375F9C">
                      <w:pPr>
                        <w:rPr>
                          <w:szCs w:val="18"/>
                        </w:rPr>
                      </w:pPr>
                      <w:r>
                        <w:rPr>
                          <w:szCs w:val="18"/>
                        </w:rPr>
                        <w:t>R</w:t>
                      </w:r>
                      <w:r>
                        <w:rPr>
                          <w:rFonts w:hint="eastAsia"/>
                          <w:szCs w:val="18"/>
                        </w:rPr>
                        <w:t>equest data</w:t>
                      </w:r>
                    </w:p>
                  </w:txbxContent>
                </v:textbox>
                <w10:wrap anchory="line"/>
              </v:shape>
            </w:pict>
          </mc:Fallback>
        </mc:AlternateContent>
      </w:r>
      <w:r>
        <w:rPr>
          <w:rFonts w:hint="eastAsia"/>
          <w:noProof/>
        </w:rPr>
        <w:drawing>
          <wp:inline distT="0" distB="0" distL="0" distR="0" wp14:anchorId="1AE6C945" wp14:editId="22C4104B">
            <wp:extent cx="5391150" cy="3514725"/>
            <wp:effectExtent l="0" t="0" r="0" b="952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391150" cy="3514725"/>
                    </a:xfrm>
                    <a:prstGeom prst="rect">
                      <a:avLst/>
                    </a:prstGeom>
                    <a:noFill/>
                    <a:ln>
                      <a:noFill/>
                    </a:ln>
                  </pic:spPr>
                </pic:pic>
              </a:graphicData>
            </a:graphic>
          </wp:inline>
        </w:drawing>
      </w:r>
    </w:p>
    <w:p w:rsidR="00375F9C" w:rsidRDefault="00375F9C" w:rsidP="00375F9C">
      <w:pPr>
        <w:ind w:firstLine="420"/>
        <w:jc w:val="center"/>
      </w:pPr>
      <w:r>
        <w:t>C</w:t>
      </w:r>
      <w:r>
        <w:rPr>
          <w:rFonts w:hint="eastAsia"/>
        </w:rPr>
        <w:t>hapter3/io/index.html</w:t>
      </w:r>
    </w:p>
    <w:p w:rsidR="00375F9C" w:rsidRDefault="00375F9C" w:rsidP="00375F9C">
      <w:pPr>
        <w:ind w:firstLine="420"/>
      </w:pPr>
    </w:p>
    <w:p w:rsidR="000F03E6" w:rsidRDefault="000F03E6" w:rsidP="00375F9C">
      <w:pPr>
        <w:ind w:firstLine="420"/>
      </w:pPr>
      <w:r>
        <w:rPr>
          <w:rFonts w:hint="eastAsia"/>
        </w:rPr>
        <w:t>Notice:</w:t>
      </w:r>
    </w:p>
    <w:p w:rsidR="000F03E6" w:rsidRDefault="000F03E6" w:rsidP="000F03E6">
      <w:r>
        <w:rPr>
          <w:rFonts w:hint="eastAsia"/>
        </w:rPr>
        <w:t>You can download PHP/C#/Java/Node.js backend demo code packages from:</w:t>
      </w:r>
    </w:p>
    <w:p w:rsidR="000F03E6" w:rsidRDefault="005953FB" w:rsidP="000F03E6">
      <w:pPr>
        <w:ind w:firstLine="420"/>
      </w:pPr>
      <w:hyperlink r:id="rId170" w:history="1">
        <w:r w:rsidR="000F03E6" w:rsidRPr="00CF291A">
          <w:rPr>
            <w:rStyle w:val="a3"/>
          </w:rPr>
          <w:t>http://www.crossui.com/download.html</w:t>
        </w:r>
      </w:hyperlink>
      <w:r w:rsidR="000F03E6">
        <w:rPr>
          <w:rFonts w:hint="eastAsia"/>
        </w:rPr>
        <w:t xml:space="preserve"> or </w:t>
      </w:r>
    </w:p>
    <w:p w:rsidR="000F03E6" w:rsidRDefault="005953FB" w:rsidP="000F03E6">
      <w:pPr>
        <w:ind w:firstLine="420"/>
      </w:pPr>
      <w:hyperlink r:id="rId171" w:history="1">
        <w:r w:rsidR="000F03E6" w:rsidRPr="00595E47">
          <w:rPr>
            <w:rStyle w:val="a3"/>
          </w:rPr>
          <w:t>http://code.google.com/p/</w:t>
        </w:r>
        <w:r w:rsidR="000F03E6" w:rsidRPr="00595E47">
          <w:rPr>
            <w:rStyle w:val="a3"/>
            <w:rFonts w:hint="eastAsia"/>
          </w:rPr>
          <w:t>crossui</w:t>
        </w:r>
        <w:r w:rsidR="000F03E6" w:rsidRPr="00595E47">
          <w:rPr>
            <w:rStyle w:val="a3"/>
          </w:rPr>
          <w:t>/downloads/lis</w:t>
        </w:r>
        <w:r w:rsidR="000F03E6" w:rsidRPr="00595E47">
          <w:rPr>
            <w:rStyle w:val="a3"/>
            <w:rFonts w:hint="eastAsia"/>
          </w:rPr>
          <w:t>t</w:t>
        </w:r>
      </w:hyperlink>
      <w:r w:rsidR="000F03E6" w:rsidRPr="007B3FD3">
        <w:rPr>
          <w:rFonts w:hint="eastAsia"/>
        </w:rPr>
        <w:t xml:space="preserve">. </w:t>
      </w:r>
    </w:p>
    <w:p w:rsidR="00375F9C" w:rsidRPr="000F03E6" w:rsidRDefault="00375F9C" w:rsidP="00375F9C">
      <w:pPr>
        <w:ind w:firstLine="420"/>
        <w:sectPr w:rsidR="00375F9C" w:rsidRPr="000F03E6" w:rsidSect="00375F9C">
          <w:pgSz w:w="11906" w:h="16838"/>
          <w:pgMar w:top="1440" w:right="1701" w:bottom="1440" w:left="1701" w:header="851" w:footer="992" w:gutter="0"/>
          <w:cols w:space="425"/>
          <w:docGrid w:type="lines" w:linePitch="312"/>
        </w:sectPr>
      </w:pPr>
    </w:p>
    <w:p w:rsidR="00375F9C" w:rsidRDefault="00375F9C" w:rsidP="00E45D25">
      <w:pPr>
        <w:pStyle w:val="1"/>
        <w:numPr>
          <w:ilvl w:val="0"/>
          <w:numId w:val="17"/>
        </w:numPr>
      </w:pPr>
      <w:bookmarkStart w:id="187" w:name="_Toc356466317"/>
      <w:r>
        <w:rPr>
          <w:rStyle w:val="shorttext"/>
          <w:color w:val="000000"/>
          <w:shd w:val="clear" w:color="auto" w:fill="FFFFFF"/>
        </w:rPr>
        <w:lastRenderedPageBreak/>
        <w:t>Distributed UI</w:t>
      </w:r>
      <w:bookmarkEnd w:id="187"/>
    </w:p>
    <w:p w:rsidR="00375F9C" w:rsidRDefault="00375F9C" w:rsidP="00F55F81">
      <w:r>
        <w:t>Sometimes, especially in larger applications, we maybe save a large “not frequently used” UI Class into a separate file. This file will not be loaded at the beginning.</w:t>
      </w:r>
    </w:p>
    <w:p w:rsidR="00F55F81" w:rsidRDefault="00F55F81" w:rsidP="00F55F81"/>
    <w:p w:rsidR="00375F9C" w:rsidRPr="000743AE" w:rsidRDefault="00375F9C" w:rsidP="00F55F81">
      <w:r>
        <w:t>When the application needs to show the UI, the program will automatically load code from the "separate file". It is so called "distributed UI". This "distributed UI" file can be in your server, or in different domain remote servers.</w:t>
      </w:r>
      <w:r>
        <w:rPr>
          <w:rFonts w:hint="eastAsia"/>
        </w:rPr>
        <w:t xml:space="preserve"> </w:t>
      </w:r>
    </w:p>
    <w:p w:rsidR="00375F9C" w:rsidRDefault="00375F9C" w:rsidP="00E45D25">
      <w:pPr>
        <w:pStyle w:val="2"/>
        <w:numPr>
          <w:ilvl w:val="1"/>
          <w:numId w:val="17"/>
        </w:numPr>
      </w:pPr>
      <w:bookmarkStart w:id="188" w:name="_Toc235676291"/>
      <w:r>
        <w:rPr>
          <w:rFonts w:hint="eastAsia"/>
        </w:rPr>
        <w:t xml:space="preserve"> </w:t>
      </w:r>
      <w:bookmarkStart w:id="189" w:name="_Toc356466318"/>
      <w:r>
        <w:rPr>
          <w:rFonts w:hint="eastAsia"/>
        </w:rPr>
        <w:t>Shows dialog from a remote file</w:t>
      </w:r>
      <w:bookmarkEnd w:id="188"/>
      <w:bookmarkEnd w:id="189"/>
      <w:r>
        <w:rPr>
          <w:rFonts w:hint="eastAsia"/>
        </w:rPr>
        <w:t xml:space="preserve"> </w:t>
      </w:r>
    </w:p>
    <w:p w:rsidR="00375F9C" w:rsidRDefault="00375F9C" w:rsidP="00375F9C">
      <w:r>
        <w:rPr>
          <w:rFonts w:hint="eastAsia"/>
        </w:rPr>
        <w:t>There</w:t>
      </w:r>
      <w:r>
        <w:t>’</w:t>
      </w:r>
      <w:r>
        <w:rPr>
          <w:rFonts w:hint="eastAsia"/>
        </w:rPr>
        <w:t xml:space="preserve">s a file </w:t>
      </w:r>
      <w:r>
        <w:t>“</w:t>
      </w:r>
      <w:r w:rsidRPr="00CE0AA0">
        <w:t>Module3.js</w:t>
      </w:r>
      <w:r>
        <w:t>”</w:t>
      </w:r>
      <w:r>
        <w:rPr>
          <w:rFonts w:hint="eastAsia"/>
        </w:rPr>
        <w:t xml:space="preserve"> in folder </w:t>
      </w:r>
      <w:r>
        <w:t>“</w:t>
      </w:r>
      <w:r w:rsidRPr="00CE0AA0">
        <w:t>chapter4\distributed\App\js</w:t>
      </w:r>
      <w:r>
        <w:rPr>
          <w:rFonts w:hint="eastAsia"/>
        </w:rPr>
        <w:t>\</w:t>
      </w:r>
      <w:r>
        <w:t>”</w:t>
      </w:r>
      <w:r>
        <w:rPr>
          <w:rFonts w:hint="eastAsia"/>
        </w:rPr>
        <w:t xml:space="preserve">, </w:t>
      </w:r>
      <w:r>
        <w:t>“</w:t>
      </w:r>
      <w:r w:rsidRPr="00CE0AA0">
        <w:t>Module3.js</w:t>
      </w:r>
      <w:r>
        <w:t>”</w:t>
      </w:r>
      <w:r>
        <w:rPr>
          <w:rFonts w:hint="eastAsia"/>
        </w:rPr>
        <w:t xml:space="preserve"> includes a Class named </w:t>
      </w:r>
      <w:r>
        <w:t>“</w:t>
      </w:r>
      <w:r w:rsidRPr="00CE0AA0">
        <w:t>App.Module</w:t>
      </w:r>
      <w:smartTag w:uri="urn:schemas-microsoft-com:office:smarttags" w:element="chmetcnv">
        <w:smartTagPr>
          <w:attr w:name="TCSC" w:val="0"/>
          <w:attr w:name="NumberType" w:val="1"/>
          <w:attr w:name="Negative" w:val="False"/>
          <w:attr w:name="HasSpace" w:val="False"/>
          <w:attr w:name="SourceValue" w:val="3"/>
          <w:attr w:name="UnitName" w:val="”"/>
        </w:smartTagPr>
        <w:r w:rsidRPr="00CE0AA0">
          <w:t>3</w:t>
        </w:r>
        <w:r>
          <w:t>”</w:t>
        </w:r>
      </w:smartTag>
      <w:r>
        <w:rPr>
          <w:rFonts w:hint="eastAsia"/>
        </w:rPr>
        <w:t>. Let</w:t>
      </w:r>
      <w:r>
        <w:t>’</w:t>
      </w:r>
      <w:r>
        <w:rPr>
          <w:rFonts w:hint="eastAsia"/>
        </w:rPr>
        <w:t>s try to call it.</w:t>
      </w:r>
    </w:p>
    <w:p w:rsidR="00375F9C" w:rsidRPr="003A61C6" w:rsidRDefault="00375F9C" w:rsidP="00375F9C">
      <w:pPr>
        <w:rPr>
          <w:b/>
        </w:rPr>
      </w:pPr>
      <w:r w:rsidRPr="003A61C6">
        <w:rPr>
          <w:rFonts w:hint="eastAsia"/>
          <w:b/>
        </w:rPr>
        <w:t>Input:</w:t>
      </w:r>
    </w:p>
    <w:p w:rsidR="00375F9C" w:rsidRDefault="005C781A" w:rsidP="00375F9C">
      <w:r>
        <w:rPr>
          <w:noProof/>
        </w:rPr>
        <mc:AlternateContent>
          <mc:Choice Requires="wpc">
            <w:drawing>
              <wp:inline distT="0" distB="0" distL="0" distR="0" wp14:anchorId="56B1D7E0" wp14:editId="7FB382EA">
                <wp:extent cx="5257800" cy="1724025"/>
                <wp:effectExtent l="9525" t="9525" r="9525" b="9525"/>
                <wp:docPr id="404" name="画布 2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00" name="Text Box 234"/>
                        <wps:cNvSpPr txBox="1">
                          <a:spLocks noChangeArrowheads="1"/>
                        </wps:cNvSpPr>
                        <wps:spPr bwMode="auto">
                          <a:xfrm>
                            <a:off x="0" y="48895"/>
                            <a:ext cx="5257800" cy="1675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E0AA0" w:rsidRDefault="0023747D" w:rsidP="00375F9C">
                              <w:pPr>
                                <w:spacing w:line="240" w:lineRule="exact"/>
                                <w:rPr>
                                  <w:sz w:val="18"/>
                                  <w:szCs w:val="18"/>
                                </w:rPr>
                              </w:pPr>
                              <w:r w:rsidRPr="00CE0AA0">
                                <w:rPr>
                                  <w:sz w:val="18"/>
                                  <w:szCs w:val="18"/>
                                </w:rPr>
                                <w:t>Namespace(</w:t>
                              </w:r>
                              <w:r w:rsidRPr="00CE0AA0">
                                <w:rPr>
                                  <w:color w:val="FF00FF"/>
                                  <w:sz w:val="18"/>
                                  <w:szCs w:val="18"/>
                                </w:rPr>
                                <w:t>"App"</w:t>
                              </w:r>
                              <w:r w:rsidRPr="00CE0AA0">
                                <w:rPr>
                                  <w:sz w:val="18"/>
                                  <w:szCs w:val="18"/>
                                </w:rPr>
                                <w:t>);</w:t>
                              </w:r>
                            </w:p>
                            <w:p w:rsidR="0023747D" w:rsidRPr="00CE0AA0" w:rsidRDefault="00F55F81" w:rsidP="00375F9C">
                              <w:pPr>
                                <w:spacing w:line="240" w:lineRule="exact"/>
                                <w:rPr>
                                  <w:sz w:val="18"/>
                                  <w:szCs w:val="18"/>
                                </w:rPr>
                              </w:pPr>
                              <w:r>
                                <w:rPr>
                                  <w:sz w:val="18"/>
                                  <w:szCs w:val="18"/>
                                </w:rPr>
                                <w:t>xui</w:t>
                              </w:r>
                              <w:r w:rsidR="0023747D" w:rsidRPr="00CE0AA0">
                                <w:rPr>
                                  <w:sz w:val="18"/>
                                  <w:szCs w:val="18"/>
                                </w:rPr>
                                <w:t>.include(</w:t>
                              </w:r>
                              <w:r w:rsidR="0023747D" w:rsidRPr="00CE0AA0">
                                <w:rPr>
                                  <w:color w:val="FF00FF"/>
                                  <w:sz w:val="18"/>
                                  <w:szCs w:val="18"/>
                                </w:rPr>
                                <w:t>"App.Module3"</w:t>
                              </w:r>
                              <w:r w:rsidR="0023747D" w:rsidRPr="00CE0AA0">
                                <w:rPr>
                                  <w:sz w:val="18"/>
                                  <w:szCs w:val="18"/>
                                </w:rPr>
                                <w:t xml:space="preserve">, </w:t>
                              </w:r>
                            </w:p>
                            <w:p w:rsidR="0023747D" w:rsidRDefault="00F55F81" w:rsidP="00375F9C">
                              <w:pPr>
                                <w:spacing w:line="240" w:lineRule="exact"/>
                                <w:ind w:firstLineChars="200" w:firstLine="360"/>
                                <w:rPr>
                                  <w:sz w:val="18"/>
                                  <w:szCs w:val="18"/>
                                </w:rPr>
                              </w:pPr>
                              <w:r>
                                <w:rPr>
                                  <w:sz w:val="18"/>
                                  <w:szCs w:val="18"/>
                                </w:rPr>
                                <w:t>xui</w:t>
                              </w:r>
                              <w:r w:rsidR="0023747D" w:rsidRPr="00CE0AA0">
                                <w:rPr>
                                  <w:sz w:val="18"/>
                                  <w:szCs w:val="18"/>
                                </w:rPr>
                                <w:t>.getPath(</w:t>
                              </w:r>
                              <w:r w:rsidR="0023747D" w:rsidRPr="00CE0AA0">
                                <w:rPr>
                                  <w:color w:val="FF00FF"/>
                                  <w:sz w:val="18"/>
                                  <w:szCs w:val="18"/>
                                </w:rPr>
                                <w:t>"chapter4/distributed/App/js/"</w:t>
                              </w:r>
                              <w:r w:rsidR="0023747D" w:rsidRPr="00CE0AA0">
                                <w:rPr>
                                  <w:sz w:val="18"/>
                                  <w:szCs w:val="18"/>
                                </w:rPr>
                                <w:t>,</w:t>
                              </w:r>
                              <w:r w:rsidR="0023747D" w:rsidRPr="00CE0AA0">
                                <w:rPr>
                                  <w:color w:val="FF00FF"/>
                                  <w:sz w:val="18"/>
                                  <w:szCs w:val="18"/>
                                </w:rPr>
                                <w:t>"Module3.js"</w:t>
                              </w:r>
                              <w:r w:rsidR="0023747D" w:rsidRPr="00CE0AA0">
                                <w:rPr>
                                  <w:sz w:val="18"/>
                                  <w:szCs w:val="18"/>
                                </w:rPr>
                                <w:t>),</w:t>
                              </w:r>
                            </w:p>
                            <w:p w:rsidR="0023747D" w:rsidRPr="00CE0AA0" w:rsidRDefault="0023747D" w:rsidP="00375F9C">
                              <w:pPr>
                                <w:spacing w:line="240" w:lineRule="exact"/>
                                <w:ind w:firstLineChars="200" w:firstLine="360"/>
                                <w:rPr>
                                  <w:sz w:val="18"/>
                                  <w:szCs w:val="18"/>
                                </w:rPr>
                              </w:pPr>
                              <w:r w:rsidRPr="00CE0AA0">
                                <w:rPr>
                                  <w:color w:val="0000FF"/>
                                  <w:sz w:val="18"/>
                                  <w:szCs w:val="18"/>
                                </w:rPr>
                                <w:t>function</w:t>
                              </w:r>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r w:rsidRPr="00CE0AA0">
                                <w:rPr>
                                  <w:color w:val="0000FF"/>
                                  <w:sz w:val="18"/>
                                  <w:szCs w:val="18"/>
                                </w:rPr>
                                <w:t>var</w:t>
                              </w:r>
                              <w:r w:rsidRPr="00CE0AA0">
                                <w:rPr>
                                  <w:sz w:val="18"/>
                                  <w:szCs w:val="18"/>
                                </w:rPr>
                                <w:t xml:space="preserve"> ins=</w:t>
                              </w:r>
                              <w:r w:rsidRPr="00CE0AA0">
                                <w:rPr>
                                  <w:color w:val="0000FF"/>
                                  <w:sz w:val="18"/>
                                  <w:szCs w:val="18"/>
                                </w:rPr>
                                <w:t>new</w:t>
                              </w:r>
                              <w:r w:rsidRPr="00CE0AA0">
                                <w:rPr>
                                  <w:sz w:val="18"/>
                                  <w:szCs w:val="18"/>
                                </w:rPr>
                                <w:t xml:space="preserve"> App.Module3();</w:t>
                              </w:r>
                            </w:p>
                            <w:p w:rsidR="0023747D" w:rsidRPr="00CE0AA0" w:rsidRDefault="0023747D" w:rsidP="00375F9C">
                              <w:pPr>
                                <w:spacing w:line="240" w:lineRule="exact"/>
                                <w:rPr>
                                  <w:sz w:val="18"/>
                                  <w:szCs w:val="18"/>
                                </w:rPr>
                              </w:pPr>
                              <w:r w:rsidRPr="00CE0AA0">
                                <w:rPr>
                                  <w:sz w:val="18"/>
                                  <w:szCs w:val="18"/>
                                </w:rPr>
                                <w:t xml:space="preserve">        ins.show();</w:t>
                              </w:r>
                            </w:p>
                            <w:p w:rsidR="0023747D" w:rsidRPr="00CE0AA0" w:rsidRDefault="0023747D" w:rsidP="00375F9C">
                              <w:pPr>
                                <w:spacing w:line="240" w:lineRule="exact"/>
                                <w:rPr>
                                  <w:sz w:val="18"/>
                                  <w:szCs w:val="18"/>
                                </w:rPr>
                              </w:pPr>
                              <w:r w:rsidRPr="00CE0AA0">
                                <w:rPr>
                                  <w:sz w:val="18"/>
                                  <w:szCs w:val="18"/>
                                </w:rPr>
                                <w:t xml:space="preserve">    },</w:t>
                              </w:r>
                              <w:r w:rsidRPr="00CE0AA0">
                                <w:rPr>
                                  <w:color w:val="0000FF"/>
                                  <w:sz w:val="18"/>
                                  <w:szCs w:val="18"/>
                                </w:rPr>
                                <w:t>function</w:t>
                              </w:r>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r w:rsidR="00F55F81">
                                <w:rPr>
                                  <w:sz w:val="18"/>
                                  <w:szCs w:val="18"/>
                                </w:rPr>
                                <w:t>xui</w:t>
                              </w:r>
                              <w:r w:rsidRPr="00CE0AA0">
                                <w:rPr>
                                  <w:sz w:val="18"/>
                                  <w:szCs w:val="18"/>
                                </w:rPr>
                                <w:t>.alert(</w:t>
                              </w:r>
                              <w:r w:rsidRPr="00CE0AA0">
                                <w:rPr>
                                  <w:color w:val="FF00FF"/>
                                  <w:sz w:val="18"/>
                                  <w:szCs w:val="18"/>
                                </w:rPr>
                                <w:t>"fail"</w:t>
                              </w:r>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p>
                            <w:p w:rsidR="0023747D" w:rsidRPr="00CE0AA0" w:rsidRDefault="0023747D" w:rsidP="00375F9C">
                              <w:pPr>
                                <w:rPr>
                                  <w:szCs w:val="18"/>
                                </w:rPr>
                              </w:pPr>
                              <w:r w:rsidRPr="00CE0AA0">
                                <w:rPr>
                                  <w:sz w:val="18"/>
                                  <w:szCs w:val="18"/>
                                </w:rPr>
                                <w:t>);</w:t>
                              </w:r>
                            </w:p>
                          </w:txbxContent>
                        </wps:txbx>
                        <wps:bodyPr rot="0" vert="horz" wrap="square" lIns="54000" tIns="46800" rIns="54000" bIns="45720" anchor="t" anchorCtr="0" upright="1">
                          <a:spAutoFit/>
                        </wps:bodyPr>
                      </wps:wsp>
                      <wps:wsp>
                        <wps:cNvPr id="401" name="AutoShape 235"/>
                        <wps:cNvSpPr>
                          <a:spLocks noChangeArrowheads="1"/>
                        </wps:cNvSpPr>
                        <wps:spPr bwMode="auto">
                          <a:xfrm flipH="1">
                            <a:off x="1600200" y="0"/>
                            <a:ext cx="1943100" cy="219710"/>
                          </a:xfrm>
                          <a:prstGeom prst="wedgeRoundRectCallout">
                            <a:avLst>
                              <a:gd name="adj1" fmla="val 75065"/>
                              <a:gd name="adj2" fmla="val 3814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Namespace is </w:t>
                              </w:r>
                              <w:r>
                                <w:rPr>
                                  <w:szCs w:val="18"/>
                                </w:rPr>
                                <w:t>“</w:t>
                              </w:r>
                              <w:r>
                                <w:rPr>
                                  <w:rFonts w:hint="eastAsia"/>
                                  <w:szCs w:val="18"/>
                                </w:rPr>
                                <w:t>App</w:t>
                              </w:r>
                              <w:r>
                                <w:rPr>
                                  <w:szCs w:val="18"/>
                                </w:rPr>
                                <w:t>”</w:t>
                              </w:r>
                            </w:p>
                          </w:txbxContent>
                        </wps:txbx>
                        <wps:bodyPr rot="0" vert="horz" wrap="square" lIns="0" tIns="0" rIns="0" bIns="0" anchor="t" anchorCtr="0" upright="1">
                          <a:noAutofit/>
                        </wps:bodyPr>
                      </wps:wsp>
                      <wps:wsp>
                        <wps:cNvPr id="402" name="AutoShape 237"/>
                        <wps:cNvSpPr>
                          <a:spLocks noChangeArrowheads="1"/>
                        </wps:cNvSpPr>
                        <wps:spPr bwMode="auto">
                          <a:xfrm flipH="1">
                            <a:off x="2628900" y="198120"/>
                            <a:ext cx="2514600" cy="219710"/>
                          </a:xfrm>
                          <a:prstGeom prst="wedgeRoundRectCallout">
                            <a:avLst>
                              <a:gd name="adj1" fmla="val 96259"/>
                              <a:gd name="adj2" fmla="val 2485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A61C6" w:rsidRDefault="0023747D" w:rsidP="00375F9C">
                              <w:pPr>
                                <w:rPr>
                                  <w:szCs w:val="18"/>
                                </w:rPr>
                              </w:pPr>
                              <w:r w:rsidRPr="003A61C6">
                                <w:rPr>
                                  <w:szCs w:val="18"/>
                                </w:rPr>
                                <w:t>Dynamic asynchronous remote file loading</w:t>
                              </w:r>
                            </w:p>
                          </w:txbxContent>
                        </wps:txbx>
                        <wps:bodyPr rot="0" vert="horz" wrap="square" lIns="0" tIns="0" rIns="0" bIns="0" anchor="t" anchorCtr="0" upright="1">
                          <a:noAutofit/>
                        </wps:bodyPr>
                      </wps:wsp>
                      <wps:wsp>
                        <wps:cNvPr id="403" name="AutoShape 238"/>
                        <wps:cNvSpPr>
                          <a:spLocks noChangeArrowheads="1"/>
                        </wps:cNvSpPr>
                        <wps:spPr bwMode="auto">
                          <a:xfrm flipH="1">
                            <a:off x="2057400" y="792480"/>
                            <a:ext cx="1943100" cy="219710"/>
                          </a:xfrm>
                          <a:prstGeom prst="wedgeRoundRectCallout">
                            <a:avLst>
                              <a:gd name="adj1" fmla="val 56926"/>
                              <a:gd name="adj2" fmla="val -170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 xml:space="preserve">Create </w:t>
                              </w:r>
                              <w:r>
                                <w:rPr>
                                  <w:rFonts w:hint="eastAsia"/>
                                  <w:szCs w:val="18"/>
                                </w:rPr>
                                <w:t>instance and show it</w:t>
                              </w:r>
                            </w:p>
                          </w:txbxContent>
                        </wps:txbx>
                        <wps:bodyPr rot="0" vert="horz" wrap="square" lIns="0" tIns="0" rIns="0" bIns="0" anchor="t" anchorCtr="0" upright="1">
                          <a:noAutofit/>
                        </wps:bodyPr>
                      </wps:wsp>
                    </wpc:wpc>
                  </a:graphicData>
                </a:graphic>
              </wp:inline>
            </w:drawing>
          </mc:Choice>
          <mc:Fallback>
            <w:pict>
              <v:group id="画布 232" o:spid="_x0000_s1843" editas="canvas" style="width:414pt;height:135.75pt;mso-position-horizontal-relative:char;mso-position-vertical-relative:line" coordsize="52578,17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">
                <v:shape id="_x0000_s1844" type="#_x0000_t75" style="position:absolute;width:52578;height:17240;visibility:visible;mso-wrap-style:square">
                  <v:fill o:detectmouseclick="t"/>
                  <v:path o:connecttype="none"/>
                </v:shape>
                <v:shape id="Text Box 234" o:spid="_x0000_s1845" type="#_x0000_t202" style="position:absolute;top:488;width:52578;height:16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tEn8EA&#10;AADcAAAADwAAAGRycy9kb3ducmV2LnhtbERPyWrDMBC9F/IPYgK9NXJDMa4bJZSE4l4CbZrcB2tq&#10;mVgjIyle/j46FHp8vH2zm2wnBvKhdazgeZWBIK6dbrlRcP75eCpAhIissXNMCmYKsNsuHjZYajfy&#10;Nw2n2IgUwqFEBSbGvpQy1IYshpXriRP367zFmKBvpPY4pnDbyXWW5dJiy6nBYE97Q/X1dLMK6uth&#10;OlTtxfjhZosv/VrNx7xS6nE5vb+BiDTFf/Gf+1MreMnS/HQmHQG5v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bRJ/BAAAA3AAAAA8AAAAAAAAAAAAAAAAAmAIAAGRycy9kb3du&#10;cmV2LnhtbFBLBQYAAAAABAAEAPUAAACGAwAAAAA=&#10;" strokeweight="1pt">
                  <v:textbox style="mso-fit-shape-to-text:t" inset="1.5mm,1.3mm,1.5mm">
                    <w:txbxContent>
                      <w:p w:rsidR="0023747D" w:rsidRPr="00CE0AA0" w:rsidRDefault="0023747D" w:rsidP="00375F9C">
                        <w:pPr>
                          <w:spacing w:line="240" w:lineRule="exact"/>
                          <w:rPr>
                            <w:sz w:val="18"/>
                            <w:szCs w:val="18"/>
                          </w:rPr>
                        </w:pPr>
                        <w:proofErr w:type="gramStart"/>
                        <w:r w:rsidRPr="00CE0AA0">
                          <w:rPr>
                            <w:sz w:val="18"/>
                            <w:szCs w:val="18"/>
                          </w:rPr>
                          <w:t>Namespace(</w:t>
                        </w:r>
                        <w:proofErr w:type="gramEnd"/>
                        <w:r w:rsidRPr="00CE0AA0">
                          <w:rPr>
                            <w:color w:val="FF00FF"/>
                            <w:sz w:val="18"/>
                            <w:szCs w:val="18"/>
                          </w:rPr>
                          <w:t>"App"</w:t>
                        </w:r>
                        <w:r w:rsidRPr="00CE0AA0">
                          <w:rPr>
                            <w:sz w:val="18"/>
                            <w:szCs w:val="18"/>
                          </w:rPr>
                          <w:t>);</w:t>
                        </w:r>
                      </w:p>
                      <w:p w:rsidR="0023747D" w:rsidRPr="00CE0AA0" w:rsidRDefault="00F55F81" w:rsidP="00375F9C">
                        <w:pPr>
                          <w:spacing w:line="240" w:lineRule="exact"/>
                          <w:rPr>
                            <w:sz w:val="18"/>
                            <w:szCs w:val="18"/>
                          </w:rPr>
                        </w:pPr>
                        <w:proofErr w:type="gramStart"/>
                        <w:r>
                          <w:rPr>
                            <w:sz w:val="18"/>
                            <w:szCs w:val="18"/>
                          </w:rPr>
                          <w:t>xui</w:t>
                        </w:r>
                        <w:r w:rsidR="0023747D" w:rsidRPr="00CE0AA0">
                          <w:rPr>
                            <w:sz w:val="18"/>
                            <w:szCs w:val="18"/>
                          </w:rPr>
                          <w:t>.include(</w:t>
                        </w:r>
                        <w:proofErr w:type="gramEnd"/>
                        <w:r w:rsidR="0023747D" w:rsidRPr="00CE0AA0">
                          <w:rPr>
                            <w:color w:val="FF00FF"/>
                            <w:sz w:val="18"/>
                            <w:szCs w:val="18"/>
                          </w:rPr>
                          <w:t>"App.Module3"</w:t>
                        </w:r>
                        <w:r w:rsidR="0023747D" w:rsidRPr="00CE0AA0">
                          <w:rPr>
                            <w:sz w:val="18"/>
                            <w:szCs w:val="18"/>
                          </w:rPr>
                          <w:t xml:space="preserve">, </w:t>
                        </w:r>
                      </w:p>
                      <w:p w:rsidR="0023747D" w:rsidRDefault="00F55F81" w:rsidP="00375F9C">
                        <w:pPr>
                          <w:spacing w:line="240" w:lineRule="exact"/>
                          <w:ind w:firstLineChars="200" w:firstLine="360"/>
                          <w:rPr>
                            <w:sz w:val="18"/>
                            <w:szCs w:val="18"/>
                          </w:rPr>
                        </w:pPr>
                        <w:proofErr w:type="gramStart"/>
                        <w:r>
                          <w:rPr>
                            <w:sz w:val="18"/>
                            <w:szCs w:val="18"/>
                          </w:rPr>
                          <w:t>xui</w:t>
                        </w:r>
                        <w:r w:rsidR="0023747D" w:rsidRPr="00CE0AA0">
                          <w:rPr>
                            <w:sz w:val="18"/>
                            <w:szCs w:val="18"/>
                          </w:rPr>
                          <w:t>.getPath(</w:t>
                        </w:r>
                        <w:proofErr w:type="gramEnd"/>
                        <w:r w:rsidR="0023747D" w:rsidRPr="00CE0AA0">
                          <w:rPr>
                            <w:color w:val="FF00FF"/>
                            <w:sz w:val="18"/>
                            <w:szCs w:val="18"/>
                          </w:rPr>
                          <w:t>"chapter4/distributed/App/js/"</w:t>
                        </w:r>
                        <w:r w:rsidR="0023747D" w:rsidRPr="00CE0AA0">
                          <w:rPr>
                            <w:sz w:val="18"/>
                            <w:szCs w:val="18"/>
                          </w:rPr>
                          <w:t>,</w:t>
                        </w:r>
                        <w:r w:rsidR="0023747D" w:rsidRPr="00CE0AA0">
                          <w:rPr>
                            <w:color w:val="FF00FF"/>
                            <w:sz w:val="18"/>
                            <w:szCs w:val="18"/>
                          </w:rPr>
                          <w:t>"Module3.js"</w:t>
                        </w:r>
                        <w:r w:rsidR="0023747D" w:rsidRPr="00CE0AA0">
                          <w:rPr>
                            <w:sz w:val="18"/>
                            <w:szCs w:val="18"/>
                          </w:rPr>
                          <w:t>),</w:t>
                        </w:r>
                      </w:p>
                      <w:p w:rsidR="0023747D" w:rsidRPr="00CE0AA0" w:rsidRDefault="0023747D" w:rsidP="00375F9C">
                        <w:pPr>
                          <w:spacing w:line="240" w:lineRule="exact"/>
                          <w:ind w:firstLineChars="200" w:firstLine="360"/>
                          <w:rPr>
                            <w:sz w:val="18"/>
                            <w:szCs w:val="18"/>
                          </w:rPr>
                        </w:pPr>
                        <w:proofErr w:type="gramStart"/>
                        <w:r w:rsidRPr="00CE0AA0">
                          <w:rPr>
                            <w:color w:val="0000FF"/>
                            <w:sz w:val="18"/>
                            <w:szCs w:val="18"/>
                          </w:rPr>
                          <w:t>function</w:t>
                        </w:r>
                        <w:r w:rsidRPr="00CE0AA0">
                          <w:rPr>
                            <w:sz w:val="18"/>
                            <w:szCs w:val="18"/>
                          </w:rPr>
                          <w:t>(</w:t>
                        </w:r>
                        <w:proofErr w:type="gramEnd"/>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proofErr w:type="gramStart"/>
                        <w:r w:rsidRPr="00CE0AA0">
                          <w:rPr>
                            <w:color w:val="0000FF"/>
                            <w:sz w:val="18"/>
                            <w:szCs w:val="18"/>
                          </w:rPr>
                          <w:t>var</w:t>
                        </w:r>
                        <w:proofErr w:type="gramEnd"/>
                        <w:r w:rsidRPr="00CE0AA0">
                          <w:rPr>
                            <w:sz w:val="18"/>
                            <w:szCs w:val="18"/>
                          </w:rPr>
                          <w:t xml:space="preserve"> ins=</w:t>
                        </w:r>
                        <w:r w:rsidRPr="00CE0AA0">
                          <w:rPr>
                            <w:color w:val="0000FF"/>
                            <w:sz w:val="18"/>
                            <w:szCs w:val="18"/>
                          </w:rPr>
                          <w:t>new</w:t>
                        </w:r>
                        <w:r w:rsidRPr="00CE0AA0">
                          <w:rPr>
                            <w:sz w:val="18"/>
                            <w:szCs w:val="18"/>
                          </w:rPr>
                          <w:t xml:space="preserve"> App.Module3();</w:t>
                        </w:r>
                      </w:p>
                      <w:p w:rsidR="0023747D" w:rsidRPr="00CE0AA0" w:rsidRDefault="0023747D" w:rsidP="00375F9C">
                        <w:pPr>
                          <w:spacing w:line="240" w:lineRule="exact"/>
                          <w:rPr>
                            <w:sz w:val="18"/>
                            <w:szCs w:val="18"/>
                          </w:rPr>
                        </w:pPr>
                        <w:r w:rsidRPr="00CE0AA0">
                          <w:rPr>
                            <w:sz w:val="18"/>
                            <w:szCs w:val="18"/>
                          </w:rPr>
                          <w:t xml:space="preserve">        </w:t>
                        </w:r>
                        <w:proofErr w:type="gramStart"/>
                        <w:r w:rsidRPr="00CE0AA0">
                          <w:rPr>
                            <w:sz w:val="18"/>
                            <w:szCs w:val="18"/>
                          </w:rPr>
                          <w:t>ins.show(</w:t>
                        </w:r>
                        <w:proofErr w:type="gramEnd"/>
                        <w:r w:rsidRPr="00CE0AA0">
                          <w:rPr>
                            <w:sz w:val="18"/>
                            <w:szCs w:val="18"/>
                          </w:rPr>
                          <w:t>)</w:t>
                        </w:r>
                        <w:bookmarkStart w:id="191" w:name="_GoBack"/>
                        <w:bookmarkEnd w:id="191"/>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proofErr w:type="gramStart"/>
                        <w:r w:rsidRPr="00CE0AA0">
                          <w:rPr>
                            <w:sz w:val="18"/>
                            <w:szCs w:val="18"/>
                          </w:rPr>
                          <w:t>,</w:t>
                        </w:r>
                        <w:r w:rsidRPr="00CE0AA0">
                          <w:rPr>
                            <w:color w:val="0000FF"/>
                            <w:sz w:val="18"/>
                            <w:szCs w:val="18"/>
                          </w:rPr>
                          <w:t>function</w:t>
                        </w:r>
                        <w:proofErr w:type="gramEnd"/>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proofErr w:type="gramStart"/>
                        <w:r w:rsidR="00F55F81">
                          <w:rPr>
                            <w:sz w:val="18"/>
                            <w:szCs w:val="18"/>
                          </w:rPr>
                          <w:t>xui</w:t>
                        </w:r>
                        <w:r w:rsidRPr="00CE0AA0">
                          <w:rPr>
                            <w:sz w:val="18"/>
                            <w:szCs w:val="18"/>
                          </w:rPr>
                          <w:t>.alert(</w:t>
                        </w:r>
                        <w:proofErr w:type="gramEnd"/>
                        <w:r w:rsidRPr="00CE0AA0">
                          <w:rPr>
                            <w:color w:val="FF00FF"/>
                            <w:sz w:val="18"/>
                            <w:szCs w:val="18"/>
                          </w:rPr>
                          <w:t>"fail"</w:t>
                        </w:r>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p>
                      <w:p w:rsidR="0023747D" w:rsidRPr="00CE0AA0" w:rsidRDefault="0023747D" w:rsidP="00375F9C">
                        <w:pPr>
                          <w:rPr>
                            <w:szCs w:val="18"/>
                          </w:rPr>
                        </w:pPr>
                        <w:r w:rsidRPr="00CE0AA0">
                          <w:rPr>
                            <w:sz w:val="18"/>
                            <w:szCs w:val="18"/>
                          </w:rPr>
                          <w:t>);</w:t>
                        </w:r>
                      </w:p>
                    </w:txbxContent>
                  </v:textbox>
                </v:shape>
                <v:shape id="AutoShape 235" o:spid="_x0000_s1846" type="#_x0000_t62" style="position:absolute;left:16002;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KG1cUA&#10;AADcAAAADwAAAGRycy9kb3ducmV2LnhtbESPT2vCQBTE7wW/w/KE3urGIlKiG6lKpR4bRfD2yL78&#10;a/ZtyK4m8dN3C4Ueh5n5DbPeDKYRd+pcZVnBfBaBIM6srrhQcD59vLyBcB5ZY2OZFIzkYJNMntYY&#10;a9vzF91TX4gAYRejgtL7NpbSZSUZdDPbEgcvt51BH2RXSN1hH+Cmka9RtJQGKw4LJba0Kyn7Tm9G&#10;wf54uY7psDhctmNfL3PzqPeuVup5OryvQHga/H/4r/2pFSyiOfyeCUdAJ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obVxQAAANwAAAAPAAAAAAAAAAAAAAAAAJgCAABkcnMv&#10;ZG93bnJldi54bWxQSwUGAAAAAAQABAD1AAAAigMAAAAA&#10;" adj="27014,19040" fillcolor="#ff9">
                  <v:textbox inset="0,0,0,0">
                    <w:txbxContent>
                      <w:p w:rsidR="0023747D" w:rsidRPr="000E23E9" w:rsidRDefault="0023747D" w:rsidP="00375F9C">
                        <w:pPr>
                          <w:rPr>
                            <w:szCs w:val="18"/>
                          </w:rPr>
                        </w:pPr>
                        <w:r>
                          <w:rPr>
                            <w:rFonts w:hint="eastAsia"/>
                            <w:szCs w:val="18"/>
                          </w:rPr>
                          <w:t xml:space="preserve">Namespace is </w:t>
                        </w:r>
                        <w:r>
                          <w:rPr>
                            <w:szCs w:val="18"/>
                          </w:rPr>
                          <w:t>“</w:t>
                        </w:r>
                        <w:r>
                          <w:rPr>
                            <w:rFonts w:hint="eastAsia"/>
                            <w:szCs w:val="18"/>
                          </w:rPr>
                          <w:t>App</w:t>
                        </w:r>
                        <w:r>
                          <w:rPr>
                            <w:szCs w:val="18"/>
                          </w:rPr>
                          <w:t>”</w:t>
                        </w:r>
                      </w:p>
                    </w:txbxContent>
                  </v:textbox>
                </v:shape>
                <v:shape id="AutoShape 237" o:spid="_x0000_s1847" type="#_x0000_t62" style="position:absolute;left:26289;top:1981;width:2514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Cnb8IA&#10;AADcAAAADwAAAGRycy9kb3ducmV2LnhtbESPQWsCMRSE7wX/Q3hCbzXRllJWo4hQEBGK2YrXx+a5&#10;u7h5WZJU139vCoUeh5n5hlmsBteJK4XYetYwnSgQxJW3LdcavsvPlw8QMSFb7DyThjtFWC1HTwss&#10;rL/xga4m1SJDOBaooUmpL6SMVUMO48T3xNk7++AwZRlqaQPeMtx1cqbUu3TYcl5osKdNQ9XF/DgN&#10;fl+G15MpD/SFRu3c8Z5Ma7R+Hg/rOYhEQ/oP/7W3VsObmsHvmXw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8KdvwgAAANwAAAAPAAAAAAAAAAAAAAAAAJgCAABkcnMvZG93&#10;bnJldi54bWxQSwUGAAAAAAQABAD1AAAAhwMAAAAA&#10;" adj="31592,16168" fillcolor="#ff9">
                  <v:textbox inset="0,0,0,0">
                    <w:txbxContent>
                      <w:p w:rsidR="0023747D" w:rsidRPr="003A61C6" w:rsidRDefault="0023747D" w:rsidP="00375F9C">
                        <w:pPr>
                          <w:rPr>
                            <w:szCs w:val="18"/>
                          </w:rPr>
                        </w:pPr>
                        <w:r w:rsidRPr="003A61C6">
                          <w:rPr>
                            <w:szCs w:val="18"/>
                          </w:rPr>
                          <w:t>Dynamic asynchronous remote file loading</w:t>
                        </w:r>
                      </w:p>
                    </w:txbxContent>
                  </v:textbox>
                </v:shape>
                <v:shape id="AutoShape 238" o:spid="_x0000_s1848" type="#_x0000_t62" style="position:absolute;left:20574;top:7924;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cXqcMA&#10;AADcAAAADwAAAGRycy9kb3ducmV2LnhtbESP3YrCMBSE74V9h3AEb2RN/UHWapTdhQW9Eaw+wKE5&#10;NsXmpDTRtm+/EQQvh5n5htnsOluJBzW+dKxgOklAEOdOl1wouJz/Pr9A+ICssXJMCnrysNt+DDaY&#10;atfyiR5ZKESEsE9RgQmhTqX0uSGLfuJq4uhdXWMxRNkUUjfYRrit5CxJltJiyXHBYE2/hvJbdrcK&#10;3OWHMplfV8t5cRi3p740h2Ov1GjYfa9BBOrCO/xq77WCRTKH55l4BO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cXqcMAAADcAAAADwAAAAAAAAAAAAAAAACYAgAAZHJzL2Rv&#10;d25yZXYueG1sUEsFBgAAAAAEAAQA9QAAAIgDAAAAAA==&#10;" adj="23096,7116" fillcolor="#ff9">
                  <v:textbox inset="0,0,0,0">
                    <w:txbxContent>
                      <w:p w:rsidR="0023747D" w:rsidRPr="000E23E9" w:rsidRDefault="0023747D" w:rsidP="00375F9C">
                        <w:pPr>
                          <w:rPr>
                            <w:szCs w:val="18"/>
                          </w:rPr>
                        </w:pPr>
                        <w:r>
                          <w:rPr>
                            <w:szCs w:val="18"/>
                          </w:rPr>
                          <w:t xml:space="preserve">Create </w:t>
                        </w:r>
                        <w:r>
                          <w:rPr>
                            <w:rFonts w:hint="eastAsia"/>
                            <w:szCs w:val="18"/>
                          </w:rPr>
                          <w:t>instance and show it</w:t>
                        </w:r>
                      </w:p>
                    </w:txbxContent>
                  </v:textbox>
                </v:shape>
                <w10:anchorlock/>
              </v:group>
            </w:pict>
          </mc:Fallback>
        </mc:AlternateContent>
      </w:r>
    </w:p>
    <w:p w:rsidR="00375F9C" w:rsidRPr="003A61C6" w:rsidRDefault="00375F9C" w:rsidP="00375F9C">
      <w:pPr>
        <w:rPr>
          <w:b/>
        </w:rPr>
      </w:pPr>
      <w:r w:rsidRPr="003A61C6">
        <w:rPr>
          <w:b/>
        </w:rPr>
        <w:t>O</w:t>
      </w:r>
      <w:r w:rsidRPr="003A61C6">
        <w:rPr>
          <w:rFonts w:hint="eastAsia"/>
          <w:b/>
        </w:rPr>
        <w:t>utput:</w:t>
      </w:r>
    </w:p>
    <w:p w:rsidR="00375F9C" w:rsidRPr="00951BC8" w:rsidRDefault="005C781A" w:rsidP="00375F9C">
      <w:r>
        <w:rPr>
          <w:rFonts w:hint="eastAsia"/>
          <w:noProof/>
        </w:rPr>
        <mc:AlternateContent>
          <mc:Choice Requires="wps">
            <w:drawing>
              <wp:anchor distT="0" distB="0" distL="114300" distR="114300" simplePos="0" relativeHeight="251564544" behindDoc="0" locked="0" layoutInCell="1" allowOverlap="1" wp14:anchorId="24B24358" wp14:editId="65CE5604">
                <wp:simplePos x="0" y="0"/>
                <wp:positionH relativeFrom="column">
                  <wp:posOffset>914400</wp:posOffset>
                </wp:positionH>
                <wp:positionV relativeFrom="line">
                  <wp:posOffset>429260</wp:posOffset>
                </wp:positionV>
                <wp:extent cx="1257300" cy="219710"/>
                <wp:effectExtent l="9525" t="153035" r="9525" b="8255"/>
                <wp:wrapNone/>
                <wp:docPr id="398" name="AutoShap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219710"/>
                        </a:xfrm>
                        <a:prstGeom prst="wedgeRoundRectCallout">
                          <a:avLst>
                            <a:gd name="adj1" fmla="val 7120"/>
                            <a:gd name="adj2" fmla="val -11358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 xml:space="preserve">ode in </w:t>
                            </w:r>
                            <w:r w:rsidRPr="00CE0AA0">
                              <w:t>Module3.js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36" o:spid="_x0000_s1849" type="#_x0000_t62" style="position:absolute;left:0;text-align:left;margin-left:1in;margin-top:33.8pt;width:99pt;height:17.3pt;flip:x;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" adj="12338,-13735" fillcolor="#ff9">
                <v:textbox inset="0,0,0,0">
                  <w:txbxContent>
                    <w:p w:rsidR="0023747D" w:rsidRPr="000E23E9" w:rsidRDefault="0023747D" w:rsidP="00375F9C">
                      <w:pPr>
                        <w:rPr>
                          <w:szCs w:val="18"/>
                        </w:rPr>
                      </w:pPr>
                      <w:r>
                        <w:rPr>
                          <w:szCs w:val="18"/>
                        </w:rPr>
                        <w:t>C</w:t>
                      </w:r>
                      <w:r>
                        <w:rPr>
                          <w:rFonts w:hint="eastAsia"/>
                          <w:szCs w:val="18"/>
                        </w:rPr>
                        <w:t xml:space="preserve">ode in </w:t>
                      </w:r>
                      <w:r w:rsidRPr="00CE0AA0">
                        <w:t>Module3.js</w:t>
                      </w:r>
                    </w:p>
                  </w:txbxContent>
                </v:textbox>
                <w10:wrap anchory="line"/>
              </v:shape>
            </w:pict>
          </mc:Fallback>
        </mc:AlternateContent>
      </w:r>
      <w:r>
        <w:rPr>
          <w:rFonts w:hint="eastAsia"/>
          <w:noProof/>
        </w:rPr>
        <w:drawing>
          <wp:inline distT="0" distB="0" distL="0" distR="0" wp14:anchorId="37C6C97F" wp14:editId="602CD225">
            <wp:extent cx="3124200" cy="2047875"/>
            <wp:effectExtent l="0" t="0" r="0" b="9525"/>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124200" cy="2047875"/>
                    </a:xfrm>
                    <a:prstGeom prst="rect">
                      <a:avLst/>
                    </a:prstGeom>
                    <a:noFill/>
                    <a:ln>
                      <a:noFill/>
                    </a:ln>
                  </pic:spPr>
                </pic:pic>
              </a:graphicData>
            </a:graphic>
          </wp:inline>
        </w:drawing>
      </w:r>
    </w:p>
    <w:p w:rsidR="00375F9C" w:rsidRDefault="00375F9C" w:rsidP="00375F9C">
      <w:pPr>
        <w:rPr>
          <w:b/>
        </w:rPr>
      </w:pPr>
    </w:p>
    <w:p w:rsidR="00375F9C" w:rsidRPr="003A61C6" w:rsidRDefault="00375F9C" w:rsidP="00375F9C">
      <w:r w:rsidRPr="003A61C6">
        <w:rPr>
          <w:rFonts w:hint="eastAsia"/>
        </w:rPr>
        <w:t xml:space="preserve">And </w:t>
      </w:r>
      <w:r>
        <w:rPr>
          <w:rFonts w:hint="eastAsia"/>
        </w:rPr>
        <w:t xml:space="preserve">try to load code and create UI from a </w:t>
      </w:r>
      <w:r>
        <w:t>difference</w:t>
      </w:r>
      <w:r>
        <w:rPr>
          <w:rFonts w:hint="eastAsia"/>
        </w:rPr>
        <w:t xml:space="preserve"> domain.</w:t>
      </w:r>
    </w:p>
    <w:p w:rsidR="00375F9C" w:rsidRDefault="005C781A" w:rsidP="00375F9C">
      <w:r>
        <w:rPr>
          <w:noProof/>
        </w:rPr>
        <w:lastRenderedPageBreak/>
        <mc:AlternateContent>
          <mc:Choice Requires="wpc">
            <w:drawing>
              <wp:inline distT="0" distB="0" distL="0" distR="0" wp14:anchorId="3286BA72" wp14:editId="75AB7B8E">
                <wp:extent cx="5257800" cy="1678305"/>
                <wp:effectExtent l="9525" t="0" r="9525" b="7620"/>
                <wp:docPr id="397" name="画布 2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95" name="Text Box 241"/>
                        <wps:cNvSpPr txBox="1">
                          <a:spLocks noChangeArrowheads="1"/>
                        </wps:cNvSpPr>
                        <wps:spPr bwMode="auto">
                          <a:xfrm>
                            <a:off x="0" y="48895"/>
                            <a:ext cx="5257800" cy="1629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F52D2" w:rsidRDefault="0023747D" w:rsidP="00375F9C">
                              <w:pPr>
                                <w:spacing w:line="240" w:lineRule="exact"/>
                                <w:rPr>
                                  <w:sz w:val="18"/>
                                  <w:szCs w:val="18"/>
                                </w:rPr>
                              </w:pPr>
                              <w:r w:rsidRPr="00DF52D2">
                                <w:rPr>
                                  <w:sz w:val="18"/>
                                  <w:szCs w:val="18"/>
                                </w:rPr>
                                <w:t>Namespace(</w:t>
                              </w:r>
                              <w:r w:rsidRPr="00DF52D2">
                                <w:rPr>
                                  <w:color w:val="FF00FF"/>
                                  <w:sz w:val="18"/>
                                  <w:szCs w:val="18"/>
                                </w:rPr>
                                <w:t>"App"</w:t>
                              </w:r>
                              <w:r w:rsidRPr="00DF52D2">
                                <w:rPr>
                                  <w:sz w:val="18"/>
                                  <w:szCs w:val="18"/>
                                </w:rPr>
                                <w:t>);</w:t>
                              </w:r>
                            </w:p>
                            <w:p w:rsidR="0023747D" w:rsidRPr="00DF52D2" w:rsidRDefault="00726AAF" w:rsidP="00375F9C">
                              <w:pPr>
                                <w:spacing w:line="240" w:lineRule="exact"/>
                                <w:rPr>
                                  <w:sz w:val="18"/>
                                  <w:szCs w:val="18"/>
                                </w:rPr>
                              </w:pPr>
                              <w:r>
                                <w:rPr>
                                  <w:sz w:val="18"/>
                                  <w:szCs w:val="18"/>
                                </w:rPr>
                                <w:t>xui</w:t>
                              </w:r>
                              <w:r w:rsidR="0023747D" w:rsidRPr="00DF52D2">
                                <w:rPr>
                                  <w:sz w:val="18"/>
                                  <w:szCs w:val="18"/>
                                </w:rPr>
                                <w:t>.include(</w:t>
                              </w:r>
                              <w:r w:rsidR="0023747D" w:rsidRPr="00DF52D2">
                                <w:rPr>
                                  <w:color w:val="FF00FF"/>
                                  <w:sz w:val="18"/>
                                  <w:szCs w:val="18"/>
                                </w:rPr>
                                <w:t>"App.Module3"</w:t>
                              </w:r>
                              <w:r w:rsidR="0023747D" w:rsidRPr="00DF52D2">
                                <w:rPr>
                                  <w:sz w:val="18"/>
                                  <w:szCs w:val="18"/>
                                </w:rPr>
                                <w:t xml:space="preserve">, </w:t>
                              </w:r>
                            </w:p>
                            <w:p w:rsidR="0023747D" w:rsidRPr="00DF52D2" w:rsidRDefault="0023747D" w:rsidP="00375F9C">
                              <w:pPr>
                                <w:spacing w:line="240" w:lineRule="exact"/>
                                <w:rPr>
                                  <w:sz w:val="18"/>
                                  <w:szCs w:val="18"/>
                                </w:rPr>
                              </w:pPr>
                              <w:r w:rsidRPr="00DF52D2">
                                <w:rPr>
                                  <w:color w:val="FF00FF"/>
                                  <w:sz w:val="18"/>
                                  <w:szCs w:val="18"/>
                                </w:rPr>
                                <w:t>""</w:t>
                              </w:r>
                              <w:r w:rsidRPr="00DF52D2">
                                <w:rPr>
                                  <w:sz w:val="18"/>
                                  <w:szCs w:val="18"/>
                                </w:rPr>
                                <w:t>,</w:t>
                              </w:r>
                            </w:p>
                            <w:p w:rsidR="0023747D" w:rsidRPr="00DF52D2" w:rsidRDefault="0023747D" w:rsidP="00375F9C">
                              <w:pPr>
                                <w:spacing w:line="240" w:lineRule="exact"/>
                                <w:rPr>
                                  <w:sz w:val="18"/>
                                  <w:szCs w:val="18"/>
                                </w:rPr>
                              </w:pPr>
                              <w:r w:rsidRPr="00DF52D2">
                                <w:rPr>
                                  <w:color w:val="0000FF"/>
                                  <w:sz w:val="18"/>
                                  <w:szCs w:val="18"/>
                                </w:rPr>
                                <w:t>function</w:t>
                              </w:r>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r w:rsidRPr="00DF52D2">
                                <w:rPr>
                                  <w:color w:val="0000FF"/>
                                  <w:sz w:val="18"/>
                                  <w:szCs w:val="18"/>
                                </w:rPr>
                                <w:t>var</w:t>
                              </w:r>
                              <w:r w:rsidRPr="00DF52D2">
                                <w:rPr>
                                  <w:sz w:val="18"/>
                                  <w:szCs w:val="18"/>
                                </w:rPr>
                                <w:t xml:space="preserve"> ins=</w:t>
                              </w:r>
                              <w:r w:rsidRPr="00DF52D2">
                                <w:rPr>
                                  <w:color w:val="0000FF"/>
                                  <w:sz w:val="18"/>
                                  <w:szCs w:val="18"/>
                                </w:rPr>
                                <w:t>new</w:t>
                              </w:r>
                              <w:r w:rsidRPr="00DF52D2">
                                <w:rPr>
                                  <w:sz w:val="18"/>
                                  <w:szCs w:val="18"/>
                                </w:rPr>
                                <w:t xml:space="preserve"> App.Module3();</w:t>
                              </w:r>
                            </w:p>
                            <w:p w:rsidR="0023747D" w:rsidRPr="00DF52D2" w:rsidRDefault="0023747D" w:rsidP="00375F9C">
                              <w:pPr>
                                <w:spacing w:line="240" w:lineRule="exact"/>
                                <w:rPr>
                                  <w:sz w:val="18"/>
                                  <w:szCs w:val="18"/>
                                </w:rPr>
                              </w:pPr>
                              <w:r w:rsidRPr="00DF52D2">
                                <w:rPr>
                                  <w:sz w:val="18"/>
                                  <w:szCs w:val="18"/>
                                </w:rPr>
                                <w:t xml:space="preserve">        ins.show();</w:t>
                              </w:r>
                            </w:p>
                            <w:p w:rsidR="0023747D" w:rsidRPr="00DF52D2" w:rsidRDefault="0023747D" w:rsidP="00375F9C">
                              <w:pPr>
                                <w:spacing w:line="240" w:lineRule="exact"/>
                                <w:rPr>
                                  <w:sz w:val="18"/>
                                  <w:szCs w:val="18"/>
                                </w:rPr>
                              </w:pPr>
                              <w:r w:rsidRPr="00DF52D2">
                                <w:rPr>
                                  <w:sz w:val="18"/>
                                  <w:szCs w:val="18"/>
                                </w:rPr>
                                <w:t xml:space="preserve">    },</w:t>
                              </w:r>
                              <w:r w:rsidRPr="00DF52D2">
                                <w:rPr>
                                  <w:color w:val="0000FF"/>
                                  <w:sz w:val="18"/>
                                  <w:szCs w:val="18"/>
                                </w:rPr>
                                <w:t>function</w:t>
                              </w:r>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r w:rsidR="00726AAF">
                                <w:rPr>
                                  <w:sz w:val="18"/>
                                  <w:szCs w:val="18"/>
                                </w:rPr>
                                <w:t>xui</w:t>
                              </w:r>
                              <w:r w:rsidRPr="00DF52D2">
                                <w:rPr>
                                  <w:sz w:val="18"/>
                                  <w:szCs w:val="18"/>
                                </w:rPr>
                                <w:t>.alert(</w:t>
                              </w:r>
                              <w:r w:rsidRPr="00DF52D2">
                                <w:rPr>
                                  <w:color w:val="FF00FF"/>
                                  <w:sz w:val="18"/>
                                  <w:szCs w:val="18"/>
                                </w:rPr>
                                <w:t>"fail"</w:t>
                              </w:r>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p>
                            <w:p w:rsidR="0023747D" w:rsidRPr="00DF52D2" w:rsidRDefault="0023747D" w:rsidP="00375F9C">
                              <w:pPr>
                                <w:spacing w:line="240" w:lineRule="exact"/>
                                <w:rPr>
                                  <w:sz w:val="18"/>
                                  <w:szCs w:val="18"/>
                                </w:rPr>
                              </w:pPr>
                              <w:r w:rsidRPr="00DF52D2">
                                <w:rPr>
                                  <w:sz w:val="18"/>
                                  <w:szCs w:val="18"/>
                                </w:rPr>
                                <w:t>);</w:t>
                              </w:r>
                            </w:p>
                          </w:txbxContent>
                        </wps:txbx>
                        <wps:bodyPr rot="0" vert="horz" wrap="square" lIns="54000" tIns="46800" rIns="54000" bIns="45720" anchor="t" anchorCtr="0" upright="1">
                          <a:spAutoFit/>
                        </wps:bodyPr>
                      </wps:wsp>
                      <wps:wsp>
                        <wps:cNvPr id="396" name="AutoShape 244"/>
                        <wps:cNvSpPr>
                          <a:spLocks noChangeArrowheads="1"/>
                        </wps:cNvSpPr>
                        <wps:spPr bwMode="auto">
                          <a:xfrm flipH="1">
                            <a:off x="2057400" y="792480"/>
                            <a:ext cx="1600200" cy="219710"/>
                          </a:xfrm>
                          <a:prstGeom prst="wedgeRoundRectCallout">
                            <a:avLst>
                              <a:gd name="adj1" fmla="val 34005"/>
                              <a:gd name="adj2" fmla="val -14769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 xml:space="preserve"> difference domain</w:t>
                              </w:r>
                            </w:p>
                          </w:txbxContent>
                        </wps:txbx>
                        <wps:bodyPr rot="0" vert="horz" wrap="square" lIns="0" tIns="0" rIns="0" bIns="0" anchor="t" anchorCtr="0" upright="1">
                          <a:noAutofit/>
                        </wps:bodyPr>
                      </wps:wsp>
                    </wpc:wpc>
                  </a:graphicData>
                </a:graphic>
              </wp:inline>
            </w:drawing>
          </mc:Choice>
          <mc:Fallback>
            <w:pict>
              <v:group id="画布 239" o:spid="_x0000_s1850" editas="canvas" style="width:414pt;height:132.15pt;mso-position-horizontal-relative:char;mso-position-vertical-relative:line" coordsize="52578,16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">
                <v:shape id="_x0000_s1851" type="#_x0000_t75" style="position:absolute;width:52578;height:16783;visibility:visible;mso-wrap-style:square">
                  <v:fill o:detectmouseclick="t"/>
                  <v:path o:connecttype="none"/>
                </v:shape>
                <v:shape id="Text Box 241" o:spid="_x0000_s1852" type="#_x0000_t202" style="position:absolute;top:488;width:52578;height:16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y/5cQA&#10;AADcAAAADwAAAGRycy9kb3ducmV2LnhtbESPT2sCMRTE74LfITzBm2ZbqejWKKKU7UWof3p/bF43&#10;i5uXJYnr+u2bgtDjMDO/YVab3jaiIx9qxwpephkI4tLpmisFl/PHZAEiRGSNjWNS8KAAm/VwsMJc&#10;uzsfqTvFSiQIhxwVmBjbXMpQGrIYpq4lTt6P8xZjkr6S2uM9wW0jX7NsLi3WnBYMtrQzVF5PN6ug&#10;vO77fVF/G9/d7OJLL4vHYV4oNR7123cQkfr4H362P7WC2fIN/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Mv+XEAAAA3AAAAA8AAAAAAAAAAAAAAAAAmAIAAGRycy9k&#10;b3ducmV2LnhtbFBLBQYAAAAABAAEAPUAAACJAwAAAAA=&#10;" strokeweight="1pt">
                  <v:textbox style="mso-fit-shape-to-text:t" inset="1.5mm,1.3mm,1.5mm">
                    <w:txbxContent>
                      <w:p w:rsidR="0023747D" w:rsidRPr="00DF52D2" w:rsidRDefault="0023747D" w:rsidP="00375F9C">
                        <w:pPr>
                          <w:spacing w:line="240" w:lineRule="exact"/>
                          <w:rPr>
                            <w:sz w:val="18"/>
                            <w:szCs w:val="18"/>
                          </w:rPr>
                        </w:pPr>
                        <w:proofErr w:type="gramStart"/>
                        <w:r w:rsidRPr="00DF52D2">
                          <w:rPr>
                            <w:sz w:val="18"/>
                            <w:szCs w:val="18"/>
                          </w:rPr>
                          <w:t>Namespace(</w:t>
                        </w:r>
                        <w:proofErr w:type="gramEnd"/>
                        <w:r w:rsidRPr="00DF52D2">
                          <w:rPr>
                            <w:color w:val="FF00FF"/>
                            <w:sz w:val="18"/>
                            <w:szCs w:val="18"/>
                          </w:rPr>
                          <w:t>"App"</w:t>
                        </w:r>
                        <w:r w:rsidRPr="00DF52D2">
                          <w:rPr>
                            <w:sz w:val="18"/>
                            <w:szCs w:val="18"/>
                          </w:rPr>
                          <w:t>);</w:t>
                        </w:r>
                      </w:p>
                      <w:p w:rsidR="0023747D" w:rsidRPr="00DF52D2" w:rsidRDefault="00726AAF" w:rsidP="00375F9C">
                        <w:pPr>
                          <w:spacing w:line="240" w:lineRule="exact"/>
                          <w:rPr>
                            <w:sz w:val="18"/>
                            <w:szCs w:val="18"/>
                          </w:rPr>
                        </w:pPr>
                        <w:proofErr w:type="gramStart"/>
                        <w:r>
                          <w:rPr>
                            <w:sz w:val="18"/>
                            <w:szCs w:val="18"/>
                          </w:rPr>
                          <w:t>xui</w:t>
                        </w:r>
                        <w:r w:rsidR="0023747D" w:rsidRPr="00DF52D2">
                          <w:rPr>
                            <w:sz w:val="18"/>
                            <w:szCs w:val="18"/>
                          </w:rPr>
                          <w:t>.include(</w:t>
                        </w:r>
                        <w:proofErr w:type="gramEnd"/>
                        <w:r w:rsidR="0023747D" w:rsidRPr="00DF52D2">
                          <w:rPr>
                            <w:color w:val="FF00FF"/>
                            <w:sz w:val="18"/>
                            <w:szCs w:val="18"/>
                          </w:rPr>
                          <w:t>"App.Module3"</w:t>
                        </w:r>
                        <w:r w:rsidR="0023747D" w:rsidRPr="00DF52D2">
                          <w:rPr>
                            <w:sz w:val="18"/>
                            <w:szCs w:val="18"/>
                          </w:rPr>
                          <w:t xml:space="preserve">, </w:t>
                        </w:r>
                      </w:p>
                      <w:p w:rsidR="0023747D" w:rsidRPr="00DF52D2" w:rsidRDefault="0023747D" w:rsidP="00375F9C">
                        <w:pPr>
                          <w:spacing w:line="240" w:lineRule="exact"/>
                          <w:rPr>
                            <w:sz w:val="18"/>
                            <w:szCs w:val="18"/>
                          </w:rPr>
                        </w:pPr>
                        <w:r w:rsidRPr="00DF52D2">
                          <w:rPr>
                            <w:color w:val="FF00FF"/>
                            <w:sz w:val="18"/>
                            <w:szCs w:val="18"/>
                          </w:rPr>
                          <w:t>""</w:t>
                        </w:r>
                        <w:r w:rsidRPr="00DF52D2">
                          <w:rPr>
                            <w:sz w:val="18"/>
                            <w:szCs w:val="18"/>
                          </w:rPr>
                          <w:t>,</w:t>
                        </w:r>
                      </w:p>
                      <w:p w:rsidR="0023747D" w:rsidRPr="00DF52D2" w:rsidRDefault="0023747D" w:rsidP="00375F9C">
                        <w:pPr>
                          <w:spacing w:line="240" w:lineRule="exact"/>
                          <w:rPr>
                            <w:sz w:val="18"/>
                            <w:szCs w:val="18"/>
                          </w:rPr>
                        </w:pPr>
                        <w:proofErr w:type="gramStart"/>
                        <w:r w:rsidRPr="00DF52D2">
                          <w:rPr>
                            <w:color w:val="0000FF"/>
                            <w:sz w:val="18"/>
                            <w:szCs w:val="18"/>
                          </w:rPr>
                          <w:t>function</w:t>
                        </w:r>
                        <w:r w:rsidRPr="00DF52D2">
                          <w:rPr>
                            <w:sz w:val="18"/>
                            <w:szCs w:val="18"/>
                          </w:rPr>
                          <w:t>(</w:t>
                        </w:r>
                        <w:proofErr w:type="gramEnd"/>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proofErr w:type="gramStart"/>
                        <w:r w:rsidRPr="00DF52D2">
                          <w:rPr>
                            <w:color w:val="0000FF"/>
                            <w:sz w:val="18"/>
                            <w:szCs w:val="18"/>
                          </w:rPr>
                          <w:t>var</w:t>
                        </w:r>
                        <w:proofErr w:type="gramEnd"/>
                        <w:r w:rsidRPr="00DF52D2">
                          <w:rPr>
                            <w:sz w:val="18"/>
                            <w:szCs w:val="18"/>
                          </w:rPr>
                          <w:t xml:space="preserve"> ins=</w:t>
                        </w:r>
                        <w:r w:rsidRPr="00DF52D2">
                          <w:rPr>
                            <w:color w:val="0000FF"/>
                            <w:sz w:val="18"/>
                            <w:szCs w:val="18"/>
                          </w:rPr>
                          <w:t>new</w:t>
                        </w:r>
                        <w:r w:rsidRPr="00DF52D2">
                          <w:rPr>
                            <w:sz w:val="18"/>
                            <w:szCs w:val="18"/>
                          </w:rPr>
                          <w:t xml:space="preserve"> App.Module3();</w:t>
                        </w:r>
                      </w:p>
                      <w:p w:rsidR="0023747D" w:rsidRPr="00DF52D2" w:rsidRDefault="0023747D" w:rsidP="00375F9C">
                        <w:pPr>
                          <w:spacing w:line="240" w:lineRule="exact"/>
                          <w:rPr>
                            <w:sz w:val="18"/>
                            <w:szCs w:val="18"/>
                          </w:rPr>
                        </w:pPr>
                        <w:r w:rsidRPr="00DF52D2">
                          <w:rPr>
                            <w:sz w:val="18"/>
                            <w:szCs w:val="18"/>
                          </w:rPr>
                          <w:t xml:space="preserve">        </w:t>
                        </w:r>
                        <w:proofErr w:type="gramStart"/>
                        <w:r w:rsidRPr="00DF52D2">
                          <w:rPr>
                            <w:sz w:val="18"/>
                            <w:szCs w:val="18"/>
                          </w:rPr>
                          <w:t>ins.show(</w:t>
                        </w:r>
                        <w:proofErr w:type="gramEnd"/>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proofErr w:type="gramStart"/>
                        <w:r w:rsidRPr="00DF52D2">
                          <w:rPr>
                            <w:sz w:val="18"/>
                            <w:szCs w:val="18"/>
                          </w:rPr>
                          <w:t>,</w:t>
                        </w:r>
                        <w:r w:rsidRPr="00DF52D2">
                          <w:rPr>
                            <w:color w:val="0000FF"/>
                            <w:sz w:val="18"/>
                            <w:szCs w:val="18"/>
                          </w:rPr>
                          <w:t>function</w:t>
                        </w:r>
                        <w:proofErr w:type="gramEnd"/>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proofErr w:type="gramStart"/>
                        <w:r w:rsidR="00726AAF">
                          <w:rPr>
                            <w:sz w:val="18"/>
                            <w:szCs w:val="18"/>
                          </w:rPr>
                          <w:t>xui</w:t>
                        </w:r>
                        <w:r w:rsidRPr="00DF52D2">
                          <w:rPr>
                            <w:sz w:val="18"/>
                            <w:szCs w:val="18"/>
                          </w:rPr>
                          <w:t>.alert(</w:t>
                        </w:r>
                        <w:proofErr w:type="gramEnd"/>
                        <w:r w:rsidRPr="00DF52D2">
                          <w:rPr>
                            <w:color w:val="FF00FF"/>
                            <w:sz w:val="18"/>
                            <w:szCs w:val="18"/>
                          </w:rPr>
                          <w:t>"fail"</w:t>
                        </w:r>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p>
                      <w:p w:rsidR="0023747D" w:rsidRPr="00DF52D2" w:rsidRDefault="0023747D" w:rsidP="00375F9C">
                        <w:pPr>
                          <w:spacing w:line="240" w:lineRule="exact"/>
                          <w:rPr>
                            <w:sz w:val="18"/>
                            <w:szCs w:val="18"/>
                          </w:rPr>
                        </w:pPr>
                        <w:r w:rsidRPr="00DF52D2">
                          <w:rPr>
                            <w:sz w:val="18"/>
                            <w:szCs w:val="18"/>
                          </w:rPr>
                          <w:t>);</w:t>
                        </w:r>
                      </w:p>
                    </w:txbxContent>
                  </v:textbox>
                </v:shape>
                <v:shape id="AutoShape 244" o:spid="_x0000_s1853" type="#_x0000_t62" style="position:absolute;left:20574;top:7924;width:1600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qYS8QA&#10;AADcAAAADwAAAGRycy9kb3ducmV2LnhtbESPQWvCQBSE74L/YXlCb3VjW0KN2YgWClF6aNPS8yP7&#10;zAazb0N21fjv3ULB4zAz3zD5erSdONPgW8cKFvMEBHHtdMuNgp/v98dXED4ga+wck4IreVgX00mO&#10;mXYX/qJzFRoRIewzVGBC6DMpfW3Iop+7njh6BzdYDFEOjdQDXiLcdvIpSVJpseW4YLCnN0P1sTpZ&#10;BUtL5uN3/0Kn3bYs0ysat/s0Sj3Mxs0KRKAx3MP/7VIreF6m8HcmHgF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6mEvEAAAA3AAAAA8AAAAAAAAAAAAAAAAAmAIAAGRycy9k&#10;b3ducmV2LnhtbFBLBQYAAAAABAAEAPUAAACJAwAAAAA=&#10;" adj="18145,-21101" fillcolor="#ff9">
                  <v:textbox inset="0,0,0,0">
                    <w:txbxContent>
                      <w:p w:rsidR="0023747D" w:rsidRPr="000E23E9" w:rsidRDefault="0023747D" w:rsidP="00375F9C">
                        <w:pPr>
                          <w:rPr>
                            <w:szCs w:val="18"/>
                          </w:rPr>
                        </w:pPr>
                        <w:r>
                          <w:rPr>
                            <w:szCs w:val="18"/>
                          </w:rPr>
                          <w:t>A</w:t>
                        </w:r>
                        <w:r>
                          <w:rPr>
                            <w:rFonts w:hint="eastAsia"/>
                            <w:szCs w:val="18"/>
                          </w:rPr>
                          <w:t xml:space="preserve"> difference domain</w:t>
                        </w:r>
                      </w:p>
                    </w:txbxContent>
                  </v:textbox>
                </v:shape>
                <w10:anchorlock/>
              </v:group>
            </w:pict>
          </mc:Fallback>
        </mc:AlternateContent>
      </w:r>
    </w:p>
    <w:p w:rsidR="00375F9C" w:rsidRDefault="00704D04" w:rsidP="00E45D25">
      <w:pPr>
        <w:pStyle w:val="2"/>
        <w:numPr>
          <w:ilvl w:val="1"/>
          <w:numId w:val="17"/>
        </w:numPr>
      </w:pPr>
      <w:bookmarkStart w:id="190" w:name="_Toc356466319"/>
      <w:bookmarkStart w:id="191" w:name="_Toc235676292"/>
      <w:r>
        <w:rPr>
          <w:rFonts w:hint="eastAsia"/>
        </w:rPr>
        <w:t>xui.</w:t>
      </w:r>
      <w:r w:rsidR="00375F9C">
        <w:rPr>
          <w:rFonts w:hint="eastAsia"/>
        </w:rPr>
        <w:t xml:space="preserve">Com and </w:t>
      </w:r>
      <w:r>
        <w:rPr>
          <w:rFonts w:hint="eastAsia"/>
        </w:rPr>
        <w:t>xui.</w:t>
      </w:r>
      <w:r w:rsidR="00375F9C">
        <w:rPr>
          <w:rFonts w:hint="eastAsia"/>
        </w:rPr>
        <w:t>ComFactory</w:t>
      </w:r>
      <w:bookmarkEnd w:id="190"/>
    </w:p>
    <w:p w:rsidR="00375F9C" w:rsidRDefault="00375F9C" w:rsidP="00375F9C">
      <w:r w:rsidRPr="001513A9">
        <w:t>In fact, most of the actual business applications will not load code from a foreign domain. From another perspective, most of "Distributed UI" files are put in the application directory.</w:t>
      </w:r>
    </w:p>
    <w:p w:rsidR="00375F9C" w:rsidRDefault="00375F9C" w:rsidP="00375F9C">
      <w:r>
        <w:rPr>
          <w:rFonts w:hint="eastAsia"/>
        </w:rPr>
        <w:t>In this case, w</w:t>
      </w:r>
      <w:r w:rsidRPr="001513A9">
        <w:t xml:space="preserve">e can use </w:t>
      </w:r>
      <w:r w:rsidR="00704D04">
        <w:t>xui.</w:t>
      </w:r>
      <w:r w:rsidRPr="001513A9">
        <w:t xml:space="preserve">Com and </w:t>
      </w:r>
      <w:r w:rsidR="00704D04">
        <w:t>xui.</w:t>
      </w:r>
      <w:r w:rsidRPr="001513A9">
        <w:t xml:space="preserve">ComFactory to </w:t>
      </w:r>
      <w:r>
        <w:rPr>
          <w:rFonts w:hint="eastAsia"/>
        </w:rPr>
        <w:t>load those</w:t>
      </w:r>
      <w:r w:rsidRPr="001513A9">
        <w:t xml:space="preserve"> </w:t>
      </w:r>
      <w:r>
        <w:t>“</w:t>
      </w:r>
      <w:r w:rsidRPr="001513A9">
        <w:t>distributed UI</w:t>
      </w:r>
      <w:r>
        <w:t>”</w:t>
      </w:r>
      <w:r w:rsidRPr="001513A9">
        <w:t>.</w:t>
      </w:r>
      <w:r>
        <w:rPr>
          <w:rFonts w:hint="eastAsia"/>
        </w:rPr>
        <w:t xml:space="preserve"> In order to use this approach, all those C</w:t>
      </w:r>
      <w:r>
        <w:t xml:space="preserve">lasses must be derived from the </w:t>
      </w:r>
      <w:r w:rsidR="00704D04">
        <w:t>xui.</w:t>
      </w:r>
      <w:r>
        <w:t>Com</w:t>
      </w:r>
      <w:r>
        <w:rPr>
          <w:rFonts w:hint="eastAsia"/>
        </w:rPr>
        <w:t xml:space="preserve">, </w:t>
      </w:r>
      <w:r w:rsidRPr="000E178E">
        <w:t>named according to specified rules</w:t>
      </w:r>
      <w:r>
        <w:rPr>
          <w:rFonts w:hint="eastAsia"/>
        </w:rPr>
        <w:t xml:space="preserve">, </w:t>
      </w:r>
      <w:r w:rsidRPr="000E178E">
        <w:t xml:space="preserve">and </w:t>
      </w:r>
      <w:r>
        <w:rPr>
          <w:rFonts w:hint="eastAsia"/>
        </w:rPr>
        <w:t xml:space="preserve">put into </w:t>
      </w:r>
      <w:r w:rsidRPr="000E178E">
        <w:t>the specified directory.</w:t>
      </w:r>
    </w:p>
    <w:p w:rsidR="00375F9C" w:rsidRDefault="00375F9C" w:rsidP="00375F9C"/>
    <w:p w:rsidR="00375F9C" w:rsidRDefault="00704D04" w:rsidP="00375F9C">
      <w:r>
        <w:t>xui.</w:t>
      </w:r>
      <w:r w:rsidR="00375F9C" w:rsidRPr="00155EBD">
        <w:t>ComFactory implements a manage</w:t>
      </w:r>
      <w:r w:rsidR="00375F9C">
        <w:t xml:space="preserve">ment mechanism for the </w:t>
      </w:r>
      <w:r>
        <w:t>xui.</w:t>
      </w:r>
      <w:r w:rsidR="00375F9C">
        <w:t>Com</w:t>
      </w:r>
      <w:r w:rsidR="00375F9C">
        <w:rPr>
          <w:rFonts w:hint="eastAsia"/>
        </w:rPr>
        <w:t xml:space="preserve">. </w:t>
      </w:r>
      <w:r w:rsidR="00375F9C">
        <w:t>It</w:t>
      </w:r>
      <w:r w:rsidR="00375F9C">
        <w:rPr>
          <w:rFonts w:hint="eastAsia"/>
        </w:rPr>
        <w:t xml:space="preserve"> c</w:t>
      </w:r>
      <w:r w:rsidR="00375F9C" w:rsidRPr="00155EBD">
        <w:t>an follow a specified rule (finding file path from the class name) to load code from a remote file.</w:t>
      </w:r>
      <w:r w:rsidR="00375F9C">
        <w:rPr>
          <w:rFonts w:hint="eastAsia"/>
        </w:rPr>
        <w:t xml:space="preserve"> </w:t>
      </w:r>
    </w:p>
    <w:p w:rsidR="00375F9C" w:rsidRDefault="00375F9C" w:rsidP="00375F9C">
      <w:r>
        <w:rPr>
          <w:rFonts w:hint="eastAsia"/>
        </w:rPr>
        <w:t xml:space="preserve"> </w:t>
      </w:r>
    </w:p>
    <w:p w:rsidR="00375F9C" w:rsidRDefault="004D6FBC" w:rsidP="00375F9C">
      <w:r>
        <w:t>There’s</w:t>
      </w:r>
      <w:r w:rsidR="00375F9C">
        <w:rPr>
          <w:rFonts w:hint="eastAsia"/>
        </w:rPr>
        <w:t xml:space="preserve"> an overall example in </w:t>
      </w:r>
      <w:r w:rsidR="00375F9C">
        <w:t>“</w:t>
      </w:r>
      <w:r w:rsidR="00375F9C" w:rsidRPr="008409F6">
        <w:t>chapter4/distributed</w:t>
      </w:r>
      <w:r w:rsidR="00375F9C">
        <w:t>”</w:t>
      </w:r>
      <w:r w:rsidR="00375F9C">
        <w:rPr>
          <w:rFonts w:hint="eastAsia"/>
        </w:rPr>
        <w:t>, we can browse it for detail.</w:t>
      </w:r>
    </w:p>
    <w:p w:rsidR="00375F9C" w:rsidRDefault="005C781A" w:rsidP="00375F9C">
      <w:r>
        <w:rPr>
          <w:rFonts w:hint="eastAsia"/>
          <w:noProof/>
        </w:rPr>
        <mc:AlternateContent>
          <mc:Choice Requires="wps">
            <w:drawing>
              <wp:anchor distT="0" distB="0" distL="114300" distR="114300" simplePos="0" relativeHeight="251565568" behindDoc="0" locked="0" layoutInCell="1" allowOverlap="1" wp14:anchorId="4EAFF61D" wp14:editId="4F81965E">
                <wp:simplePos x="0" y="0"/>
                <wp:positionH relativeFrom="column">
                  <wp:posOffset>2400300</wp:posOffset>
                </wp:positionH>
                <wp:positionV relativeFrom="line">
                  <wp:posOffset>726440</wp:posOffset>
                </wp:positionV>
                <wp:extent cx="1828800" cy="219710"/>
                <wp:effectExtent l="171450" t="135890" r="9525" b="6350"/>
                <wp:wrapNone/>
                <wp:docPr id="394" name="AutoShap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28800" cy="219710"/>
                        </a:xfrm>
                        <a:prstGeom prst="wedgeRoundRectCallout">
                          <a:avLst>
                            <a:gd name="adj1" fmla="val 55380"/>
                            <a:gd name="adj2" fmla="val -10202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55EBD" w:rsidRDefault="0023747D" w:rsidP="00375F9C">
                            <w:pPr>
                              <w:rPr>
                                <w:szCs w:val="18"/>
                              </w:rPr>
                            </w:pPr>
                            <w:r w:rsidRPr="00155EBD">
                              <w:rPr>
                                <w:szCs w:val="18"/>
                              </w:rPr>
                              <w:t>Distributed UI classes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5" o:spid="_x0000_s1854" type="#_x0000_t62" style="position:absolute;left:0;text-align:left;margin-left:189pt;margin-top:57.2pt;width:2in;height:17.3pt;flip:x;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" adj="22762,-11237" fillcolor="#ff9">
                <v:textbox inset="0,0,0,0">
                  <w:txbxContent>
                    <w:p w:rsidR="0023747D" w:rsidRPr="00155EBD" w:rsidRDefault="0023747D" w:rsidP="00375F9C">
                      <w:pPr>
                        <w:rPr>
                          <w:szCs w:val="18"/>
                        </w:rPr>
                      </w:pPr>
                      <w:r w:rsidRPr="00155EBD">
                        <w:rPr>
                          <w:szCs w:val="18"/>
                        </w:rPr>
                        <w:t>Distributed UI classes</w:t>
                      </w:r>
                    </w:p>
                  </w:txbxContent>
                </v:textbox>
                <w10:wrap anchory="line"/>
              </v:shape>
            </w:pict>
          </mc:Fallback>
        </mc:AlternateContent>
      </w:r>
      <w:r>
        <w:rPr>
          <w:rFonts w:hint="eastAsia"/>
          <w:noProof/>
        </w:rPr>
        <mc:AlternateContent>
          <mc:Choice Requires="wps">
            <w:drawing>
              <wp:anchor distT="0" distB="0" distL="114300" distR="114300" simplePos="0" relativeHeight="251567616" behindDoc="0" locked="0" layoutInCell="1" allowOverlap="1" wp14:anchorId="39727A34" wp14:editId="77C6DF80">
                <wp:simplePos x="0" y="0"/>
                <wp:positionH relativeFrom="column">
                  <wp:posOffset>571500</wp:posOffset>
                </wp:positionH>
                <wp:positionV relativeFrom="line">
                  <wp:posOffset>924560</wp:posOffset>
                </wp:positionV>
                <wp:extent cx="914400" cy="219710"/>
                <wp:effectExtent l="9525" t="372110" r="9525" b="8255"/>
                <wp:wrapNone/>
                <wp:docPr id="393" name="AutoShap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19710"/>
                        </a:xfrm>
                        <a:prstGeom prst="wedgeRoundRectCallout">
                          <a:avLst>
                            <a:gd name="adj1" fmla="val 24306"/>
                            <a:gd name="adj2" fmla="val -20722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This folder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7" o:spid="_x0000_s1855" type="#_x0000_t62" style="position:absolute;left:0;text-align:left;margin-left:45pt;margin-top:72.8pt;width:1in;height:17.3pt;flip:x;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" adj="16050,-33961" fillcolor="#ff9">
                <v:textbox inset="0,0,0,0">
                  <w:txbxContent>
                    <w:p w:rsidR="0023747D" w:rsidRPr="000E23E9" w:rsidRDefault="0023747D" w:rsidP="00375F9C">
                      <w:pPr>
                        <w:rPr>
                          <w:szCs w:val="18"/>
                        </w:rPr>
                      </w:pPr>
                      <w:r>
                        <w:rPr>
                          <w:rFonts w:hint="eastAsia"/>
                          <w:szCs w:val="18"/>
                        </w:rPr>
                        <w:t>This folder</w:t>
                      </w:r>
                    </w:p>
                  </w:txbxContent>
                </v:textbox>
                <w10:wrap anchory="line"/>
              </v:shape>
            </w:pict>
          </mc:Fallback>
        </mc:AlternateContent>
      </w:r>
      <w:r>
        <w:rPr>
          <w:rFonts w:hint="eastAsia"/>
          <w:noProof/>
        </w:rPr>
        <mc:AlternateContent>
          <mc:Choice Requires="wps">
            <w:drawing>
              <wp:anchor distT="0" distB="0" distL="114300" distR="114300" simplePos="0" relativeHeight="251566592" behindDoc="0" locked="0" layoutInCell="1" allowOverlap="1" wp14:anchorId="23791DB3" wp14:editId="78751A97">
                <wp:simplePos x="0" y="0"/>
                <wp:positionH relativeFrom="column">
                  <wp:posOffset>2514600</wp:posOffset>
                </wp:positionH>
                <wp:positionV relativeFrom="line">
                  <wp:posOffset>132080</wp:posOffset>
                </wp:positionV>
                <wp:extent cx="685800" cy="219710"/>
                <wp:effectExtent l="476250" t="8255" r="9525" b="10160"/>
                <wp:wrapNone/>
                <wp:docPr id="392" name="AutoShap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85800" cy="219710"/>
                        </a:xfrm>
                        <a:prstGeom prst="wedgeRoundRectCallout">
                          <a:avLst>
                            <a:gd name="adj1" fmla="val 107407"/>
                            <a:gd name="adj2" fmla="val -234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onf file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6" o:spid="_x0000_s1856" type="#_x0000_t62" style="position:absolute;left:0;text-align:left;margin-left:198pt;margin-top:10.4pt;width:54pt;height:17.3pt;flip:x;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" adj="34000,5743" fillcolor="#ff9">
                <v:textbox inset="0,0,0,0">
                  <w:txbxContent>
                    <w:p w:rsidR="0023747D" w:rsidRPr="000E23E9" w:rsidRDefault="0023747D" w:rsidP="00375F9C">
                      <w:pPr>
                        <w:rPr>
                          <w:szCs w:val="18"/>
                        </w:rPr>
                      </w:pPr>
                      <w:r>
                        <w:rPr>
                          <w:szCs w:val="18"/>
                        </w:rPr>
                        <w:t>C</w:t>
                      </w:r>
                      <w:r>
                        <w:rPr>
                          <w:rFonts w:hint="eastAsia"/>
                          <w:szCs w:val="18"/>
                        </w:rPr>
                        <w:t>onf file</w:t>
                      </w:r>
                    </w:p>
                  </w:txbxContent>
                </v:textbox>
                <w10:wrap anchory="line"/>
              </v:shape>
            </w:pict>
          </mc:Fallback>
        </mc:AlternateContent>
      </w:r>
      <w:r>
        <w:rPr>
          <w:rFonts w:hint="eastAsia"/>
          <w:noProof/>
        </w:rPr>
        <w:drawing>
          <wp:inline distT="0" distB="0" distL="0" distR="0" wp14:anchorId="3F8A0665" wp14:editId="2D242E21">
            <wp:extent cx="2600325" cy="1057275"/>
            <wp:effectExtent l="0" t="0" r="9525" b="9525"/>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600325" cy="1057275"/>
                    </a:xfrm>
                    <a:prstGeom prst="rect">
                      <a:avLst/>
                    </a:prstGeom>
                    <a:noFill/>
                    <a:ln>
                      <a:noFill/>
                    </a:ln>
                  </pic:spPr>
                </pic:pic>
              </a:graphicData>
            </a:graphic>
          </wp:inline>
        </w:drawing>
      </w:r>
    </w:p>
    <w:p w:rsidR="00375F9C" w:rsidRDefault="00375F9C" w:rsidP="00375F9C">
      <w:pPr>
        <w:rPr>
          <w:b/>
        </w:rPr>
      </w:pPr>
    </w:p>
    <w:p w:rsidR="00375F9C" w:rsidRDefault="00704D04" w:rsidP="00E45D25">
      <w:pPr>
        <w:pStyle w:val="3"/>
        <w:numPr>
          <w:ilvl w:val="2"/>
          <w:numId w:val="17"/>
        </w:numPr>
      </w:pPr>
      <w:bookmarkStart w:id="192" w:name="_Toc356466320"/>
      <w:r>
        <w:rPr>
          <w:rFonts w:hint="eastAsia"/>
        </w:rPr>
        <w:t>xui.</w:t>
      </w:r>
      <w:r w:rsidR="00375F9C">
        <w:rPr>
          <w:rFonts w:hint="eastAsia"/>
        </w:rPr>
        <w:t xml:space="preserve">ComFactory </w:t>
      </w:r>
      <w:r w:rsidR="00375F9C" w:rsidRPr="00155EBD">
        <w:t>config</w:t>
      </w:r>
      <w:bookmarkEnd w:id="192"/>
    </w:p>
    <w:p w:rsidR="00375F9C" w:rsidRDefault="00375F9C" w:rsidP="00375F9C">
      <w:r>
        <w:rPr>
          <w:rFonts w:hint="eastAsia"/>
        </w:rPr>
        <w:t>In conf.js:</w:t>
      </w:r>
    </w:p>
    <w:p w:rsidR="00375F9C" w:rsidRDefault="005C781A" w:rsidP="00375F9C">
      <w:r>
        <w:rPr>
          <w:noProof/>
        </w:rPr>
        <w:lastRenderedPageBreak/>
        <mc:AlternateContent>
          <mc:Choice Requires="wpc">
            <w:drawing>
              <wp:inline distT="0" distB="0" distL="0" distR="0" wp14:anchorId="600A6EDE" wp14:editId="0B4C3469">
                <wp:extent cx="5257800" cy="1983105"/>
                <wp:effectExtent l="9525" t="0" r="9525" b="7620"/>
                <wp:docPr id="391" name="画布 2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7" name="Text Box 250"/>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462CC" w:rsidRDefault="0023747D" w:rsidP="00375F9C">
                              <w:pPr>
                                <w:spacing w:line="240" w:lineRule="exact"/>
                                <w:rPr>
                                  <w:sz w:val="18"/>
                                  <w:szCs w:val="18"/>
                                </w:rPr>
                              </w:pPr>
                              <w:r>
                                <w:rPr>
                                  <w:rFonts w:hint="eastAsia"/>
                                  <w:sz w:val="18"/>
                                  <w:szCs w:val="18"/>
                                </w:rPr>
                                <w:t>CONF={</w:t>
                              </w:r>
                              <w:r w:rsidRPr="007462CC">
                                <w:rPr>
                                  <w:sz w:val="18"/>
                                  <w:szCs w:val="18"/>
                                </w:rPr>
                                <w:t>ComFactoryProfile</w:t>
                              </w:r>
                              <w:r>
                                <w:rPr>
                                  <w:rFonts w:hint="eastAsia"/>
                                  <w:sz w:val="18"/>
                                  <w:szCs w:val="18"/>
                                </w:rPr>
                                <w:t>:</w:t>
                              </w:r>
                            </w:p>
                            <w:p w:rsidR="0023747D" w:rsidRPr="007462CC" w:rsidRDefault="0023747D" w:rsidP="00375F9C">
                              <w:pPr>
                                <w:spacing w:line="240" w:lineRule="exact"/>
                                <w:rPr>
                                  <w:sz w:val="18"/>
                                  <w:szCs w:val="18"/>
                                </w:rPr>
                              </w:pPr>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module1:{</w:t>
                              </w:r>
                            </w:p>
                            <w:p w:rsidR="0023747D" w:rsidRPr="007462CC" w:rsidRDefault="0023747D" w:rsidP="00375F9C">
                              <w:pPr>
                                <w:spacing w:line="240" w:lineRule="exact"/>
                                <w:rPr>
                                  <w:sz w:val="18"/>
                                  <w:szCs w:val="18"/>
                                </w:rPr>
                              </w:pPr>
                              <w:r w:rsidRPr="007462CC">
                                <w:rPr>
                                  <w:sz w:val="18"/>
                                  <w:szCs w:val="18"/>
                                </w:rPr>
                                <w:t xml:space="preserve">        cls:</w:t>
                              </w:r>
                              <w:r w:rsidRPr="007462CC">
                                <w:rPr>
                                  <w:color w:val="FF00FF"/>
                                  <w:sz w:val="18"/>
                                  <w:szCs w:val="18"/>
                                </w:rPr>
                                <w:t>'App.Module1'</w:t>
                              </w:r>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children:{</w:t>
                              </w:r>
                            </w:p>
                            <w:p w:rsidR="0023747D" w:rsidRPr="007462CC" w:rsidRDefault="0023747D" w:rsidP="00375F9C">
                              <w:pPr>
                                <w:spacing w:line="240" w:lineRule="exact"/>
                                <w:rPr>
                                  <w:sz w:val="18"/>
                                  <w:szCs w:val="18"/>
                                </w:rPr>
                              </w:pPr>
                              <w:r w:rsidRPr="007462CC">
                                <w:rPr>
                                  <w:sz w:val="18"/>
                                  <w:szCs w:val="18"/>
                                </w:rPr>
                                <w:t xml:space="preserve">            tag_SubModule1:</w:t>
                              </w:r>
                              <w:r w:rsidRPr="007462CC">
                                <w:rPr>
                                  <w:color w:val="FF00FF"/>
                                  <w:sz w:val="18"/>
                                  <w:szCs w:val="18"/>
                                </w:rPr>
                                <w:t>'submodule1'</w:t>
                              </w:r>
                            </w:p>
                            <w:p w:rsidR="0023747D" w:rsidRPr="007462CC" w:rsidRDefault="0023747D" w:rsidP="00375F9C">
                              <w:pPr>
                                <w:spacing w:line="240" w:lineRule="exact"/>
                                <w:rPr>
                                  <w:sz w:val="18"/>
                                  <w:szCs w:val="18"/>
                                </w:rPr>
                              </w:pPr>
                              <w:r w:rsidRPr="007462CC">
                                <w:rPr>
                                  <w:sz w:val="18"/>
                                  <w:szCs w:val="18"/>
                                </w:rPr>
                                <w:t xml:space="preserve">        }</w:t>
                              </w:r>
                            </w:p>
                            <w:p w:rsidR="0023747D" w:rsidRPr="007462CC" w:rsidRDefault="0023747D" w:rsidP="00375F9C">
                              <w:pPr>
                                <w:spacing w:line="240" w:lineRule="exact"/>
                                <w:rPr>
                                  <w:sz w:val="18"/>
                                  <w:szCs w:val="18"/>
                                </w:rPr>
                              </w:pPr>
                              <w:r w:rsidRPr="007462CC">
                                <w:rPr>
                                  <w:sz w:val="18"/>
                                  <w:szCs w:val="18"/>
                                </w:rPr>
                                <w:t xml:space="preserve">    },</w:t>
                              </w:r>
                            </w:p>
                            <w:p w:rsidR="0023747D" w:rsidRPr="007462CC" w:rsidRDefault="0023747D" w:rsidP="00375F9C">
                              <w:pPr>
                                <w:spacing w:line="240" w:lineRule="exact"/>
                                <w:rPr>
                                  <w:sz w:val="18"/>
                                  <w:szCs w:val="18"/>
                                </w:rPr>
                              </w:pPr>
                              <w:r w:rsidRPr="007462CC">
                                <w:rPr>
                                  <w:sz w:val="18"/>
                                  <w:szCs w:val="18"/>
                                </w:rPr>
                                <w:t xml:space="preserve">    submodule1:{</w:t>
                              </w:r>
                            </w:p>
                            <w:p w:rsidR="0023747D" w:rsidRPr="007462CC" w:rsidRDefault="0023747D" w:rsidP="00375F9C">
                              <w:pPr>
                                <w:spacing w:line="240" w:lineRule="exact"/>
                                <w:rPr>
                                  <w:sz w:val="18"/>
                                  <w:szCs w:val="18"/>
                                </w:rPr>
                              </w:pPr>
                              <w:r w:rsidRPr="007462CC">
                                <w:rPr>
                                  <w:sz w:val="18"/>
                                  <w:szCs w:val="18"/>
                                </w:rPr>
                                <w:t xml:space="preserve">        cls:</w:t>
                              </w:r>
                              <w:r w:rsidRPr="007462CC">
                                <w:rPr>
                                  <w:color w:val="FF00FF"/>
                                  <w:sz w:val="18"/>
                                  <w:szCs w:val="18"/>
                                </w:rPr>
                                <w:t>'App.SubModule1'</w:t>
                              </w:r>
                            </w:p>
                            <w:p w:rsidR="0023747D" w:rsidRPr="007462CC" w:rsidRDefault="0023747D" w:rsidP="00375F9C">
                              <w:pPr>
                                <w:spacing w:line="240" w:lineRule="exact"/>
                                <w:rPr>
                                  <w:sz w:val="18"/>
                                  <w:szCs w:val="18"/>
                                </w:rPr>
                              </w:pPr>
                              <w:r w:rsidRPr="007462CC">
                                <w:rPr>
                                  <w:sz w:val="18"/>
                                  <w:szCs w:val="18"/>
                                </w:rPr>
                                <w:t xml:space="preserve">    }</w:t>
                              </w:r>
                            </w:p>
                            <w:p w:rsidR="0023747D" w:rsidRPr="007462CC" w:rsidRDefault="0023747D" w:rsidP="00375F9C">
                              <w:pPr>
                                <w:spacing w:line="240" w:lineRule="exact"/>
                                <w:rPr>
                                  <w:sz w:val="18"/>
                                  <w:szCs w:val="18"/>
                                </w:rPr>
                              </w:pPr>
                              <w:r>
                                <w:rPr>
                                  <w:sz w:val="18"/>
                                  <w:szCs w:val="18"/>
                                </w:rPr>
                                <w:t>}}</w:t>
                              </w:r>
                            </w:p>
                          </w:txbxContent>
                        </wps:txbx>
                        <wps:bodyPr rot="0" vert="horz" wrap="square" lIns="54000" tIns="46800" rIns="54000" bIns="45720" anchor="t" anchorCtr="0" upright="1">
                          <a:spAutoFit/>
                        </wps:bodyPr>
                      </wps:wsp>
                      <wps:wsp>
                        <wps:cNvPr id="388" name="AutoShape 251"/>
                        <wps:cNvSpPr>
                          <a:spLocks noChangeArrowheads="1"/>
                        </wps:cNvSpPr>
                        <wps:spPr bwMode="auto">
                          <a:xfrm flipH="1">
                            <a:off x="1600200" y="198120"/>
                            <a:ext cx="2400300" cy="198120"/>
                          </a:xfrm>
                          <a:prstGeom prst="wedgeRoundRectCallout">
                            <a:avLst>
                              <a:gd name="adj1" fmla="val 57986"/>
                              <a:gd name="adj2" fmla="val 105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module1 is </w:t>
                              </w:r>
                              <w:r>
                                <w:rPr>
                                  <w:szCs w:val="18"/>
                                </w:rPr>
                                <w:t>an</w:t>
                              </w:r>
                              <w:r>
                                <w:rPr>
                                  <w:rFonts w:hint="eastAsia"/>
                                  <w:szCs w:val="18"/>
                                </w:rPr>
                                <w:t xml:space="preserve"> </w:t>
                              </w:r>
                              <w:r>
                                <w:rPr>
                                  <w:szCs w:val="18"/>
                                </w:rPr>
                                <w:t>“</w:t>
                              </w:r>
                              <w:r>
                                <w:rPr>
                                  <w:rFonts w:hint="eastAsia"/>
                                  <w:szCs w:val="18"/>
                                </w:rPr>
                                <w:t>Aoo.Module</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hint="eastAsia"/>
                                    <w:szCs w:val="18"/>
                                  </w:rPr>
                                  <w:t>1</w:t>
                                </w:r>
                                <w:r>
                                  <w:rPr>
                                    <w:szCs w:val="18"/>
                                  </w:rPr>
                                  <w:t>”</w:t>
                                </w:r>
                              </w:smartTag>
                              <w:r>
                                <w:rPr>
                                  <w:rFonts w:hint="eastAsia"/>
                                  <w:szCs w:val="18"/>
                                </w:rPr>
                                <w:t xml:space="preserve"> Class</w:t>
                              </w:r>
                            </w:p>
                          </w:txbxContent>
                        </wps:txbx>
                        <wps:bodyPr rot="0" vert="horz" wrap="square" lIns="0" tIns="0" rIns="0" bIns="0" anchor="t" anchorCtr="0" upright="1">
                          <a:noAutofit/>
                        </wps:bodyPr>
                      </wps:wsp>
                      <wps:wsp>
                        <wps:cNvPr id="389" name="AutoShape 253"/>
                        <wps:cNvSpPr>
                          <a:spLocks noChangeArrowheads="1"/>
                        </wps:cNvSpPr>
                        <wps:spPr bwMode="auto">
                          <a:xfrm flipH="1">
                            <a:off x="1828800" y="1287780"/>
                            <a:ext cx="2857500" cy="198120"/>
                          </a:xfrm>
                          <a:prstGeom prst="wedgeRoundRectCallout">
                            <a:avLst>
                              <a:gd name="adj1" fmla="val 57731"/>
                              <a:gd name="adj2" fmla="val 868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submodule1 is a </w:t>
                              </w:r>
                              <w:r>
                                <w:rPr>
                                  <w:szCs w:val="18"/>
                                </w:rPr>
                                <w:t>“</w:t>
                              </w:r>
                              <w:r>
                                <w:rPr>
                                  <w:rFonts w:hint="eastAsia"/>
                                  <w:szCs w:val="18"/>
                                </w:rPr>
                                <w:t>Aoo.SubModule</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hint="eastAsia"/>
                                    <w:szCs w:val="18"/>
                                  </w:rPr>
                                  <w:t>1</w:t>
                                </w:r>
                                <w:r>
                                  <w:rPr>
                                    <w:szCs w:val="18"/>
                                  </w:rPr>
                                  <w:t>”</w:t>
                                </w:r>
                              </w:smartTag>
                              <w:r>
                                <w:rPr>
                                  <w:rFonts w:hint="eastAsia"/>
                                  <w:szCs w:val="18"/>
                                </w:rPr>
                                <w:t xml:space="preserve"> Class</w:t>
                              </w:r>
                            </w:p>
                          </w:txbxContent>
                        </wps:txbx>
                        <wps:bodyPr rot="0" vert="horz" wrap="square" lIns="0" tIns="0" rIns="0" bIns="0" anchor="t" anchorCtr="0" upright="1">
                          <a:noAutofit/>
                        </wps:bodyPr>
                      </wps:wsp>
                      <wps:wsp>
                        <wps:cNvPr id="390" name="AutoShape 255"/>
                        <wps:cNvSpPr>
                          <a:spLocks noChangeArrowheads="1"/>
                        </wps:cNvSpPr>
                        <wps:spPr bwMode="auto">
                          <a:xfrm flipH="1">
                            <a:off x="2400300" y="693420"/>
                            <a:ext cx="2743200" cy="198120"/>
                          </a:xfrm>
                          <a:prstGeom prst="wedgeRoundRectCallout">
                            <a:avLst>
                              <a:gd name="adj1" fmla="val 56991"/>
                              <a:gd name="adj2" fmla="val 173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module1 has a child submodule1</w:t>
                              </w:r>
                            </w:p>
                          </w:txbxContent>
                        </wps:txbx>
                        <wps:bodyPr rot="0" vert="horz" wrap="square" lIns="0" tIns="0" rIns="0" bIns="0" anchor="t" anchorCtr="0" upright="1">
                          <a:noAutofit/>
                        </wps:bodyPr>
                      </wps:wsp>
                    </wpc:wpc>
                  </a:graphicData>
                </a:graphic>
              </wp:inline>
            </w:drawing>
          </mc:Choice>
          <mc:Fallback>
            <w:pict>
              <v:group id="画布 248" o:spid="_x0000_s1857"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">
                <v:shape id="_x0000_s1858" type="#_x0000_t75" style="position:absolute;width:52578;height:19831;visibility:visible;mso-wrap-style:square">
                  <v:fill o:detectmouseclick="t"/>
                  <v:path o:connecttype="none"/>
                </v:shape>
                <v:shape id="Text Box 250" o:spid="_x0000_s1859"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sS1MQA&#10;AADcAAAADwAAAGRycy9kb3ducmV2LnhtbESPQWsCMRSE7wX/Q3hCbzXbFuy6GkWUsl6E1ur9sXnd&#10;LG5eliSu6783QqHHYWa+YRarwbaiJx8axwpeJxkI4srphmsFx5/PlxxEiMgaW8ek4EYBVsvR0wIL&#10;7a78Tf0h1iJBOBSowMTYFVKGypDFMHEdcfJ+nbcYk/S11B6vCW5b+ZZlU2mx4bRgsKONoep8uFgF&#10;1Xk7bMvmZHx/sfmXnpW3/bRU6nk8rOcgIg3xP/zX3mkF7/kHPM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LEtTEAAAA3AAAAA8AAAAAAAAAAAAAAAAAmAIAAGRycy9k&#10;b3ducmV2LnhtbFBLBQYAAAAABAAEAPUAAACJAwAAAAA=&#10;" strokeweight="1pt">
                  <v:textbox style="mso-fit-shape-to-text:t" inset="1.5mm,1.3mm,1.5mm">
                    <w:txbxContent>
                      <w:p w:rsidR="0023747D" w:rsidRPr="007462CC" w:rsidRDefault="0023747D" w:rsidP="00375F9C">
                        <w:pPr>
                          <w:spacing w:line="240" w:lineRule="exact"/>
                          <w:rPr>
                            <w:sz w:val="18"/>
                            <w:szCs w:val="18"/>
                          </w:rPr>
                        </w:pPr>
                        <w:r>
                          <w:rPr>
                            <w:rFonts w:hint="eastAsia"/>
                            <w:sz w:val="18"/>
                            <w:szCs w:val="18"/>
                          </w:rPr>
                          <w:t>CONF</w:t>
                        </w:r>
                        <w:proofErr w:type="gramStart"/>
                        <w:r>
                          <w:rPr>
                            <w:rFonts w:hint="eastAsia"/>
                            <w:sz w:val="18"/>
                            <w:szCs w:val="18"/>
                          </w:rPr>
                          <w:t>={</w:t>
                        </w:r>
                        <w:proofErr w:type="gramEnd"/>
                        <w:r w:rsidRPr="007462CC">
                          <w:rPr>
                            <w:sz w:val="18"/>
                            <w:szCs w:val="18"/>
                          </w:rPr>
                          <w:t>ComFactoryProfile</w:t>
                        </w:r>
                        <w:r>
                          <w:rPr>
                            <w:rFonts w:hint="eastAsia"/>
                            <w:sz w:val="18"/>
                            <w:szCs w:val="18"/>
                          </w:rPr>
                          <w:t>:</w:t>
                        </w:r>
                      </w:p>
                      <w:p w:rsidR="0023747D" w:rsidRPr="007462CC" w:rsidRDefault="0023747D" w:rsidP="00375F9C">
                        <w:pPr>
                          <w:spacing w:line="240" w:lineRule="exact"/>
                          <w:rPr>
                            <w:sz w:val="18"/>
                            <w:szCs w:val="18"/>
                          </w:rPr>
                        </w:pPr>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w:t>
                        </w:r>
                        <w:proofErr w:type="gramStart"/>
                        <w:r w:rsidRPr="007462CC">
                          <w:rPr>
                            <w:sz w:val="18"/>
                            <w:szCs w:val="18"/>
                          </w:rPr>
                          <w:t>module1:</w:t>
                        </w:r>
                        <w:proofErr w:type="gramEnd"/>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w:t>
                        </w:r>
                        <w:proofErr w:type="gramStart"/>
                        <w:r w:rsidRPr="007462CC">
                          <w:rPr>
                            <w:sz w:val="18"/>
                            <w:szCs w:val="18"/>
                          </w:rPr>
                          <w:t>cls</w:t>
                        </w:r>
                        <w:proofErr w:type="gramEnd"/>
                        <w:r w:rsidRPr="007462CC">
                          <w:rPr>
                            <w:sz w:val="18"/>
                            <w:szCs w:val="18"/>
                          </w:rPr>
                          <w:t>:</w:t>
                        </w:r>
                        <w:r w:rsidRPr="007462CC">
                          <w:rPr>
                            <w:color w:val="FF00FF"/>
                            <w:sz w:val="18"/>
                            <w:szCs w:val="18"/>
                          </w:rPr>
                          <w:t>'App.Module1'</w:t>
                        </w:r>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w:t>
                        </w:r>
                        <w:proofErr w:type="gramStart"/>
                        <w:r w:rsidRPr="007462CC">
                          <w:rPr>
                            <w:sz w:val="18"/>
                            <w:szCs w:val="18"/>
                          </w:rPr>
                          <w:t>children:</w:t>
                        </w:r>
                        <w:proofErr w:type="gramEnd"/>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tag_SubModule1:</w:t>
                        </w:r>
                        <w:r w:rsidRPr="007462CC">
                          <w:rPr>
                            <w:color w:val="FF00FF"/>
                            <w:sz w:val="18"/>
                            <w:szCs w:val="18"/>
                          </w:rPr>
                          <w:t>'submodule1'</w:t>
                        </w:r>
                      </w:p>
                      <w:p w:rsidR="0023747D" w:rsidRPr="007462CC" w:rsidRDefault="0023747D" w:rsidP="00375F9C">
                        <w:pPr>
                          <w:spacing w:line="240" w:lineRule="exact"/>
                          <w:rPr>
                            <w:sz w:val="18"/>
                            <w:szCs w:val="18"/>
                          </w:rPr>
                        </w:pPr>
                        <w:r w:rsidRPr="007462CC">
                          <w:rPr>
                            <w:sz w:val="18"/>
                            <w:szCs w:val="18"/>
                          </w:rPr>
                          <w:t xml:space="preserve">        }</w:t>
                        </w:r>
                      </w:p>
                      <w:p w:rsidR="0023747D" w:rsidRPr="007462CC" w:rsidRDefault="0023747D" w:rsidP="00375F9C">
                        <w:pPr>
                          <w:spacing w:line="240" w:lineRule="exact"/>
                          <w:rPr>
                            <w:sz w:val="18"/>
                            <w:szCs w:val="18"/>
                          </w:rPr>
                        </w:pPr>
                        <w:r w:rsidRPr="007462CC">
                          <w:rPr>
                            <w:sz w:val="18"/>
                            <w:szCs w:val="18"/>
                          </w:rPr>
                          <w:t xml:space="preserve">    },</w:t>
                        </w:r>
                      </w:p>
                      <w:p w:rsidR="0023747D" w:rsidRPr="007462CC" w:rsidRDefault="0023747D" w:rsidP="00375F9C">
                        <w:pPr>
                          <w:spacing w:line="240" w:lineRule="exact"/>
                          <w:rPr>
                            <w:sz w:val="18"/>
                            <w:szCs w:val="18"/>
                          </w:rPr>
                        </w:pPr>
                        <w:r w:rsidRPr="007462CC">
                          <w:rPr>
                            <w:sz w:val="18"/>
                            <w:szCs w:val="18"/>
                          </w:rPr>
                          <w:t xml:space="preserve">    </w:t>
                        </w:r>
                        <w:proofErr w:type="gramStart"/>
                        <w:r w:rsidRPr="007462CC">
                          <w:rPr>
                            <w:sz w:val="18"/>
                            <w:szCs w:val="18"/>
                          </w:rPr>
                          <w:t>submodule1:</w:t>
                        </w:r>
                        <w:proofErr w:type="gramEnd"/>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w:t>
                        </w:r>
                        <w:proofErr w:type="gramStart"/>
                        <w:r w:rsidRPr="007462CC">
                          <w:rPr>
                            <w:sz w:val="18"/>
                            <w:szCs w:val="18"/>
                          </w:rPr>
                          <w:t>cls</w:t>
                        </w:r>
                        <w:proofErr w:type="gramEnd"/>
                        <w:r w:rsidRPr="007462CC">
                          <w:rPr>
                            <w:sz w:val="18"/>
                            <w:szCs w:val="18"/>
                          </w:rPr>
                          <w:t>:</w:t>
                        </w:r>
                        <w:r w:rsidRPr="007462CC">
                          <w:rPr>
                            <w:color w:val="FF00FF"/>
                            <w:sz w:val="18"/>
                            <w:szCs w:val="18"/>
                          </w:rPr>
                          <w:t>'App.SubModule1'</w:t>
                        </w:r>
                      </w:p>
                      <w:p w:rsidR="0023747D" w:rsidRPr="007462CC" w:rsidRDefault="0023747D" w:rsidP="00375F9C">
                        <w:pPr>
                          <w:spacing w:line="240" w:lineRule="exact"/>
                          <w:rPr>
                            <w:sz w:val="18"/>
                            <w:szCs w:val="18"/>
                          </w:rPr>
                        </w:pPr>
                        <w:r w:rsidRPr="007462CC">
                          <w:rPr>
                            <w:sz w:val="18"/>
                            <w:szCs w:val="18"/>
                          </w:rPr>
                          <w:t xml:space="preserve">    }</w:t>
                        </w:r>
                      </w:p>
                      <w:p w:rsidR="0023747D" w:rsidRPr="007462CC" w:rsidRDefault="0023747D" w:rsidP="00375F9C">
                        <w:pPr>
                          <w:spacing w:line="240" w:lineRule="exact"/>
                          <w:rPr>
                            <w:sz w:val="18"/>
                            <w:szCs w:val="18"/>
                          </w:rPr>
                        </w:pPr>
                        <w:r>
                          <w:rPr>
                            <w:sz w:val="18"/>
                            <w:szCs w:val="18"/>
                          </w:rPr>
                          <w:t>}}</w:t>
                        </w:r>
                      </w:p>
                    </w:txbxContent>
                  </v:textbox>
                </v:shape>
                <v:shape id="AutoShape 251" o:spid="_x0000_s1860" type="#_x0000_t62" style="position:absolute;left:16002;top:1981;width:2400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dxosIA&#10;AADcAAAADwAAAGRycy9kb3ducmV2LnhtbERPy4rCMBTdC/MP4Q64kTFVQUrHKCIqiqDo+AF3mtvH&#10;THNTm6j1781CcHk478msNZW4UeNKywoG/QgEcWp1ybmC88/qKwbhPLLGyjIpeJCD2fSjM8FE2zsf&#10;6XbyuQgh7BJUUHhfJ1K6tCCDrm9r4sBltjHoA2xyqRu8h3BTyWEUjaXBkkNDgTUtCkr/T1ejoI7P&#10;6bq3//0bX6rddknz7HrIDkp1P9v5NwhPrX+LX+6NVjCKw9pwJhwBO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3GiwgAAANwAAAAPAAAAAAAAAAAAAAAAAJgCAABkcnMvZG93&#10;bnJldi54bWxQSwUGAAAAAAQABAD1AAAAhwMAAAAA&#10;" adj="23325,33507" fillcolor="#ff9">
                  <v:textbox inset="0,0,0,0">
                    <w:txbxContent>
                      <w:p w:rsidR="0023747D" w:rsidRPr="000E23E9" w:rsidRDefault="0023747D" w:rsidP="00375F9C">
                        <w:pPr>
                          <w:rPr>
                            <w:szCs w:val="18"/>
                          </w:rPr>
                        </w:pPr>
                        <w:proofErr w:type="gramStart"/>
                        <w:r>
                          <w:rPr>
                            <w:rFonts w:hint="eastAsia"/>
                            <w:szCs w:val="18"/>
                          </w:rPr>
                          <w:t>module1</w:t>
                        </w:r>
                        <w:proofErr w:type="gramEnd"/>
                        <w:r>
                          <w:rPr>
                            <w:rFonts w:hint="eastAsia"/>
                            <w:szCs w:val="18"/>
                          </w:rPr>
                          <w:t xml:space="preserve"> is </w:t>
                        </w:r>
                        <w:r>
                          <w:rPr>
                            <w:szCs w:val="18"/>
                          </w:rPr>
                          <w:t>an</w:t>
                        </w:r>
                        <w:r>
                          <w:rPr>
                            <w:rFonts w:hint="eastAsia"/>
                            <w:szCs w:val="18"/>
                          </w:rPr>
                          <w:t xml:space="preserve"> </w:t>
                        </w:r>
                        <w:r>
                          <w:rPr>
                            <w:szCs w:val="18"/>
                          </w:rPr>
                          <w:t>“</w:t>
                        </w:r>
                        <w:r>
                          <w:rPr>
                            <w:rFonts w:hint="eastAsia"/>
                            <w:szCs w:val="18"/>
                          </w:rPr>
                          <w:t>Aoo.Module</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szCs w:val="18"/>
                            </w:rPr>
                            <w:t>1</w:t>
                          </w:r>
                          <w:r>
                            <w:rPr>
                              <w:szCs w:val="18"/>
                            </w:rPr>
                            <w:t>”</w:t>
                          </w:r>
                        </w:smartTag>
                        <w:r>
                          <w:rPr>
                            <w:rFonts w:hint="eastAsia"/>
                            <w:szCs w:val="18"/>
                          </w:rPr>
                          <w:t xml:space="preserve"> Class</w:t>
                        </w:r>
                      </w:p>
                    </w:txbxContent>
                  </v:textbox>
                </v:shape>
                <v:shape id="AutoShape 253" o:spid="_x0000_s1861" type="#_x0000_t62" style="position:absolute;left:18288;top:12877;width:28575;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88sUA&#10;AADcAAAADwAAAGRycy9kb3ducmV2LnhtbESPQWvCQBSE74X+h+UVeim6sQXRmI0UpbXgQYx6f2af&#10;SWj2bdjdauyv7xYEj8PMN8Nk89604kzON5YVjIYJCOLS6oYrBfvdx2ACwgdkja1lUnAlD/P88SHD&#10;VNsLb+lchErEEvYpKqhD6FIpfVmTQT+0HXH0TtYZDFG6SmqHl1huWvmaJGNpsOG4UGNHi5rK7+LH&#10;KHj7/D0sk+Nqo6erMNJ6vH65olPq+al/n4EI1Id7+EZ/6chNpvB/Jh4B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TzyxQAAANwAAAAPAAAAAAAAAAAAAAAAAJgCAABkcnMv&#10;ZG93bnJldi54bWxQSwUGAAAAAAQABAD1AAAAigMAAAAA&#10;" adj="23270,29561" fillcolor="#ff9">
                  <v:textbox inset="0,0,0,0">
                    <w:txbxContent>
                      <w:p w:rsidR="0023747D" w:rsidRPr="000E23E9" w:rsidRDefault="0023747D" w:rsidP="00375F9C">
                        <w:pPr>
                          <w:rPr>
                            <w:szCs w:val="18"/>
                          </w:rPr>
                        </w:pPr>
                        <w:proofErr w:type="gramStart"/>
                        <w:r>
                          <w:rPr>
                            <w:rFonts w:hint="eastAsia"/>
                            <w:szCs w:val="18"/>
                          </w:rPr>
                          <w:t>submodule1</w:t>
                        </w:r>
                        <w:proofErr w:type="gramEnd"/>
                        <w:r>
                          <w:rPr>
                            <w:rFonts w:hint="eastAsia"/>
                            <w:szCs w:val="18"/>
                          </w:rPr>
                          <w:t xml:space="preserve"> is a </w:t>
                        </w:r>
                        <w:r>
                          <w:rPr>
                            <w:szCs w:val="18"/>
                          </w:rPr>
                          <w:t>“</w:t>
                        </w:r>
                        <w:r>
                          <w:rPr>
                            <w:rFonts w:hint="eastAsia"/>
                            <w:szCs w:val="18"/>
                          </w:rPr>
                          <w:t>Aoo.SubModule</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szCs w:val="18"/>
                            </w:rPr>
                            <w:t>1</w:t>
                          </w:r>
                          <w:r>
                            <w:rPr>
                              <w:szCs w:val="18"/>
                            </w:rPr>
                            <w:t>”</w:t>
                          </w:r>
                        </w:smartTag>
                        <w:r>
                          <w:rPr>
                            <w:rFonts w:hint="eastAsia"/>
                            <w:szCs w:val="18"/>
                          </w:rPr>
                          <w:t xml:space="preserve"> Class</w:t>
                        </w:r>
                      </w:p>
                    </w:txbxContent>
                  </v:textbox>
                </v:shape>
                <v:shape id="AutoShape 255" o:spid="_x0000_s1862" type="#_x0000_t62" style="position:absolute;left:24003;top:6934;width:2743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mNxMMA&#10;AADcAAAADwAAAGRycy9kb3ducmV2LnhtbERPz2vCMBS+D/wfwhO8zXQTxHZGkbGisIu6sl3fmrek&#10;2Lx0Tab1vzcHYceP7/dyPbhWnKkPjWcFT9MMBHHtdcNGQfVRPi5AhIissfVMCq4UYL0aPSyx0P7C&#10;BzofoxEphEOBCmyMXSFlqC05DFPfESfux/cOY4K9kbrHSwp3rXzOsrl02HBqsNjRq6X6dPxzCsrv&#10;t9m7LbdV/pWb/PO02+x/F0apyXjYvICINMR/8d290wpmeZqfzqQj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6mNxMMAAADcAAAADwAAAAAAAAAAAAAAAACYAgAAZHJzL2Rv&#10;d25yZXYueG1sUEsFBgAAAAAEAAQA9QAAAIgDAAAAAA==&#10;" adj="23110,14538" fillcolor="#ff9">
                  <v:textbox inset="0,0,0,0">
                    <w:txbxContent>
                      <w:p w:rsidR="0023747D" w:rsidRPr="000E23E9" w:rsidRDefault="0023747D" w:rsidP="00375F9C">
                        <w:pPr>
                          <w:rPr>
                            <w:szCs w:val="18"/>
                          </w:rPr>
                        </w:pPr>
                        <w:proofErr w:type="gramStart"/>
                        <w:r>
                          <w:rPr>
                            <w:rFonts w:hint="eastAsia"/>
                            <w:szCs w:val="18"/>
                          </w:rPr>
                          <w:t>module1</w:t>
                        </w:r>
                        <w:proofErr w:type="gramEnd"/>
                        <w:r>
                          <w:rPr>
                            <w:rFonts w:hint="eastAsia"/>
                            <w:szCs w:val="18"/>
                          </w:rPr>
                          <w:t xml:space="preserve"> has a child submodule1</w:t>
                        </w:r>
                      </w:p>
                    </w:txbxContent>
                  </v:textbox>
                </v:shape>
                <w10:anchorlock/>
              </v:group>
            </w:pict>
          </mc:Fallback>
        </mc:AlternateContent>
      </w:r>
    </w:p>
    <w:p w:rsidR="00375F9C" w:rsidRDefault="00375F9C" w:rsidP="00375F9C">
      <w:r>
        <w:t>Loading</w:t>
      </w:r>
      <w:r>
        <w:rPr>
          <w:rFonts w:hint="eastAsia"/>
        </w:rPr>
        <w:t xml:space="preserve"> this configuration to </w:t>
      </w:r>
      <w:r w:rsidR="00704D04">
        <w:rPr>
          <w:rFonts w:hint="eastAsia"/>
        </w:rPr>
        <w:t>xui.</w:t>
      </w:r>
      <w:r>
        <w:rPr>
          <w:rFonts w:hint="eastAsia"/>
        </w:rPr>
        <w:t>ComFactory:</w:t>
      </w:r>
    </w:p>
    <w:p w:rsidR="00375F9C" w:rsidRDefault="005C781A" w:rsidP="00375F9C">
      <w:r>
        <w:rPr>
          <w:noProof/>
        </w:rPr>
        <mc:AlternateContent>
          <mc:Choice Requires="wpc">
            <w:drawing>
              <wp:inline distT="0" distB="0" distL="0" distR="0" wp14:anchorId="058359FE" wp14:editId="1B202172">
                <wp:extent cx="5257800" cy="352425"/>
                <wp:effectExtent l="9525" t="0" r="9525" b="9525"/>
                <wp:docPr id="386" name="画布 2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4" name="Text Box 258"/>
                        <wps:cNvSpPr txBox="1">
                          <a:spLocks noChangeArrowheads="1"/>
                        </wps:cNvSpPr>
                        <wps:spPr bwMode="auto">
                          <a:xfrm>
                            <a:off x="0" y="48895"/>
                            <a:ext cx="5257800" cy="303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462CC" w:rsidRDefault="00F55F81" w:rsidP="00375F9C">
                              <w:pPr>
                                <w:ind w:firstLine="420"/>
                                <w:rPr>
                                  <w:sz w:val="18"/>
                                  <w:szCs w:val="18"/>
                                </w:rPr>
                              </w:pPr>
                              <w:r>
                                <w:rPr>
                                  <w:rFonts w:hint="eastAsia"/>
                                  <w:sz w:val="18"/>
                                  <w:szCs w:val="18"/>
                                </w:rPr>
                                <w:t>xui</w:t>
                              </w:r>
                              <w:r w:rsidR="0023747D" w:rsidRPr="007462CC">
                                <w:rPr>
                                  <w:sz w:val="18"/>
                                  <w:szCs w:val="18"/>
                                </w:rPr>
                                <w:t>.ComFactory.setProfile(CONF.ComFactoryProfile);</w:t>
                              </w:r>
                            </w:p>
                          </w:txbxContent>
                        </wps:txbx>
                        <wps:bodyPr rot="0" vert="horz" wrap="square" lIns="54000" tIns="46800" rIns="54000" bIns="45720" anchor="t" anchorCtr="0" upright="1">
                          <a:spAutoFit/>
                        </wps:bodyPr>
                      </wps:wsp>
                    </wpc:wpc>
                  </a:graphicData>
                </a:graphic>
              </wp:inline>
            </w:drawing>
          </mc:Choice>
          <mc:Fallback>
            <w:pict>
              <v:group id="画布 256" o:spid="_x0000_s1863" editas="canvas" style="width:414pt;height:27.75pt;mso-position-horizontal-relative:char;mso-position-vertical-relative:line" coordsize="52578,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">
                <v:shape id="_x0000_s1864" type="#_x0000_t75" style="position:absolute;width:52578;height:3524;visibility:visible;mso-wrap-style:square">
                  <v:fill o:detectmouseclick="t"/>
                  <v:path o:connecttype="none"/>
                </v:shape>
                <v:shape id="Text Box 258" o:spid="_x0000_s1865" type="#_x0000_t202" style="position:absolute;top:488;width:52578;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mMo8QA&#10;AADcAAAADwAAAGRycy9kb3ducmV2LnhtbESPQWsCMRSE7wX/Q3iCt5q1FtlujSJK2V6Equ39sXlu&#10;FjcvSxLX9d83BaHHYWa+YZbrwbaiJx8axwpm0wwEceV0w7WC79PHcw4iRGSNrWNScKcA69XoaYmF&#10;djc+UH+MtUgQDgUqMDF2hZShMmQxTF1HnLyz8xZjkr6W2uMtwW0rX7JsIS02nBYMdrQ1VF2OV6ug&#10;uuyGXdn8GN9fbf6l38r7flEqNRkPm3cQkYb4H360P7WCef4Kf2fS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ZjKPEAAAA3AAAAA8AAAAAAAAAAAAAAAAAmAIAAGRycy9k&#10;b3ducmV2LnhtbFBLBQYAAAAABAAEAPUAAACJAwAAAAA=&#10;" strokeweight="1pt">
                  <v:textbox style="mso-fit-shape-to-text:t" inset="1.5mm,1.3mm,1.5mm">
                    <w:txbxContent>
                      <w:p w:rsidR="0023747D" w:rsidRPr="007462CC" w:rsidRDefault="00F55F81" w:rsidP="00375F9C">
                        <w:pPr>
                          <w:ind w:firstLine="420"/>
                          <w:rPr>
                            <w:sz w:val="18"/>
                            <w:szCs w:val="18"/>
                          </w:rPr>
                        </w:pPr>
                        <w:proofErr w:type="gramStart"/>
                        <w:r>
                          <w:rPr>
                            <w:rFonts w:hint="eastAsia"/>
                            <w:sz w:val="18"/>
                            <w:szCs w:val="18"/>
                          </w:rPr>
                          <w:t>xui</w:t>
                        </w:r>
                        <w:r w:rsidR="0023747D" w:rsidRPr="007462CC">
                          <w:rPr>
                            <w:sz w:val="18"/>
                            <w:szCs w:val="18"/>
                          </w:rPr>
                          <w:t>.ComFactory.setProfile(</w:t>
                        </w:r>
                        <w:proofErr w:type="gramEnd"/>
                        <w:r w:rsidR="0023747D" w:rsidRPr="007462CC">
                          <w:rPr>
                            <w:sz w:val="18"/>
                            <w:szCs w:val="18"/>
                          </w:rPr>
                          <w:t>CONF.ComFactoryProfile);</w:t>
                        </w:r>
                      </w:p>
                    </w:txbxContent>
                  </v:textbox>
                </v:shape>
                <w10:anchorlock/>
              </v:group>
            </w:pict>
          </mc:Fallback>
        </mc:AlternateContent>
      </w:r>
    </w:p>
    <w:p w:rsidR="00375F9C" w:rsidRDefault="00375F9C" w:rsidP="00375F9C"/>
    <w:p w:rsidR="00375F9C" w:rsidRPr="001C0493" w:rsidRDefault="00704D04" w:rsidP="00E45D25">
      <w:pPr>
        <w:pStyle w:val="3"/>
        <w:numPr>
          <w:ilvl w:val="2"/>
          <w:numId w:val="17"/>
        </w:numPr>
      </w:pPr>
      <w:bookmarkStart w:id="193" w:name="_Toc356466321"/>
      <w:r>
        <w:rPr>
          <w:rFonts w:hint="eastAsia"/>
        </w:rPr>
        <w:t>xui.</w:t>
      </w:r>
      <w:r w:rsidR="00375F9C">
        <w:rPr>
          <w:rFonts w:hint="eastAsia"/>
        </w:rPr>
        <w:t>Com.Load</w:t>
      </w:r>
      <w:bookmarkEnd w:id="193"/>
    </w:p>
    <w:p w:rsidR="00375F9C" w:rsidRDefault="00375F9C" w:rsidP="00375F9C">
      <w:r>
        <w:rPr>
          <w:rFonts w:hint="eastAsia"/>
        </w:rPr>
        <w:t xml:space="preserve">In file index.html, </w:t>
      </w:r>
    </w:p>
    <w:p w:rsidR="00375F9C" w:rsidRDefault="005C781A" w:rsidP="00375F9C">
      <w:r>
        <w:rPr>
          <w:noProof/>
        </w:rPr>
        <mc:AlternateContent>
          <mc:Choice Requires="wpc">
            <w:drawing>
              <wp:inline distT="0" distB="0" distL="0" distR="0" wp14:anchorId="3AAFC06C" wp14:editId="0375B6F2">
                <wp:extent cx="5257800" cy="352425"/>
                <wp:effectExtent l="9525" t="0" r="9525" b="9525"/>
                <wp:docPr id="383" name="画布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1" name="Text Box 265"/>
                        <wps:cNvSpPr txBox="1">
                          <a:spLocks noChangeArrowheads="1"/>
                        </wps:cNvSpPr>
                        <wps:spPr bwMode="auto">
                          <a:xfrm>
                            <a:off x="0" y="48895"/>
                            <a:ext cx="5257800" cy="303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462CC" w:rsidRDefault="00F55F81" w:rsidP="00375F9C">
                              <w:pPr>
                                <w:ind w:firstLine="420"/>
                                <w:rPr>
                                  <w:sz w:val="18"/>
                                  <w:szCs w:val="18"/>
                                </w:rPr>
                              </w:pPr>
                              <w:r>
                                <w:rPr>
                                  <w:rFonts w:hint="eastAsia"/>
                                  <w:sz w:val="18"/>
                                  <w:szCs w:val="18"/>
                                </w:rPr>
                                <w:t>xui</w:t>
                              </w:r>
                              <w:r w:rsidR="0023747D" w:rsidRPr="007462CC">
                                <w:rPr>
                                  <w:sz w:val="18"/>
                                  <w:szCs w:val="18"/>
                                </w:rPr>
                                <w:t>.Com</w:t>
                              </w:r>
                              <w:r w:rsidR="0023747D">
                                <w:rPr>
                                  <w:rFonts w:hint="eastAsia"/>
                                  <w:sz w:val="18"/>
                                  <w:szCs w:val="18"/>
                                </w:rPr>
                                <w:t>.load</w:t>
                              </w:r>
                              <w:r w:rsidR="0023747D" w:rsidRPr="007462CC">
                                <w:rPr>
                                  <w:sz w:val="18"/>
                                  <w:szCs w:val="18"/>
                                </w:rPr>
                                <w:t xml:space="preserve"> (</w:t>
                              </w:r>
                              <w:r w:rsidR="0023747D">
                                <w:rPr>
                                  <w:color w:val="FF00FF"/>
                                  <w:sz w:val="18"/>
                                  <w:szCs w:val="18"/>
                                </w:rPr>
                                <w:t>'App'</w:t>
                              </w:r>
                              <w:r w:rsidR="0023747D" w:rsidRPr="007462CC">
                                <w:rPr>
                                  <w:sz w:val="18"/>
                                  <w:szCs w:val="18"/>
                                </w:rPr>
                                <w:t>);</w:t>
                              </w:r>
                            </w:p>
                          </w:txbxContent>
                        </wps:txbx>
                        <wps:bodyPr rot="0" vert="horz" wrap="square" lIns="54000" tIns="46800" rIns="54000" bIns="45720" anchor="t" anchorCtr="0" upright="1">
                          <a:spAutoFit/>
                        </wps:bodyPr>
                      </wps:wsp>
                      <wps:wsp>
                        <wps:cNvPr id="382" name="AutoShape 266"/>
                        <wps:cNvSpPr>
                          <a:spLocks noChangeArrowheads="1"/>
                        </wps:cNvSpPr>
                        <wps:spPr bwMode="auto">
                          <a:xfrm flipH="1">
                            <a:off x="2171700" y="99060"/>
                            <a:ext cx="2514600" cy="198120"/>
                          </a:xfrm>
                          <a:prstGeom prst="wedgeRoundRectCallout">
                            <a:avLst>
                              <a:gd name="adj1" fmla="val 73532"/>
                              <a:gd name="adj2" fmla="val 25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o load and show the firs UI Class</w:t>
                              </w:r>
                            </w:p>
                          </w:txbxContent>
                        </wps:txbx>
                        <wps:bodyPr rot="0" vert="horz" wrap="square" lIns="0" tIns="0" rIns="0" bIns="0" anchor="t" anchorCtr="0" upright="1">
                          <a:noAutofit/>
                        </wps:bodyPr>
                      </wps:wsp>
                    </wpc:wpc>
                  </a:graphicData>
                </a:graphic>
              </wp:inline>
            </w:drawing>
          </mc:Choice>
          <mc:Fallback>
            <w:pict>
              <v:group id="画布 263" o:spid="_x0000_s1866" editas="canvas" style="width:414pt;height:27.75pt;mso-position-horizontal-relative:char;mso-position-vertical-relative:line" coordsize="52578,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">
                <v:shape id="_x0000_s1867" type="#_x0000_t75" style="position:absolute;width:52578;height:3524;visibility:visible;mso-wrap-style:square">
                  <v:fill o:detectmouseclick="t"/>
                  <v:path o:connecttype="none"/>
                </v:shape>
                <v:shape id="Text Box 265" o:spid="_x0000_s1868" type="#_x0000_t202" style="position:absolute;top:488;width:52578;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4vO8MA&#10;AADcAAAADwAAAGRycy9kb3ducmV2LnhtbESPQWsCMRSE74L/IbyCN82qINutUYoi20vBWr0/Nq+b&#10;xc3LksR1/fdNQehxmJlvmPV2sK3oyYfGsYL5LANBXDndcK3g/H2Y5iBCRNbYOiYFDwqw3YxHayy0&#10;u/MX9adYiwThUKACE2NXSBkqQxbDzHXEyftx3mJM0tdSe7wnuG3lIstW0mLDacFgRztD1fV0swqq&#10;637Yl83F+P5m86N+LR+fq1Kpycvw/gYi0hD/w8/2h1awzOfwdyYd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a4vO8MAAADcAAAADwAAAAAAAAAAAAAAAACYAgAAZHJzL2Rv&#10;d25yZXYueG1sUEsFBgAAAAAEAAQA9QAAAIgDAAAAAA==&#10;" strokeweight="1pt">
                  <v:textbox style="mso-fit-shape-to-text:t" inset="1.5mm,1.3mm,1.5mm">
                    <w:txbxContent>
                      <w:p w:rsidR="0023747D" w:rsidRPr="007462CC" w:rsidRDefault="00F55F81" w:rsidP="00375F9C">
                        <w:pPr>
                          <w:ind w:firstLine="420"/>
                          <w:rPr>
                            <w:sz w:val="18"/>
                            <w:szCs w:val="18"/>
                          </w:rPr>
                        </w:pPr>
                        <w:r>
                          <w:rPr>
                            <w:rFonts w:hint="eastAsia"/>
                            <w:sz w:val="18"/>
                            <w:szCs w:val="18"/>
                          </w:rPr>
                          <w:t>xui</w:t>
                        </w:r>
                        <w:r w:rsidR="0023747D" w:rsidRPr="007462CC">
                          <w:rPr>
                            <w:sz w:val="18"/>
                            <w:szCs w:val="18"/>
                          </w:rPr>
                          <w:t>.Com</w:t>
                        </w:r>
                        <w:r w:rsidR="0023747D">
                          <w:rPr>
                            <w:rFonts w:hint="eastAsia"/>
                            <w:sz w:val="18"/>
                            <w:szCs w:val="18"/>
                          </w:rPr>
                          <w:t>.load</w:t>
                        </w:r>
                        <w:r w:rsidR="0023747D" w:rsidRPr="007462CC">
                          <w:rPr>
                            <w:sz w:val="18"/>
                            <w:szCs w:val="18"/>
                          </w:rPr>
                          <w:t xml:space="preserve"> (</w:t>
                        </w:r>
                        <w:r w:rsidR="0023747D">
                          <w:rPr>
                            <w:color w:val="FF00FF"/>
                            <w:sz w:val="18"/>
                            <w:szCs w:val="18"/>
                          </w:rPr>
                          <w:t>'App'</w:t>
                        </w:r>
                        <w:r w:rsidR="0023747D" w:rsidRPr="007462CC">
                          <w:rPr>
                            <w:sz w:val="18"/>
                            <w:szCs w:val="18"/>
                          </w:rPr>
                          <w:t>);</w:t>
                        </w:r>
                      </w:p>
                    </w:txbxContent>
                  </v:textbox>
                </v:shape>
                <v:shape id="AutoShape 266" o:spid="_x0000_s1869" type="#_x0000_t62" style="position:absolute;left:21717;top:990;width:2514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eK/sUA&#10;AADcAAAADwAAAGRycy9kb3ducmV2LnhtbESPUWvCMBSF3wf7D+EO9jbTKRulGqWMCTKYQ+fw9dLc&#10;NcXmpiSx7f79Igg+Hs453+EsVqNtRU8+NI4VPE8yEMSV0w3XCg7f66ccRIjIGlvHpOCPAqyW93cL&#10;LLQbeEf9PtYiQTgUqMDE2BVShsqQxTBxHXHyfp23GJP0tdQehwS3rZxm2au02HBaMNjRm6HqtD9b&#10;BZ/HXpedj9ty2OYfX+bl/WR/Dko9PozlHESkMd7C1/ZGK5jlU7icS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R4r+xQAAANwAAAAPAAAAAAAAAAAAAAAAAJgCAABkcnMv&#10;ZG93bnJldi54bWxQSwUGAAAAAAQABAD1AAAAigMAAAAA&#10;" adj="26683,11353" fillcolor="#ff9">
                  <v:textbox inset="0,0,0,0">
                    <w:txbxContent>
                      <w:p w:rsidR="0023747D" w:rsidRPr="000E23E9" w:rsidRDefault="0023747D" w:rsidP="00375F9C">
                        <w:pPr>
                          <w:rPr>
                            <w:szCs w:val="18"/>
                          </w:rPr>
                        </w:pPr>
                        <w:r>
                          <w:rPr>
                            <w:szCs w:val="18"/>
                          </w:rPr>
                          <w:t>T</w:t>
                        </w:r>
                        <w:r>
                          <w:rPr>
                            <w:rFonts w:hint="eastAsia"/>
                            <w:szCs w:val="18"/>
                          </w:rPr>
                          <w:t>o load and show the firs UI Class</w:t>
                        </w:r>
                      </w:p>
                    </w:txbxContent>
                  </v:textbox>
                </v:shape>
                <w10:anchorlock/>
              </v:group>
            </w:pict>
          </mc:Fallback>
        </mc:AlternateContent>
      </w:r>
    </w:p>
    <w:p w:rsidR="00375F9C" w:rsidRDefault="00375F9C" w:rsidP="00375F9C"/>
    <w:p w:rsidR="00375F9C" w:rsidRDefault="00375F9C" w:rsidP="00375F9C">
      <w:r>
        <w:rPr>
          <w:rFonts w:hint="eastAsia"/>
        </w:rPr>
        <w:t xml:space="preserve">The above code will try to find file named </w:t>
      </w:r>
      <w:r>
        <w:t>“</w:t>
      </w:r>
      <w:r>
        <w:rPr>
          <w:rFonts w:hint="eastAsia"/>
        </w:rPr>
        <w:t>index.js</w:t>
      </w:r>
      <w:r>
        <w:t>”</w:t>
      </w:r>
      <w:r>
        <w:rPr>
          <w:rFonts w:hint="eastAsia"/>
        </w:rPr>
        <w:t xml:space="preserve"> from </w:t>
      </w:r>
      <w:r>
        <w:t>“</w:t>
      </w:r>
      <w:r>
        <w:rPr>
          <w:rFonts w:hint="eastAsia"/>
        </w:rPr>
        <w:t>distributed/App/js/</w:t>
      </w:r>
      <w:r>
        <w:t>”</w:t>
      </w:r>
      <w:r>
        <w:rPr>
          <w:rFonts w:hint="eastAsia"/>
        </w:rPr>
        <w:t>, create an instance (new App), and show the instance to DOM.</w:t>
      </w:r>
    </w:p>
    <w:p w:rsidR="00375F9C" w:rsidRPr="009C6088" w:rsidRDefault="00375F9C" w:rsidP="00375F9C">
      <w:pPr>
        <w:rPr>
          <w:b/>
        </w:rPr>
      </w:pPr>
      <w:r w:rsidRPr="009C6088">
        <w:rPr>
          <w:b/>
        </w:rPr>
        <w:t>Output</w:t>
      </w:r>
      <w:r w:rsidRPr="009C6088">
        <w:rPr>
          <w:rFonts w:hint="eastAsia"/>
          <w:b/>
        </w:rPr>
        <w:t>:</w:t>
      </w:r>
    </w:p>
    <w:p w:rsidR="00375F9C" w:rsidRPr="00437246" w:rsidRDefault="005C781A" w:rsidP="00375F9C">
      <w:r>
        <w:rPr>
          <w:rFonts w:hint="eastAsia"/>
          <w:noProof/>
        </w:rPr>
        <mc:AlternateContent>
          <mc:Choice Requires="wps">
            <w:drawing>
              <wp:anchor distT="0" distB="0" distL="114300" distR="114300" simplePos="0" relativeHeight="251569664" behindDoc="0" locked="0" layoutInCell="1" allowOverlap="1" wp14:anchorId="55F80EDF" wp14:editId="285F5A41">
                <wp:simplePos x="0" y="0"/>
                <wp:positionH relativeFrom="column">
                  <wp:posOffset>3771900</wp:posOffset>
                </wp:positionH>
                <wp:positionV relativeFrom="line">
                  <wp:posOffset>1598930</wp:posOffset>
                </wp:positionV>
                <wp:extent cx="419100" cy="891540"/>
                <wp:effectExtent l="47625" t="46355" r="9525" b="14605"/>
                <wp:wrapNone/>
                <wp:docPr id="380" name="Freeform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419100" cy="891540"/>
                        </a:xfrm>
                        <a:custGeom>
                          <a:avLst/>
                          <a:gdLst>
                            <a:gd name="T0" fmla="*/ 450 w 990"/>
                            <a:gd name="T1" fmla="*/ 1404 h 1404"/>
                            <a:gd name="T2" fmla="*/ 90 w 990"/>
                            <a:gd name="T3" fmla="*/ 624 h 1404"/>
                            <a:gd name="T4" fmla="*/ 990 w 990"/>
                            <a:gd name="T5" fmla="*/ 0 h 1404"/>
                          </a:gdLst>
                          <a:ahLst/>
                          <a:cxnLst>
                            <a:cxn ang="0">
                              <a:pos x="T0" y="T1"/>
                            </a:cxn>
                            <a:cxn ang="0">
                              <a:pos x="T2" y="T3"/>
                            </a:cxn>
                            <a:cxn ang="0">
                              <a:pos x="T4" y="T5"/>
                            </a:cxn>
                          </a:cxnLst>
                          <a:rect l="0" t="0" r="r" b="b"/>
                          <a:pathLst>
                            <a:path w="990" h="1404">
                              <a:moveTo>
                                <a:pt x="450" y="1404"/>
                              </a:moveTo>
                              <a:cubicBezTo>
                                <a:pt x="225" y="1131"/>
                                <a:pt x="0" y="858"/>
                                <a:pt x="90" y="624"/>
                              </a:cubicBezTo>
                              <a:cubicBezTo>
                                <a:pt x="180" y="390"/>
                                <a:pt x="840" y="104"/>
                                <a:pt x="990" y="0"/>
                              </a:cubicBezTo>
                            </a:path>
                          </a:pathLst>
                        </a:custGeom>
                        <a:noFill/>
                        <a:ln w="12700" cap="flat" cmpd="sng">
                          <a:solidFill>
                            <a:srgbClr val="000000"/>
                          </a:solidFill>
                          <a:prstDash val="solid"/>
                          <a:round/>
                          <a:headEnd/>
                          <a:tailEnd type="stealth"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2" o:spid="_x0000_s1026" style="position:absolute;left:0;text-align:left;margin-left:297pt;margin-top:125.9pt;width:33pt;height:70.2pt;flip:x;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990,1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" path="m450,1404c225,1131,,858,90,624,180,390,840,104,990,e" filled="f" strokeweight="1pt">
                <v:stroke endarrow="classic"/>
                <v:path arrowok="t" o:connecttype="custom" o:connectlocs="190500,891540;38100,396240;419100,0" o:connectangles="0,0,0"/>
                <w10:wrap anchory="line"/>
              </v:shape>
            </w:pict>
          </mc:Fallback>
        </mc:AlternateContent>
      </w:r>
      <w:r>
        <w:rPr>
          <w:rFonts w:hint="eastAsia"/>
          <w:noProof/>
        </w:rPr>
        <mc:AlternateContent>
          <mc:Choice Requires="wps">
            <w:drawing>
              <wp:anchor distT="0" distB="0" distL="114300" distR="114300" simplePos="0" relativeHeight="251568640" behindDoc="0" locked="0" layoutInCell="1" allowOverlap="1" wp14:anchorId="6D162FE6" wp14:editId="073884EB">
                <wp:simplePos x="0" y="0"/>
                <wp:positionH relativeFrom="column">
                  <wp:posOffset>628650</wp:posOffset>
                </wp:positionH>
                <wp:positionV relativeFrom="line">
                  <wp:posOffset>1598930</wp:posOffset>
                </wp:positionV>
                <wp:extent cx="628650" cy="891540"/>
                <wp:effectExtent l="9525" t="55880" r="47625" b="14605"/>
                <wp:wrapNone/>
                <wp:docPr id="379" name="Freeform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8650" cy="891540"/>
                        </a:xfrm>
                        <a:custGeom>
                          <a:avLst/>
                          <a:gdLst>
                            <a:gd name="T0" fmla="*/ 450 w 990"/>
                            <a:gd name="T1" fmla="*/ 1404 h 1404"/>
                            <a:gd name="T2" fmla="*/ 90 w 990"/>
                            <a:gd name="T3" fmla="*/ 624 h 1404"/>
                            <a:gd name="T4" fmla="*/ 990 w 990"/>
                            <a:gd name="T5" fmla="*/ 0 h 1404"/>
                          </a:gdLst>
                          <a:ahLst/>
                          <a:cxnLst>
                            <a:cxn ang="0">
                              <a:pos x="T0" y="T1"/>
                            </a:cxn>
                            <a:cxn ang="0">
                              <a:pos x="T2" y="T3"/>
                            </a:cxn>
                            <a:cxn ang="0">
                              <a:pos x="T4" y="T5"/>
                            </a:cxn>
                          </a:cxnLst>
                          <a:rect l="0" t="0" r="r" b="b"/>
                          <a:pathLst>
                            <a:path w="990" h="1404">
                              <a:moveTo>
                                <a:pt x="450" y="1404"/>
                              </a:moveTo>
                              <a:cubicBezTo>
                                <a:pt x="225" y="1131"/>
                                <a:pt x="0" y="858"/>
                                <a:pt x="90" y="624"/>
                              </a:cubicBezTo>
                              <a:cubicBezTo>
                                <a:pt x="180" y="390"/>
                                <a:pt x="840" y="104"/>
                                <a:pt x="990" y="0"/>
                              </a:cubicBezTo>
                            </a:path>
                          </a:pathLst>
                        </a:custGeom>
                        <a:noFill/>
                        <a:ln w="12700" cap="flat" cmpd="sng">
                          <a:solidFill>
                            <a:srgbClr val="000000"/>
                          </a:solidFill>
                          <a:prstDash val="solid"/>
                          <a:round/>
                          <a:headEnd/>
                          <a:tailEnd type="stealth"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1" o:spid="_x0000_s1026" style="position:absolute;left:0;text-align:left;margin-left:49.5pt;margin-top:125.9pt;width:49.5pt;height:70.2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990,1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" path="m450,1404c225,1131,,858,90,624,180,390,840,104,990,e" filled="f" strokeweight="1pt">
                <v:stroke endarrow="classic"/>
                <v:path arrowok="t" o:connecttype="custom" o:connectlocs="285750,891540;57150,396240;628650,0" o:connectangles="0,0,0"/>
                <w10:wrap anchory="line"/>
              </v:shape>
            </w:pict>
          </mc:Fallback>
        </mc:AlternateContent>
      </w:r>
      <w:r>
        <w:rPr>
          <w:rFonts w:hint="eastAsia"/>
          <w:noProof/>
        </w:rPr>
        <w:drawing>
          <wp:inline distT="0" distB="0" distL="0" distR="0" wp14:anchorId="1E4FD050" wp14:editId="76F75597">
            <wp:extent cx="5391150" cy="2981325"/>
            <wp:effectExtent l="0" t="0" r="0" b="9525"/>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391150" cy="2981325"/>
                    </a:xfrm>
                    <a:prstGeom prst="rect">
                      <a:avLst/>
                    </a:prstGeom>
                    <a:noFill/>
                    <a:ln>
                      <a:noFill/>
                    </a:ln>
                  </pic:spPr>
                </pic:pic>
              </a:graphicData>
            </a:graphic>
          </wp:inline>
        </w:drawing>
      </w:r>
    </w:p>
    <w:p w:rsidR="00375F9C" w:rsidRDefault="00375F9C" w:rsidP="00E45D25">
      <w:pPr>
        <w:pStyle w:val="3"/>
        <w:numPr>
          <w:ilvl w:val="2"/>
          <w:numId w:val="17"/>
        </w:numPr>
      </w:pPr>
      <w:bookmarkStart w:id="194" w:name="_Toc356466322"/>
      <w:r>
        <w:rPr>
          <w:rFonts w:hint="eastAsia"/>
        </w:rPr>
        <w:lastRenderedPageBreak/>
        <w:t>newCom and getCom</w:t>
      </w:r>
      <w:bookmarkEnd w:id="191"/>
      <w:bookmarkEnd w:id="194"/>
    </w:p>
    <w:p w:rsidR="00375F9C" w:rsidRPr="00CF4C6D" w:rsidRDefault="00375F9C" w:rsidP="00375F9C">
      <w:pPr>
        <w:rPr>
          <w:b/>
        </w:rPr>
      </w:pPr>
      <w:r w:rsidRPr="00CF4C6D">
        <w:rPr>
          <w:rFonts w:hint="eastAsia"/>
          <w:b/>
        </w:rPr>
        <w:t xml:space="preserve">In index.js, onClick </w:t>
      </w:r>
      <w:r w:rsidRPr="00CF4C6D">
        <w:rPr>
          <w:b/>
        </w:rPr>
        <w:t>event</w:t>
      </w:r>
      <w:r w:rsidRPr="00CF4C6D">
        <w:rPr>
          <w:rFonts w:hint="eastAsia"/>
          <w:b/>
        </w:rPr>
        <w:t xml:space="preserve"> for </w:t>
      </w:r>
      <w:r w:rsidRPr="00CF4C6D">
        <w:rPr>
          <w:b/>
        </w:rPr>
        <w:t>“</w:t>
      </w:r>
      <w:r w:rsidRPr="00CF4C6D">
        <w:rPr>
          <w:rFonts w:hint="eastAsia"/>
          <w:b/>
        </w:rPr>
        <w:t>Load module3 manually</w:t>
      </w:r>
      <w:r w:rsidRPr="00CF4C6D">
        <w:rPr>
          <w:b/>
        </w:rPr>
        <w:t>”</w:t>
      </w:r>
      <w:r w:rsidRPr="00CF4C6D">
        <w:rPr>
          <w:rFonts w:hint="eastAsia"/>
          <w:b/>
        </w:rPr>
        <w:t xml:space="preserve"> button is: </w:t>
      </w:r>
    </w:p>
    <w:p w:rsidR="00375F9C" w:rsidRDefault="005C781A" w:rsidP="00375F9C">
      <w:r>
        <w:rPr>
          <w:noProof/>
        </w:rPr>
        <mc:AlternateContent>
          <mc:Choice Requires="wpc">
            <w:drawing>
              <wp:inline distT="0" distB="0" distL="0" distR="0" wp14:anchorId="099B7B78" wp14:editId="2CDC5694">
                <wp:extent cx="5257800" cy="1114425"/>
                <wp:effectExtent l="9525" t="0" r="9525" b="9525"/>
                <wp:docPr id="652" name="画布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74" name="Text Box 654"/>
                        <wps:cNvSpPr txBox="1">
                          <a:spLocks noChangeArrowheads="1"/>
                        </wps:cNvSpPr>
                        <wps:spPr bwMode="auto">
                          <a:xfrm>
                            <a:off x="0" y="48895"/>
                            <a:ext cx="5257800" cy="1065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66749" w:rsidRDefault="0023747D" w:rsidP="00375F9C">
                              <w:pPr>
                                <w:spacing w:line="240" w:lineRule="exact"/>
                                <w:rPr>
                                  <w:sz w:val="18"/>
                                  <w:szCs w:val="18"/>
                                </w:rPr>
                              </w:pPr>
                              <w:r w:rsidRPr="00966749">
                                <w:rPr>
                                  <w:sz w:val="18"/>
                                  <w:szCs w:val="18"/>
                                </w:rPr>
                                <w:t>_button3_onclick:</w:t>
                              </w:r>
                              <w:r w:rsidRPr="00966749">
                                <w:rPr>
                                  <w:color w:val="0000FF"/>
                                  <w:sz w:val="18"/>
                                  <w:szCs w:val="18"/>
                                </w:rPr>
                                <w:t>function</w:t>
                              </w:r>
                              <w:r w:rsidRPr="00966749">
                                <w:rPr>
                                  <w:sz w:val="18"/>
                                  <w:szCs w:val="18"/>
                                </w:rPr>
                                <w:t xml:space="preserve"> (profile, e, value) {</w:t>
                              </w:r>
                            </w:p>
                            <w:p w:rsidR="0023747D" w:rsidRPr="00966749" w:rsidRDefault="0023747D" w:rsidP="00375F9C">
                              <w:pPr>
                                <w:spacing w:line="240" w:lineRule="exact"/>
                                <w:rPr>
                                  <w:sz w:val="18"/>
                                  <w:szCs w:val="18"/>
                                </w:rPr>
                              </w:pPr>
                              <w:r w:rsidRPr="00966749">
                                <w:rPr>
                                  <w:sz w:val="18"/>
                                  <w:szCs w:val="18"/>
                                </w:rPr>
                                <w:t xml:space="preserve">    </w:t>
                              </w:r>
                              <w:r w:rsidRPr="00966749">
                                <w:rPr>
                                  <w:color w:val="0000FF"/>
                                  <w:sz w:val="18"/>
                                  <w:szCs w:val="18"/>
                                </w:rPr>
                                <w:t>var</w:t>
                              </w:r>
                              <w:r w:rsidRPr="00966749">
                                <w:rPr>
                                  <w:sz w:val="18"/>
                                  <w:szCs w:val="18"/>
                                </w:rPr>
                                <w:t xml:space="preserve"> host=</w:t>
                              </w:r>
                              <w:r w:rsidRPr="00966749">
                                <w:rPr>
                                  <w:color w:val="0000FF"/>
                                  <w:sz w:val="18"/>
                                  <w:szCs w:val="18"/>
                                </w:rPr>
                                <w:t>this</w:t>
                              </w:r>
                              <w:r w:rsidRPr="00966749">
                                <w:rPr>
                                  <w:sz w:val="18"/>
                                  <w:szCs w:val="18"/>
                                </w:rPr>
                                <w:t>;</w:t>
                              </w:r>
                            </w:p>
                            <w:p w:rsidR="0023747D" w:rsidRPr="00966749" w:rsidRDefault="0023747D" w:rsidP="00375F9C">
                              <w:pPr>
                                <w:spacing w:line="240" w:lineRule="exact"/>
                                <w:rPr>
                                  <w:sz w:val="18"/>
                                  <w:szCs w:val="18"/>
                                </w:rPr>
                              </w:pPr>
                              <w:r w:rsidRPr="00966749">
                                <w:rPr>
                                  <w:sz w:val="18"/>
                                  <w:szCs w:val="18"/>
                                </w:rPr>
                                <w:t xml:space="preserve">    </w:t>
                              </w:r>
                              <w:r w:rsidR="00F55F81">
                                <w:rPr>
                                  <w:sz w:val="18"/>
                                  <w:szCs w:val="18"/>
                                </w:rPr>
                                <w:t>xui</w:t>
                              </w:r>
                              <w:r w:rsidRPr="00966749">
                                <w:rPr>
                                  <w:sz w:val="18"/>
                                  <w:szCs w:val="18"/>
                                </w:rPr>
                                <w:t>.ComFactory.newCom(</w:t>
                              </w:r>
                              <w:r w:rsidRPr="00966749">
                                <w:rPr>
                                  <w:color w:val="FF00FF"/>
                                  <w:sz w:val="18"/>
                                  <w:szCs w:val="18"/>
                                </w:rPr>
                                <w:t>'App.Module3'</w:t>
                              </w:r>
                              <w:r w:rsidRPr="00966749">
                                <w:rPr>
                                  <w:sz w:val="18"/>
                                  <w:szCs w:val="18"/>
                                </w:rPr>
                                <w:t xml:space="preserve"> ,</w:t>
                              </w:r>
                              <w:r w:rsidRPr="00966749">
                                <w:rPr>
                                  <w:color w:val="0000FF"/>
                                  <w:sz w:val="18"/>
                                  <w:szCs w:val="18"/>
                                </w:rPr>
                                <w:t>function</w:t>
                              </w:r>
                              <w:r w:rsidRPr="00966749">
                                <w:rPr>
                                  <w:sz w:val="18"/>
                                  <w:szCs w:val="18"/>
                                </w:rPr>
                                <w:t>(){</w:t>
                              </w:r>
                            </w:p>
                            <w:p w:rsidR="0023747D" w:rsidRPr="00966749" w:rsidRDefault="0023747D" w:rsidP="00375F9C">
                              <w:pPr>
                                <w:spacing w:line="240" w:lineRule="exact"/>
                                <w:rPr>
                                  <w:sz w:val="18"/>
                                  <w:szCs w:val="18"/>
                                </w:rPr>
                              </w:pPr>
                              <w:r w:rsidRPr="00966749">
                                <w:rPr>
                                  <w:sz w:val="18"/>
                                  <w:szCs w:val="18"/>
                                </w:rPr>
                                <w:t xml:space="preserve">        </w:t>
                              </w:r>
                              <w:r w:rsidRPr="00966749">
                                <w:rPr>
                                  <w:color w:val="0000FF"/>
                                  <w:sz w:val="18"/>
                                  <w:szCs w:val="18"/>
                                </w:rPr>
                                <w:t>this</w:t>
                              </w:r>
                              <w:r w:rsidRPr="00966749">
                                <w:rPr>
                                  <w:sz w:val="18"/>
                                  <w:szCs w:val="18"/>
                                </w:rPr>
                                <w:t>.show(</w:t>
                              </w:r>
                              <w:r w:rsidR="00F55F81">
                                <w:rPr>
                                  <w:sz w:val="18"/>
                                  <w:szCs w:val="18"/>
                                </w:rPr>
                                <w:t>xui</w:t>
                              </w:r>
                              <w:r w:rsidRPr="00966749">
                                <w:rPr>
                                  <w:sz w:val="18"/>
                                  <w:szCs w:val="18"/>
                                </w:rPr>
                                <w:t>([document.body]));</w:t>
                              </w:r>
                            </w:p>
                            <w:p w:rsidR="0023747D" w:rsidRPr="00966749" w:rsidRDefault="0023747D" w:rsidP="00375F9C">
                              <w:pPr>
                                <w:spacing w:line="240" w:lineRule="exact"/>
                                <w:rPr>
                                  <w:sz w:val="18"/>
                                  <w:szCs w:val="18"/>
                                </w:rPr>
                              </w:pPr>
                              <w:r w:rsidRPr="00966749">
                                <w:rPr>
                                  <w:sz w:val="18"/>
                                  <w:szCs w:val="18"/>
                                </w:rPr>
                                <w:t xml:space="preserve">    });</w:t>
                              </w:r>
                            </w:p>
                            <w:p w:rsidR="0023747D" w:rsidRPr="00966749" w:rsidRDefault="0023747D" w:rsidP="00375F9C">
                              <w:pPr>
                                <w:rPr>
                                  <w:szCs w:val="18"/>
                                </w:rPr>
                              </w:pPr>
                              <w:r w:rsidRPr="00966749">
                                <w:rPr>
                                  <w:sz w:val="18"/>
                                  <w:szCs w:val="18"/>
                                </w:rPr>
                                <w:t>}</w:t>
                              </w:r>
                            </w:p>
                          </w:txbxContent>
                        </wps:txbx>
                        <wps:bodyPr rot="0" vert="horz" wrap="square" lIns="54000" tIns="46800" rIns="54000" bIns="45720" anchor="t" anchorCtr="0" upright="1">
                          <a:spAutoFit/>
                        </wps:bodyPr>
                      </wps:wsp>
                      <wps:wsp>
                        <wps:cNvPr id="375" name="AutoShape 655"/>
                        <wps:cNvSpPr>
                          <a:spLocks noChangeArrowheads="1"/>
                        </wps:cNvSpPr>
                        <wps:spPr bwMode="auto">
                          <a:xfrm flipH="1">
                            <a:off x="2286000" y="99060"/>
                            <a:ext cx="800100" cy="198120"/>
                          </a:xfrm>
                          <a:prstGeom prst="wedgeRoundRectCallout">
                            <a:avLst>
                              <a:gd name="adj1" fmla="val 146583"/>
                              <a:gd name="adj2" fmla="val 10833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newCom</w:t>
                              </w:r>
                            </w:p>
                          </w:txbxContent>
                        </wps:txbx>
                        <wps:bodyPr rot="0" vert="horz" wrap="square" lIns="0" tIns="0" rIns="0" bIns="0" anchor="t" anchorCtr="0" upright="1">
                          <a:noAutofit/>
                        </wps:bodyPr>
                      </wps:wsp>
                      <wps:wsp>
                        <wps:cNvPr id="376" name="AutoShape 656"/>
                        <wps:cNvSpPr>
                          <a:spLocks noChangeArrowheads="1"/>
                        </wps:cNvSpPr>
                        <wps:spPr bwMode="auto">
                          <a:xfrm flipH="1">
                            <a:off x="685800" y="891540"/>
                            <a:ext cx="1600200" cy="198120"/>
                          </a:xfrm>
                          <a:prstGeom prst="wedgeRoundRectCallout">
                            <a:avLst>
                              <a:gd name="adj1" fmla="val 1269"/>
                              <a:gd name="adj2" fmla="val -1301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Shows to HTML body</w:t>
                              </w:r>
                            </w:p>
                          </w:txbxContent>
                        </wps:txbx>
                        <wps:bodyPr rot="0" vert="horz" wrap="square" lIns="0" tIns="0" rIns="0" bIns="0" anchor="t" anchorCtr="0" upright="1">
                          <a:noAutofit/>
                        </wps:bodyPr>
                      </wps:wsp>
                      <wps:wsp>
                        <wps:cNvPr id="377" name="AutoShape 657"/>
                        <wps:cNvSpPr>
                          <a:spLocks noChangeArrowheads="1"/>
                        </wps:cNvSpPr>
                        <wps:spPr bwMode="auto">
                          <a:xfrm flipH="1">
                            <a:off x="2971800" y="396240"/>
                            <a:ext cx="1257300" cy="198120"/>
                          </a:xfrm>
                          <a:prstGeom prst="wedgeRoundRectCallout">
                            <a:avLst>
                              <a:gd name="adj1" fmla="val 79644"/>
                              <a:gd name="adj2" fmla="val 2467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allback function</w:t>
                              </w:r>
                            </w:p>
                          </w:txbxContent>
                        </wps:txbx>
                        <wps:bodyPr rot="0" vert="horz" wrap="square" lIns="0" tIns="0" rIns="0" bIns="0" anchor="t" anchorCtr="0" upright="1">
                          <a:noAutofit/>
                        </wps:bodyPr>
                      </wps:wsp>
                      <wps:wsp>
                        <wps:cNvPr id="378" name="AutoShape 658"/>
                        <wps:cNvSpPr>
                          <a:spLocks noChangeArrowheads="1"/>
                        </wps:cNvSpPr>
                        <wps:spPr bwMode="auto">
                          <a:xfrm flipH="1">
                            <a:off x="2743200" y="792480"/>
                            <a:ext cx="1257300" cy="198120"/>
                          </a:xfrm>
                          <a:prstGeom prst="wedgeRoundRectCallout">
                            <a:avLst>
                              <a:gd name="adj1" fmla="val 98583"/>
                              <a:gd name="adj2" fmla="val -17179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Uses Class Name</w:t>
                              </w:r>
                            </w:p>
                          </w:txbxContent>
                        </wps:txbx>
                        <wps:bodyPr rot="0" vert="horz" wrap="square" lIns="0" tIns="0" rIns="0" bIns="0" anchor="t" anchorCtr="0" upright="1">
                          <a:noAutofit/>
                        </wps:bodyPr>
                      </wps:wsp>
                    </wpc:wpc>
                  </a:graphicData>
                </a:graphic>
              </wp:inline>
            </w:drawing>
          </mc:Choice>
          <mc:Fallback>
            <w:pict>
              <v:group id="画布 652" o:spid="_x0000_s1870" editas="canvas" style="width:414pt;height:87.75pt;mso-position-horizontal-relative:char;mso-position-vertical-relative:line" coordsize="52578,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">
                <v:shape id="_x0000_s1871" type="#_x0000_t75" style="position:absolute;width:52578;height:11144;visibility:visible;mso-wrap-style:square">
                  <v:fill o:detectmouseclick="t"/>
                  <v:path o:connecttype="none"/>
                </v:shape>
                <v:shape id="Text Box 654" o:spid="_x0000_s1872" type="#_x0000_t202" style="position:absolute;top:488;width:52578;height:10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z8hMQA&#10;AADcAAAADwAAAGRycy9kb3ducmV2LnhtbESPQWsCMRSE7wX/Q3iCt5q1FrWrUaRStpeC2vb+2Dw3&#10;i5uXJYnr+u8bQehxmJlvmNWmt43oyIfasYLJOANBXDpdc6Xg5/vjeQEiRGSNjWNScKMAm/XgaYW5&#10;dlc+UHeMlUgQDjkqMDG2uZShNGQxjF1LnLyT8xZjkr6S2uM1wW0jX7JsJi3WnBYMtvRuqDwfL1ZB&#10;ed71u6L+Nb672MVevxW3r1mh1GjYb5cgIvXxP/xof2oF0/kr3M+k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M/ITEAAAA3AAAAA8AAAAAAAAAAAAAAAAAmAIAAGRycy9k&#10;b3ducmV2LnhtbFBLBQYAAAAABAAEAPUAAACJAwAAAAA=&#10;" strokeweight="1pt">
                  <v:textbox style="mso-fit-shape-to-text:t" inset="1.5mm,1.3mm,1.5mm">
                    <w:txbxContent>
                      <w:p w:rsidR="0023747D" w:rsidRPr="00966749" w:rsidRDefault="0023747D" w:rsidP="00375F9C">
                        <w:pPr>
                          <w:spacing w:line="240" w:lineRule="exact"/>
                          <w:rPr>
                            <w:sz w:val="18"/>
                            <w:szCs w:val="18"/>
                          </w:rPr>
                        </w:pPr>
                        <w:r w:rsidRPr="00966749">
                          <w:rPr>
                            <w:sz w:val="18"/>
                            <w:szCs w:val="18"/>
                          </w:rPr>
                          <w:t>_button3_onclick</w:t>
                        </w:r>
                        <w:proofErr w:type="gramStart"/>
                        <w:r w:rsidRPr="00966749">
                          <w:rPr>
                            <w:sz w:val="18"/>
                            <w:szCs w:val="18"/>
                          </w:rPr>
                          <w:t>:</w:t>
                        </w:r>
                        <w:r w:rsidRPr="00966749">
                          <w:rPr>
                            <w:color w:val="0000FF"/>
                            <w:sz w:val="18"/>
                            <w:szCs w:val="18"/>
                          </w:rPr>
                          <w:t>function</w:t>
                        </w:r>
                        <w:proofErr w:type="gramEnd"/>
                        <w:r w:rsidRPr="00966749">
                          <w:rPr>
                            <w:sz w:val="18"/>
                            <w:szCs w:val="18"/>
                          </w:rPr>
                          <w:t xml:space="preserve"> (profile, e, value) {</w:t>
                        </w:r>
                      </w:p>
                      <w:p w:rsidR="0023747D" w:rsidRPr="00966749" w:rsidRDefault="0023747D" w:rsidP="00375F9C">
                        <w:pPr>
                          <w:spacing w:line="240" w:lineRule="exact"/>
                          <w:rPr>
                            <w:sz w:val="18"/>
                            <w:szCs w:val="18"/>
                          </w:rPr>
                        </w:pPr>
                        <w:r w:rsidRPr="00966749">
                          <w:rPr>
                            <w:sz w:val="18"/>
                            <w:szCs w:val="18"/>
                          </w:rPr>
                          <w:t xml:space="preserve">    </w:t>
                        </w:r>
                        <w:proofErr w:type="gramStart"/>
                        <w:r w:rsidRPr="00966749">
                          <w:rPr>
                            <w:color w:val="0000FF"/>
                            <w:sz w:val="18"/>
                            <w:szCs w:val="18"/>
                          </w:rPr>
                          <w:t>var</w:t>
                        </w:r>
                        <w:proofErr w:type="gramEnd"/>
                        <w:r w:rsidRPr="00966749">
                          <w:rPr>
                            <w:sz w:val="18"/>
                            <w:szCs w:val="18"/>
                          </w:rPr>
                          <w:t xml:space="preserve"> host=</w:t>
                        </w:r>
                        <w:r w:rsidRPr="00966749">
                          <w:rPr>
                            <w:color w:val="0000FF"/>
                            <w:sz w:val="18"/>
                            <w:szCs w:val="18"/>
                          </w:rPr>
                          <w:t>this</w:t>
                        </w:r>
                        <w:r w:rsidRPr="00966749">
                          <w:rPr>
                            <w:sz w:val="18"/>
                            <w:szCs w:val="18"/>
                          </w:rPr>
                          <w:t>;</w:t>
                        </w:r>
                      </w:p>
                      <w:p w:rsidR="0023747D" w:rsidRPr="00966749" w:rsidRDefault="0023747D" w:rsidP="00375F9C">
                        <w:pPr>
                          <w:spacing w:line="240" w:lineRule="exact"/>
                          <w:rPr>
                            <w:sz w:val="18"/>
                            <w:szCs w:val="18"/>
                          </w:rPr>
                        </w:pPr>
                        <w:r w:rsidRPr="00966749">
                          <w:rPr>
                            <w:sz w:val="18"/>
                            <w:szCs w:val="18"/>
                          </w:rPr>
                          <w:t xml:space="preserve">    </w:t>
                        </w:r>
                        <w:proofErr w:type="gramStart"/>
                        <w:r w:rsidR="00F55F81">
                          <w:rPr>
                            <w:sz w:val="18"/>
                            <w:szCs w:val="18"/>
                          </w:rPr>
                          <w:t>xui</w:t>
                        </w:r>
                        <w:r w:rsidRPr="00966749">
                          <w:rPr>
                            <w:sz w:val="18"/>
                            <w:szCs w:val="18"/>
                          </w:rPr>
                          <w:t>.ComFactory.newCom(</w:t>
                        </w:r>
                        <w:proofErr w:type="gramEnd"/>
                        <w:r w:rsidRPr="00966749">
                          <w:rPr>
                            <w:color w:val="FF00FF"/>
                            <w:sz w:val="18"/>
                            <w:szCs w:val="18"/>
                          </w:rPr>
                          <w:t>'App.Module3'</w:t>
                        </w:r>
                        <w:r w:rsidRPr="00966749">
                          <w:rPr>
                            <w:sz w:val="18"/>
                            <w:szCs w:val="18"/>
                          </w:rPr>
                          <w:t xml:space="preserve"> ,</w:t>
                        </w:r>
                        <w:r w:rsidRPr="00966749">
                          <w:rPr>
                            <w:color w:val="0000FF"/>
                            <w:sz w:val="18"/>
                            <w:szCs w:val="18"/>
                          </w:rPr>
                          <w:t>function</w:t>
                        </w:r>
                        <w:r w:rsidRPr="00966749">
                          <w:rPr>
                            <w:sz w:val="18"/>
                            <w:szCs w:val="18"/>
                          </w:rPr>
                          <w:t>(){</w:t>
                        </w:r>
                      </w:p>
                      <w:p w:rsidR="0023747D" w:rsidRPr="00966749" w:rsidRDefault="0023747D" w:rsidP="00375F9C">
                        <w:pPr>
                          <w:spacing w:line="240" w:lineRule="exact"/>
                          <w:rPr>
                            <w:sz w:val="18"/>
                            <w:szCs w:val="18"/>
                          </w:rPr>
                        </w:pPr>
                        <w:r w:rsidRPr="00966749">
                          <w:rPr>
                            <w:sz w:val="18"/>
                            <w:szCs w:val="18"/>
                          </w:rPr>
                          <w:t xml:space="preserve">        </w:t>
                        </w:r>
                        <w:proofErr w:type="gramStart"/>
                        <w:r w:rsidRPr="00966749">
                          <w:rPr>
                            <w:color w:val="0000FF"/>
                            <w:sz w:val="18"/>
                            <w:szCs w:val="18"/>
                          </w:rPr>
                          <w:t>this</w:t>
                        </w:r>
                        <w:r w:rsidRPr="00966749">
                          <w:rPr>
                            <w:sz w:val="18"/>
                            <w:szCs w:val="18"/>
                          </w:rPr>
                          <w:t>.show(</w:t>
                        </w:r>
                        <w:proofErr w:type="gramEnd"/>
                        <w:r w:rsidR="00F55F81">
                          <w:rPr>
                            <w:sz w:val="18"/>
                            <w:szCs w:val="18"/>
                          </w:rPr>
                          <w:t>xui</w:t>
                        </w:r>
                        <w:r w:rsidRPr="00966749">
                          <w:rPr>
                            <w:sz w:val="18"/>
                            <w:szCs w:val="18"/>
                          </w:rPr>
                          <w:t>([document.body]));</w:t>
                        </w:r>
                      </w:p>
                      <w:p w:rsidR="0023747D" w:rsidRPr="00966749" w:rsidRDefault="0023747D" w:rsidP="00375F9C">
                        <w:pPr>
                          <w:spacing w:line="240" w:lineRule="exact"/>
                          <w:rPr>
                            <w:sz w:val="18"/>
                            <w:szCs w:val="18"/>
                          </w:rPr>
                        </w:pPr>
                        <w:r w:rsidRPr="00966749">
                          <w:rPr>
                            <w:sz w:val="18"/>
                            <w:szCs w:val="18"/>
                          </w:rPr>
                          <w:t xml:space="preserve">    });</w:t>
                        </w:r>
                      </w:p>
                      <w:p w:rsidR="0023747D" w:rsidRPr="00966749" w:rsidRDefault="0023747D" w:rsidP="00375F9C">
                        <w:pPr>
                          <w:rPr>
                            <w:szCs w:val="18"/>
                          </w:rPr>
                        </w:pPr>
                        <w:r w:rsidRPr="00966749">
                          <w:rPr>
                            <w:sz w:val="18"/>
                            <w:szCs w:val="18"/>
                          </w:rPr>
                          <w:t>}</w:t>
                        </w:r>
                      </w:p>
                    </w:txbxContent>
                  </v:textbox>
                </v:shape>
                <v:shape id="AutoShape 655" o:spid="_x0000_s1873" type="#_x0000_t62" style="position:absolute;left:22860;top:990;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9gscQA&#10;AADcAAAADwAAAGRycy9kb3ducmV2LnhtbESPQWvCQBSE7wX/w/IEb3WjYpXoKloRe6zRg8dH9pkE&#10;s2/j7tbEf+8WCj0OM/MNs1x3phYPcr6yrGA0TEAQ51ZXXCg4n/bvcxA+IGusLZOCJ3lYr3pvS0y1&#10;bflIjywUIkLYp6igDKFJpfR5SQb90DbE0btaZzBE6QqpHbYRbmo5TpIPabDiuFBiQ58l5bfsxyjY&#10;ddX9mu2/d9vDZd6Ob1s3unun1KDfbRYgAnXhP/zX/tIKJrMp/J6JR0C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YLHEAAAA3AAAAA8AAAAAAAAAAAAAAAAAmAIAAGRycy9k&#10;b3ducmV2LnhtbFBLBQYAAAAABAAEAPUAAACJAwAAAAA=&#10;" adj="42462,34200" fillcolor="#ff9">
                  <v:textbox inset="0,0,0,0">
                    <w:txbxContent>
                      <w:p w:rsidR="0023747D" w:rsidRPr="000E23E9" w:rsidRDefault="0023747D" w:rsidP="00375F9C">
                        <w:pPr>
                          <w:rPr>
                            <w:szCs w:val="18"/>
                          </w:rPr>
                        </w:pPr>
                        <w:proofErr w:type="gramStart"/>
                        <w:r>
                          <w:rPr>
                            <w:rFonts w:hint="eastAsia"/>
                            <w:szCs w:val="18"/>
                          </w:rPr>
                          <w:t>newCom</w:t>
                        </w:r>
                        <w:proofErr w:type="gramEnd"/>
                      </w:p>
                    </w:txbxContent>
                  </v:textbox>
                </v:shape>
                <v:shape id="AutoShape 656" o:spid="_x0000_s1874" type="#_x0000_t62" style="position:absolute;left:6858;top:8915;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1kacYA&#10;AADcAAAADwAAAGRycy9kb3ducmV2LnhtbESPT2vCQBTE74LfYXmCt7pRaSrRVUQMFj1I/XPw9sg+&#10;k2D2bciumvbTdwsFj8PM/IaZLVpTiQc1rrSsYDiIQBBnVpecKzgd07cJCOeRNVaWScE3OVjMu50Z&#10;Jto++YseB5+LAGGXoILC+zqR0mUFGXQDWxMH72obgz7IJpe6wWeAm0qOoiiWBksOCwXWtCooux3u&#10;RkEab4c/53S7O/Eu2tR2/86T9UWpfq9dTkF4av0r/N/+1ArGHzH8nQ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1kacYAAADcAAAADwAAAAAAAAAAAAAAAACYAgAAZHJz&#10;L2Rvd25yZXYueG1sUEsFBgAAAAAEAAQA9QAAAIsDAAAAAA==&#10;" adj="11074,-17308" fillcolor="#ff9">
                  <v:textbox inset="0,0,0,0">
                    <w:txbxContent>
                      <w:p w:rsidR="0023747D" w:rsidRPr="000E23E9" w:rsidRDefault="0023747D" w:rsidP="00375F9C">
                        <w:pPr>
                          <w:rPr>
                            <w:szCs w:val="18"/>
                          </w:rPr>
                        </w:pPr>
                        <w:r>
                          <w:rPr>
                            <w:rFonts w:hint="eastAsia"/>
                            <w:szCs w:val="18"/>
                          </w:rPr>
                          <w:t>Shows to HTML body</w:t>
                        </w:r>
                      </w:p>
                    </w:txbxContent>
                  </v:textbox>
                </v:shape>
                <v:shape id="AutoShape 657" o:spid="_x0000_s1875" type="#_x0000_t62" style="position:absolute;left:29718;top:3962;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J8M8cA&#10;AADcAAAADwAAAGRycy9kb3ducmV2LnhtbESPQWvCQBSE70L/w/KEXqRuWlHb1FVEKAgK2qTQ9vbI&#10;PpOQ7NuQ3Wr017uC0OMwM98ws0VnanGk1pWWFTwPIxDEmdUl5wq+0o+nVxDOI2usLZOCMzlYzB96&#10;M4y1PfEnHROfiwBhF6OCwvsmltJlBRl0Q9sQB+9gW4M+yDaXusVTgJtavkTRRBosOSwU2NCqoKxK&#10;/oyCal+9pT/rcYkjs9km31G6G/xelHrsd8t3EJ46/x++t9dawWg6hduZc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SfDPHAAAA3AAAAA8AAAAAAAAAAAAAAAAAmAIAAGRy&#10;cy9kb3ducmV2LnhtbFBLBQYAAAAABAAEAPUAAACMAwAAAAA=&#10;" adj="28003,16130" fillcolor="#ff9">
                  <v:textbox inset="0,0,0,0">
                    <w:txbxContent>
                      <w:p w:rsidR="0023747D" w:rsidRPr="000E23E9" w:rsidRDefault="0023747D" w:rsidP="00375F9C">
                        <w:pPr>
                          <w:rPr>
                            <w:szCs w:val="18"/>
                          </w:rPr>
                        </w:pPr>
                        <w:r>
                          <w:rPr>
                            <w:szCs w:val="18"/>
                          </w:rPr>
                          <w:t>C</w:t>
                        </w:r>
                        <w:r>
                          <w:rPr>
                            <w:rFonts w:hint="eastAsia"/>
                            <w:szCs w:val="18"/>
                          </w:rPr>
                          <w:t>allback function</w:t>
                        </w:r>
                      </w:p>
                    </w:txbxContent>
                  </v:textbox>
                </v:shape>
                <v:shape id="AutoShape 658" o:spid="_x0000_s1876" type="#_x0000_t62" style="position:absolute;left:27432;top:7924;width:12573;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ZV8EA&#10;AADcAAAADwAAAGRycy9kb3ducmV2LnhtbERPy4rCMBTdC/5DuMJsZExV0JlqFPExCLpplVlfm2tb&#10;bG5Kk9H695OF4PJw3vNlaypxp8aVlhUMBxEI4szqknMF59Pu8wuE88gaK8uk4EkOlotuZ46xtg9O&#10;6J76XIQQdjEqKLyvYyldVpBBN7A1ceCutjHoA2xyqRt8hHBTyVEUTaTBkkNDgTWtC8pu6Z9RcDte&#10;n+tqS5f0MO5vftoEf/03KvXRa1czEJ5a/xa/3HutYDwNa8OZcAT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3WVfBAAAA3AAAAA8AAAAAAAAAAAAAAAAAmAIAAGRycy9kb3du&#10;cmV2LnhtbFBLBQYAAAAABAAEAPUAAACGAwAAAAA=&#10;" adj="32094,-26308" fillcolor="#ff9">
                  <v:textbox inset="0,0,0,0">
                    <w:txbxContent>
                      <w:p w:rsidR="0023747D" w:rsidRPr="000E23E9" w:rsidRDefault="0023747D" w:rsidP="00375F9C">
                        <w:pPr>
                          <w:rPr>
                            <w:szCs w:val="18"/>
                          </w:rPr>
                        </w:pPr>
                        <w:r>
                          <w:rPr>
                            <w:rFonts w:hint="eastAsia"/>
                            <w:szCs w:val="18"/>
                          </w:rPr>
                          <w:t>Uses Class Name</w:t>
                        </w:r>
                      </w:p>
                    </w:txbxContent>
                  </v:textbox>
                </v:shape>
                <w10:anchorlock/>
              </v:group>
            </w:pict>
          </mc:Fallback>
        </mc:AlternateContent>
      </w:r>
    </w:p>
    <w:p w:rsidR="00375F9C" w:rsidRDefault="00375F9C" w:rsidP="00375F9C"/>
    <w:p w:rsidR="00375F9C" w:rsidRDefault="00375F9C" w:rsidP="00375F9C">
      <w:r>
        <w:rPr>
          <w:rFonts w:hint="eastAsia"/>
        </w:rPr>
        <w:t>[</w:t>
      </w:r>
      <w:r w:rsidR="00704D04">
        <w:rPr>
          <w:rFonts w:hint="eastAsia"/>
        </w:rPr>
        <w:t>xui.</w:t>
      </w:r>
      <w:r w:rsidR="00CC48BF">
        <w:rPr>
          <w:rFonts w:hint="eastAsia"/>
        </w:rPr>
        <w:t>ComFactory</w:t>
      </w:r>
      <w:r>
        <w:rPr>
          <w:rFonts w:hint="eastAsia"/>
        </w:rPr>
        <w:t>.newCom(</w:t>
      </w:r>
      <w:r>
        <w:t>“</w:t>
      </w:r>
      <w:r>
        <w:rPr>
          <w:rFonts w:hint="eastAsia"/>
        </w:rPr>
        <w:t>App.Module</w:t>
      </w:r>
      <w:smartTag w:uri="urn:schemas-microsoft-com:office:smarttags" w:element="chmetcnv">
        <w:smartTagPr>
          <w:attr w:name="UnitName" w:val="”"/>
          <w:attr w:name="SourceValue" w:val="3"/>
          <w:attr w:name="HasSpace" w:val="False"/>
          <w:attr w:name="Negative" w:val="False"/>
          <w:attr w:name="NumberType" w:val="1"/>
          <w:attr w:name="TCSC" w:val="0"/>
        </w:smartTagPr>
        <w:r>
          <w:rPr>
            <w:rFonts w:hint="eastAsia"/>
          </w:rPr>
          <w:t>3</w:t>
        </w:r>
        <w:r>
          <w:t>”</w:t>
        </w:r>
      </w:smartTag>
      <w:r>
        <w:rPr>
          <w:rFonts w:hint="eastAsia"/>
        </w:rPr>
        <w:t>.. ], will:</w:t>
      </w:r>
    </w:p>
    <w:p w:rsidR="00375F9C" w:rsidRDefault="00375F9C" w:rsidP="00E45D25">
      <w:pPr>
        <w:numPr>
          <w:ilvl w:val="0"/>
          <w:numId w:val="9"/>
        </w:numPr>
      </w:pPr>
      <w:r>
        <w:rPr>
          <w:rFonts w:hint="eastAsia"/>
        </w:rPr>
        <w:t xml:space="preserve">find file </w:t>
      </w:r>
      <w:r>
        <w:t>“</w:t>
      </w:r>
      <w:r>
        <w:rPr>
          <w:rFonts w:hint="eastAsia"/>
        </w:rPr>
        <w:t>Module3.js</w:t>
      </w:r>
      <w:r>
        <w:t>”</w:t>
      </w:r>
      <w:r>
        <w:rPr>
          <w:rFonts w:hint="eastAsia"/>
        </w:rPr>
        <w:t xml:space="preserve"> in </w:t>
      </w:r>
      <w:r>
        <w:t>“</w:t>
      </w:r>
      <w:r>
        <w:rPr>
          <w:rFonts w:hint="eastAsia"/>
        </w:rPr>
        <w:t>distributed/App/js/</w:t>
      </w:r>
      <w:r>
        <w:t>”</w:t>
      </w:r>
    </w:p>
    <w:p w:rsidR="00375F9C" w:rsidRDefault="00375F9C" w:rsidP="00E45D25">
      <w:pPr>
        <w:numPr>
          <w:ilvl w:val="0"/>
          <w:numId w:val="9"/>
        </w:numPr>
      </w:pPr>
      <w:r>
        <w:t>load</w:t>
      </w:r>
      <w:r>
        <w:rPr>
          <w:rFonts w:hint="eastAsia"/>
        </w:rPr>
        <w:t xml:space="preserve"> code from file </w:t>
      </w:r>
      <w:r>
        <w:t>“</w:t>
      </w:r>
      <w:r>
        <w:rPr>
          <w:rFonts w:hint="eastAsia"/>
        </w:rPr>
        <w:t>Module3.js</w:t>
      </w:r>
      <w:r>
        <w:t>”</w:t>
      </w:r>
      <w:r>
        <w:rPr>
          <w:rFonts w:hint="eastAsia"/>
        </w:rPr>
        <w:t xml:space="preserve"> ;</w:t>
      </w:r>
    </w:p>
    <w:p w:rsidR="00375F9C" w:rsidRDefault="00375F9C" w:rsidP="00E45D25">
      <w:pPr>
        <w:numPr>
          <w:ilvl w:val="0"/>
          <w:numId w:val="9"/>
        </w:numPr>
      </w:pPr>
      <w:r>
        <w:t>create new instance,</w:t>
      </w:r>
      <w:r>
        <w:rPr>
          <w:rFonts w:hint="eastAsia"/>
        </w:rPr>
        <w:t>;</w:t>
      </w:r>
    </w:p>
    <w:p w:rsidR="00375F9C" w:rsidRDefault="00375F9C" w:rsidP="00E45D25">
      <w:pPr>
        <w:numPr>
          <w:ilvl w:val="0"/>
          <w:numId w:val="9"/>
        </w:numPr>
      </w:pPr>
      <w:r>
        <w:t>c</w:t>
      </w:r>
      <w:r>
        <w:rPr>
          <w:rFonts w:hint="eastAsia"/>
        </w:rPr>
        <w:t>a</w:t>
      </w:r>
      <w:r>
        <w:t>ll the</w:t>
      </w:r>
      <w:r>
        <w:rPr>
          <w:rFonts w:hint="eastAsia"/>
        </w:rPr>
        <w:t xml:space="preserve"> callback function. </w:t>
      </w:r>
    </w:p>
    <w:p w:rsidR="00375F9C" w:rsidRDefault="00375F9C" w:rsidP="00375F9C"/>
    <w:p w:rsidR="00375F9C" w:rsidRDefault="00375F9C" w:rsidP="00375F9C">
      <w:r>
        <w:rPr>
          <w:rFonts w:hint="eastAsia"/>
        </w:rPr>
        <w:t xml:space="preserve">Note: newCom use </w:t>
      </w:r>
      <w:r>
        <w:t>“</w:t>
      </w:r>
      <w:r>
        <w:rPr>
          <w:rFonts w:hint="eastAsia"/>
        </w:rPr>
        <w:t>Class Name</w:t>
      </w:r>
      <w:r>
        <w:t>”</w:t>
      </w:r>
      <w:r>
        <w:rPr>
          <w:rFonts w:hint="eastAsia"/>
        </w:rPr>
        <w:t xml:space="preserve"> to load code.</w:t>
      </w:r>
    </w:p>
    <w:p w:rsidR="00375F9C" w:rsidRDefault="00375F9C" w:rsidP="00375F9C">
      <w:pPr>
        <w:rPr>
          <w:sz w:val="18"/>
          <w:szCs w:val="18"/>
        </w:rPr>
      </w:pPr>
    </w:p>
    <w:p w:rsidR="00375F9C" w:rsidRPr="00CF4C6D" w:rsidRDefault="00375F9C" w:rsidP="00375F9C">
      <w:pPr>
        <w:rPr>
          <w:b/>
          <w:sz w:val="18"/>
          <w:szCs w:val="18"/>
        </w:rPr>
      </w:pPr>
      <w:r w:rsidRPr="00CF4C6D">
        <w:rPr>
          <w:rFonts w:hint="eastAsia"/>
          <w:b/>
        </w:rPr>
        <w:t xml:space="preserve">onClick </w:t>
      </w:r>
      <w:r w:rsidRPr="00CF4C6D">
        <w:rPr>
          <w:b/>
        </w:rPr>
        <w:t>event</w:t>
      </w:r>
      <w:r w:rsidRPr="00CF4C6D">
        <w:rPr>
          <w:rFonts w:hint="eastAsia"/>
          <w:b/>
        </w:rPr>
        <w:t xml:space="preserve"> for </w:t>
      </w:r>
      <w:r w:rsidRPr="00CF4C6D">
        <w:rPr>
          <w:b/>
        </w:rPr>
        <w:t>“</w:t>
      </w:r>
      <w:r w:rsidRPr="00CF4C6D">
        <w:rPr>
          <w:rFonts w:hint="eastAsia"/>
          <w:b/>
        </w:rPr>
        <w:t>Load module</w:t>
      </w:r>
      <w:smartTag w:uri="urn:schemas-microsoft-com:office:smarttags" w:element="chmetcnv">
        <w:smartTagPr>
          <w:attr w:name="UnitName" w:val="”"/>
          <w:attr w:name="SourceValue" w:val="1"/>
          <w:attr w:name="HasSpace" w:val="False"/>
          <w:attr w:name="Negative" w:val="False"/>
          <w:attr w:name="NumberType" w:val="1"/>
          <w:attr w:name="TCSC" w:val="0"/>
        </w:smartTagPr>
        <w:r w:rsidRPr="00CF4C6D">
          <w:rPr>
            <w:rFonts w:hint="eastAsia"/>
            <w:b/>
          </w:rPr>
          <w:t>1</w:t>
        </w:r>
        <w:r w:rsidRPr="00CF4C6D">
          <w:rPr>
            <w:b/>
          </w:rPr>
          <w:t>”</w:t>
        </w:r>
      </w:smartTag>
      <w:r w:rsidRPr="00CF4C6D">
        <w:rPr>
          <w:rFonts w:hint="eastAsia"/>
          <w:b/>
        </w:rPr>
        <w:t xml:space="preserve"> button is:</w:t>
      </w:r>
    </w:p>
    <w:p w:rsidR="00375F9C" w:rsidRDefault="005C781A" w:rsidP="00375F9C">
      <w:r>
        <w:rPr>
          <w:noProof/>
        </w:rPr>
        <mc:AlternateContent>
          <mc:Choice Requires="wpc">
            <w:drawing>
              <wp:inline distT="0" distB="0" distL="0" distR="0" wp14:anchorId="1BF23725" wp14:editId="363A55F1">
                <wp:extent cx="5257800" cy="1266825"/>
                <wp:effectExtent l="9525" t="0" r="9525" b="9525"/>
                <wp:docPr id="373" name="画布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62" name="Text Box 269"/>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71DFD" w:rsidRDefault="0023747D" w:rsidP="00375F9C">
                              <w:pPr>
                                <w:spacing w:line="240" w:lineRule="exact"/>
                                <w:rPr>
                                  <w:sz w:val="18"/>
                                  <w:szCs w:val="18"/>
                                </w:rPr>
                              </w:pPr>
                              <w:r w:rsidRPr="00971DFD">
                                <w:rPr>
                                  <w:sz w:val="18"/>
                                  <w:szCs w:val="18"/>
                                </w:rPr>
                                <w:t>_button9_onclick:</w:t>
                              </w:r>
                              <w:r w:rsidRPr="00971DFD">
                                <w:rPr>
                                  <w:color w:val="0000FF"/>
                                  <w:sz w:val="18"/>
                                  <w:szCs w:val="18"/>
                                </w:rPr>
                                <w:t>function</w:t>
                              </w:r>
                              <w:r w:rsidRPr="00971DFD">
                                <w:rPr>
                                  <w:sz w:val="18"/>
                                  <w:szCs w:val="18"/>
                                </w:rPr>
                                <w:t xml:space="preserve"> (profile, e, value) {</w:t>
                              </w:r>
                            </w:p>
                            <w:p w:rsidR="0023747D" w:rsidRPr="00971DFD" w:rsidRDefault="0023747D" w:rsidP="00375F9C">
                              <w:pPr>
                                <w:spacing w:line="240" w:lineRule="exact"/>
                                <w:rPr>
                                  <w:sz w:val="18"/>
                                  <w:szCs w:val="18"/>
                                </w:rPr>
                              </w:pPr>
                              <w:r w:rsidRPr="00971DFD">
                                <w:rPr>
                                  <w:sz w:val="18"/>
                                  <w:szCs w:val="18"/>
                                </w:rPr>
                                <w:t xml:space="preserve">    </w:t>
                              </w:r>
                              <w:r w:rsidRPr="00971DFD">
                                <w:rPr>
                                  <w:color w:val="0000FF"/>
                                  <w:sz w:val="18"/>
                                  <w:szCs w:val="18"/>
                                </w:rPr>
                                <w:t>var</w:t>
                              </w:r>
                              <w:r w:rsidRPr="00971DFD">
                                <w:rPr>
                                  <w:sz w:val="18"/>
                                  <w:szCs w:val="18"/>
                                </w:rPr>
                                <w:t xml:space="preserve"> host=</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r w:rsidR="00F55F81">
                                <w:rPr>
                                  <w:sz w:val="18"/>
                                  <w:szCs w:val="18"/>
                                </w:rPr>
                                <w:t>xui</w:t>
                              </w:r>
                              <w:r w:rsidRPr="00971DFD">
                                <w:rPr>
                                  <w:sz w:val="18"/>
                                  <w:szCs w:val="18"/>
                                </w:rPr>
                                <w:t>.ComFactory.getCom(</w:t>
                              </w:r>
                              <w:r w:rsidRPr="00971DFD">
                                <w:rPr>
                                  <w:color w:val="FF00FF"/>
                                  <w:sz w:val="18"/>
                                  <w:szCs w:val="18"/>
                                </w:rPr>
                                <w:t>'module1'</w:t>
                              </w:r>
                              <w:r w:rsidRPr="00971DFD">
                                <w:rPr>
                                  <w:sz w:val="18"/>
                                  <w:szCs w:val="18"/>
                                </w:rPr>
                                <w:t>,</w:t>
                              </w:r>
                              <w:r w:rsidRPr="00971DFD">
                                <w:rPr>
                                  <w:color w:val="0000FF"/>
                                  <w:sz w:val="18"/>
                                  <w:szCs w:val="18"/>
                                </w:rPr>
                                <w:t>function</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r w:rsidRPr="00971DFD">
                                <w:rPr>
                                  <w:color w:val="0000FF"/>
                                  <w:sz w:val="18"/>
                                  <w:szCs w:val="18"/>
                                </w:rPr>
                                <w:t>var</w:t>
                              </w:r>
                              <w:r w:rsidRPr="00971DFD">
                                <w:rPr>
                                  <w:sz w:val="18"/>
                                  <w:szCs w:val="18"/>
                                </w:rPr>
                                <w:t xml:space="preserve"> ns=</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host.div16.append(ns.getUIComponents(),</w:t>
                              </w:r>
                              <w:r w:rsidRPr="00971DFD">
                                <w:rPr>
                                  <w:color w:val="0000FF"/>
                                  <w:sz w:val="18"/>
                                  <w:szCs w:val="18"/>
                                </w:rPr>
                                <w:t>false</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
                            <w:p w:rsidR="0023747D" w:rsidRPr="00971DFD" w:rsidRDefault="0023747D" w:rsidP="00375F9C">
                              <w:pPr>
                                <w:rPr>
                                  <w:szCs w:val="18"/>
                                </w:rPr>
                              </w:pPr>
                              <w:r w:rsidRPr="00971DFD">
                                <w:rPr>
                                  <w:sz w:val="18"/>
                                  <w:szCs w:val="18"/>
                                </w:rPr>
                                <w:t>}</w:t>
                              </w:r>
                            </w:p>
                          </w:txbxContent>
                        </wps:txbx>
                        <wps:bodyPr rot="0" vert="horz" wrap="square" lIns="54000" tIns="46800" rIns="54000" bIns="45720" anchor="t" anchorCtr="0" upright="1">
                          <a:spAutoFit/>
                        </wps:bodyPr>
                      </wps:wsp>
                      <wps:wsp>
                        <wps:cNvPr id="367" name="AutoShape 270"/>
                        <wps:cNvSpPr>
                          <a:spLocks noChangeArrowheads="1"/>
                        </wps:cNvSpPr>
                        <wps:spPr bwMode="auto">
                          <a:xfrm flipH="1">
                            <a:off x="2286000" y="99060"/>
                            <a:ext cx="685800" cy="198120"/>
                          </a:xfrm>
                          <a:prstGeom prst="wedgeRoundRectCallout">
                            <a:avLst>
                              <a:gd name="adj1" fmla="val 162685"/>
                              <a:gd name="adj2" fmla="val 1083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getCom</w:t>
                              </w:r>
                            </w:p>
                          </w:txbxContent>
                        </wps:txbx>
                        <wps:bodyPr rot="0" vert="horz" wrap="square" lIns="0" tIns="0" rIns="0" bIns="0" anchor="t" anchorCtr="0" upright="1">
                          <a:noAutofit/>
                        </wps:bodyPr>
                      </wps:wsp>
                      <wps:wsp>
                        <wps:cNvPr id="369" name="AutoShape 271"/>
                        <wps:cNvSpPr>
                          <a:spLocks noChangeArrowheads="1"/>
                        </wps:cNvSpPr>
                        <wps:spPr bwMode="auto">
                          <a:xfrm flipH="1">
                            <a:off x="571500" y="990600"/>
                            <a:ext cx="1600200" cy="198120"/>
                          </a:xfrm>
                          <a:prstGeom prst="wedgeRoundRectCallout">
                            <a:avLst>
                              <a:gd name="adj1" fmla="val 31028"/>
                              <a:gd name="adj2" fmla="val -923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hows to the left block</w:t>
                              </w:r>
                            </w:p>
                          </w:txbxContent>
                        </wps:txbx>
                        <wps:bodyPr rot="0" vert="horz" wrap="square" lIns="0" tIns="0" rIns="0" bIns="0" anchor="t" anchorCtr="0" upright="1">
                          <a:noAutofit/>
                        </wps:bodyPr>
                      </wps:wsp>
                      <wps:wsp>
                        <wps:cNvPr id="370" name="AutoShape 272"/>
                        <wps:cNvSpPr>
                          <a:spLocks noChangeArrowheads="1"/>
                        </wps:cNvSpPr>
                        <wps:spPr bwMode="auto">
                          <a:xfrm flipH="1">
                            <a:off x="2971800" y="396240"/>
                            <a:ext cx="1257300" cy="198120"/>
                          </a:xfrm>
                          <a:prstGeom prst="wedgeRoundRectCallout">
                            <a:avLst>
                              <a:gd name="adj1" fmla="val 79644"/>
                              <a:gd name="adj2" fmla="val 249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allback function</w:t>
                              </w:r>
                            </w:p>
                            <w:p w:rsidR="0023747D" w:rsidRPr="00541D1E" w:rsidRDefault="0023747D" w:rsidP="00375F9C">
                              <w:pPr>
                                <w:rPr>
                                  <w:szCs w:val="18"/>
                                </w:rPr>
                              </w:pPr>
                            </w:p>
                          </w:txbxContent>
                        </wps:txbx>
                        <wps:bodyPr rot="0" vert="horz" wrap="square" lIns="0" tIns="0" rIns="0" bIns="0" anchor="t" anchorCtr="0" upright="1">
                          <a:noAutofit/>
                        </wps:bodyPr>
                      </wps:wsp>
                      <wps:wsp>
                        <wps:cNvPr id="371" name="AutoShape 280"/>
                        <wps:cNvSpPr>
                          <a:spLocks noChangeArrowheads="1"/>
                        </wps:cNvSpPr>
                        <wps:spPr bwMode="auto">
                          <a:xfrm flipH="1">
                            <a:off x="2971800" y="693420"/>
                            <a:ext cx="1028700" cy="198120"/>
                          </a:xfrm>
                          <a:prstGeom prst="wedgeRoundRectCallout">
                            <a:avLst>
                              <a:gd name="adj1" fmla="val 163083"/>
                              <a:gd name="adj2" fmla="val -1307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rom config</w:t>
                              </w:r>
                            </w:p>
                          </w:txbxContent>
                        </wps:txbx>
                        <wps:bodyPr rot="0" vert="horz" wrap="square" lIns="0" tIns="0" rIns="0" bIns="0" anchor="t" anchorCtr="0" upright="1">
                          <a:noAutofit/>
                        </wps:bodyPr>
                      </wps:wsp>
                    </wpc:wpc>
                  </a:graphicData>
                </a:graphic>
              </wp:inline>
            </w:drawing>
          </mc:Choice>
          <mc:Fallback>
            <w:pict>
              <v:group id="_x0000_s1877" editas="canvas" style="width:414pt;height:99.75pt;mso-position-horizontal-relative:char;mso-position-vertical-relative:line" coordsize="52578,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">
                <v:shape id="_x0000_s1878" type="#_x0000_t75" style="position:absolute;width:52578;height:12668;visibility:visible;mso-wrap-style:square">
                  <v:fill o:detectmouseclick="t"/>
                  <v:path o:connecttype="none"/>
                </v:shape>
                <v:shape id="Text Box 269" o:spid="_x0000_s1879"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XtsQA&#10;AADcAAAADwAAAGRycy9kb3ducmV2LnhtbESPwWrDMBBE74X+g9hCbo2cBEzqRDEhIbiXQpu298Xa&#10;WMbWykiK4/x9VSj0OMzMG2ZbTrYXI/nQOlawmGcgiGunW24UfH2entcgQkTW2DsmBXcKUO4eH7ZY&#10;aHfjDxrPsREJwqFABSbGoZAy1IYshrkbiJN3cd5iTNI3Unu8Jbjt5TLLcmmx5bRgcKCDobo7X62C&#10;ujtOx6r9Nn682vW7fqnub3ml1Oxp2m9ARJrif/iv/aoVrPIl/J5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wV7bEAAAA3AAAAA8AAAAAAAAAAAAAAAAAmAIAAGRycy9k&#10;b3ducmV2LnhtbFBLBQYAAAAABAAEAPUAAACJAwAAAAA=&#10;" strokeweight="1pt">
                  <v:textbox style="mso-fit-shape-to-text:t" inset="1.5mm,1.3mm,1.5mm">
                    <w:txbxContent>
                      <w:p w:rsidR="0023747D" w:rsidRPr="00971DFD" w:rsidRDefault="0023747D" w:rsidP="00375F9C">
                        <w:pPr>
                          <w:spacing w:line="240" w:lineRule="exact"/>
                          <w:rPr>
                            <w:sz w:val="18"/>
                            <w:szCs w:val="18"/>
                          </w:rPr>
                        </w:pPr>
                        <w:r w:rsidRPr="00971DFD">
                          <w:rPr>
                            <w:sz w:val="18"/>
                            <w:szCs w:val="18"/>
                          </w:rPr>
                          <w:t>_button9_onclick</w:t>
                        </w:r>
                        <w:proofErr w:type="gramStart"/>
                        <w:r w:rsidRPr="00971DFD">
                          <w:rPr>
                            <w:sz w:val="18"/>
                            <w:szCs w:val="18"/>
                          </w:rPr>
                          <w:t>:</w:t>
                        </w:r>
                        <w:r w:rsidRPr="00971DFD">
                          <w:rPr>
                            <w:color w:val="0000FF"/>
                            <w:sz w:val="18"/>
                            <w:szCs w:val="18"/>
                          </w:rPr>
                          <w:t>function</w:t>
                        </w:r>
                        <w:proofErr w:type="gramEnd"/>
                        <w:r w:rsidRPr="00971DFD">
                          <w:rPr>
                            <w:sz w:val="18"/>
                            <w:szCs w:val="18"/>
                          </w:rPr>
                          <w:t xml:space="preserve"> (profile, e, value) {</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color w:val="0000FF"/>
                            <w:sz w:val="18"/>
                            <w:szCs w:val="18"/>
                          </w:rPr>
                          <w:t>var</w:t>
                        </w:r>
                        <w:proofErr w:type="gramEnd"/>
                        <w:r w:rsidRPr="00971DFD">
                          <w:rPr>
                            <w:sz w:val="18"/>
                            <w:szCs w:val="18"/>
                          </w:rPr>
                          <w:t xml:space="preserve"> host=</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00F55F81">
                          <w:rPr>
                            <w:sz w:val="18"/>
                            <w:szCs w:val="18"/>
                          </w:rPr>
                          <w:t>xui</w:t>
                        </w:r>
                        <w:r w:rsidRPr="00971DFD">
                          <w:rPr>
                            <w:sz w:val="18"/>
                            <w:szCs w:val="18"/>
                          </w:rPr>
                          <w:t>.ComFactory.getCom(</w:t>
                        </w:r>
                        <w:proofErr w:type="gramEnd"/>
                        <w:r w:rsidRPr="00971DFD">
                          <w:rPr>
                            <w:color w:val="FF00FF"/>
                            <w:sz w:val="18"/>
                            <w:szCs w:val="18"/>
                          </w:rPr>
                          <w:t>'module1'</w:t>
                        </w:r>
                        <w:r w:rsidRPr="00971DFD">
                          <w:rPr>
                            <w:sz w:val="18"/>
                            <w:szCs w:val="18"/>
                          </w:rPr>
                          <w:t>,</w:t>
                        </w:r>
                        <w:r w:rsidRPr="00971DFD">
                          <w:rPr>
                            <w:color w:val="0000FF"/>
                            <w:sz w:val="18"/>
                            <w:szCs w:val="18"/>
                          </w:rPr>
                          <w:t>function</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color w:val="0000FF"/>
                            <w:sz w:val="18"/>
                            <w:szCs w:val="18"/>
                          </w:rPr>
                          <w:t>var</w:t>
                        </w:r>
                        <w:proofErr w:type="gramEnd"/>
                        <w:r w:rsidRPr="00971DFD">
                          <w:rPr>
                            <w:sz w:val="18"/>
                            <w:szCs w:val="18"/>
                          </w:rPr>
                          <w:t xml:space="preserve"> ns=</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sz w:val="18"/>
                            <w:szCs w:val="18"/>
                          </w:rPr>
                          <w:t>host.div16.append(</w:t>
                        </w:r>
                        <w:proofErr w:type="gramEnd"/>
                        <w:r w:rsidRPr="00971DFD">
                          <w:rPr>
                            <w:sz w:val="18"/>
                            <w:szCs w:val="18"/>
                          </w:rPr>
                          <w:t>ns.getUIComponents(),</w:t>
                        </w:r>
                        <w:r w:rsidRPr="00971DFD">
                          <w:rPr>
                            <w:color w:val="0000FF"/>
                            <w:sz w:val="18"/>
                            <w:szCs w:val="18"/>
                          </w:rPr>
                          <w:t>false</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
                      <w:p w:rsidR="0023747D" w:rsidRPr="00971DFD" w:rsidRDefault="0023747D" w:rsidP="00375F9C">
                        <w:pPr>
                          <w:rPr>
                            <w:szCs w:val="18"/>
                          </w:rPr>
                        </w:pPr>
                        <w:r w:rsidRPr="00971DFD">
                          <w:rPr>
                            <w:sz w:val="18"/>
                            <w:szCs w:val="18"/>
                          </w:rPr>
                          <w:t>}</w:t>
                        </w:r>
                      </w:p>
                    </w:txbxContent>
                  </v:textbox>
                </v:shape>
                <v:shape id="AutoShape 270" o:spid="_x0000_s1880" type="#_x0000_t62" style="position:absolute;left:22860;top:990;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za18UA&#10;AADcAAAADwAAAGRycy9kb3ducmV2LnhtbESPQWsCMRSE7wX/Q3hCbzVbCypbo0ip0HrrKoq3x+Z1&#10;d+vmZUlSs/XXN4LgcZiZb5j5sjetOJPzjWUFz6MMBHFpdcOVgt12/TQD4QOyxtYyKfgjD8vF4GGO&#10;ubaRv+hchEokCPscFdQhdLmUvqzJoB/Zjjh539YZDEm6SmqHMcFNK8dZNpEGG04LNXb0VlN5Kn6N&#10;gtmPfp/u4z64TRFXh8s2i8fPk1KPw371CiJQH+7hW/tDK3iZTOF6Jh0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NrXxQAAANwAAAAPAAAAAAAAAAAAAAAAAJgCAABkcnMv&#10;ZG93bnJldi54bWxQSwUGAAAAAAQABAD1AAAAigMAAAAA&#10;" adj="45940,34199" fillcolor="#ff9">
                  <v:textbox inset="0,0,0,0">
                    <w:txbxContent>
                      <w:p w:rsidR="0023747D" w:rsidRPr="000E23E9" w:rsidRDefault="0023747D" w:rsidP="00375F9C">
                        <w:pPr>
                          <w:rPr>
                            <w:szCs w:val="18"/>
                          </w:rPr>
                        </w:pPr>
                        <w:proofErr w:type="gramStart"/>
                        <w:r>
                          <w:rPr>
                            <w:rFonts w:hint="eastAsia"/>
                            <w:szCs w:val="18"/>
                          </w:rPr>
                          <w:t>getCom</w:t>
                        </w:r>
                        <w:proofErr w:type="gramEnd"/>
                      </w:p>
                    </w:txbxContent>
                  </v:textbox>
                </v:shape>
                <v:shape id="AutoShape 271" o:spid="_x0000_s1881" type="#_x0000_t62" style="position:absolute;left:5715;top:9906;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LSR8UA&#10;AADcAAAADwAAAGRycy9kb3ducmV2LnhtbESPQWvCQBSE7wX/w/KE3uqulkgbXUUESyGHRiv0+sg+&#10;k2D2bciuSfrvuwXB4zAz3zDr7Wgb0VPna8ca5jMFgrhwpuZSw/n78PIGwgdkg41j0vBLHrabydMa&#10;U+MGPlJ/CqWIEPYpaqhCaFMpfVGRRT9zLXH0Lq6zGKLsSmk6HCLcNnKh1FJarDkuVNjSvqLierpZ&#10;DVn28zWo5HDej4lHt/jIVTnkWj9Px90KRKAxPML39qfR8Lp8h/8z8Qj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ctJHxQAAANwAAAAPAAAAAAAAAAAAAAAAAJgCAABkcnMv&#10;ZG93bnJldi54bWxQSwUGAAAAAAQABAD1AAAAigMAAAAA&#10;" adj="17502,-9139" fillcolor="#ff9">
                  <v:textbox inset="0,0,0,0">
                    <w:txbxContent>
                      <w:p w:rsidR="0023747D" w:rsidRPr="000E23E9" w:rsidRDefault="0023747D" w:rsidP="00375F9C">
                        <w:pPr>
                          <w:rPr>
                            <w:szCs w:val="18"/>
                          </w:rPr>
                        </w:pPr>
                        <w:r>
                          <w:rPr>
                            <w:szCs w:val="18"/>
                          </w:rPr>
                          <w:t>S</w:t>
                        </w:r>
                        <w:r>
                          <w:rPr>
                            <w:rFonts w:hint="eastAsia"/>
                            <w:szCs w:val="18"/>
                          </w:rPr>
                          <w:t>hows to the left block</w:t>
                        </w:r>
                      </w:p>
                    </w:txbxContent>
                  </v:textbox>
                </v:shape>
                <v:shape id="AutoShape 272" o:spid="_x0000_s1882" type="#_x0000_t62" style="position:absolute;left:29718;top:3962;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6Ae8IA&#10;AADcAAAADwAAAGRycy9kb3ducmV2LnhtbERPTWvCQBC9C/6HZQq9mU2jJCW6igiCBT007aW3MTsm&#10;wexsyK5J+u+7B6HHx/ve7CbTioF611hW8BbFIIhLqxuuFHx/HRfvIJxH1thaJgW/5GC3nc82mGs7&#10;8icNha9ECGGXo4La+y6X0pU1GXSR7YgDd7O9QR9gX0nd4xjCTSuTOE6lwYZDQ40dHWoq78XDKLAW&#10;P7r0yufkIn9WVXIr7ml2UOr1ZdqvQXia/L/46T5pBcsszA9nw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voB7wgAAANwAAAAPAAAAAAAAAAAAAAAAAJgCAABkcnMvZG93&#10;bnJldi54bWxQSwUGAAAAAAQABAD1AAAAhwMAAAAA&#10;" adj="28003,16199" fillcolor="#ff9">
                  <v:textbox inset="0,0,0,0">
                    <w:txbxContent>
                      <w:p w:rsidR="0023747D" w:rsidRPr="000E23E9" w:rsidRDefault="0023747D" w:rsidP="00375F9C">
                        <w:pPr>
                          <w:rPr>
                            <w:szCs w:val="18"/>
                          </w:rPr>
                        </w:pPr>
                        <w:r>
                          <w:rPr>
                            <w:szCs w:val="18"/>
                          </w:rPr>
                          <w:t>C</w:t>
                        </w:r>
                        <w:r>
                          <w:rPr>
                            <w:rFonts w:hint="eastAsia"/>
                            <w:szCs w:val="18"/>
                          </w:rPr>
                          <w:t>allback function</w:t>
                        </w:r>
                      </w:p>
                      <w:p w:rsidR="0023747D" w:rsidRPr="00541D1E" w:rsidRDefault="0023747D" w:rsidP="00375F9C">
                        <w:pPr>
                          <w:rPr>
                            <w:szCs w:val="18"/>
                          </w:rPr>
                        </w:pPr>
                      </w:p>
                    </w:txbxContent>
                  </v:textbox>
                </v:shape>
                <v:shape id="AutoShape 280" o:spid="_x0000_s1883" type="#_x0000_t62" style="position:absolute;left:29718;top:6934;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Dm38IA&#10;AADcAAAADwAAAGRycy9kb3ducmV2LnhtbESPzYoCMRCE7wu+Q2jB25pRwZXRKOIiiKf1B8FbM2kn&#10;g5PObBJ1fPuNIOyxqK6vumaL1tbiTj5UjhUM+hkI4sLpiksFx8P6cwIiRGSNtWNS8KQAi3nnY4a5&#10;dg/e0X0fS5EgHHJUYGJscilDYchi6LuGOHkX5y3GJH0ptcdHgttaDrNsLC1WnBoMNrQyVFz3N5ve&#10;kPb79FtudY3uXJifYdj4Y1Cq122XUxCR2vh//E5vtILR1wBeYxIB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wObfwgAAANwAAAAPAAAAAAAAAAAAAAAAAJgCAABkcnMvZG93&#10;bnJldi54bWxQSwUGAAAAAAQABAD1AAAAhwMAAAAA&#10;" adj="46026,-17447" fillcolor="#ff9">
                  <v:textbox inset="0,0,0,0">
                    <w:txbxContent>
                      <w:p w:rsidR="0023747D" w:rsidRPr="000E23E9" w:rsidRDefault="0023747D" w:rsidP="00375F9C">
                        <w:pPr>
                          <w:rPr>
                            <w:szCs w:val="18"/>
                          </w:rPr>
                        </w:pPr>
                        <w:r>
                          <w:rPr>
                            <w:szCs w:val="18"/>
                          </w:rPr>
                          <w:t>F</w:t>
                        </w:r>
                        <w:r>
                          <w:rPr>
                            <w:rFonts w:hint="eastAsia"/>
                            <w:szCs w:val="18"/>
                          </w:rPr>
                          <w:t>rom config</w:t>
                        </w:r>
                      </w:p>
                    </w:txbxContent>
                  </v:textbox>
                </v:shape>
                <w10:anchorlock/>
              </v:group>
            </w:pict>
          </mc:Fallback>
        </mc:AlternateContent>
      </w:r>
    </w:p>
    <w:p w:rsidR="00375F9C" w:rsidRDefault="00375F9C" w:rsidP="00375F9C"/>
    <w:p w:rsidR="00375F9C" w:rsidRDefault="00375F9C" w:rsidP="00375F9C">
      <w:r>
        <w:rPr>
          <w:rFonts w:hint="eastAsia"/>
        </w:rPr>
        <w:t>[</w:t>
      </w:r>
      <w:r w:rsidR="00704D04">
        <w:rPr>
          <w:rFonts w:hint="eastAsia"/>
        </w:rPr>
        <w:t>xui.</w:t>
      </w:r>
      <w:r w:rsidR="00CC48BF">
        <w:rPr>
          <w:rFonts w:hint="eastAsia"/>
        </w:rPr>
        <w:t>ComFactory</w:t>
      </w:r>
      <w:r>
        <w:rPr>
          <w:rFonts w:hint="eastAsia"/>
        </w:rPr>
        <w:t>.newCom(</w:t>
      </w:r>
      <w:r>
        <w:t>“</w:t>
      </w:r>
      <w:r>
        <w:rPr>
          <w:rFonts w:hint="eastAsia"/>
        </w:rPr>
        <w:t>module</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hint="eastAsia"/>
          </w:rPr>
          <w:t>1</w:t>
        </w:r>
        <w:r>
          <w:t>”</w:t>
        </w:r>
      </w:smartTag>
      <w:r>
        <w:rPr>
          <w:rFonts w:hint="eastAsia"/>
        </w:rPr>
        <w:t>.. ], will:</w:t>
      </w:r>
    </w:p>
    <w:p w:rsidR="00375F9C" w:rsidRDefault="00375F9C" w:rsidP="00E45D25">
      <w:pPr>
        <w:numPr>
          <w:ilvl w:val="0"/>
          <w:numId w:val="9"/>
        </w:numPr>
      </w:pPr>
      <w:r>
        <w:rPr>
          <w:rFonts w:hint="eastAsia"/>
        </w:rPr>
        <w:t xml:space="preserve">find config from </w:t>
      </w:r>
      <w:r w:rsidR="00704D04">
        <w:rPr>
          <w:rFonts w:hint="eastAsia"/>
        </w:rPr>
        <w:t>xui.</w:t>
      </w:r>
      <w:r w:rsidR="00CC48BF">
        <w:rPr>
          <w:rFonts w:hint="eastAsia"/>
        </w:rPr>
        <w:t>ComFactory</w:t>
      </w:r>
    </w:p>
    <w:p w:rsidR="00375F9C" w:rsidRDefault="00375F9C" w:rsidP="00E45D25">
      <w:pPr>
        <w:numPr>
          <w:ilvl w:val="0"/>
          <w:numId w:val="9"/>
        </w:numPr>
      </w:pPr>
      <w:r>
        <w:rPr>
          <w:rFonts w:hint="eastAsia"/>
        </w:rPr>
        <w:t xml:space="preserve">find file </w:t>
      </w:r>
      <w:r>
        <w:t>“</w:t>
      </w:r>
      <w:r>
        <w:rPr>
          <w:rFonts w:hint="eastAsia"/>
        </w:rPr>
        <w:t>Module1.js</w:t>
      </w:r>
      <w:r>
        <w:t>”</w:t>
      </w:r>
      <w:r>
        <w:rPr>
          <w:rFonts w:hint="eastAsia"/>
        </w:rPr>
        <w:t xml:space="preserve"> in </w:t>
      </w:r>
      <w:r>
        <w:t>“</w:t>
      </w:r>
      <w:r>
        <w:rPr>
          <w:rFonts w:hint="eastAsia"/>
        </w:rPr>
        <w:t>distributed/App/js/</w:t>
      </w:r>
      <w:r>
        <w:t>”</w:t>
      </w:r>
    </w:p>
    <w:p w:rsidR="00375F9C" w:rsidRDefault="00375F9C" w:rsidP="00E45D25">
      <w:pPr>
        <w:numPr>
          <w:ilvl w:val="0"/>
          <w:numId w:val="9"/>
        </w:numPr>
      </w:pPr>
      <w:r>
        <w:t>load</w:t>
      </w:r>
      <w:r>
        <w:rPr>
          <w:rFonts w:hint="eastAsia"/>
        </w:rPr>
        <w:t xml:space="preserve"> code from file </w:t>
      </w:r>
      <w:r>
        <w:t>“</w:t>
      </w:r>
      <w:r>
        <w:rPr>
          <w:rFonts w:hint="eastAsia"/>
        </w:rPr>
        <w:t>Module1.js</w:t>
      </w:r>
      <w:r>
        <w:t>”</w:t>
      </w:r>
      <w:r>
        <w:rPr>
          <w:rFonts w:hint="eastAsia"/>
        </w:rPr>
        <w:t xml:space="preserve"> ;</w:t>
      </w:r>
    </w:p>
    <w:p w:rsidR="00375F9C" w:rsidRDefault="00375F9C" w:rsidP="00E45D25">
      <w:pPr>
        <w:numPr>
          <w:ilvl w:val="0"/>
          <w:numId w:val="9"/>
        </w:numPr>
      </w:pPr>
      <w:r>
        <w:t>create new instance,</w:t>
      </w:r>
      <w:r>
        <w:rPr>
          <w:rFonts w:hint="eastAsia"/>
        </w:rPr>
        <w:t>;</w:t>
      </w:r>
    </w:p>
    <w:p w:rsidR="00375F9C" w:rsidRDefault="00375F9C" w:rsidP="00E45D25">
      <w:pPr>
        <w:numPr>
          <w:ilvl w:val="0"/>
          <w:numId w:val="9"/>
        </w:numPr>
      </w:pPr>
      <w:r>
        <w:t>c</w:t>
      </w:r>
      <w:r>
        <w:rPr>
          <w:rFonts w:hint="eastAsia"/>
        </w:rPr>
        <w:t>a</w:t>
      </w:r>
      <w:r>
        <w:t>ll the</w:t>
      </w:r>
      <w:r>
        <w:rPr>
          <w:rFonts w:hint="eastAsia"/>
        </w:rPr>
        <w:t xml:space="preserve"> callback function. </w:t>
      </w:r>
    </w:p>
    <w:p w:rsidR="00375F9C" w:rsidRDefault="00375F9C" w:rsidP="00375F9C"/>
    <w:p w:rsidR="00375F9C" w:rsidRPr="00CF4C6D" w:rsidRDefault="00375F9C" w:rsidP="00375F9C">
      <w:pPr>
        <w:rPr>
          <w:b/>
          <w:sz w:val="18"/>
          <w:szCs w:val="18"/>
        </w:rPr>
      </w:pPr>
      <w:r w:rsidRPr="00CF4C6D">
        <w:rPr>
          <w:rFonts w:hint="eastAsia"/>
          <w:b/>
        </w:rPr>
        <w:t xml:space="preserve">onClick </w:t>
      </w:r>
      <w:r w:rsidRPr="00CF4C6D">
        <w:rPr>
          <w:b/>
        </w:rPr>
        <w:t>event</w:t>
      </w:r>
      <w:r w:rsidRPr="00CF4C6D">
        <w:rPr>
          <w:rFonts w:hint="eastAsia"/>
          <w:b/>
        </w:rPr>
        <w:t xml:space="preserve"> for </w:t>
      </w:r>
      <w:r w:rsidRPr="00CF4C6D">
        <w:rPr>
          <w:b/>
        </w:rPr>
        <w:t>“</w:t>
      </w:r>
      <w:r w:rsidRPr="00CF4C6D">
        <w:rPr>
          <w:rFonts w:hint="eastAsia"/>
          <w:b/>
        </w:rPr>
        <w:t>Load module</w:t>
      </w:r>
      <w:smartTag w:uri="urn:schemas-microsoft-com:office:smarttags" w:element="chmetcnv">
        <w:smartTagPr>
          <w:attr w:name="UnitName" w:val="”"/>
          <w:attr w:name="SourceValue" w:val="2"/>
          <w:attr w:name="HasSpace" w:val="False"/>
          <w:attr w:name="Negative" w:val="False"/>
          <w:attr w:name="NumberType" w:val="1"/>
          <w:attr w:name="TCSC" w:val="0"/>
        </w:smartTagPr>
        <w:r>
          <w:rPr>
            <w:rFonts w:hint="eastAsia"/>
            <w:b/>
          </w:rPr>
          <w:t>2</w:t>
        </w:r>
        <w:r w:rsidRPr="00CF4C6D">
          <w:rPr>
            <w:b/>
          </w:rPr>
          <w:t>”</w:t>
        </w:r>
      </w:smartTag>
      <w:r w:rsidRPr="00CF4C6D">
        <w:rPr>
          <w:rFonts w:hint="eastAsia"/>
          <w:b/>
        </w:rPr>
        <w:t xml:space="preserve"> button is:</w:t>
      </w:r>
    </w:p>
    <w:p w:rsidR="00375F9C" w:rsidRDefault="005C781A" w:rsidP="00375F9C">
      <w:r>
        <w:rPr>
          <w:noProof/>
        </w:rPr>
        <mc:AlternateContent>
          <mc:Choice Requires="wpc">
            <w:drawing>
              <wp:inline distT="0" distB="0" distL="0" distR="0" wp14:anchorId="76FFCDAC" wp14:editId="4E82387E">
                <wp:extent cx="5257800" cy="1266825"/>
                <wp:effectExtent l="9525" t="0" r="9525" b="9525"/>
                <wp:docPr id="666" name="画布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52" name="Text Box 668"/>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71DFD" w:rsidRDefault="0023747D" w:rsidP="00375F9C">
                              <w:pPr>
                                <w:spacing w:line="240" w:lineRule="exact"/>
                                <w:rPr>
                                  <w:sz w:val="18"/>
                                  <w:szCs w:val="18"/>
                                </w:rPr>
                              </w:pPr>
                              <w:r>
                                <w:rPr>
                                  <w:sz w:val="18"/>
                                  <w:szCs w:val="18"/>
                                </w:rPr>
                                <w:t>_button</w:t>
                              </w:r>
                              <w:r>
                                <w:rPr>
                                  <w:rFonts w:hint="eastAsia"/>
                                  <w:sz w:val="18"/>
                                  <w:szCs w:val="18"/>
                                </w:rPr>
                                <w:t>10</w:t>
                              </w:r>
                              <w:r w:rsidRPr="00971DFD">
                                <w:rPr>
                                  <w:sz w:val="18"/>
                                  <w:szCs w:val="18"/>
                                </w:rPr>
                                <w:t>_onclick:</w:t>
                              </w:r>
                              <w:r w:rsidRPr="00971DFD">
                                <w:rPr>
                                  <w:color w:val="0000FF"/>
                                  <w:sz w:val="18"/>
                                  <w:szCs w:val="18"/>
                                </w:rPr>
                                <w:t>function</w:t>
                              </w:r>
                              <w:r w:rsidRPr="00971DFD">
                                <w:rPr>
                                  <w:sz w:val="18"/>
                                  <w:szCs w:val="18"/>
                                </w:rPr>
                                <w:t xml:space="preserve"> (profile, e, value) {</w:t>
                              </w:r>
                            </w:p>
                            <w:p w:rsidR="0023747D" w:rsidRPr="00971DFD" w:rsidRDefault="0023747D" w:rsidP="00375F9C">
                              <w:pPr>
                                <w:spacing w:line="240" w:lineRule="exact"/>
                                <w:rPr>
                                  <w:sz w:val="18"/>
                                  <w:szCs w:val="18"/>
                                </w:rPr>
                              </w:pPr>
                              <w:r w:rsidRPr="00971DFD">
                                <w:rPr>
                                  <w:sz w:val="18"/>
                                  <w:szCs w:val="18"/>
                                </w:rPr>
                                <w:t xml:space="preserve">    </w:t>
                              </w:r>
                              <w:r w:rsidRPr="00971DFD">
                                <w:rPr>
                                  <w:color w:val="0000FF"/>
                                  <w:sz w:val="18"/>
                                  <w:szCs w:val="18"/>
                                </w:rPr>
                                <w:t>var</w:t>
                              </w:r>
                              <w:r w:rsidRPr="00971DFD">
                                <w:rPr>
                                  <w:sz w:val="18"/>
                                  <w:szCs w:val="18"/>
                                </w:rPr>
                                <w:t xml:space="preserve"> host=</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r w:rsidR="00F55F81">
                                <w:rPr>
                                  <w:sz w:val="18"/>
                                  <w:szCs w:val="18"/>
                                </w:rPr>
                                <w:t>xui</w:t>
                              </w:r>
                              <w:r w:rsidRPr="00971DFD">
                                <w:rPr>
                                  <w:sz w:val="18"/>
                                  <w:szCs w:val="18"/>
                                </w:rPr>
                                <w:t>.ComFactory.getCom(</w:t>
                              </w:r>
                              <w:r w:rsidRPr="00971DFD">
                                <w:rPr>
                                  <w:color w:val="FF00FF"/>
                                  <w:sz w:val="18"/>
                                  <w:szCs w:val="18"/>
                                </w:rPr>
                                <w:t>'</w:t>
                              </w:r>
                              <w:r>
                                <w:rPr>
                                  <w:rFonts w:hint="eastAsia"/>
                                  <w:color w:val="FF00FF"/>
                                  <w:sz w:val="18"/>
                                  <w:szCs w:val="18"/>
                                </w:rPr>
                                <w:t>App.Module2</w:t>
                              </w:r>
                              <w:r w:rsidRPr="00971DFD">
                                <w:rPr>
                                  <w:color w:val="FF00FF"/>
                                  <w:sz w:val="18"/>
                                  <w:szCs w:val="18"/>
                                </w:rPr>
                                <w:t>'</w:t>
                              </w:r>
                              <w:r w:rsidRPr="00971DFD">
                                <w:rPr>
                                  <w:sz w:val="18"/>
                                  <w:szCs w:val="18"/>
                                </w:rPr>
                                <w:t>,</w:t>
                              </w:r>
                              <w:r w:rsidRPr="00971DFD">
                                <w:rPr>
                                  <w:color w:val="0000FF"/>
                                  <w:sz w:val="18"/>
                                  <w:szCs w:val="18"/>
                                </w:rPr>
                                <w:t>function</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r w:rsidRPr="00971DFD">
                                <w:rPr>
                                  <w:color w:val="0000FF"/>
                                  <w:sz w:val="18"/>
                                  <w:szCs w:val="18"/>
                                </w:rPr>
                                <w:t>var</w:t>
                              </w:r>
                              <w:r w:rsidRPr="00971DFD">
                                <w:rPr>
                                  <w:sz w:val="18"/>
                                  <w:szCs w:val="18"/>
                                </w:rPr>
                                <w:t xml:space="preserve"> ns=</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host.div16.append(ns.getUIComponents(),</w:t>
                              </w:r>
                              <w:r w:rsidRPr="00971DFD">
                                <w:rPr>
                                  <w:color w:val="0000FF"/>
                                  <w:sz w:val="18"/>
                                  <w:szCs w:val="18"/>
                                </w:rPr>
                                <w:t>false</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
                            <w:p w:rsidR="0023747D" w:rsidRPr="00971DFD" w:rsidRDefault="0023747D" w:rsidP="00375F9C">
                              <w:pPr>
                                <w:rPr>
                                  <w:szCs w:val="18"/>
                                </w:rPr>
                              </w:pPr>
                              <w:r w:rsidRPr="00971DFD">
                                <w:rPr>
                                  <w:sz w:val="18"/>
                                  <w:szCs w:val="18"/>
                                </w:rPr>
                                <w:t>}</w:t>
                              </w:r>
                            </w:p>
                          </w:txbxContent>
                        </wps:txbx>
                        <wps:bodyPr rot="0" vert="horz" wrap="square" lIns="54000" tIns="46800" rIns="54000" bIns="45720" anchor="t" anchorCtr="0" upright="1">
                          <a:spAutoFit/>
                        </wps:bodyPr>
                      </wps:wsp>
                      <wps:wsp>
                        <wps:cNvPr id="354" name="AutoShape 669"/>
                        <wps:cNvSpPr>
                          <a:spLocks noChangeArrowheads="1"/>
                        </wps:cNvSpPr>
                        <wps:spPr bwMode="auto">
                          <a:xfrm flipH="1">
                            <a:off x="2286000" y="99060"/>
                            <a:ext cx="685800" cy="198120"/>
                          </a:xfrm>
                          <a:prstGeom prst="wedgeRoundRectCallout">
                            <a:avLst>
                              <a:gd name="adj1" fmla="val 162685"/>
                              <a:gd name="adj2" fmla="val 1083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getCom</w:t>
                              </w:r>
                            </w:p>
                          </w:txbxContent>
                        </wps:txbx>
                        <wps:bodyPr rot="0" vert="horz" wrap="square" lIns="0" tIns="0" rIns="0" bIns="0" anchor="t" anchorCtr="0" upright="1">
                          <a:noAutofit/>
                        </wps:bodyPr>
                      </wps:wsp>
                      <wps:wsp>
                        <wps:cNvPr id="356" name="AutoShape 670"/>
                        <wps:cNvSpPr>
                          <a:spLocks noChangeArrowheads="1"/>
                        </wps:cNvSpPr>
                        <wps:spPr bwMode="auto">
                          <a:xfrm flipH="1">
                            <a:off x="571500" y="990600"/>
                            <a:ext cx="1828800" cy="198120"/>
                          </a:xfrm>
                          <a:prstGeom prst="wedgeRoundRectCallout">
                            <a:avLst>
                              <a:gd name="adj1" fmla="val 33403"/>
                              <a:gd name="adj2" fmla="val -926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hows to the right block</w:t>
                              </w:r>
                            </w:p>
                          </w:txbxContent>
                        </wps:txbx>
                        <wps:bodyPr rot="0" vert="horz" wrap="square" lIns="0" tIns="0" rIns="0" bIns="0" anchor="t" anchorCtr="0" upright="1">
                          <a:noAutofit/>
                        </wps:bodyPr>
                      </wps:wsp>
                      <wps:wsp>
                        <wps:cNvPr id="358" name="AutoShape 671"/>
                        <wps:cNvSpPr>
                          <a:spLocks noChangeArrowheads="1"/>
                        </wps:cNvSpPr>
                        <wps:spPr bwMode="auto">
                          <a:xfrm flipH="1">
                            <a:off x="2971800" y="396240"/>
                            <a:ext cx="1257300" cy="198120"/>
                          </a:xfrm>
                          <a:prstGeom prst="wedgeRoundRectCallout">
                            <a:avLst>
                              <a:gd name="adj1" fmla="val 79644"/>
                              <a:gd name="adj2" fmla="val 249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allback function</w:t>
                              </w:r>
                            </w:p>
                            <w:p w:rsidR="0023747D" w:rsidRPr="00541D1E" w:rsidRDefault="0023747D" w:rsidP="00375F9C">
                              <w:pPr>
                                <w:rPr>
                                  <w:szCs w:val="18"/>
                                </w:rPr>
                              </w:pPr>
                            </w:p>
                          </w:txbxContent>
                        </wps:txbx>
                        <wps:bodyPr rot="0" vert="horz" wrap="square" lIns="0" tIns="0" rIns="0" bIns="0" anchor="t" anchorCtr="0" upright="1">
                          <a:noAutofit/>
                        </wps:bodyPr>
                      </wps:wsp>
                      <wps:wsp>
                        <wps:cNvPr id="360" name="AutoShape 672"/>
                        <wps:cNvSpPr>
                          <a:spLocks noChangeArrowheads="1"/>
                        </wps:cNvSpPr>
                        <wps:spPr bwMode="auto">
                          <a:xfrm flipH="1">
                            <a:off x="2971800" y="792480"/>
                            <a:ext cx="2057400" cy="474345"/>
                          </a:xfrm>
                          <a:prstGeom prst="wedgeRoundRectCallout">
                            <a:avLst>
                              <a:gd name="adj1" fmla="val 91727"/>
                              <a:gd name="adj2" fmla="val -1012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szCs w:val="18"/>
                                </w:rPr>
                              </w:pPr>
                              <w:r>
                                <w:rPr>
                                  <w:szCs w:val="18"/>
                                </w:rPr>
                                <w:t>“</w:t>
                              </w:r>
                              <w:r>
                                <w:rPr>
                                  <w:rFonts w:hint="eastAsia"/>
                                  <w:szCs w:val="18"/>
                                </w:rPr>
                                <w:t>Class Name</w:t>
                              </w:r>
                              <w:r>
                                <w:rPr>
                                  <w:szCs w:val="18"/>
                                </w:rPr>
                                <w:t>”</w:t>
                              </w:r>
                              <w:r>
                                <w:rPr>
                                  <w:rFonts w:hint="eastAsia"/>
                                  <w:szCs w:val="18"/>
                                </w:rPr>
                                <w:t xml:space="preserve"> works too.</w:t>
                              </w:r>
                            </w:p>
                            <w:p w:rsidR="0023747D" w:rsidRPr="000E23E9" w:rsidRDefault="0023747D" w:rsidP="00375F9C">
                              <w:pPr>
                                <w:rPr>
                                  <w:szCs w:val="18"/>
                                </w:rPr>
                              </w:pPr>
                              <w:r>
                                <w:rPr>
                                  <w:rFonts w:hint="eastAsia"/>
                                  <w:szCs w:val="18"/>
                                </w:rPr>
                                <w:t>No config needed in this case.</w:t>
                              </w:r>
                            </w:p>
                          </w:txbxContent>
                        </wps:txbx>
                        <wps:bodyPr rot="0" vert="horz" wrap="square" lIns="0" tIns="0" rIns="0" bIns="0" anchor="t" anchorCtr="0" upright="1">
                          <a:noAutofit/>
                        </wps:bodyPr>
                      </wps:wsp>
                    </wpc:wpc>
                  </a:graphicData>
                </a:graphic>
              </wp:inline>
            </w:drawing>
          </mc:Choice>
          <mc:Fallback>
            <w:pict>
              <v:group id="画布 666" o:spid="_x0000_s1884" editas="canvas" style="width:414pt;height:99.75pt;mso-position-horizontal-relative:char;mso-position-vertical-relative:line" coordsize="52578,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">
                <v:shape id="_x0000_s1885" type="#_x0000_t75" style="position:absolute;width:52578;height:12668;visibility:visible;mso-wrap-style:square">
                  <v:fill o:detectmouseclick="t"/>
                  <v:path o:connecttype="none"/>
                </v:shape>
                <v:shape id="Text Box 668" o:spid="_x0000_s1886"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ydC8QA&#10;AADcAAAADwAAAGRycy9kb3ducmV2LnhtbESPT2sCMRTE74V+h/AK3mq2imK3RimKrJeC/3p/bF43&#10;i5uXJYnr+u2NUPA4zMxvmPmyt43oyIfasYKPYQaCuHS65krB6bh5n4EIEVlj45gU3CjAcvH6Msdc&#10;uyvvqTvESiQIhxwVmBjbXMpQGrIYhq4lTt6f8xZjkr6S2uM1wW0jR1k2lRZrTgsGW1oZKs+Hi1VQ&#10;ntf9uqh/je8udrbTn8XtZ1ooNXjrv79AROrjM/zf3moF48kIHmfSEZ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cnQvEAAAA3AAAAA8AAAAAAAAAAAAAAAAAmAIAAGRycy9k&#10;b3ducmV2LnhtbFBLBQYAAAAABAAEAPUAAACJAwAAAAA=&#10;" strokeweight="1pt">
                  <v:textbox style="mso-fit-shape-to-text:t" inset="1.5mm,1.3mm,1.5mm">
                    <w:txbxContent>
                      <w:p w:rsidR="0023747D" w:rsidRPr="00971DFD" w:rsidRDefault="0023747D" w:rsidP="00375F9C">
                        <w:pPr>
                          <w:spacing w:line="240" w:lineRule="exact"/>
                          <w:rPr>
                            <w:sz w:val="18"/>
                            <w:szCs w:val="18"/>
                          </w:rPr>
                        </w:pPr>
                        <w:r>
                          <w:rPr>
                            <w:sz w:val="18"/>
                            <w:szCs w:val="18"/>
                          </w:rPr>
                          <w:t>_button</w:t>
                        </w:r>
                        <w:r>
                          <w:rPr>
                            <w:rFonts w:hint="eastAsia"/>
                            <w:sz w:val="18"/>
                            <w:szCs w:val="18"/>
                          </w:rPr>
                          <w:t>10</w:t>
                        </w:r>
                        <w:r w:rsidRPr="00971DFD">
                          <w:rPr>
                            <w:sz w:val="18"/>
                            <w:szCs w:val="18"/>
                          </w:rPr>
                          <w:t>_onclick</w:t>
                        </w:r>
                        <w:proofErr w:type="gramStart"/>
                        <w:r w:rsidRPr="00971DFD">
                          <w:rPr>
                            <w:sz w:val="18"/>
                            <w:szCs w:val="18"/>
                          </w:rPr>
                          <w:t>:</w:t>
                        </w:r>
                        <w:r w:rsidRPr="00971DFD">
                          <w:rPr>
                            <w:color w:val="0000FF"/>
                            <w:sz w:val="18"/>
                            <w:szCs w:val="18"/>
                          </w:rPr>
                          <w:t>function</w:t>
                        </w:r>
                        <w:proofErr w:type="gramEnd"/>
                        <w:r w:rsidRPr="00971DFD">
                          <w:rPr>
                            <w:sz w:val="18"/>
                            <w:szCs w:val="18"/>
                          </w:rPr>
                          <w:t xml:space="preserve"> (profile, e, value) {</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color w:val="0000FF"/>
                            <w:sz w:val="18"/>
                            <w:szCs w:val="18"/>
                          </w:rPr>
                          <w:t>var</w:t>
                        </w:r>
                        <w:proofErr w:type="gramEnd"/>
                        <w:r w:rsidRPr="00971DFD">
                          <w:rPr>
                            <w:sz w:val="18"/>
                            <w:szCs w:val="18"/>
                          </w:rPr>
                          <w:t xml:space="preserve"> host=</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00F55F81">
                          <w:rPr>
                            <w:sz w:val="18"/>
                            <w:szCs w:val="18"/>
                          </w:rPr>
                          <w:t>xui</w:t>
                        </w:r>
                        <w:r w:rsidRPr="00971DFD">
                          <w:rPr>
                            <w:sz w:val="18"/>
                            <w:szCs w:val="18"/>
                          </w:rPr>
                          <w:t>.ComFactory.getCom(</w:t>
                        </w:r>
                        <w:proofErr w:type="gramEnd"/>
                        <w:r w:rsidRPr="00971DFD">
                          <w:rPr>
                            <w:color w:val="FF00FF"/>
                            <w:sz w:val="18"/>
                            <w:szCs w:val="18"/>
                          </w:rPr>
                          <w:t>'</w:t>
                        </w:r>
                        <w:r>
                          <w:rPr>
                            <w:rFonts w:hint="eastAsia"/>
                            <w:color w:val="FF00FF"/>
                            <w:sz w:val="18"/>
                            <w:szCs w:val="18"/>
                          </w:rPr>
                          <w:t>App.Module2</w:t>
                        </w:r>
                        <w:r w:rsidRPr="00971DFD">
                          <w:rPr>
                            <w:color w:val="FF00FF"/>
                            <w:sz w:val="18"/>
                            <w:szCs w:val="18"/>
                          </w:rPr>
                          <w:t>'</w:t>
                        </w:r>
                        <w:r w:rsidRPr="00971DFD">
                          <w:rPr>
                            <w:sz w:val="18"/>
                            <w:szCs w:val="18"/>
                          </w:rPr>
                          <w:t>,</w:t>
                        </w:r>
                        <w:r w:rsidRPr="00971DFD">
                          <w:rPr>
                            <w:color w:val="0000FF"/>
                            <w:sz w:val="18"/>
                            <w:szCs w:val="18"/>
                          </w:rPr>
                          <w:t>function</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color w:val="0000FF"/>
                            <w:sz w:val="18"/>
                            <w:szCs w:val="18"/>
                          </w:rPr>
                          <w:t>var</w:t>
                        </w:r>
                        <w:proofErr w:type="gramEnd"/>
                        <w:r w:rsidRPr="00971DFD">
                          <w:rPr>
                            <w:sz w:val="18"/>
                            <w:szCs w:val="18"/>
                          </w:rPr>
                          <w:t xml:space="preserve"> ns=</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sz w:val="18"/>
                            <w:szCs w:val="18"/>
                          </w:rPr>
                          <w:t>host.div16.append(</w:t>
                        </w:r>
                        <w:proofErr w:type="gramEnd"/>
                        <w:r w:rsidRPr="00971DFD">
                          <w:rPr>
                            <w:sz w:val="18"/>
                            <w:szCs w:val="18"/>
                          </w:rPr>
                          <w:t>ns.getUIComponents(),</w:t>
                        </w:r>
                        <w:r w:rsidRPr="00971DFD">
                          <w:rPr>
                            <w:color w:val="0000FF"/>
                            <w:sz w:val="18"/>
                            <w:szCs w:val="18"/>
                          </w:rPr>
                          <w:t>false</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
                      <w:p w:rsidR="0023747D" w:rsidRPr="00971DFD" w:rsidRDefault="0023747D" w:rsidP="00375F9C">
                        <w:pPr>
                          <w:rPr>
                            <w:szCs w:val="18"/>
                          </w:rPr>
                        </w:pPr>
                        <w:r w:rsidRPr="00971DFD">
                          <w:rPr>
                            <w:sz w:val="18"/>
                            <w:szCs w:val="18"/>
                          </w:rPr>
                          <w:t>}</w:t>
                        </w:r>
                      </w:p>
                    </w:txbxContent>
                  </v:textbox>
                </v:shape>
                <v:shape id="AutoShape 669" o:spid="_x0000_s1887" type="#_x0000_t62" style="position:absolute;left:22860;top:990;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KOHcYA&#10;AADcAAAADwAAAGRycy9kb3ducmV2LnhtbESPQWsCMRSE7wX/Q3hCbzWrra1sjSKlQu2ta7H09ti8&#10;7m7dvCxJNKu/3hSEHoeZ+YaZL3vTiiM531hWMB5lIIhLqxuuFHxu13czED4ga2wtk4ITeVguBjdz&#10;zLWN/EHHIlQiQdjnqKAOocul9GVNBv3IdsTJ+7HOYEjSVVI7jAluWjnJskdpsOG0UGNHLzWV++Jg&#10;FMx+9evTLu6Cey/i6uu8zeL3Zq/U7bBfPYMI1If/8LX9phXcTx/g70w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3KOHcYAAADcAAAADwAAAAAAAAAAAAAAAACYAgAAZHJz&#10;L2Rvd25yZXYueG1sUEsFBgAAAAAEAAQA9QAAAIsDAAAAAA==&#10;" adj="45940,34199" fillcolor="#ff9">
                  <v:textbox inset="0,0,0,0">
                    <w:txbxContent>
                      <w:p w:rsidR="0023747D" w:rsidRPr="000E23E9" w:rsidRDefault="0023747D" w:rsidP="00375F9C">
                        <w:pPr>
                          <w:rPr>
                            <w:szCs w:val="18"/>
                          </w:rPr>
                        </w:pPr>
                        <w:proofErr w:type="gramStart"/>
                        <w:r>
                          <w:rPr>
                            <w:rFonts w:hint="eastAsia"/>
                            <w:szCs w:val="18"/>
                          </w:rPr>
                          <w:t>getCom</w:t>
                        </w:r>
                        <w:proofErr w:type="gramEnd"/>
                      </w:p>
                    </w:txbxContent>
                  </v:textbox>
                </v:shape>
                <v:shape id="AutoShape 670" o:spid="_x0000_s1888" type="#_x0000_t62" style="position:absolute;left:5715;top:9906;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h8MYA&#10;AADcAAAADwAAAGRycy9kb3ducmV2LnhtbESPQWvCQBSE70L/w/KE3nSjtkaia5CCIIhU00I9PrLP&#10;JCb7NmS3mv57t1DocZiZb5hV2ptG3KhzlWUFk3EEgji3uuJCwefHdrQA4TyyxsYyKfghB+n6abDC&#10;RNs7n+iW+UIECLsEFZTet4mULi/JoBvbljh4F9sZ9EF2hdQd3gPcNHIaRXNpsOKwUGJLbyXldfZt&#10;FJhtfDhd2/p9v/96ufhjvNtMZ2elnof9ZgnCU+//w3/tnVYwe53D75lwBOT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h8MYAAADcAAAADwAAAAAAAAAAAAAAAACYAgAAZHJz&#10;L2Rvd25yZXYueG1sUEsFBgAAAAAEAAQA9QAAAIsDAAAAAA==&#10;" adj="18015,-9208" fillcolor="#ff9">
                  <v:textbox inset="0,0,0,0">
                    <w:txbxContent>
                      <w:p w:rsidR="0023747D" w:rsidRPr="000E23E9" w:rsidRDefault="0023747D" w:rsidP="00375F9C">
                        <w:pPr>
                          <w:rPr>
                            <w:szCs w:val="18"/>
                          </w:rPr>
                        </w:pPr>
                        <w:r>
                          <w:rPr>
                            <w:szCs w:val="18"/>
                          </w:rPr>
                          <w:t>S</w:t>
                        </w:r>
                        <w:r>
                          <w:rPr>
                            <w:rFonts w:hint="eastAsia"/>
                            <w:szCs w:val="18"/>
                          </w:rPr>
                          <w:t>hows to the right block</w:t>
                        </w:r>
                      </w:p>
                    </w:txbxContent>
                  </v:textbox>
                </v:shape>
                <v:shape id="AutoShape 671" o:spid="_x0000_s1889" type="#_x0000_t62" style="position:absolute;left:29718;top:3962;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3QHcIA&#10;AADcAAAADwAAAGRycy9kb3ducmV2LnhtbERPTWvCQBC9F/wPywje6sbYRoluggQKLdhDUy/exuyY&#10;hGRnQ3ar6b93D4UeH+97n0+mFzcaXWtZwWoZgSCurG65VnD6fnvegnAeWWNvmRT8koM8mz3tMdX2&#10;zl90K30tQgi7FBU03g+plK5qyKBb2oE4cFc7GvQBjrXUI95DuOllHEWJNNhyaGhwoKKhqit/jAJr&#10;8WNILnyMP+X5pY6vZZdsCqUW8+mwA+Fp8v/iP/e7VrB+DWvDmXAEZP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fdAdwgAAANwAAAAPAAAAAAAAAAAAAAAAAJgCAABkcnMvZG93&#10;bnJldi54bWxQSwUGAAAAAAQABAD1AAAAhwMAAAAA&#10;" adj="28003,16199" fillcolor="#ff9">
                  <v:textbox inset="0,0,0,0">
                    <w:txbxContent>
                      <w:p w:rsidR="0023747D" w:rsidRPr="000E23E9" w:rsidRDefault="0023747D" w:rsidP="00375F9C">
                        <w:pPr>
                          <w:rPr>
                            <w:szCs w:val="18"/>
                          </w:rPr>
                        </w:pPr>
                        <w:r>
                          <w:rPr>
                            <w:szCs w:val="18"/>
                          </w:rPr>
                          <w:t>C</w:t>
                        </w:r>
                        <w:r>
                          <w:rPr>
                            <w:rFonts w:hint="eastAsia"/>
                            <w:szCs w:val="18"/>
                          </w:rPr>
                          <w:t>allback function</w:t>
                        </w:r>
                      </w:p>
                      <w:p w:rsidR="0023747D" w:rsidRPr="00541D1E" w:rsidRDefault="0023747D" w:rsidP="00375F9C">
                        <w:pPr>
                          <w:rPr>
                            <w:szCs w:val="18"/>
                          </w:rPr>
                        </w:pPr>
                      </w:p>
                    </w:txbxContent>
                  </v:textbox>
                </v:shape>
                <v:shape id="AutoShape 672" o:spid="_x0000_s1890" type="#_x0000_t62" style="position:absolute;left:29718;top:7924;width:20574;height:474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3MHsIA&#10;AADcAAAADwAAAGRycy9kb3ducmV2LnhtbERPy4rCMBTdC/5DuMJsZEx1oA4do4jjwODC98LlpbnT&#10;FpubkmS0+vVmIbg8nPdk1ppaXMj5yrKC4SABQZxbXXGh4Hj4ef8E4QOyxtoyKbiRh9m025lgpu2V&#10;d3TZh0LEEPYZKihDaDIpfV6SQT+wDXHk/qwzGCJ0hdQOrzHc1HKUJKk0WHFsKLGhRUn5ef9vFNy/&#10;x8v1aTnaHm2T9sdO4jrdrJR667XzLxCB2vASP92/WsFHGufHM/EI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fcwewgAAANwAAAAPAAAAAAAAAAAAAAAAAJgCAABkcnMvZG93&#10;bnJldi54bWxQSwUGAAAAAAQABAD1AAAAhwMAAAAA&#10;" adj="30613,-11075" fillcolor="#ff9">
                  <v:textbox inset="0,0,0,0">
                    <w:txbxContent>
                      <w:p w:rsidR="0023747D" w:rsidRDefault="0023747D" w:rsidP="00375F9C">
                        <w:pPr>
                          <w:rPr>
                            <w:szCs w:val="18"/>
                          </w:rPr>
                        </w:pPr>
                        <w:r>
                          <w:rPr>
                            <w:szCs w:val="18"/>
                          </w:rPr>
                          <w:t>“</w:t>
                        </w:r>
                        <w:r>
                          <w:rPr>
                            <w:rFonts w:hint="eastAsia"/>
                            <w:szCs w:val="18"/>
                          </w:rPr>
                          <w:t>Class Name</w:t>
                        </w:r>
                        <w:r>
                          <w:rPr>
                            <w:szCs w:val="18"/>
                          </w:rPr>
                          <w:t>”</w:t>
                        </w:r>
                        <w:r>
                          <w:rPr>
                            <w:rFonts w:hint="eastAsia"/>
                            <w:szCs w:val="18"/>
                          </w:rPr>
                          <w:t xml:space="preserve"> works too.</w:t>
                        </w:r>
                      </w:p>
                      <w:p w:rsidR="0023747D" w:rsidRPr="000E23E9" w:rsidRDefault="0023747D" w:rsidP="00375F9C">
                        <w:pPr>
                          <w:rPr>
                            <w:szCs w:val="18"/>
                          </w:rPr>
                        </w:pPr>
                        <w:r>
                          <w:rPr>
                            <w:rFonts w:hint="eastAsia"/>
                            <w:szCs w:val="18"/>
                          </w:rPr>
                          <w:t>No config needed in this case.</w:t>
                        </w:r>
                      </w:p>
                    </w:txbxContent>
                  </v:textbox>
                </v:shape>
                <w10:anchorlock/>
              </v:group>
            </w:pict>
          </mc:Fallback>
        </mc:AlternateContent>
      </w:r>
    </w:p>
    <w:p w:rsidR="00375F9C" w:rsidRPr="007123A2" w:rsidRDefault="00375F9C" w:rsidP="00375F9C">
      <w:r w:rsidRPr="007123A2">
        <w:t>By default, the instance created by "getCom" is singleton, and will be cached in inb.</w:t>
      </w:r>
      <w:r w:rsidR="00CC48BF">
        <w:t>ComFactory</w:t>
      </w:r>
      <w:r w:rsidRPr="007123A2">
        <w:t>.</w:t>
      </w:r>
    </w:p>
    <w:p w:rsidR="00375F9C" w:rsidRDefault="00704D04" w:rsidP="00E45D25">
      <w:pPr>
        <w:pStyle w:val="3"/>
        <w:numPr>
          <w:ilvl w:val="2"/>
          <w:numId w:val="17"/>
        </w:numPr>
      </w:pPr>
      <w:bookmarkStart w:id="195" w:name="_Toc356466323"/>
      <w:r>
        <w:rPr>
          <w:rFonts w:hint="eastAsia"/>
        </w:rPr>
        <w:lastRenderedPageBreak/>
        <w:t>xui.</w:t>
      </w:r>
      <w:r w:rsidR="00375F9C">
        <w:rPr>
          <w:rFonts w:hint="eastAsia"/>
        </w:rPr>
        <w:t>UI.Tag</w:t>
      </w:r>
      <w:bookmarkEnd w:id="195"/>
      <w:r w:rsidR="00375F9C">
        <w:rPr>
          <w:rFonts w:hint="eastAsia"/>
        </w:rPr>
        <w:t xml:space="preserve"> </w:t>
      </w:r>
    </w:p>
    <w:p w:rsidR="00375F9C" w:rsidRDefault="00375F9C" w:rsidP="00375F9C">
      <w:r>
        <w:rPr>
          <w:rFonts w:hint="eastAsia"/>
        </w:rPr>
        <w:t>There</w:t>
      </w:r>
      <w:r>
        <w:t>’</w:t>
      </w:r>
      <w:r>
        <w:rPr>
          <w:rFonts w:hint="eastAsia"/>
        </w:rPr>
        <w:t xml:space="preserve">s a </w:t>
      </w:r>
      <w:r w:rsidR="00704D04">
        <w:rPr>
          <w:rFonts w:hint="eastAsia"/>
        </w:rPr>
        <w:t>xui.</w:t>
      </w:r>
      <w:r>
        <w:rPr>
          <w:rFonts w:hint="eastAsia"/>
        </w:rPr>
        <w:t>UI.Tag object in file Module1.js:</w:t>
      </w:r>
    </w:p>
    <w:p w:rsidR="00375F9C" w:rsidRDefault="005C781A" w:rsidP="00375F9C">
      <w:r>
        <w:rPr>
          <w:noProof/>
        </w:rPr>
        <mc:AlternateContent>
          <mc:Choice Requires="wpc">
            <w:drawing>
              <wp:inline distT="0" distB="0" distL="0" distR="0" wp14:anchorId="74BE2119" wp14:editId="3D08A86E">
                <wp:extent cx="5257800" cy="1373505"/>
                <wp:effectExtent l="9525" t="0" r="9525" b="7620"/>
                <wp:docPr id="1023" name="画布 2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21" name="Text Box 285"/>
                        <wps:cNvSpPr txBox="1">
                          <a:spLocks noChangeArrowheads="1"/>
                        </wps:cNvSpPr>
                        <wps:spPr bwMode="auto">
                          <a:xfrm>
                            <a:off x="0" y="48895"/>
                            <a:ext cx="5257800" cy="1324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00C2E" w:rsidRDefault="0023747D" w:rsidP="00375F9C">
                              <w:pPr>
                                <w:spacing w:line="240" w:lineRule="exact"/>
                                <w:ind w:left="420"/>
                                <w:rPr>
                                  <w:sz w:val="18"/>
                                  <w:szCs w:val="18"/>
                                </w:rPr>
                              </w:pPr>
                              <w:r w:rsidRPr="00D00C2E">
                                <w:rPr>
                                  <w:sz w:val="18"/>
                                  <w:szCs w:val="18"/>
                                </w:rPr>
                                <w:t>host.panelMain.append((</w:t>
                              </w:r>
                              <w:r w:rsidRPr="00D00C2E">
                                <w:rPr>
                                  <w:color w:val="0000FF"/>
                                  <w:sz w:val="18"/>
                                  <w:szCs w:val="18"/>
                                </w:rPr>
                                <w:t>new</w:t>
                              </w:r>
                              <w:r w:rsidRPr="00D00C2E">
                                <w:rPr>
                                  <w:sz w:val="18"/>
                                  <w:szCs w:val="18"/>
                                </w:rPr>
                                <w:t xml:space="preserve"> </w:t>
                              </w:r>
                              <w:r w:rsidR="00F55F81">
                                <w:rPr>
                                  <w:sz w:val="18"/>
                                  <w:szCs w:val="18"/>
                                </w:rPr>
                                <w:t>xui</w:t>
                              </w:r>
                              <w:r w:rsidRPr="00D00C2E">
                                <w:rPr>
                                  <w:sz w:val="18"/>
                                  <w:szCs w:val="18"/>
                                </w:rPr>
                                <w:t>.UI.Tag)</w:t>
                              </w:r>
                            </w:p>
                            <w:p w:rsidR="0023747D" w:rsidRPr="00D00C2E" w:rsidRDefault="0023747D" w:rsidP="00375F9C">
                              <w:pPr>
                                <w:spacing w:line="240" w:lineRule="exact"/>
                                <w:ind w:left="420"/>
                                <w:rPr>
                                  <w:sz w:val="18"/>
                                  <w:szCs w:val="18"/>
                                  <w:lang w:val="sv-SE"/>
                                </w:rPr>
                              </w:pPr>
                              <w:r w:rsidRPr="00D00C2E">
                                <w:rPr>
                                  <w:sz w:val="18"/>
                                  <w:szCs w:val="18"/>
                                </w:rPr>
                                <w:t xml:space="preserve">    </w:t>
                              </w:r>
                              <w:r w:rsidRPr="00D00C2E">
                                <w:rPr>
                                  <w:sz w:val="18"/>
                                  <w:szCs w:val="18"/>
                                  <w:lang w:val="sv-SE"/>
                                </w:rPr>
                                <w:t>.host(host,</w:t>
                              </w:r>
                              <w:r w:rsidRPr="00D00C2E">
                                <w:rPr>
                                  <w:color w:val="FF00FF"/>
                                  <w:sz w:val="18"/>
                                  <w:szCs w:val="18"/>
                                  <w:lang w:val="sv-SE"/>
                                </w:rPr>
                                <w:t>"tag2"</w:t>
                              </w:r>
                              <w:r w:rsidRPr="00D00C2E">
                                <w:rPr>
                                  <w:sz w:val="18"/>
                                  <w:szCs w:val="18"/>
                                  <w:lang w:val="sv-SE"/>
                                </w:rPr>
                                <w:t>)</w:t>
                              </w:r>
                            </w:p>
                            <w:p w:rsidR="0023747D" w:rsidRPr="00D00C2E" w:rsidRDefault="0023747D" w:rsidP="00375F9C">
                              <w:pPr>
                                <w:spacing w:line="240" w:lineRule="exact"/>
                                <w:ind w:left="420"/>
                                <w:rPr>
                                  <w:sz w:val="18"/>
                                  <w:szCs w:val="18"/>
                                  <w:lang w:val="sv-SE"/>
                                </w:rPr>
                              </w:pPr>
                              <w:r w:rsidRPr="00D00C2E">
                                <w:rPr>
                                  <w:sz w:val="18"/>
                                  <w:szCs w:val="18"/>
                                  <w:lang w:val="sv-SE"/>
                                </w:rPr>
                                <w:t xml:space="preserve">    .setLeft(</w:t>
                              </w:r>
                              <w:r w:rsidRPr="00D00C2E">
                                <w:rPr>
                                  <w:color w:val="800000"/>
                                  <w:sz w:val="18"/>
                                  <w:szCs w:val="18"/>
                                  <w:lang w:val="sv-SE"/>
                                </w:rPr>
                                <w:t>20</w:t>
                              </w:r>
                              <w:r w:rsidRPr="00D00C2E">
                                <w:rPr>
                                  <w:sz w:val="18"/>
                                  <w:szCs w:val="18"/>
                                  <w:lang w:val="sv-SE"/>
                                </w:rPr>
                                <w:t>)</w:t>
                              </w:r>
                            </w:p>
                            <w:p w:rsidR="0023747D" w:rsidRPr="00D00C2E" w:rsidRDefault="0023747D" w:rsidP="00375F9C">
                              <w:pPr>
                                <w:spacing w:line="240" w:lineRule="exact"/>
                                <w:ind w:left="420"/>
                                <w:rPr>
                                  <w:sz w:val="18"/>
                                  <w:szCs w:val="18"/>
                                  <w:lang w:val="sv-SE"/>
                                </w:rPr>
                              </w:pPr>
                              <w:r w:rsidRPr="00D00C2E">
                                <w:rPr>
                                  <w:sz w:val="18"/>
                                  <w:szCs w:val="18"/>
                                  <w:lang w:val="sv-SE"/>
                                </w:rPr>
                                <w:t xml:space="preserve">    .setTop(</w:t>
                              </w:r>
                              <w:r w:rsidRPr="00D00C2E">
                                <w:rPr>
                                  <w:color w:val="800000"/>
                                  <w:sz w:val="18"/>
                                  <w:szCs w:val="18"/>
                                  <w:lang w:val="sv-SE"/>
                                </w:rPr>
                                <w:t>70</w:t>
                              </w:r>
                              <w:r w:rsidRPr="00D00C2E">
                                <w:rPr>
                                  <w:sz w:val="18"/>
                                  <w:szCs w:val="18"/>
                                  <w:lang w:val="sv-SE"/>
                                </w:rPr>
                                <w:t>)</w:t>
                              </w:r>
                            </w:p>
                            <w:p w:rsidR="0023747D" w:rsidRPr="00D00C2E" w:rsidRDefault="0023747D" w:rsidP="00375F9C">
                              <w:pPr>
                                <w:spacing w:line="240" w:lineRule="exact"/>
                                <w:ind w:left="420"/>
                                <w:rPr>
                                  <w:sz w:val="18"/>
                                  <w:szCs w:val="18"/>
                                </w:rPr>
                              </w:pPr>
                              <w:r w:rsidRPr="00D00C2E">
                                <w:rPr>
                                  <w:sz w:val="18"/>
                                  <w:szCs w:val="18"/>
                                  <w:lang w:val="sv-SE"/>
                                </w:rPr>
                                <w:t xml:space="preserve">    </w:t>
                              </w:r>
                              <w:r w:rsidRPr="00D00C2E">
                                <w:rPr>
                                  <w:sz w:val="18"/>
                                  <w:szCs w:val="18"/>
                                </w:rPr>
                                <w:t>.setWidth(</w:t>
                              </w:r>
                              <w:r w:rsidRPr="00D00C2E">
                                <w:rPr>
                                  <w:color w:val="800000"/>
                                  <w:sz w:val="18"/>
                                  <w:szCs w:val="18"/>
                                </w:rPr>
                                <w:t>218</w:t>
                              </w:r>
                              <w:r w:rsidRPr="00D00C2E">
                                <w:rPr>
                                  <w:sz w:val="18"/>
                                  <w:szCs w:val="18"/>
                                </w:rPr>
                                <w:t>)</w:t>
                              </w:r>
                            </w:p>
                            <w:p w:rsidR="0023747D" w:rsidRPr="00D00C2E" w:rsidRDefault="0023747D" w:rsidP="00375F9C">
                              <w:pPr>
                                <w:spacing w:line="240" w:lineRule="exact"/>
                                <w:ind w:left="420"/>
                                <w:rPr>
                                  <w:sz w:val="18"/>
                                  <w:szCs w:val="18"/>
                                </w:rPr>
                              </w:pPr>
                              <w:r w:rsidRPr="00D00C2E">
                                <w:rPr>
                                  <w:sz w:val="18"/>
                                  <w:szCs w:val="18"/>
                                </w:rPr>
                                <w:t xml:space="preserve">    .setHeight(</w:t>
                              </w:r>
                              <w:r w:rsidRPr="00D00C2E">
                                <w:rPr>
                                  <w:color w:val="800000"/>
                                  <w:sz w:val="18"/>
                                  <w:szCs w:val="18"/>
                                </w:rPr>
                                <w:t>98</w:t>
                              </w:r>
                              <w:r w:rsidRPr="00D00C2E">
                                <w:rPr>
                                  <w:sz w:val="18"/>
                                  <w:szCs w:val="18"/>
                                </w:rPr>
                                <w:t>)</w:t>
                              </w:r>
                            </w:p>
                            <w:p w:rsidR="0023747D" w:rsidRPr="00D00C2E" w:rsidRDefault="0023747D" w:rsidP="00375F9C">
                              <w:pPr>
                                <w:spacing w:line="240" w:lineRule="exact"/>
                                <w:ind w:left="420"/>
                                <w:rPr>
                                  <w:sz w:val="18"/>
                                  <w:szCs w:val="18"/>
                                </w:rPr>
                              </w:pPr>
                              <w:r w:rsidRPr="00D00C2E">
                                <w:rPr>
                                  <w:sz w:val="18"/>
                                  <w:szCs w:val="18"/>
                                </w:rPr>
                                <w:t xml:space="preserve">    .setTagKey(</w:t>
                              </w:r>
                              <w:r w:rsidRPr="00D00C2E">
                                <w:rPr>
                                  <w:color w:val="FF00FF"/>
                                  <w:sz w:val="18"/>
                                  <w:szCs w:val="18"/>
                                </w:rPr>
                                <w:t>"tag_SubModule1"</w:t>
                              </w:r>
                              <w:r w:rsidRPr="00D00C2E">
                                <w:rPr>
                                  <w:sz w:val="18"/>
                                  <w:szCs w:val="18"/>
                                </w:rPr>
                                <w:t>)</w:t>
                              </w:r>
                            </w:p>
                            <w:p w:rsidR="0023747D" w:rsidRPr="00D00C2E" w:rsidRDefault="0023747D" w:rsidP="00375F9C">
                              <w:pPr>
                                <w:spacing w:line="240" w:lineRule="exact"/>
                                <w:ind w:left="420"/>
                                <w:rPr>
                                  <w:sz w:val="18"/>
                                  <w:szCs w:val="18"/>
                                </w:rPr>
                              </w:pPr>
                              <w:r w:rsidRPr="00D00C2E">
                                <w:rPr>
                                  <w:sz w:val="18"/>
                                  <w:szCs w:val="18"/>
                                </w:rPr>
                                <w:t>);</w:t>
                              </w:r>
                            </w:p>
                          </w:txbxContent>
                        </wps:txbx>
                        <wps:bodyPr rot="0" vert="horz" wrap="square" lIns="54000" tIns="46800" rIns="54000" bIns="45720" anchor="t" anchorCtr="0" upright="1">
                          <a:spAutoFit/>
                        </wps:bodyPr>
                      </wps:wsp>
                      <wps:wsp>
                        <wps:cNvPr id="1022" name="AutoShape 294"/>
                        <wps:cNvSpPr>
                          <a:spLocks noChangeArrowheads="1"/>
                        </wps:cNvSpPr>
                        <wps:spPr bwMode="auto">
                          <a:xfrm flipH="1">
                            <a:off x="1600200" y="693420"/>
                            <a:ext cx="2171700" cy="198120"/>
                          </a:xfrm>
                          <a:prstGeom prst="wedgeRoundRectCallout">
                            <a:avLst>
                              <a:gd name="adj1" fmla="val 44852"/>
                              <a:gd name="adj2" fmla="val 1397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Module name in configuration</w:t>
                              </w:r>
                            </w:p>
                          </w:txbxContent>
                        </wps:txbx>
                        <wps:bodyPr rot="0" vert="horz" wrap="square" lIns="0" tIns="0" rIns="0" bIns="0" anchor="t" anchorCtr="0" upright="1">
                          <a:noAutofit/>
                        </wps:bodyPr>
                      </wps:wsp>
                    </wpc:wpc>
                  </a:graphicData>
                </a:graphic>
              </wp:inline>
            </w:drawing>
          </mc:Choice>
          <mc:Fallback>
            <w:pict>
              <v:group id="画布 283" o:spid="_x0000_s1891" editas="canvas" style="width:414pt;height:108.15pt;mso-position-horizontal-relative:char;mso-position-vertical-relative:line" coordsize="52578,13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">
                <v:shape id="_x0000_s1892" type="#_x0000_t75" style="position:absolute;width:52578;height:13735;visibility:visible;mso-wrap-style:square">
                  <v:fill o:detectmouseclick="t"/>
                  <v:path o:connecttype="none"/>
                </v:shape>
                <v:shape id="Text Box 285" o:spid="_x0000_s1893" type="#_x0000_t202" style="position:absolute;top:488;width:52578;height:13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7Q78EA&#10;AADdAAAADwAAAGRycy9kb3ducmV2LnhtbERPTYvCMBC9L/gfwgh7W1M9iFajiCLdi7C6631oxqbY&#10;TEoSa/33ZkHwNo/3Oct1bxvRkQ+1YwXjUQaCuHS65krB3+/+awYiRGSNjWNS8KAA69XgY4m5dnc+&#10;UneKlUghHHJUYGJscylDachiGLmWOHEX5y3GBH0ltcd7CreNnGTZVFqsOTUYbGlrqLyeblZBed31&#10;u6I+G9/d7OxHz4vHYVoo9TnsNwsQkfr4Fr/c3zrNzyZj+P8mnS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0O/BAAAA3QAAAA8AAAAAAAAAAAAAAAAAmAIAAGRycy9kb3du&#10;cmV2LnhtbFBLBQYAAAAABAAEAPUAAACGAwAAAAA=&#10;" strokeweight="1pt">
                  <v:textbox style="mso-fit-shape-to-text:t" inset="1.5mm,1.3mm,1.5mm">
                    <w:txbxContent>
                      <w:p w:rsidR="0023747D" w:rsidRPr="00D00C2E" w:rsidRDefault="0023747D" w:rsidP="00375F9C">
                        <w:pPr>
                          <w:spacing w:line="240" w:lineRule="exact"/>
                          <w:ind w:left="420"/>
                          <w:rPr>
                            <w:sz w:val="18"/>
                            <w:szCs w:val="18"/>
                          </w:rPr>
                        </w:pPr>
                        <w:proofErr w:type="gramStart"/>
                        <w:r w:rsidRPr="00D00C2E">
                          <w:rPr>
                            <w:sz w:val="18"/>
                            <w:szCs w:val="18"/>
                          </w:rPr>
                          <w:t>host.panelMain.append(</w:t>
                        </w:r>
                        <w:proofErr w:type="gramEnd"/>
                        <w:r w:rsidRPr="00D00C2E">
                          <w:rPr>
                            <w:sz w:val="18"/>
                            <w:szCs w:val="18"/>
                          </w:rPr>
                          <w:t>(</w:t>
                        </w:r>
                        <w:r w:rsidRPr="00D00C2E">
                          <w:rPr>
                            <w:color w:val="0000FF"/>
                            <w:sz w:val="18"/>
                            <w:szCs w:val="18"/>
                          </w:rPr>
                          <w:t>new</w:t>
                        </w:r>
                        <w:r w:rsidRPr="00D00C2E">
                          <w:rPr>
                            <w:sz w:val="18"/>
                            <w:szCs w:val="18"/>
                          </w:rPr>
                          <w:t xml:space="preserve"> </w:t>
                        </w:r>
                        <w:r w:rsidR="00F55F81">
                          <w:rPr>
                            <w:sz w:val="18"/>
                            <w:szCs w:val="18"/>
                          </w:rPr>
                          <w:t>xui</w:t>
                        </w:r>
                        <w:r w:rsidRPr="00D00C2E">
                          <w:rPr>
                            <w:sz w:val="18"/>
                            <w:szCs w:val="18"/>
                          </w:rPr>
                          <w:t>.UI.Tag)</w:t>
                        </w:r>
                      </w:p>
                      <w:p w:rsidR="0023747D" w:rsidRPr="00D00C2E" w:rsidRDefault="0023747D" w:rsidP="00375F9C">
                        <w:pPr>
                          <w:spacing w:line="240" w:lineRule="exact"/>
                          <w:ind w:left="420"/>
                          <w:rPr>
                            <w:sz w:val="18"/>
                            <w:szCs w:val="18"/>
                            <w:lang w:val="sv-SE"/>
                          </w:rPr>
                        </w:pPr>
                        <w:r w:rsidRPr="00D00C2E">
                          <w:rPr>
                            <w:sz w:val="18"/>
                            <w:szCs w:val="18"/>
                          </w:rPr>
                          <w:t xml:space="preserve">    </w:t>
                        </w:r>
                        <w:r w:rsidRPr="00D00C2E">
                          <w:rPr>
                            <w:sz w:val="18"/>
                            <w:szCs w:val="18"/>
                            <w:lang w:val="sv-SE"/>
                          </w:rPr>
                          <w:t>.host(host,</w:t>
                        </w:r>
                        <w:r w:rsidRPr="00D00C2E">
                          <w:rPr>
                            <w:color w:val="FF00FF"/>
                            <w:sz w:val="18"/>
                            <w:szCs w:val="18"/>
                            <w:lang w:val="sv-SE"/>
                          </w:rPr>
                          <w:t>"tag2"</w:t>
                        </w:r>
                        <w:r w:rsidRPr="00D00C2E">
                          <w:rPr>
                            <w:sz w:val="18"/>
                            <w:szCs w:val="18"/>
                            <w:lang w:val="sv-SE"/>
                          </w:rPr>
                          <w:t>)</w:t>
                        </w:r>
                      </w:p>
                      <w:p w:rsidR="0023747D" w:rsidRPr="00D00C2E" w:rsidRDefault="0023747D" w:rsidP="00375F9C">
                        <w:pPr>
                          <w:spacing w:line="240" w:lineRule="exact"/>
                          <w:ind w:left="420"/>
                          <w:rPr>
                            <w:sz w:val="18"/>
                            <w:szCs w:val="18"/>
                            <w:lang w:val="sv-SE"/>
                          </w:rPr>
                        </w:pPr>
                        <w:r w:rsidRPr="00D00C2E">
                          <w:rPr>
                            <w:sz w:val="18"/>
                            <w:szCs w:val="18"/>
                            <w:lang w:val="sv-SE"/>
                          </w:rPr>
                          <w:t xml:space="preserve">    .setLeft(</w:t>
                        </w:r>
                        <w:r w:rsidRPr="00D00C2E">
                          <w:rPr>
                            <w:color w:val="800000"/>
                            <w:sz w:val="18"/>
                            <w:szCs w:val="18"/>
                            <w:lang w:val="sv-SE"/>
                          </w:rPr>
                          <w:t>20</w:t>
                        </w:r>
                        <w:r w:rsidRPr="00D00C2E">
                          <w:rPr>
                            <w:sz w:val="18"/>
                            <w:szCs w:val="18"/>
                            <w:lang w:val="sv-SE"/>
                          </w:rPr>
                          <w:t>)</w:t>
                        </w:r>
                      </w:p>
                      <w:p w:rsidR="0023747D" w:rsidRPr="00D00C2E" w:rsidRDefault="0023747D" w:rsidP="00375F9C">
                        <w:pPr>
                          <w:spacing w:line="240" w:lineRule="exact"/>
                          <w:ind w:left="420"/>
                          <w:rPr>
                            <w:sz w:val="18"/>
                            <w:szCs w:val="18"/>
                            <w:lang w:val="sv-SE"/>
                          </w:rPr>
                        </w:pPr>
                        <w:r w:rsidRPr="00D00C2E">
                          <w:rPr>
                            <w:sz w:val="18"/>
                            <w:szCs w:val="18"/>
                            <w:lang w:val="sv-SE"/>
                          </w:rPr>
                          <w:t xml:space="preserve">    .setTop(</w:t>
                        </w:r>
                        <w:r w:rsidRPr="00D00C2E">
                          <w:rPr>
                            <w:color w:val="800000"/>
                            <w:sz w:val="18"/>
                            <w:szCs w:val="18"/>
                            <w:lang w:val="sv-SE"/>
                          </w:rPr>
                          <w:t>70</w:t>
                        </w:r>
                        <w:r w:rsidRPr="00D00C2E">
                          <w:rPr>
                            <w:sz w:val="18"/>
                            <w:szCs w:val="18"/>
                            <w:lang w:val="sv-SE"/>
                          </w:rPr>
                          <w:t>)</w:t>
                        </w:r>
                      </w:p>
                      <w:p w:rsidR="0023747D" w:rsidRPr="00D00C2E" w:rsidRDefault="0023747D" w:rsidP="00375F9C">
                        <w:pPr>
                          <w:spacing w:line="240" w:lineRule="exact"/>
                          <w:ind w:left="420"/>
                          <w:rPr>
                            <w:sz w:val="18"/>
                            <w:szCs w:val="18"/>
                          </w:rPr>
                        </w:pPr>
                        <w:r w:rsidRPr="00D00C2E">
                          <w:rPr>
                            <w:sz w:val="18"/>
                            <w:szCs w:val="18"/>
                            <w:lang w:val="sv-SE"/>
                          </w:rPr>
                          <w:t xml:space="preserve">    </w:t>
                        </w:r>
                        <w:r w:rsidRPr="00D00C2E">
                          <w:rPr>
                            <w:sz w:val="18"/>
                            <w:szCs w:val="18"/>
                          </w:rPr>
                          <w:t>.</w:t>
                        </w:r>
                        <w:proofErr w:type="gramStart"/>
                        <w:r w:rsidRPr="00D00C2E">
                          <w:rPr>
                            <w:sz w:val="18"/>
                            <w:szCs w:val="18"/>
                          </w:rPr>
                          <w:t>setWidth(</w:t>
                        </w:r>
                        <w:proofErr w:type="gramEnd"/>
                        <w:r w:rsidRPr="00D00C2E">
                          <w:rPr>
                            <w:color w:val="800000"/>
                            <w:sz w:val="18"/>
                            <w:szCs w:val="18"/>
                          </w:rPr>
                          <w:t>218</w:t>
                        </w:r>
                        <w:r w:rsidRPr="00D00C2E">
                          <w:rPr>
                            <w:sz w:val="18"/>
                            <w:szCs w:val="18"/>
                          </w:rPr>
                          <w:t>)</w:t>
                        </w:r>
                      </w:p>
                      <w:p w:rsidR="0023747D" w:rsidRPr="00D00C2E" w:rsidRDefault="0023747D" w:rsidP="00375F9C">
                        <w:pPr>
                          <w:spacing w:line="240" w:lineRule="exact"/>
                          <w:ind w:left="420"/>
                          <w:rPr>
                            <w:sz w:val="18"/>
                            <w:szCs w:val="18"/>
                          </w:rPr>
                        </w:pPr>
                        <w:r w:rsidRPr="00D00C2E">
                          <w:rPr>
                            <w:sz w:val="18"/>
                            <w:szCs w:val="18"/>
                          </w:rPr>
                          <w:t xml:space="preserve">    .</w:t>
                        </w:r>
                        <w:proofErr w:type="gramStart"/>
                        <w:r w:rsidRPr="00D00C2E">
                          <w:rPr>
                            <w:sz w:val="18"/>
                            <w:szCs w:val="18"/>
                          </w:rPr>
                          <w:t>setHeight(</w:t>
                        </w:r>
                        <w:proofErr w:type="gramEnd"/>
                        <w:r w:rsidRPr="00D00C2E">
                          <w:rPr>
                            <w:color w:val="800000"/>
                            <w:sz w:val="18"/>
                            <w:szCs w:val="18"/>
                          </w:rPr>
                          <w:t>98</w:t>
                        </w:r>
                        <w:r w:rsidRPr="00D00C2E">
                          <w:rPr>
                            <w:sz w:val="18"/>
                            <w:szCs w:val="18"/>
                          </w:rPr>
                          <w:t>)</w:t>
                        </w:r>
                      </w:p>
                      <w:p w:rsidR="0023747D" w:rsidRPr="00D00C2E" w:rsidRDefault="0023747D" w:rsidP="00375F9C">
                        <w:pPr>
                          <w:spacing w:line="240" w:lineRule="exact"/>
                          <w:ind w:left="420"/>
                          <w:rPr>
                            <w:sz w:val="18"/>
                            <w:szCs w:val="18"/>
                          </w:rPr>
                        </w:pPr>
                        <w:r w:rsidRPr="00D00C2E">
                          <w:rPr>
                            <w:sz w:val="18"/>
                            <w:szCs w:val="18"/>
                          </w:rPr>
                          <w:t xml:space="preserve">    .</w:t>
                        </w:r>
                        <w:proofErr w:type="gramStart"/>
                        <w:r w:rsidRPr="00D00C2E">
                          <w:rPr>
                            <w:sz w:val="18"/>
                            <w:szCs w:val="18"/>
                          </w:rPr>
                          <w:t>setTagKey(</w:t>
                        </w:r>
                        <w:proofErr w:type="gramEnd"/>
                        <w:r w:rsidRPr="00D00C2E">
                          <w:rPr>
                            <w:color w:val="FF00FF"/>
                            <w:sz w:val="18"/>
                            <w:szCs w:val="18"/>
                          </w:rPr>
                          <w:t>"tag_SubModule1"</w:t>
                        </w:r>
                        <w:r w:rsidRPr="00D00C2E">
                          <w:rPr>
                            <w:sz w:val="18"/>
                            <w:szCs w:val="18"/>
                          </w:rPr>
                          <w:t>)</w:t>
                        </w:r>
                      </w:p>
                      <w:p w:rsidR="0023747D" w:rsidRPr="00D00C2E" w:rsidRDefault="0023747D" w:rsidP="00375F9C">
                        <w:pPr>
                          <w:spacing w:line="240" w:lineRule="exact"/>
                          <w:ind w:left="420"/>
                          <w:rPr>
                            <w:sz w:val="18"/>
                            <w:szCs w:val="18"/>
                          </w:rPr>
                        </w:pPr>
                        <w:r w:rsidRPr="00D00C2E">
                          <w:rPr>
                            <w:sz w:val="18"/>
                            <w:szCs w:val="18"/>
                          </w:rPr>
                          <w:t>);</w:t>
                        </w:r>
                      </w:p>
                    </w:txbxContent>
                  </v:textbox>
                </v:shape>
                <v:shape id="AutoShape 294" o:spid="_x0000_s1894" type="#_x0000_t62" style="position:absolute;left:16002;top:6934;width:2171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NSa8IA&#10;AADdAAAADwAAAGRycy9kb3ducmV2LnhtbERPzWrCQBC+F3yHZQq91U1TKm10FRGEXDxEfYAhO+5G&#10;s7MxuzXJ23cLhd7m4/ud1WZ0rXhQHxrPCt7mGQji2uuGjYLzaf/6CSJEZI2tZ1IwUYDNeva0wkL7&#10;gSt6HKMRKYRDgQpsjF0hZagtOQxz3xEn7uJ7hzHB3kjd45DCXSvzLFtIhw2nBosd7SzVt+O3U1Ad&#10;7PSxP/hyeP+qqut0L7UxXqmX53G7BBFpjP/iP3ep0/wsz+H3m3SC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s1JrwgAAAN0AAAAPAAAAAAAAAAAAAAAAAJgCAABkcnMvZG93&#10;bnJldi54bWxQSwUGAAAAAAQABAD1AAAAhwMAAAAA&#10;" adj="20488,40984" fillcolor="#ff9">
                  <v:textbox inset="0,0,0,0">
                    <w:txbxContent>
                      <w:p w:rsidR="0023747D" w:rsidRPr="000E23E9" w:rsidRDefault="0023747D" w:rsidP="00375F9C">
                        <w:pPr>
                          <w:rPr>
                            <w:szCs w:val="18"/>
                          </w:rPr>
                        </w:pPr>
                        <w:r>
                          <w:rPr>
                            <w:rFonts w:hint="eastAsia"/>
                            <w:szCs w:val="18"/>
                          </w:rPr>
                          <w:t>Module name in configuration</w:t>
                        </w:r>
                      </w:p>
                    </w:txbxContent>
                  </v:textbox>
                </v:shape>
                <w10:anchorlock/>
              </v:group>
            </w:pict>
          </mc:Fallback>
        </mc:AlternateContent>
      </w:r>
    </w:p>
    <w:p w:rsidR="00375F9C" w:rsidRPr="0054714A" w:rsidRDefault="00375F9C" w:rsidP="00375F9C">
      <w:r>
        <w:rPr>
          <w:rFonts w:hint="eastAsia"/>
        </w:rPr>
        <w:t xml:space="preserve">Here, this Tag object configures size and position properties for module </w:t>
      </w:r>
      <w:r>
        <w:t>“</w:t>
      </w:r>
      <w:r>
        <w:rPr>
          <w:rFonts w:hint="eastAsia"/>
        </w:rPr>
        <w:t>tag_SubModule</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hint="eastAsia"/>
          </w:rPr>
          <w:t>1</w:t>
        </w:r>
        <w:r>
          <w:t>”</w:t>
        </w:r>
      </w:smartTag>
      <w:r>
        <w:rPr>
          <w:rFonts w:hint="eastAsia"/>
        </w:rPr>
        <w:t xml:space="preserve">. </w:t>
      </w:r>
      <w:r w:rsidRPr="0054714A">
        <w:t>When the instance of Module1 was created, according to the Tag object</w:t>
      </w:r>
      <w:r>
        <w:t>’</w:t>
      </w:r>
      <w:r w:rsidRPr="0054714A">
        <w:t xml:space="preserve"> info, system will load the “tag_SubModule</w:t>
      </w:r>
      <w:smartTag w:uri="urn:schemas-microsoft-com:office:smarttags" w:element="chmetcnv">
        <w:smartTagPr>
          <w:attr w:name="UnitName" w:val="”"/>
          <w:attr w:name="SourceValue" w:val="1"/>
          <w:attr w:name="HasSpace" w:val="False"/>
          <w:attr w:name="Negative" w:val="False"/>
          <w:attr w:name="NumberType" w:val="1"/>
          <w:attr w:name="TCSC" w:val="0"/>
        </w:smartTagPr>
        <w:r w:rsidRPr="0054714A">
          <w:t>1”</w:t>
        </w:r>
      </w:smartTag>
      <w:r w:rsidRPr="0054714A">
        <w:t xml:space="preserve"> automatically, and set size and position properties to it. Then, system will replace the Tag object with  “tag_SubModule</w:t>
      </w:r>
      <w:smartTag w:uri="urn:schemas-microsoft-com:office:smarttags" w:element="chmetcnv">
        <w:smartTagPr>
          <w:attr w:name="UnitName" w:val="”"/>
          <w:attr w:name="SourceValue" w:val="1"/>
          <w:attr w:name="HasSpace" w:val="False"/>
          <w:attr w:name="Negative" w:val="False"/>
          <w:attr w:name="NumberType" w:val="1"/>
          <w:attr w:name="TCSC" w:val="0"/>
        </w:smartTagPr>
        <w:r w:rsidRPr="0054714A">
          <w:t>1”</w:t>
        </w:r>
      </w:smartTag>
      <w:r w:rsidRPr="0054714A">
        <w:t xml:space="preserve"> object, and destroy the Tag object.</w:t>
      </w:r>
    </w:p>
    <w:p w:rsidR="00375F9C" w:rsidRDefault="005C781A" w:rsidP="00375F9C">
      <w:r>
        <w:rPr>
          <w:rFonts w:hint="eastAsia"/>
          <w:noProof/>
        </w:rPr>
        <mc:AlternateContent>
          <mc:Choice Requires="wps">
            <w:drawing>
              <wp:anchor distT="0" distB="0" distL="114300" distR="114300" simplePos="0" relativeHeight="251571712" behindDoc="0" locked="0" layoutInCell="1" allowOverlap="1" wp14:anchorId="1032509E" wp14:editId="754B69E7">
                <wp:simplePos x="0" y="0"/>
                <wp:positionH relativeFrom="column">
                  <wp:posOffset>1257300</wp:posOffset>
                </wp:positionH>
                <wp:positionV relativeFrom="line">
                  <wp:posOffset>132080</wp:posOffset>
                </wp:positionV>
                <wp:extent cx="1943100" cy="495300"/>
                <wp:effectExtent l="9525" t="8255" r="9525" b="220345"/>
                <wp:wrapNone/>
                <wp:docPr id="1020" name="AutoShap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943100" cy="495300"/>
                        </a:xfrm>
                        <a:prstGeom prst="wedgeRoundRectCallout">
                          <a:avLst>
                            <a:gd name="adj1" fmla="val -12616"/>
                            <a:gd name="adj2" fmla="val 9243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 xml:space="preserve">he Tag object was replaced by </w:t>
                            </w:r>
                            <w:r>
                              <w:t>“</w:t>
                            </w:r>
                            <w:r>
                              <w:rPr>
                                <w:rFonts w:hint="eastAsia"/>
                              </w:rPr>
                              <w:t>tag_SubModule</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hint="eastAsia"/>
                                </w:rPr>
                                <w:t>1</w:t>
                              </w:r>
                              <w:r>
                                <w:t>”</w:t>
                              </w:r>
                            </w:smartTag>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93" o:spid="_x0000_s1895" type="#_x0000_t62" style="position:absolute;left:0;text-align:left;margin-left:99pt;margin-top:10.4pt;width:153pt;height:39pt;flip:x;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" adj="8075,30766" fillcolor="#ff9">
                <v:textbox inset="0,0,0,0">
                  <w:txbxContent>
                    <w:p w:rsidR="0023747D" w:rsidRPr="000E23E9" w:rsidRDefault="0023747D" w:rsidP="00375F9C">
                      <w:pPr>
                        <w:rPr>
                          <w:szCs w:val="18"/>
                        </w:rPr>
                      </w:pPr>
                      <w:r>
                        <w:rPr>
                          <w:szCs w:val="18"/>
                        </w:rPr>
                        <w:t>T</w:t>
                      </w:r>
                      <w:r>
                        <w:rPr>
                          <w:rFonts w:hint="eastAsia"/>
                          <w:szCs w:val="18"/>
                        </w:rPr>
                        <w:t xml:space="preserve">he Tag object was replaced by </w:t>
                      </w:r>
                      <w:r>
                        <w:t>“</w:t>
                      </w:r>
                      <w:r>
                        <w:rPr>
                          <w:rFonts w:hint="eastAsia"/>
                        </w:rPr>
                        <w:t>tag_SubModule</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rPr>
                          <w:t>1</w:t>
                        </w:r>
                        <w:r>
                          <w:t>”</w:t>
                        </w:r>
                      </w:smartTag>
                    </w:p>
                  </w:txbxContent>
                </v:textbox>
                <w10:wrap anchory="line"/>
              </v:shape>
            </w:pict>
          </mc:Fallback>
        </mc:AlternateContent>
      </w:r>
      <w:r>
        <w:rPr>
          <w:rFonts w:hint="eastAsia"/>
          <w:noProof/>
        </w:rPr>
        <mc:AlternateContent>
          <mc:Choice Requires="wps">
            <w:drawing>
              <wp:anchor distT="0" distB="0" distL="114300" distR="114300" simplePos="0" relativeHeight="251570688" behindDoc="0" locked="0" layoutInCell="1" allowOverlap="1" wp14:anchorId="692ABF12" wp14:editId="27F114FE">
                <wp:simplePos x="0" y="0"/>
                <wp:positionH relativeFrom="column">
                  <wp:posOffset>228600</wp:posOffset>
                </wp:positionH>
                <wp:positionV relativeFrom="line">
                  <wp:posOffset>858520</wp:posOffset>
                </wp:positionV>
                <wp:extent cx="2286000" cy="792480"/>
                <wp:effectExtent l="9525" t="10795" r="9525" b="6350"/>
                <wp:wrapNone/>
                <wp:docPr id="1019" name="Rectangl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792480"/>
                        </a:xfrm>
                        <a:prstGeom prst="rect">
                          <a:avLst/>
                        </a:prstGeom>
                        <a:noFill/>
                        <a:ln w="12700" algn="ctr">
                          <a:solidFill>
                            <a:srgbClr val="FF0000"/>
                          </a:solidFill>
                          <a:prstDash val="lgDash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2" o:spid="_x0000_s1026" style="position:absolute;left:0;text-align:left;margin-left:18pt;margin-top:67.6pt;width:180pt;height:62.4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" filled="f" strokecolor="red" strokeweight="1pt">
                <v:stroke dashstyle="longDashDot"/>
                <v:textbox inset="1.5mm,1.3mm,1.5mm"/>
                <w10:wrap anchory="line"/>
              </v:rect>
            </w:pict>
          </mc:Fallback>
        </mc:AlternateContent>
      </w:r>
      <w:r>
        <w:rPr>
          <w:rFonts w:hint="eastAsia"/>
          <w:noProof/>
        </w:rPr>
        <w:drawing>
          <wp:inline distT="0" distB="0" distL="0" distR="0" wp14:anchorId="66BF2CFD" wp14:editId="4F2DC225">
            <wp:extent cx="2743200" cy="2657475"/>
            <wp:effectExtent l="0" t="0" r="0" b="952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743200" cy="2657475"/>
                    </a:xfrm>
                    <a:prstGeom prst="rect">
                      <a:avLst/>
                    </a:prstGeom>
                    <a:noFill/>
                    <a:ln>
                      <a:noFill/>
                    </a:ln>
                  </pic:spPr>
                </pic:pic>
              </a:graphicData>
            </a:graphic>
          </wp:inline>
        </w:drawing>
      </w:r>
    </w:p>
    <w:p w:rsidR="00375F9C" w:rsidRDefault="00375F9C" w:rsidP="00E45D25">
      <w:pPr>
        <w:pStyle w:val="3"/>
        <w:numPr>
          <w:ilvl w:val="2"/>
          <w:numId w:val="17"/>
        </w:numPr>
      </w:pPr>
      <w:bookmarkStart w:id="196" w:name="_Toc356466324"/>
      <w:r>
        <w:rPr>
          <w:rFonts w:hint="eastAsia"/>
        </w:rPr>
        <w:t>Destroy com</w:t>
      </w:r>
      <w:bookmarkEnd w:id="196"/>
      <w:r>
        <w:rPr>
          <w:rFonts w:hint="eastAsia"/>
        </w:rPr>
        <w:t xml:space="preserve"> </w:t>
      </w:r>
    </w:p>
    <w:p w:rsidR="00375F9C" w:rsidRDefault="00375F9C" w:rsidP="00375F9C">
      <w:r>
        <w:rPr>
          <w:rFonts w:hint="eastAsia"/>
        </w:rPr>
        <w:t>Call com</w:t>
      </w:r>
      <w:r>
        <w:t>’</w:t>
      </w:r>
      <w:r>
        <w:rPr>
          <w:rFonts w:hint="eastAsia"/>
        </w:rPr>
        <w:t xml:space="preserve">s </w:t>
      </w:r>
      <w:r w:rsidRPr="004B7E89">
        <w:rPr>
          <w:rFonts w:hint="eastAsia"/>
          <w:b/>
        </w:rPr>
        <w:t>destroy()</w:t>
      </w:r>
      <w:r>
        <w:rPr>
          <w:rFonts w:hint="eastAsia"/>
        </w:rPr>
        <w:t xml:space="preserve"> function to destroy the Class instance;</w:t>
      </w:r>
    </w:p>
    <w:p w:rsidR="00375F9C" w:rsidRDefault="00375F9C" w:rsidP="00375F9C">
      <w:r>
        <w:rPr>
          <w:rFonts w:hint="eastAsia"/>
        </w:rPr>
        <w:t xml:space="preserve">Call </w:t>
      </w:r>
      <w:r w:rsidRPr="004B7E89">
        <w:rPr>
          <w:rFonts w:hint="eastAsia"/>
          <w:b/>
        </w:rPr>
        <w:t>Class.destroy(</w:t>
      </w:r>
      <w:r w:rsidRPr="004B7E89">
        <w:rPr>
          <w:b/>
        </w:rPr>
        <w:t>“</w:t>
      </w:r>
      <w:r w:rsidRPr="004B7E89">
        <w:rPr>
          <w:rFonts w:hint="eastAsia"/>
          <w:b/>
        </w:rPr>
        <w:t>class name</w:t>
      </w:r>
      <w:r w:rsidRPr="004B7E89">
        <w:rPr>
          <w:b/>
        </w:rPr>
        <w:t>”</w:t>
      </w:r>
      <w:r w:rsidRPr="004B7E89">
        <w:rPr>
          <w:rFonts w:hint="eastAsia"/>
          <w:b/>
        </w:rPr>
        <w:t xml:space="preserve">) </w:t>
      </w:r>
      <w:r>
        <w:rPr>
          <w:rFonts w:hint="eastAsia"/>
        </w:rPr>
        <w:t>to destroy the Class itself.</w:t>
      </w:r>
    </w:p>
    <w:p w:rsidR="00375F9C" w:rsidRDefault="00375F9C" w:rsidP="00375F9C">
      <w:r>
        <w:rPr>
          <w:rFonts w:hint="eastAsia"/>
        </w:rPr>
        <w:t xml:space="preserve">If you used </w:t>
      </w:r>
      <w:r>
        <w:t>“</w:t>
      </w:r>
      <w:r>
        <w:rPr>
          <w:rFonts w:hint="eastAsia"/>
        </w:rPr>
        <w:t>getCom(</w:t>
      </w:r>
      <w:r>
        <w:t>‘</w:t>
      </w:r>
      <w:r>
        <w:rPr>
          <w:rFonts w:hint="eastAsia"/>
        </w:rPr>
        <w:t>module name</w:t>
      </w:r>
      <w:r>
        <w:t>’</w:t>
      </w:r>
      <w:r>
        <w:rPr>
          <w:rFonts w:hint="eastAsia"/>
        </w:rPr>
        <w:t>)</w:t>
      </w:r>
      <w:r>
        <w:t>”</w:t>
      </w:r>
      <w:r>
        <w:rPr>
          <w:rFonts w:hint="eastAsia"/>
        </w:rPr>
        <w:t xml:space="preserve"> to create an com instance, you have to call </w:t>
      </w:r>
      <w:r>
        <w:t>“</w:t>
      </w:r>
      <w:r w:rsidR="00704D04">
        <w:rPr>
          <w:rFonts w:hint="eastAsia"/>
          <w:b/>
        </w:rPr>
        <w:t>xui.</w:t>
      </w:r>
      <w:r w:rsidRPr="004B7E89">
        <w:rPr>
          <w:rFonts w:hint="eastAsia"/>
          <w:b/>
        </w:rPr>
        <w:t>ComFactory.setCom</w:t>
      </w:r>
      <w:r>
        <w:rPr>
          <w:rFonts w:hint="eastAsia"/>
          <w:b/>
        </w:rPr>
        <w:t xml:space="preserve"> </w:t>
      </w:r>
      <w:r w:rsidRPr="004B7E89">
        <w:rPr>
          <w:rFonts w:hint="eastAsia"/>
          <w:b/>
        </w:rPr>
        <w:t>(</w:t>
      </w:r>
      <w:r>
        <w:rPr>
          <w:rFonts w:hint="eastAsia"/>
          <w:b/>
        </w:rPr>
        <w:t xml:space="preserve"> </w:t>
      </w:r>
      <w:r>
        <w:rPr>
          <w:b/>
        </w:rPr>
        <w:t>‘</w:t>
      </w:r>
      <w:r w:rsidRPr="004B7E89">
        <w:rPr>
          <w:rFonts w:hint="eastAsia"/>
          <w:b/>
        </w:rPr>
        <w:t>module name</w:t>
      </w:r>
      <w:r>
        <w:rPr>
          <w:b/>
        </w:rPr>
        <w:t>’</w:t>
      </w:r>
      <w:r w:rsidRPr="004B7E89">
        <w:rPr>
          <w:rFonts w:hint="eastAsia"/>
          <w:b/>
        </w:rPr>
        <w:t>, null</w:t>
      </w:r>
      <w:r>
        <w:rPr>
          <w:rFonts w:hint="eastAsia"/>
          <w:b/>
        </w:rPr>
        <w:t xml:space="preserve"> </w:t>
      </w:r>
      <w:r w:rsidRPr="004B7E89">
        <w:rPr>
          <w:rFonts w:hint="eastAsia"/>
          <w:b/>
        </w:rPr>
        <w:t>)</w:t>
      </w:r>
      <w:r>
        <w:t>”</w:t>
      </w:r>
      <w:r>
        <w:rPr>
          <w:rFonts w:hint="eastAsia"/>
        </w:rPr>
        <w:t xml:space="preserve"> to clear that cache.</w:t>
      </w:r>
      <w:bookmarkStart w:id="197" w:name="_Toc235676293"/>
    </w:p>
    <w:p w:rsidR="00375F9C" w:rsidRDefault="00375F9C" w:rsidP="00E45D25">
      <w:pPr>
        <w:pStyle w:val="3"/>
        <w:numPr>
          <w:ilvl w:val="2"/>
          <w:numId w:val="17"/>
        </w:numPr>
      </w:pPr>
      <w:bookmarkStart w:id="198" w:name="_Toc356466325"/>
      <w:r>
        <w:rPr>
          <w:rFonts w:hint="eastAsia"/>
        </w:rPr>
        <w:t>If com exists in memory</w:t>
      </w:r>
      <w:bookmarkEnd w:id="198"/>
      <w:r w:rsidRPr="00785771">
        <w:rPr>
          <w:rFonts w:hint="eastAsia"/>
        </w:rPr>
        <w:t xml:space="preserve"> </w:t>
      </w:r>
    </w:p>
    <w:p w:rsidR="00375F9C" w:rsidRPr="00785771" w:rsidRDefault="00375F9C" w:rsidP="00375F9C">
      <w:r>
        <w:rPr>
          <w:rFonts w:hint="eastAsia"/>
        </w:rPr>
        <w:t xml:space="preserve">If a com exists in memory already, we can call it </w:t>
      </w:r>
      <w:r>
        <w:t>directly</w:t>
      </w:r>
      <w:r>
        <w:rPr>
          <w:rFonts w:hint="eastAsia"/>
        </w:rPr>
        <w:t xml:space="preserve">: </w:t>
      </w:r>
    </w:p>
    <w:p w:rsidR="00375F9C" w:rsidRDefault="005C781A" w:rsidP="00375F9C">
      <w:r>
        <w:rPr>
          <w:noProof/>
        </w:rPr>
        <mc:AlternateContent>
          <mc:Choice Requires="wpc">
            <w:drawing>
              <wp:inline distT="0" distB="0" distL="0" distR="0" wp14:anchorId="297DF649" wp14:editId="605E1720">
                <wp:extent cx="5257800" cy="459105"/>
                <wp:effectExtent l="9525" t="0" r="9525" b="7620"/>
                <wp:docPr id="550" name="画布 5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18" name="Text Box 552"/>
                        <wps:cNvSpPr txBox="1">
                          <a:spLocks noChangeArrowheads="1"/>
                        </wps:cNvSpPr>
                        <wps:spPr bwMode="auto">
                          <a:xfrm>
                            <a:off x="0" y="48895"/>
                            <a:ext cx="5257800" cy="410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F55F81" w:rsidP="00375F9C">
                              <w:pPr>
                                <w:spacing w:line="240" w:lineRule="exact"/>
                                <w:rPr>
                                  <w:sz w:val="18"/>
                                  <w:szCs w:val="18"/>
                                </w:rPr>
                              </w:pPr>
                              <w:r>
                                <w:rPr>
                                  <w:sz w:val="18"/>
                                  <w:szCs w:val="18"/>
                                </w:rPr>
                                <w:t>xui</w:t>
                              </w:r>
                              <w:r w:rsidR="0023747D" w:rsidRPr="00EE43AB">
                                <w:rPr>
                                  <w:sz w:val="18"/>
                                  <w:szCs w:val="18"/>
                                </w:rPr>
                                <w:t>(</w:t>
                              </w:r>
                              <w:r w:rsidR="0023747D">
                                <w:rPr>
                                  <w:color w:val="FF00FF"/>
                                  <w:sz w:val="18"/>
                                  <w:szCs w:val="18"/>
                                </w:rPr>
                                <w:t>'</w:t>
                              </w:r>
                              <w:r w:rsidR="0023747D">
                                <w:rPr>
                                  <w:rFonts w:hint="eastAsia"/>
                                  <w:color w:val="FF00FF"/>
                                  <w:sz w:val="18"/>
                                  <w:szCs w:val="18"/>
                                </w:rPr>
                                <w:t>body</w:t>
                              </w:r>
                              <w:r w:rsidR="0023747D" w:rsidRPr="00EE43AB">
                                <w:rPr>
                                  <w:color w:val="FF00FF"/>
                                  <w:sz w:val="18"/>
                                  <w:szCs w:val="18"/>
                                </w:rPr>
                                <w:t>'</w:t>
                              </w:r>
                              <w:r w:rsidR="0023747D" w:rsidRPr="00EE43AB">
                                <w:rPr>
                                  <w:sz w:val="18"/>
                                  <w:szCs w:val="18"/>
                                </w:rPr>
                                <w:t>)</w:t>
                              </w:r>
                              <w:r w:rsidR="0023747D">
                                <w:rPr>
                                  <w:rFonts w:hint="eastAsia"/>
                                  <w:sz w:val="18"/>
                                  <w:szCs w:val="18"/>
                                </w:rPr>
                                <w:t>.append(</w:t>
                              </w:r>
                              <w:r w:rsidR="0023747D">
                                <w:rPr>
                                  <w:rFonts w:hint="eastAsia"/>
                                  <w:color w:val="0000FF"/>
                                  <w:sz w:val="18"/>
                                  <w:szCs w:val="18"/>
                                </w:rPr>
                                <w:t xml:space="preserve">new </w:t>
                              </w:r>
                              <w:r w:rsidR="0023747D">
                                <w:rPr>
                                  <w:rFonts w:hint="eastAsia"/>
                                  <w:sz w:val="18"/>
                                  <w:szCs w:val="18"/>
                                </w:rPr>
                                <w:t>App.Acom);</w:t>
                              </w:r>
                            </w:p>
                            <w:p w:rsidR="0023747D" w:rsidRPr="00EE43AB" w:rsidRDefault="0023747D" w:rsidP="00375F9C">
                              <w:pPr>
                                <w:spacing w:line="240" w:lineRule="exact"/>
                                <w:rPr>
                                  <w:sz w:val="18"/>
                                  <w:szCs w:val="18"/>
                                </w:rPr>
                              </w:pPr>
                            </w:p>
                          </w:txbxContent>
                        </wps:txbx>
                        <wps:bodyPr rot="0" vert="horz" wrap="square" lIns="54000" tIns="46800" rIns="54000" bIns="45720" anchor="t" anchorCtr="0" upright="1">
                          <a:spAutoFit/>
                        </wps:bodyPr>
                      </wps:wsp>
                    </wpc:wpc>
                  </a:graphicData>
                </a:graphic>
              </wp:inline>
            </w:drawing>
          </mc:Choice>
          <mc:Fallback>
            <w:pict>
              <v:group id="画布 550" o:spid="_x0000_s1896" editas="canvas" style="width:414pt;height:36.15pt;mso-position-horizontal-relative:char;mso-position-vertical-relative:line" coordsize="52578,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">
                <v:shape id="_x0000_s1897" type="#_x0000_t75" style="position:absolute;width:52578;height:4591;visibility:visible;mso-wrap-style:square">
                  <v:fill o:detectmouseclick="t"/>
                  <v:path o:connecttype="none"/>
                </v:shape>
                <v:shape id="Text Box 552" o:spid="_x0000_s1898" type="#_x0000_t202" style="position:absolute;top:488;width:52578;height:4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izz8UA&#10;AADdAAAADwAAAGRycy9kb3ducmV2LnhtbESPQW/CMAyF75P2HyJP2m1N4YCgI6BpaCqXScC2u9V4&#10;TUXjVEko5d/Ph0ncbL3n9z6vt5Pv1UgxdYENzIoSFHETbMetge+vj5clqJSRLfaBycCNEmw3jw9r&#10;rGy48pHGU26VhHCq0IDLeai0To0jj6kIA7FovyF6zLLGVtuIVwn3vZ6X5UJ77FgaHA707qg5ny7e&#10;QHPeTbu6+3FxvPjlwa7q2+eiNub5aXp7BZVpynfz//XeCn45E1z5Rkb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eLPPxQAAAN0AAAAPAAAAAAAAAAAAAAAAAJgCAABkcnMv&#10;ZG93bnJldi54bWxQSwUGAAAAAAQABAD1AAAAigMAAAAA&#10;" strokeweight="1pt">
                  <v:textbox style="mso-fit-shape-to-text:t" inset="1.5mm,1.3mm,1.5mm">
                    <w:txbxContent>
                      <w:p w:rsidR="0023747D" w:rsidRDefault="00F55F81" w:rsidP="00375F9C">
                        <w:pPr>
                          <w:spacing w:line="240" w:lineRule="exact"/>
                          <w:rPr>
                            <w:sz w:val="18"/>
                            <w:szCs w:val="18"/>
                          </w:rPr>
                        </w:pPr>
                        <w:proofErr w:type="gramStart"/>
                        <w:r>
                          <w:rPr>
                            <w:sz w:val="18"/>
                            <w:szCs w:val="18"/>
                          </w:rPr>
                          <w:t>xui</w:t>
                        </w:r>
                        <w:r w:rsidR="0023747D" w:rsidRPr="00EE43AB">
                          <w:rPr>
                            <w:sz w:val="18"/>
                            <w:szCs w:val="18"/>
                          </w:rPr>
                          <w:t>(</w:t>
                        </w:r>
                        <w:proofErr w:type="gramEnd"/>
                        <w:r w:rsidR="0023747D">
                          <w:rPr>
                            <w:color w:val="FF00FF"/>
                            <w:sz w:val="18"/>
                            <w:szCs w:val="18"/>
                          </w:rPr>
                          <w:t>'</w:t>
                        </w:r>
                        <w:r w:rsidR="0023747D">
                          <w:rPr>
                            <w:rFonts w:hint="eastAsia"/>
                            <w:color w:val="FF00FF"/>
                            <w:sz w:val="18"/>
                            <w:szCs w:val="18"/>
                          </w:rPr>
                          <w:t>body</w:t>
                        </w:r>
                        <w:r w:rsidR="0023747D" w:rsidRPr="00EE43AB">
                          <w:rPr>
                            <w:color w:val="FF00FF"/>
                            <w:sz w:val="18"/>
                            <w:szCs w:val="18"/>
                          </w:rPr>
                          <w:t>'</w:t>
                        </w:r>
                        <w:r w:rsidR="0023747D" w:rsidRPr="00EE43AB">
                          <w:rPr>
                            <w:sz w:val="18"/>
                            <w:szCs w:val="18"/>
                          </w:rPr>
                          <w:t>)</w:t>
                        </w:r>
                        <w:r w:rsidR="0023747D">
                          <w:rPr>
                            <w:rFonts w:hint="eastAsia"/>
                            <w:sz w:val="18"/>
                            <w:szCs w:val="18"/>
                          </w:rPr>
                          <w:t>.append(</w:t>
                        </w:r>
                        <w:r w:rsidR="0023747D">
                          <w:rPr>
                            <w:rFonts w:hint="eastAsia"/>
                            <w:color w:val="0000FF"/>
                            <w:sz w:val="18"/>
                            <w:szCs w:val="18"/>
                          </w:rPr>
                          <w:t xml:space="preserve">new </w:t>
                        </w:r>
                        <w:r w:rsidR="0023747D">
                          <w:rPr>
                            <w:rFonts w:hint="eastAsia"/>
                            <w:sz w:val="18"/>
                            <w:szCs w:val="18"/>
                          </w:rPr>
                          <w:t>App.Acom);</w:t>
                        </w:r>
                      </w:p>
                      <w:p w:rsidR="0023747D" w:rsidRPr="00EE43AB" w:rsidRDefault="0023747D" w:rsidP="00375F9C">
                        <w:pPr>
                          <w:spacing w:line="240" w:lineRule="exact"/>
                          <w:rPr>
                            <w:sz w:val="18"/>
                            <w:szCs w:val="18"/>
                          </w:rPr>
                        </w:pPr>
                      </w:p>
                    </w:txbxContent>
                  </v:textbox>
                </v:shape>
                <w10:anchorlock/>
              </v:group>
            </w:pict>
          </mc:Fallback>
        </mc:AlternateContent>
      </w:r>
    </w:p>
    <w:p w:rsidR="00375F9C" w:rsidRDefault="00375F9C" w:rsidP="00E45D25">
      <w:pPr>
        <w:pStyle w:val="1"/>
        <w:numPr>
          <w:ilvl w:val="0"/>
          <w:numId w:val="17"/>
        </w:numPr>
      </w:pPr>
      <w:bookmarkStart w:id="199" w:name="_Toc356466326"/>
      <w:bookmarkStart w:id="200" w:name="_Toc235676294"/>
      <w:bookmarkEnd w:id="197"/>
      <w:r w:rsidRPr="006D62CC">
        <w:lastRenderedPageBreak/>
        <w:t>Some fundamental things</w:t>
      </w:r>
      <w:bookmarkEnd w:id="199"/>
    </w:p>
    <w:p w:rsidR="00375F9C" w:rsidRDefault="00375F9C" w:rsidP="00E45D25">
      <w:pPr>
        <w:pStyle w:val="2"/>
        <w:numPr>
          <w:ilvl w:val="1"/>
          <w:numId w:val="17"/>
        </w:numPr>
      </w:pPr>
      <w:bookmarkStart w:id="201" w:name="_Toc356466327"/>
      <w:r w:rsidRPr="006D62CC">
        <w:t>Pop-up window</w:t>
      </w:r>
      <w:bookmarkEnd w:id="201"/>
    </w:p>
    <w:p w:rsidR="00375F9C" w:rsidRPr="002142E9" w:rsidRDefault="00375F9C" w:rsidP="00E45D25">
      <w:pPr>
        <w:pStyle w:val="3"/>
        <w:numPr>
          <w:ilvl w:val="2"/>
          <w:numId w:val="17"/>
        </w:numPr>
      </w:pPr>
      <w:bookmarkStart w:id="202" w:name="_Toc356466328"/>
      <w:r>
        <w:rPr>
          <w:rFonts w:hint="eastAsia"/>
        </w:rPr>
        <w:t>alert window</w:t>
      </w:r>
      <w:bookmarkEnd w:id="202"/>
    </w:p>
    <w:p w:rsidR="00375F9C" w:rsidRDefault="005C781A" w:rsidP="00375F9C">
      <w:r>
        <w:rPr>
          <w:noProof/>
        </w:rPr>
        <mc:AlternateContent>
          <mc:Choice Requires="wpc">
            <w:drawing>
              <wp:inline distT="0" distB="0" distL="0" distR="0" wp14:anchorId="14AA00D7" wp14:editId="58EF0641">
                <wp:extent cx="5257800" cy="611505"/>
                <wp:effectExtent l="9525" t="0" r="9525" b="7620"/>
                <wp:docPr id="1017" name="画布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15" name="Text Box 199"/>
                        <wps:cNvSpPr txBox="1">
                          <a:spLocks noChangeArrowheads="1"/>
                        </wps:cNvSpPr>
                        <wps:spPr bwMode="auto">
                          <a:xfrm>
                            <a:off x="0" y="48895"/>
                            <a:ext cx="5257800" cy="562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E43AB" w:rsidRDefault="00F55F81" w:rsidP="00375F9C">
                              <w:pPr>
                                <w:spacing w:line="240" w:lineRule="exact"/>
                                <w:rPr>
                                  <w:sz w:val="18"/>
                                  <w:szCs w:val="18"/>
                                </w:rPr>
                              </w:pPr>
                              <w:r>
                                <w:rPr>
                                  <w:sz w:val="18"/>
                                  <w:szCs w:val="18"/>
                                </w:rPr>
                                <w:t>xui</w:t>
                              </w:r>
                              <w:r w:rsidR="0023747D" w:rsidRPr="00EE43AB">
                                <w:rPr>
                                  <w:sz w:val="18"/>
                                  <w:szCs w:val="18"/>
                                </w:rPr>
                                <w:t>.alert(</w:t>
                              </w:r>
                              <w:r w:rsidR="0023747D">
                                <w:rPr>
                                  <w:color w:val="FF00FF"/>
                                  <w:sz w:val="18"/>
                                  <w:szCs w:val="18"/>
                                </w:rPr>
                                <w:t>'</w:t>
                              </w:r>
                              <w:r w:rsidR="0023747D">
                                <w:rPr>
                                  <w:rFonts w:hint="eastAsia"/>
                                  <w:color w:val="FF00FF"/>
                                  <w:sz w:val="18"/>
                                  <w:szCs w:val="18"/>
                                </w:rPr>
                                <w:t>title</w:t>
                              </w:r>
                              <w:r w:rsidR="0023747D" w:rsidRPr="00EE43AB">
                                <w:rPr>
                                  <w:color w:val="FF00FF"/>
                                  <w:sz w:val="18"/>
                                  <w:szCs w:val="18"/>
                                </w:rPr>
                                <w:t>'</w:t>
                              </w:r>
                              <w:r w:rsidR="0023747D" w:rsidRPr="00EE43AB">
                                <w:rPr>
                                  <w:sz w:val="18"/>
                                  <w:szCs w:val="18"/>
                                </w:rPr>
                                <w:t>,</w:t>
                              </w:r>
                              <w:r w:rsidR="0023747D" w:rsidRPr="00EE43AB">
                                <w:rPr>
                                  <w:color w:val="FF00FF"/>
                                  <w:sz w:val="18"/>
                                  <w:szCs w:val="18"/>
                                </w:rPr>
                                <w:t>'message'</w:t>
                              </w:r>
                              <w:r w:rsidR="0023747D" w:rsidRPr="00EE43AB">
                                <w:rPr>
                                  <w:sz w:val="18"/>
                                  <w:szCs w:val="18"/>
                                </w:rPr>
                                <w:t>,</w:t>
                              </w:r>
                              <w:r w:rsidR="0023747D" w:rsidRPr="00EE43AB">
                                <w:rPr>
                                  <w:color w:val="0000FF"/>
                                  <w:sz w:val="18"/>
                                  <w:szCs w:val="18"/>
                                </w:rPr>
                                <w:t>function</w:t>
                              </w:r>
                              <w:r w:rsidR="0023747D"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sidR="00F55F81">
                                <w:rPr>
                                  <w:sz w:val="18"/>
                                  <w:szCs w:val="18"/>
                                </w:rPr>
                                <w:t>xui</w:t>
                              </w:r>
                              <w:r w:rsidRPr="00EE43AB">
                                <w:rPr>
                                  <w:sz w:val="18"/>
                                  <w:szCs w:val="18"/>
                                </w:rPr>
                                <w:t>.message(</w:t>
                              </w:r>
                              <w:r>
                                <w:rPr>
                                  <w:color w:val="FF00FF"/>
                                  <w:sz w:val="18"/>
                                  <w:szCs w:val="18"/>
                                </w:rPr>
                                <w:t>'You cl</w:t>
                              </w:r>
                              <w:r>
                                <w:rPr>
                                  <w:rFonts w:hint="eastAsia"/>
                                  <w:color w:val="FF00FF"/>
                                  <w:sz w:val="18"/>
                                  <w:szCs w:val="18"/>
                                </w:rPr>
                                <w:t>ose this window!</w:t>
                              </w:r>
                              <w:r w:rsidRPr="00EE43AB">
                                <w:rPr>
                                  <w:color w:val="FF00FF"/>
                                  <w:sz w:val="18"/>
                                  <w:szCs w:val="18"/>
                                </w:rPr>
                                <w:t>'</w:t>
                              </w:r>
                              <w:r w:rsidRPr="00EE43AB">
                                <w:rPr>
                                  <w:sz w:val="18"/>
                                  <w:szCs w:val="18"/>
                                </w:rPr>
                                <w:t>)</w:t>
                              </w:r>
                            </w:p>
                            <w:p w:rsidR="0023747D" w:rsidRPr="00EE43AB" w:rsidRDefault="0023747D" w:rsidP="00375F9C">
                              <w:pPr>
                                <w:spacing w:line="240" w:lineRule="exact"/>
                                <w:rPr>
                                  <w:sz w:val="18"/>
                                  <w:szCs w:val="18"/>
                                </w:rPr>
                              </w:pPr>
                              <w:r>
                                <w:rPr>
                                  <w:sz w:val="18"/>
                                  <w:szCs w:val="18"/>
                                </w:rPr>
                                <w:t>}</w:t>
                              </w:r>
                              <w:r>
                                <w:rPr>
                                  <w:rFonts w:hint="eastAsia"/>
                                  <w:sz w:val="18"/>
                                  <w:szCs w:val="18"/>
                                </w:rPr>
                                <w:t xml:space="preserve">, </w:t>
                              </w:r>
                              <w:r>
                                <w:rPr>
                                  <w:color w:val="FF00FF"/>
                                  <w:sz w:val="18"/>
                                  <w:szCs w:val="18"/>
                                </w:rPr>
                                <w:t>'</w:t>
                              </w:r>
                              <w:r>
                                <w:rPr>
                                  <w:rFonts w:hint="eastAsia"/>
                                  <w:color w:val="FF00FF"/>
                                  <w:sz w:val="18"/>
                                  <w:szCs w:val="18"/>
                                </w:rPr>
                                <w:t>O K</w:t>
                              </w:r>
                              <w:r w:rsidRPr="00EE43AB">
                                <w:rPr>
                                  <w:color w:val="FF00FF"/>
                                  <w:sz w:val="18"/>
                                  <w:szCs w:val="18"/>
                                </w:rPr>
                                <w:t>'</w:t>
                              </w:r>
                              <w:r w:rsidRPr="00EE43AB">
                                <w:rPr>
                                  <w:sz w:val="18"/>
                                  <w:szCs w:val="18"/>
                                </w:rPr>
                                <w:t>,</w:t>
                              </w:r>
                              <w:r>
                                <w:rPr>
                                  <w:rFonts w:hint="eastAsia"/>
                                  <w:sz w:val="18"/>
                                  <w:szCs w:val="18"/>
                                </w:rPr>
                                <w:t xml:space="preserve"> </w:t>
                              </w:r>
                              <w:r w:rsidRPr="00EE43AB">
                                <w:rPr>
                                  <w:color w:val="800000"/>
                                  <w:sz w:val="18"/>
                                  <w:szCs w:val="18"/>
                                </w:rPr>
                                <w:t>50</w:t>
                              </w:r>
                              <w:r w:rsidRPr="00EE43AB">
                                <w:rPr>
                                  <w:sz w:val="18"/>
                                  <w:szCs w:val="18"/>
                                </w:rPr>
                                <w:t>,</w:t>
                              </w:r>
                              <w:r>
                                <w:rPr>
                                  <w:rFonts w:hint="eastAsia"/>
                                  <w:sz w:val="18"/>
                                  <w:szCs w:val="18"/>
                                </w:rPr>
                                <w:t xml:space="preserve"> </w:t>
                              </w:r>
                              <w:r w:rsidRPr="00EE43AB">
                                <w:rPr>
                                  <w:color w:val="800000"/>
                                  <w:sz w:val="18"/>
                                  <w:szCs w:val="18"/>
                                </w:rPr>
                                <w:t>100</w:t>
                              </w:r>
                              <w:r w:rsidRPr="00EE43AB">
                                <w:rPr>
                                  <w:sz w:val="18"/>
                                  <w:szCs w:val="18"/>
                                </w:rPr>
                                <w:t>);</w:t>
                              </w:r>
                            </w:p>
                          </w:txbxContent>
                        </wps:txbx>
                        <wps:bodyPr rot="0" vert="horz" wrap="square" lIns="54000" tIns="46800" rIns="54000" bIns="45720" anchor="t" anchorCtr="0" upright="1">
                          <a:spAutoFit/>
                        </wps:bodyPr>
                      </wps:wsp>
                      <wps:wsp>
                        <wps:cNvPr id="1016" name="AutoShape 201"/>
                        <wps:cNvSpPr>
                          <a:spLocks noChangeArrowheads="1"/>
                        </wps:cNvSpPr>
                        <wps:spPr bwMode="auto">
                          <a:xfrm flipH="1">
                            <a:off x="2400300" y="198120"/>
                            <a:ext cx="1943100" cy="198120"/>
                          </a:xfrm>
                          <a:prstGeom prst="wedgeRoundRectCallout">
                            <a:avLst>
                              <a:gd name="adj1" fmla="val 74574"/>
                              <a:gd name="adj2" fmla="val -6442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Fired after user close the window</w:t>
                              </w:r>
                            </w:p>
                          </w:txbxContent>
                        </wps:txbx>
                        <wps:bodyPr rot="0" vert="horz" wrap="square" lIns="0" tIns="0" rIns="0" bIns="0" anchor="t" anchorCtr="0" upright="1">
                          <a:noAutofit/>
                        </wps:bodyPr>
                      </wps:wsp>
                    </wpc:wpc>
                  </a:graphicData>
                </a:graphic>
              </wp:inline>
            </w:drawing>
          </mc:Choice>
          <mc:Fallback>
            <w:pict>
              <v:group id="画布 197" o:spid="_x0000_s1899" editas="canvas" style="width:414pt;height:48.15pt;mso-position-horizontal-relative:char;mso-position-vertical-relative:line" coordsize="52578,6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">
                <v:shape id="_x0000_s1900" type="#_x0000_t75" style="position:absolute;width:52578;height:6115;visibility:visible;mso-wrap-style:square">
                  <v:fill o:detectmouseclick="t"/>
                  <v:path o:connecttype="none"/>
                </v:shape>
                <v:shape id="Text Box 199" o:spid="_x0000_s1901" type="#_x0000_t202" style="position:absolute;top:488;width:52578;height:5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kcUcIA&#10;AADdAAAADwAAAGRycy9kb3ducmV2LnhtbERP32vCMBB+F/wfwg32pqmDiaumMpTRvQzUbe9Hczal&#10;zaUksdb/fhkIvt3H9/M229F2YiAfGscKFvMMBHHldMO1gp/vj9kKRIjIGjvHpOBGAbbFdLLBXLsr&#10;H2k4xVqkEA45KjAx9rmUoTJkMcxdT5y4s/MWY4K+ltrjNYXbTr5k2VJabDg1GOxpZ6hqTxeroGr3&#10;475sfo0fLnZ10G/l7WtZKvX8NL6vQUQa40N8d3/qND9bvML/N+kEW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eRxRwgAAAN0AAAAPAAAAAAAAAAAAAAAAAJgCAABkcnMvZG93&#10;bnJldi54bWxQSwUGAAAAAAQABAD1AAAAhwMAAAAA&#10;" strokeweight="1pt">
                  <v:textbox style="mso-fit-shape-to-text:t" inset="1.5mm,1.3mm,1.5mm">
                    <w:txbxContent>
                      <w:p w:rsidR="0023747D" w:rsidRPr="00EE43AB" w:rsidRDefault="00F55F81" w:rsidP="00375F9C">
                        <w:pPr>
                          <w:spacing w:line="240" w:lineRule="exact"/>
                          <w:rPr>
                            <w:sz w:val="18"/>
                            <w:szCs w:val="18"/>
                          </w:rPr>
                        </w:pPr>
                        <w:proofErr w:type="gramStart"/>
                        <w:r>
                          <w:rPr>
                            <w:sz w:val="18"/>
                            <w:szCs w:val="18"/>
                          </w:rPr>
                          <w:t>xui</w:t>
                        </w:r>
                        <w:r w:rsidR="0023747D" w:rsidRPr="00EE43AB">
                          <w:rPr>
                            <w:sz w:val="18"/>
                            <w:szCs w:val="18"/>
                          </w:rPr>
                          <w:t>.alert(</w:t>
                        </w:r>
                        <w:proofErr w:type="gramEnd"/>
                        <w:r w:rsidR="0023747D">
                          <w:rPr>
                            <w:color w:val="FF00FF"/>
                            <w:sz w:val="18"/>
                            <w:szCs w:val="18"/>
                          </w:rPr>
                          <w:t>'</w:t>
                        </w:r>
                        <w:r w:rsidR="0023747D">
                          <w:rPr>
                            <w:rFonts w:hint="eastAsia"/>
                            <w:color w:val="FF00FF"/>
                            <w:sz w:val="18"/>
                            <w:szCs w:val="18"/>
                          </w:rPr>
                          <w:t>title</w:t>
                        </w:r>
                        <w:r w:rsidR="0023747D" w:rsidRPr="00EE43AB">
                          <w:rPr>
                            <w:color w:val="FF00FF"/>
                            <w:sz w:val="18"/>
                            <w:szCs w:val="18"/>
                          </w:rPr>
                          <w:t>'</w:t>
                        </w:r>
                        <w:r w:rsidR="0023747D" w:rsidRPr="00EE43AB">
                          <w:rPr>
                            <w:sz w:val="18"/>
                            <w:szCs w:val="18"/>
                          </w:rPr>
                          <w:t>,</w:t>
                        </w:r>
                        <w:r w:rsidR="0023747D" w:rsidRPr="00EE43AB">
                          <w:rPr>
                            <w:color w:val="FF00FF"/>
                            <w:sz w:val="18"/>
                            <w:szCs w:val="18"/>
                          </w:rPr>
                          <w:t>'message'</w:t>
                        </w:r>
                        <w:r w:rsidR="0023747D" w:rsidRPr="00EE43AB">
                          <w:rPr>
                            <w:sz w:val="18"/>
                            <w:szCs w:val="18"/>
                          </w:rPr>
                          <w:t>,</w:t>
                        </w:r>
                        <w:r w:rsidR="0023747D" w:rsidRPr="00EE43AB">
                          <w:rPr>
                            <w:color w:val="0000FF"/>
                            <w:sz w:val="18"/>
                            <w:szCs w:val="18"/>
                          </w:rPr>
                          <w:t>function</w:t>
                        </w:r>
                        <w:r w:rsidR="0023747D"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00F55F81">
                          <w:rPr>
                            <w:sz w:val="18"/>
                            <w:szCs w:val="18"/>
                          </w:rPr>
                          <w:t>xui</w:t>
                        </w:r>
                        <w:r w:rsidRPr="00EE43AB">
                          <w:rPr>
                            <w:sz w:val="18"/>
                            <w:szCs w:val="18"/>
                          </w:rPr>
                          <w:t>.message(</w:t>
                        </w:r>
                        <w:proofErr w:type="gramEnd"/>
                        <w:r>
                          <w:rPr>
                            <w:color w:val="FF00FF"/>
                            <w:sz w:val="18"/>
                            <w:szCs w:val="18"/>
                          </w:rPr>
                          <w:t>'You cl</w:t>
                        </w:r>
                        <w:r>
                          <w:rPr>
                            <w:rFonts w:hint="eastAsia"/>
                            <w:color w:val="FF00FF"/>
                            <w:sz w:val="18"/>
                            <w:szCs w:val="18"/>
                          </w:rPr>
                          <w:t>ose this window!</w:t>
                        </w:r>
                        <w:r w:rsidRPr="00EE43AB">
                          <w:rPr>
                            <w:color w:val="FF00FF"/>
                            <w:sz w:val="18"/>
                            <w:szCs w:val="18"/>
                          </w:rPr>
                          <w:t>'</w:t>
                        </w:r>
                        <w:r w:rsidRPr="00EE43AB">
                          <w:rPr>
                            <w:sz w:val="18"/>
                            <w:szCs w:val="18"/>
                          </w:rPr>
                          <w:t>)</w:t>
                        </w:r>
                      </w:p>
                      <w:p w:rsidR="0023747D" w:rsidRPr="00EE43AB" w:rsidRDefault="0023747D" w:rsidP="00375F9C">
                        <w:pPr>
                          <w:spacing w:line="240" w:lineRule="exact"/>
                          <w:rPr>
                            <w:sz w:val="18"/>
                            <w:szCs w:val="18"/>
                          </w:rPr>
                        </w:pPr>
                        <w:r>
                          <w:rPr>
                            <w:sz w:val="18"/>
                            <w:szCs w:val="18"/>
                          </w:rPr>
                          <w:t>}</w:t>
                        </w:r>
                        <w:r>
                          <w:rPr>
                            <w:rFonts w:hint="eastAsia"/>
                            <w:sz w:val="18"/>
                            <w:szCs w:val="18"/>
                          </w:rPr>
                          <w:t xml:space="preserve">, </w:t>
                        </w:r>
                        <w:r>
                          <w:rPr>
                            <w:color w:val="FF00FF"/>
                            <w:sz w:val="18"/>
                            <w:szCs w:val="18"/>
                          </w:rPr>
                          <w:t>'</w:t>
                        </w:r>
                        <w:r>
                          <w:rPr>
                            <w:rFonts w:hint="eastAsia"/>
                            <w:color w:val="FF00FF"/>
                            <w:sz w:val="18"/>
                            <w:szCs w:val="18"/>
                          </w:rPr>
                          <w:t>O K</w:t>
                        </w:r>
                        <w:r w:rsidRPr="00EE43AB">
                          <w:rPr>
                            <w:color w:val="FF00FF"/>
                            <w:sz w:val="18"/>
                            <w:szCs w:val="18"/>
                          </w:rPr>
                          <w:t>'</w:t>
                        </w:r>
                        <w:r w:rsidRPr="00EE43AB">
                          <w:rPr>
                            <w:sz w:val="18"/>
                            <w:szCs w:val="18"/>
                          </w:rPr>
                          <w:t>,</w:t>
                        </w:r>
                        <w:r>
                          <w:rPr>
                            <w:rFonts w:hint="eastAsia"/>
                            <w:sz w:val="18"/>
                            <w:szCs w:val="18"/>
                          </w:rPr>
                          <w:t xml:space="preserve"> </w:t>
                        </w:r>
                        <w:r w:rsidRPr="00EE43AB">
                          <w:rPr>
                            <w:color w:val="800000"/>
                            <w:sz w:val="18"/>
                            <w:szCs w:val="18"/>
                          </w:rPr>
                          <w:t>50</w:t>
                        </w:r>
                        <w:r w:rsidRPr="00EE43AB">
                          <w:rPr>
                            <w:sz w:val="18"/>
                            <w:szCs w:val="18"/>
                          </w:rPr>
                          <w:t>,</w:t>
                        </w:r>
                        <w:r>
                          <w:rPr>
                            <w:rFonts w:hint="eastAsia"/>
                            <w:sz w:val="18"/>
                            <w:szCs w:val="18"/>
                          </w:rPr>
                          <w:t xml:space="preserve"> </w:t>
                        </w:r>
                        <w:r w:rsidRPr="00EE43AB">
                          <w:rPr>
                            <w:color w:val="800000"/>
                            <w:sz w:val="18"/>
                            <w:szCs w:val="18"/>
                          </w:rPr>
                          <w:t>100</w:t>
                        </w:r>
                        <w:r w:rsidRPr="00EE43AB">
                          <w:rPr>
                            <w:sz w:val="18"/>
                            <w:szCs w:val="18"/>
                          </w:rPr>
                          <w:t>);</w:t>
                        </w:r>
                      </w:p>
                    </w:txbxContent>
                  </v:textbox>
                </v:shape>
                <v:shape id="AutoShape 201" o:spid="_x0000_s1902" type="#_x0000_t62" style="position:absolute;left:24003;top:1981;width:1943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yuecMA&#10;AADdAAAADwAAAGRycy9kb3ducmV2LnhtbERPTYvCMBC9L/gfwgh7WTRxEZFqFBGE3b1ZFTyOzdhW&#10;m0lpsm3992Zhwds83ucs172tREuNLx1rmIwVCOLMmZJzDcfDbjQH4QOywcoxaXiQh/Vq8LbExLiO&#10;99SmIRcxhH2CGooQ6kRKnxVk0Y9dTRy5q2sshgibXJoGuxhuK/mp1ExaLDk2FFjTtqDsnv5aDfnP&#10;x3nKoTbz63RTnR7pLb1837R+H/abBYhAfXiJ/91fJs5Xkxn8fRN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yuecMAAADdAAAADwAAAAAAAAAAAAAAAACYAgAAZHJzL2Rv&#10;d25yZXYueG1sUEsFBgAAAAAEAAQA9QAAAIgDAAAAAA==&#10;" adj="26908,-3116" fillcolor="#ff9">
                  <v:textbox inset="0,0,0,0">
                    <w:txbxContent>
                      <w:p w:rsidR="0023747D" w:rsidRPr="000E23E9" w:rsidRDefault="0023747D" w:rsidP="00375F9C">
                        <w:pPr>
                          <w:rPr>
                            <w:szCs w:val="18"/>
                          </w:rPr>
                        </w:pPr>
                        <w:r>
                          <w:rPr>
                            <w:rFonts w:hint="eastAsia"/>
                            <w:szCs w:val="18"/>
                          </w:rPr>
                          <w:t>Fired after user close the window</w:t>
                        </w:r>
                      </w:p>
                    </w:txbxContent>
                  </v:textbox>
                </v:shape>
                <w10:anchorlock/>
              </v:group>
            </w:pict>
          </mc:Fallback>
        </mc:AlternateContent>
      </w:r>
    </w:p>
    <w:p w:rsidR="00375F9C" w:rsidRPr="00EE43AB" w:rsidRDefault="005C781A" w:rsidP="00375F9C">
      <w:r>
        <w:rPr>
          <w:rFonts w:hint="eastAsia"/>
          <w:noProof/>
        </w:rPr>
        <w:drawing>
          <wp:inline distT="0" distB="0" distL="0" distR="0" wp14:anchorId="64CFD6C2" wp14:editId="146EC6F1">
            <wp:extent cx="1885950" cy="1304925"/>
            <wp:effectExtent l="0" t="0" r="0" b="9525"/>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885950" cy="1304925"/>
                    </a:xfrm>
                    <a:prstGeom prst="rect">
                      <a:avLst/>
                    </a:prstGeom>
                    <a:noFill/>
                    <a:ln>
                      <a:noFill/>
                    </a:ln>
                  </pic:spPr>
                </pic:pic>
              </a:graphicData>
            </a:graphic>
          </wp:inline>
        </w:drawing>
      </w:r>
      <w:r w:rsidR="00375F9C">
        <w:rPr>
          <w:rFonts w:hint="eastAsia"/>
        </w:rPr>
        <w:t>a</w:t>
      </w:r>
    </w:p>
    <w:p w:rsidR="00375F9C" w:rsidRDefault="00375F9C" w:rsidP="00E45D25">
      <w:pPr>
        <w:pStyle w:val="3"/>
        <w:numPr>
          <w:ilvl w:val="2"/>
          <w:numId w:val="17"/>
        </w:numPr>
      </w:pPr>
      <w:bookmarkStart w:id="203" w:name="_Toc356466329"/>
      <w:r>
        <w:rPr>
          <w:rFonts w:hint="eastAsia"/>
        </w:rPr>
        <w:t>confirm window</w:t>
      </w:r>
      <w:bookmarkEnd w:id="203"/>
    </w:p>
    <w:p w:rsidR="00375F9C" w:rsidRDefault="005C781A" w:rsidP="00375F9C">
      <w:r>
        <w:rPr>
          <w:noProof/>
        </w:rPr>
        <mc:AlternateContent>
          <mc:Choice Requires="wpc">
            <w:drawing>
              <wp:inline distT="0" distB="0" distL="0" distR="0" wp14:anchorId="78D2C5B1" wp14:editId="48F715B4">
                <wp:extent cx="5257800" cy="1287780"/>
                <wp:effectExtent l="9525" t="0" r="9525" b="0"/>
                <wp:docPr id="1014" name="画布 2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10" name="Text Box 204"/>
                        <wps:cNvSpPr txBox="1">
                          <a:spLocks noChangeArrowheads="1"/>
                        </wps:cNvSpPr>
                        <wps:spPr bwMode="auto">
                          <a:xfrm>
                            <a:off x="0" y="48895"/>
                            <a:ext cx="5257800" cy="113982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E43AB" w:rsidRDefault="00F55F81" w:rsidP="00375F9C">
                              <w:pPr>
                                <w:spacing w:line="240" w:lineRule="exact"/>
                                <w:rPr>
                                  <w:sz w:val="18"/>
                                  <w:szCs w:val="18"/>
                                </w:rPr>
                              </w:pPr>
                              <w:r>
                                <w:rPr>
                                  <w:sz w:val="18"/>
                                  <w:szCs w:val="18"/>
                                </w:rPr>
                                <w:t>xui</w:t>
                              </w:r>
                              <w:r w:rsidR="0023747D" w:rsidRPr="00EE43AB">
                                <w:rPr>
                                  <w:sz w:val="18"/>
                                  <w:szCs w:val="18"/>
                                </w:rPr>
                                <w:t>.confirm(</w:t>
                              </w:r>
                              <w:r w:rsidR="0023747D">
                                <w:rPr>
                                  <w:color w:val="FF00FF"/>
                                  <w:sz w:val="18"/>
                                  <w:szCs w:val="18"/>
                                </w:rPr>
                                <w:t>'</w:t>
                              </w:r>
                              <w:r w:rsidR="0023747D">
                                <w:rPr>
                                  <w:rFonts w:hint="eastAsia"/>
                                  <w:color w:val="FF00FF"/>
                                  <w:sz w:val="18"/>
                                  <w:szCs w:val="18"/>
                                </w:rPr>
                                <w:t>title</w:t>
                              </w:r>
                              <w:r w:rsidR="0023747D" w:rsidRPr="00EE43AB">
                                <w:rPr>
                                  <w:color w:val="FF00FF"/>
                                  <w:sz w:val="18"/>
                                  <w:szCs w:val="18"/>
                                </w:rPr>
                                <w:t>'</w:t>
                              </w:r>
                              <w:r w:rsidR="0023747D" w:rsidRPr="00EE43AB">
                                <w:rPr>
                                  <w:sz w:val="18"/>
                                  <w:szCs w:val="18"/>
                                </w:rPr>
                                <w:t>,</w:t>
                              </w:r>
                              <w:r w:rsidR="0023747D">
                                <w:rPr>
                                  <w:color w:val="FF00FF"/>
                                  <w:sz w:val="18"/>
                                  <w:szCs w:val="18"/>
                                </w:rPr>
                                <w:t>'</w:t>
                              </w:r>
                              <w:r w:rsidR="0023747D">
                                <w:rPr>
                                  <w:rFonts w:hint="eastAsia"/>
                                  <w:color w:val="FF00FF"/>
                                  <w:sz w:val="18"/>
                                  <w:szCs w:val="18"/>
                                </w:rPr>
                                <w:t>confirm?</w:t>
                              </w:r>
                              <w:r w:rsidR="0023747D" w:rsidRPr="00EE43AB">
                                <w:rPr>
                                  <w:color w:val="FF00FF"/>
                                  <w:sz w:val="18"/>
                                  <w:szCs w:val="18"/>
                                </w:rPr>
                                <w:t>'</w:t>
                              </w:r>
                              <w:r w:rsidR="0023747D" w:rsidRPr="00EE43AB">
                                <w:rPr>
                                  <w:sz w:val="18"/>
                                  <w:szCs w:val="18"/>
                                </w:rPr>
                                <w:t>,</w:t>
                              </w:r>
                              <w:r w:rsidR="0023747D" w:rsidRPr="00EE43AB">
                                <w:rPr>
                                  <w:color w:val="0000FF"/>
                                  <w:sz w:val="18"/>
                                  <w:szCs w:val="18"/>
                                </w:rPr>
                                <w:t>function</w:t>
                              </w:r>
                              <w:r w:rsidR="0023747D"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sidR="00F55F81">
                                <w:rPr>
                                  <w:sz w:val="18"/>
                                  <w:szCs w:val="18"/>
                                </w:rPr>
                                <w:t>xui</w:t>
                              </w:r>
                              <w:r w:rsidRPr="00EE43AB">
                                <w:rPr>
                                  <w:sz w:val="18"/>
                                  <w:szCs w:val="18"/>
                                </w:rPr>
                                <w:t>.message(</w:t>
                              </w:r>
                              <w:r w:rsidRPr="00EE43AB">
                                <w:rPr>
                                  <w:color w:val="FF00FF"/>
                                  <w:sz w:val="18"/>
                                  <w:szCs w:val="18"/>
                                </w:rPr>
                                <w:t xml:space="preserve">'You </w:t>
                              </w:r>
                              <w:r>
                                <w:rPr>
                                  <w:rFonts w:hint="eastAsia"/>
                                  <w:color w:val="FF00FF"/>
                                  <w:sz w:val="18"/>
                                  <w:szCs w:val="18"/>
                                </w:rPr>
                                <w:t>confirmed it</w:t>
                              </w:r>
                              <w:r w:rsidRPr="00EE43AB">
                                <w:rPr>
                                  <w:color w:val="FF00FF"/>
                                  <w:sz w:val="18"/>
                                  <w:szCs w:val="18"/>
                                </w:rPr>
                                <w:t>'</w:t>
                              </w:r>
                              <w:r w:rsidRPr="00EE43AB">
                                <w:rPr>
                                  <w:sz w:val="18"/>
                                  <w:szCs w:val="18"/>
                                </w:rPr>
                                <w:t>)</w:t>
                              </w:r>
                            </w:p>
                            <w:p w:rsidR="0023747D" w:rsidRDefault="0023747D" w:rsidP="00375F9C">
                              <w:pPr>
                                <w:spacing w:line="240" w:lineRule="exact"/>
                                <w:ind w:firstLine="360"/>
                                <w:rPr>
                                  <w:sz w:val="18"/>
                                  <w:szCs w:val="18"/>
                                </w:rPr>
                              </w:pPr>
                              <w:r w:rsidRPr="00EE43AB">
                                <w:rPr>
                                  <w:sz w:val="18"/>
                                  <w:szCs w:val="18"/>
                                </w:rPr>
                                <w:t>},</w:t>
                              </w:r>
                            </w:p>
                            <w:p w:rsidR="0023747D" w:rsidRPr="00EE43AB" w:rsidRDefault="0023747D" w:rsidP="00375F9C">
                              <w:pPr>
                                <w:spacing w:line="240" w:lineRule="exact"/>
                                <w:ind w:firstLine="360"/>
                                <w:rPr>
                                  <w:sz w:val="18"/>
                                  <w:szCs w:val="18"/>
                                </w:rPr>
                              </w:pPr>
                              <w:r w:rsidRPr="00EE43AB">
                                <w:rPr>
                                  <w:color w:val="0000FF"/>
                                  <w:sz w:val="18"/>
                                  <w:szCs w:val="18"/>
                                </w:rPr>
                                <w:t>function</w:t>
                              </w:r>
                              <w:r w:rsidRPr="00EE43AB">
                                <w:rPr>
                                  <w:sz w:val="18"/>
                                  <w:szCs w:val="18"/>
                                </w:rPr>
                                <w:t>(</w:t>
                              </w:r>
                              <w:r>
                                <w:rPr>
                                  <w:rFonts w:hint="eastAsia"/>
                                  <w:sz w:val="18"/>
                                  <w:szCs w:val="18"/>
                                </w:rPr>
                                <w:t>type</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sidR="00F55F81">
                                <w:rPr>
                                  <w:sz w:val="18"/>
                                  <w:szCs w:val="18"/>
                                </w:rPr>
                                <w:t>xui</w:t>
                              </w:r>
                              <w:r w:rsidRPr="00EE43AB">
                                <w:rPr>
                                  <w:sz w:val="18"/>
                                  <w:szCs w:val="18"/>
                                </w:rPr>
                                <w:t>.message(</w:t>
                              </w:r>
                              <w:r w:rsidRPr="002142E9">
                                <w:rPr>
                                  <w:color w:val="FF00FF"/>
                                  <w:sz w:val="18"/>
                                  <w:szCs w:val="18"/>
                                </w:rPr>
                                <w:t xml:space="preserve">" </w:t>
                              </w:r>
                              <w:r>
                                <w:rPr>
                                  <w:rFonts w:hint="eastAsia"/>
                                  <w:color w:val="FF00FF"/>
                                  <w:sz w:val="18"/>
                                  <w:szCs w:val="18"/>
                                </w:rPr>
                                <w:t>Y</w:t>
                              </w:r>
                              <w:r w:rsidRPr="00EE43AB">
                                <w:rPr>
                                  <w:color w:val="FF00FF"/>
                                  <w:sz w:val="18"/>
                                  <w:szCs w:val="18"/>
                                </w:rPr>
                                <w:t xml:space="preserve">ou </w:t>
                              </w:r>
                              <w:r>
                                <w:rPr>
                                  <w:rFonts w:hint="eastAsia"/>
                                  <w:color w:val="FF00FF"/>
                                  <w:sz w:val="18"/>
                                  <w:szCs w:val="18"/>
                                </w:rPr>
                                <w:t>didn</w:t>
                              </w:r>
                              <w:r>
                                <w:rPr>
                                  <w:color w:val="FF00FF"/>
                                  <w:sz w:val="18"/>
                                  <w:szCs w:val="18"/>
                                </w:rPr>
                                <w:t>’</w:t>
                              </w:r>
                              <w:r>
                                <w:rPr>
                                  <w:rFonts w:hint="eastAsia"/>
                                  <w:color w:val="FF00FF"/>
                                  <w:sz w:val="18"/>
                                  <w:szCs w:val="18"/>
                                </w:rPr>
                                <w:t>t cofirm it -</w:t>
                              </w:r>
                              <w:r w:rsidRPr="002142E9">
                                <w:rPr>
                                  <w:color w:val="FF00FF"/>
                                  <w:sz w:val="18"/>
                                  <w:szCs w:val="18"/>
                                </w:rPr>
                                <w:t>"</w:t>
                              </w:r>
                              <w:r>
                                <w:rPr>
                                  <w:rFonts w:hint="eastAsia"/>
                                  <w:color w:val="FF00FF"/>
                                  <w:sz w:val="18"/>
                                  <w:szCs w:val="18"/>
                                </w:rPr>
                                <w:t xml:space="preserve"> + </w:t>
                              </w:r>
                              <w:r>
                                <w:rPr>
                                  <w:rFonts w:hint="eastAsia"/>
                                  <w:sz w:val="18"/>
                                  <w:szCs w:val="18"/>
                                </w:rPr>
                                <w:t>type</w:t>
                              </w:r>
                              <w:r w:rsidRPr="00EE43AB">
                                <w:rPr>
                                  <w:sz w:val="18"/>
                                  <w:szCs w:val="18"/>
                                </w:rPr>
                                <w:t>)</w:t>
                              </w:r>
                            </w:p>
                            <w:p w:rsidR="0023747D" w:rsidRPr="00EE43AB" w:rsidRDefault="0023747D" w:rsidP="00375F9C">
                              <w:pPr>
                                <w:spacing w:line="240" w:lineRule="exact"/>
                                <w:ind w:firstLine="360"/>
                                <w:rPr>
                                  <w:sz w:val="18"/>
                                  <w:szCs w:val="18"/>
                                </w:rPr>
                              </w:pPr>
                              <w:r w:rsidRPr="00EE43AB">
                                <w:rPr>
                                  <w:sz w:val="18"/>
                                  <w:szCs w:val="18"/>
                                </w:rPr>
                                <w:t>},</w:t>
                              </w:r>
                              <w:r>
                                <w:rPr>
                                  <w:color w:val="FF00FF"/>
                                  <w:sz w:val="18"/>
                                  <w:szCs w:val="18"/>
                                </w:rPr>
                                <w:t>'</w:t>
                              </w:r>
                              <w:r>
                                <w:rPr>
                                  <w:rFonts w:hint="eastAsia"/>
                                  <w:color w:val="FF00FF"/>
                                  <w:sz w:val="18"/>
                                  <w:szCs w:val="18"/>
                                </w:rPr>
                                <w:t>YES</w:t>
                              </w:r>
                              <w:r w:rsidRPr="00EE43AB">
                                <w:rPr>
                                  <w:color w:val="FF00FF"/>
                                  <w:sz w:val="18"/>
                                  <w:szCs w:val="18"/>
                                </w:rPr>
                                <w:t>'</w:t>
                              </w:r>
                              <w:r w:rsidRPr="00EE43AB">
                                <w:rPr>
                                  <w:sz w:val="18"/>
                                  <w:szCs w:val="18"/>
                                </w:rPr>
                                <w:t>,</w:t>
                              </w:r>
                              <w:r w:rsidRPr="00135B2F">
                                <w:rPr>
                                  <w:sz w:val="18"/>
                                  <w:szCs w:val="18"/>
                                </w:rPr>
                                <w:t xml:space="preserve"> </w:t>
                              </w:r>
                              <w:r>
                                <w:rPr>
                                  <w:color w:val="FF00FF"/>
                                  <w:sz w:val="18"/>
                                  <w:szCs w:val="18"/>
                                </w:rPr>
                                <w:t>'</w:t>
                              </w:r>
                              <w:r>
                                <w:rPr>
                                  <w:rFonts w:hint="eastAsia"/>
                                  <w:color w:val="FF00FF"/>
                                  <w:sz w:val="18"/>
                                  <w:szCs w:val="18"/>
                                </w:rPr>
                                <w:t>NO</w:t>
                              </w:r>
                              <w:r w:rsidRPr="00EE43AB">
                                <w:rPr>
                                  <w:color w:val="FF00FF"/>
                                  <w:sz w:val="18"/>
                                  <w:szCs w:val="18"/>
                                </w:rPr>
                                <w:t>'</w:t>
                              </w:r>
                              <w:r w:rsidRPr="00EE43AB">
                                <w:rPr>
                                  <w:sz w:val="18"/>
                                  <w:szCs w:val="18"/>
                                </w:rPr>
                                <w:t>,</w:t>
                              </w:r>
                              <w:r w:rsidRPr="00EE43AB">
                                <w:rPr>
                                  <w:color w:val="800000"/>
                                  <w:sz w:val="18"/>
                                  <w:szCs w:val="18"/>
                                </w:rPr>
                                <w:t>50</w:t>
                              </w:r>
                              <w:r w:rsidRPr="00EE43AB">
                                <w:rPr>
                                  <w:sz w:val="18"/>
                                  <w:szCs w:val="18"/>
                                </w:rPr>
                                <w:t>,</w:t>
                              </w:r>
                              <w:r w:rsidRPr="00EE43AB">
                                <w:rPr>
                                  <w:color w:val="800000"/>
                                  <w:sz w:val="18"/>
                                  <w:szCs w:val="18"/>
                                </w:rPr>
                                <w:t>100</w:t>
                              </w:r>
                              <w:r w:rsidRPr="00EE43AB">
                                <w:rPr>
                                  <w:sz w:val="18"/>
                                  <w:szCs w:val="18"/>
                                </w:rPr>
                                <w:t>);</w:t>
                              </w:r>
                            </w:p>
                          </w:txbxContent>
                        </wps:txbx>
                        <wps:bodyPr rot="0" vert="horz" wrap="square" lIns="54000" tIns="46800" rIns="54000" bIns="45720" anchor="t" anchorCtr="0" upright="1">
                          <a:noAutofit/>
                        </wps:bodyPr>
                      </wps:wsp>
                      <wps:wsp>
                        <wps:cNvPr id="1012" name="AutoShape 205"/>
                        <wps:cNvSpPr>
                          <a:spLocks noChangeArrowheads="1"/>
                        </wps:cNvSpPr>
                        <wps:spPr bwMode="auto">
                          <a:xfrm flipH="1">
                            <a:off x="2400300" y="198120"/>
                            <a:ext cx="2171700" cy="198120"/>
                          </a:xfrm>
                          <a:prstGeom prst="wedgeRoundRectCallout">
                            <a:avLst>
                              <a:gd name="adj1" fmla="val 65847"/>
                              <a:gd name="adj2" fmla="val -605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YES</w:t>
                              </w:r>
                              <w:r>
                                <w:rPr>
                                  <w:szCs w:val="18"/>
                                </w:rPr>
                                <w:t>”</w:t>
                              </w:r>
                            </w:p>
                          </w:txbxContent>
                        </wps:txbx>
                        <wps:bodyPr rot="0" vert="horz" wrap="square" lIns="0" tIns="0" rIns="0" bIns="0" anchor="t" anchorCtr="0" upright="1">
                          <a:noAutofit/>
                        </wps:bodyPr>
                      </wps:wsp>
                      <wps:wsp>
                        <wps:cNvPr id="1013" name="AutoShape 206"/>
                        <wps:cNvSpPr>
                          <a:spLocks noChangeArrowheads="1"/>
                        </wps:cNvSpPr>
                        <wps:spPr bwMode="auto">
                          <a:xfrm flipH="1">
                            <a:off x="2286000" y="495300"/>
                            <a:ext cx="2857500" cy="198120"/>
                          </a:xfrm>
                          <a:prstGeom prst="wedgeRoundRectCallout">
                            <a:avLst>
                              <a:gd name="adj1" fmla="val 71708"/>
                              <a:gd name="adj2" fmla="val -442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NO</w:t>
                              </w:r>
                              <w:r>
                                <w:rPr>
                                  <w:szCs w:val="18"/>
                                </w:rPr>
                                <w:t>”</w:t>
                              </w:r>
                              <w:r>
                                <w:rPr>
                                  <w:rFonts w:hint="eastAsia"/>
                                  <w:szCs w:val="18"/>
                                </w:rPr>
                                <w:t xml:space="preserve"> or click close button</w:t>
                              </w:r>
                            </w:p>
                            <w:p w:rsidR="0023747D" w:rsidRPr="00991456"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202" o:spid="_x0000_s1903" editas="canvas" style="width:414pt;height:101.4pt;mso-position-horizontal-relative:char;mso-position-vertical-relative:line" coordsize="52578,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">
                <v:shape id="_x0000_s1904" type="#_x0000_t75" style="position:absolute;width:52578;height:12877;visibility:visible;mso-wrap-style:square">
                  <v:fill o:detectmouseclick="t"/>
                  <v:path o:connecttype="none"/>
                </v:shape>
                <v:shape id="Text Box 204" o:spid="_x0000_s1905" type="#_x0000_t202" style="position:absolute;top:488;width:52578;height:11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F+4ccA&#10;AADdAAAADwAAAGRycy9kb3ducmV2LnhtbESPT2vCQBDF7wW/wzJCb3WjQivRVURaEUsP/kNyG7Nj&#10;EszOhuxW02/fORR6m+G9ee83s0XnanWnNlSeDQwHCSji3NuKCwPHw8fLBFSIyBZrz2TghwIs5r2n&#10;GabWP3hH930slIRwSNFAGWOTah3ykhyGgW+IRbv61mGUtS20bfEh4a7WoyR51Q4rloYSG1qVlN/2&#10;387A6PJ+Wtvl6W3F42v9tT1nn5csM+a53y2noCJ18d/8d72xgp8MhV++kRH0/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RfuHHAAAA3QAAAA8AAAAAAAAAAAAAAAAAmAIAAGRy&#10;cy9kb3ducmV2LnhtbFBLBQYAAAAABAAEAPUAAACMAwAAAAA=&#10;" strokeweight="1pt">
                  <v:textbox inset="1.5mm,1.3mm,1.5mm">
                    <w:txbxContent>
                      <w:p w:rsidR="0023747D" w:rsidRPr="00EE43AB" w:rsidRDefault="00F55F81" w:rsidP="00375F9C">
                        <w:pPr>
                          <w:spacing w:line="240" w:lineRule="exact"/>
                          <w:rPr>
                            <w:sz w:val="18"/>
                            <w:szCs w:val="18"/>
                          </w:rPr>
                        </w:pPr>
                        <w:proofErr w:type="gramStart"/>
                        <w:r>
                          <w:rPr>
                            <w:sz w:val="18"/>
                            <w:szCs w:val="18"/>
                          </w:rPr>
                          <w:t>xui</w:t>
                        </w:r>
                        <w:r w:rsidR="0023747D" w:rsidRPr="00EE43AB">
                          <w:rPr>
                            <w:sz w:val="18"/>
                            <w:szCs w:val="18"/>
                          </w:rPr>
                          <w:t>.confirm(</w:t>
                        </w:r>
                        <w:proofErr w:type="gramEnd"/>
                        <w:r w:rsidR="0023747D">
                          <w:rPr>
                            <w:color w:val="FF00FF"/>
                            <w:sz w:val="18"/>
                            <w:szCs w:val="18"/>
                          </w:rPr>
                          <w:t>'</w:t>
                        </w:r>
                        <w:r w:rsidR="0023747D">
                          <w:rPr>
                            <w:rFonts w:hint="eastAsia"/>
                            <w:color w:val="FF00FF"/>
                            <w:sz w:val="18"/>
                            <w:szCs w:val="18"/>
                          </w:rPr>
                          <w:t>title</w:t>
                        </w:r>
                        <w:r w:rsidR="0023747D" w:rsidRPr="00EE43AB">
                          <w:rPr>
                            <w:color w:val="FF00FF"/>
                            <w:sz w:val="18"/>
                            <w:szCs w:val="18"/>
                          </w:rPr>
                          <w:t>'</w:t>
                        </w:r>
                        <w:r w:rsidR="0023747D" w:rsidRPr="00EE43AB">
                          <w:rPr>
                            <w:sz w:val="18"/>
                            <w:szCs w:val="18"/>
                          </w:rPr>
                          <w:t>,</w:t>
                        </w:r>
                        <w:r w:rsidR="0023747D">
                          <w:rPr>
                            <w:color w:val="FF00FF"/>
                            <w:sz w:val="18"/>
                            <w:szCs w:val="18"/>
                          </w:rPr>
                          <w:t>'</w:t>
                        </w:r>
                        <w:r w:rsidR="0023747D">
                          <w:rPr>
                            <w:rFonts w:hint="eastAsia"/>
                            <w:color w:val="FF00FF"/>
                            <w:sz w:val="18"/>
                            <w:szCs w:val="18"/>
                          </w:rPr>
                          <w:t>confirm?</w:t>
                        </w:r>
                        <w:r w:rsidR="0023747D" w:rsidRPr="00EE43AB">
                          <w:rPr>
                            <w:color w:val="FF00FF"/>
                            <w:sz w:val="18"/>
                            <w:szCs w:val="18"/>
                          </w:rPr>
                          <w:t>'</w:t>
                        </w:r>
                        <w:r w:rsidR="0023747D" w:rsidRPr="00EE43AB">
                          <w:rPr>
                            <w:sz w:val="18"/>
                            <w:szCs w:val="18"/>
                          </w:rPr>
                          <w:t>,</w:t>
                        </w:r>
                        <w:r w:rsidR="0023747D" w:rsidRPr="00EE43AB">
                          <w:rPr>
                            <w:color w:val="0000FF"/>
                            <w:sz w:val="18"/>
                            <w:szCs w:val="18"/>
                          </w:rPr>
                          <w:t>function</w:t>
                        </w:r>
                        <w:r w:rsidR="0023747D"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00F55F81">
                          <w:rPr>
                            <w:sz w:val="18"/>
                            <w:szCs w:val="18"/>
                          </w:rPr>
                          <w:t>xui</w:t>
                        </w:r>
                        <w:r w:rsidRPr="00EE43AB">
                          <w:rPr>
                            <w:sz w:val="18"/>
                            <w:szCs w:val="18"/>
                          </w:rPr>
                          <w:t>.message(</w:t>
                        </w:r>
                        <w:proofErr w:type="gramEnd"/>
                        <w:r w:rsidRPr="00EE43AB">
                          <w:rPr>
                            <w:color w:val="FF00FF"/>
                            <w:sz w:val="18"/>
                            <w:szCs w:val="18"/>
                          </w:rPr>
                          <w:t xml:space="preserve">'You </w:t>
                        </w:r>
                        <w:r>
                          <w:rPr>
                            <w:rFonts w:hint="eastAsia"/>
                            <w:color w:val="FF00FF"/>
                            <w:sz w:val="18"/>
                            <w:szCs w:val="18"/>
                          </w:rPr>
                          <w:t>confirmed it</w:t>
                        </w:r>
                        <w:r w:rsidRPr="00EE43AB">
                          <w:rPr>
                            <w:color w:val="FF00FF"/>
                            <w:sz w:val="18"/>
                            <w:szCs w:val="18"/>
                          </w:rPr>
                          <w:t>'</w:t>
                        </w:r>
                        <w:r w:rsidRPr="00EE43AB">
                          <w:rPr>
                            <w:sz w:val="18"/>
                            <w:szCs w:val="18"/>
                          </w:rPr>
                          <w:t>)</w:t>
                        </w:r>
                      </w:p>
                      <w:p w:rsidR="0023747D" w:rsidRDefault="0023747D" w:rsidP="00375F9C">
                        <w:pPr>
                          <w:spacing w:line="240" w:lineRule="exact"/>
                          <w:ind w:firstLine="360"/>
                          <w:rPr>
                            <w:sz w:val="18"/>
                            <w:szCs w:val="18"/>
                          </w:rPr>
                        </w:pPr>
                        <w:r w:rsidRPr="00EE43AB">
                          <w:rPr>
                            <w:sz w:val="18"/>
                            <w:szCs w:val="18"/>
                          </w:rPr>
                          <w:t>},</w:t>
                        </w:r>
                      </w:p>
                      <w:p w:rsidR="0023747D" w:rsidRPr="00EE43AB" w:rsidRDefault="0023747D" w:rsidP="00375F9C">
                        <w:pPr>
                          <w:spacing w:line="240" w:lineRule="exact"/>
                          <w:ind w:firstLine="360"/>
                          <w:rPr>
                            <w:sz w:val="18"/>
                            <w:szCs w:val="18"/>
                          </w:rPr>
                        </w:pPr>
                        <w:proofErr w:type="gramStart"/>
                        <w:r w:rsidRPr="00EE43AB">
                          <w:rPr>
                            <w:color w:val="0000FF"/>
                            <w:sz w:val="18"/>
                            <w:szCs w:val="18"/>
                          </w:rPr>
                          <w:t>function</w:t>
                        </w:r>
                        <w:r w:rsidRPr="00EE43AB">
                          <w:rPr>
                            <w:sz w:val="18"/>
                            <w:szCs w:val="18"/>
                          </w:rPr>
                          <w:t>(</w:t>
                        </w:r>
                        <w:proofErr w:type="gramEnd"/>
                        <w:r>
                          <w:rPr>
                            <w:rFonts w:hint="eastAsia"/>
                            <w:sz w:val="18"/>
                            <w:szCs w:val="18"/>
                          </w:rPr>
                          <w:t>type</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00F55F81">
                          <w:rPr>
                            <w:sz w:val="18"/>
                            <w:szCs w:val="18"/>
                          </w:rPr>
                          <w:t>xui</w:t>
                        </w:r>
                        <w:r w:rsidRPr="00EE43AB">
                          <w:rPr>
                            <w:sz w:val="18"/>
                            <w:szCs w:val="18"/>
                          </w:rPr>
                          <w:t>.message(</w:t>
                        </w:r>
                        <w:proofErr w:type="gramEnd"/>
                        <w:r w:rsidRPr="002142E9">
                          <w:rPr>
                            <w:color w:val="FF00FF"/>
                            <w:sz w:val="18"/>
                            <w:szCs w:val="18"/>
                          </w:rPr>
                          <w:t xml:space="preserve">" </w:t>
                        </w:r>
                        <w:r>
                          <w:rPr>
                            <w:rFonts w:hint="eastAsia"/>
                            <w:color w:val="FF00FF"/>
                            <w:sz w:val="18"/>
                            <w:szCs w:val="18"/>
                          </w:rPr>
                          <w:t>Y</w:t>
                        </w:r>
                        <w:r w:rsidRPr="00EE43AB">
                          <w:rPr>
                            <w:color w:val="FF00FF"/>
                            <w:sz w:val="18"/>
                            <w:szCs w:val="18"/>
                          </w:rPr>
                          <w:t xml:space="preserve">ou </w:t>
                        </w:r>
                        <w:r>
                          <w:rPr>
                            <w:rFonts w:hint="eastAsia"/>
                            <w:color w:val="FF00FF"/>
                            <w:sz w:val="18"/>
                            <w:szCs w:val="18"/>
                          </w:rPr>
                          <w:t>didn</w:t>
                        </w:r>
                        <w:r>
                          <w:rPr>
                            <w:color w:val="FF00FF"/>
                            <w:sz w:val="18"/>
                            <w:szCs w:val="18"/>
                          </w:rPr>
                          <w:t>’</w:t>
                        </w:r>
                        <w:r>
                          <w:rPr>
                            <w:rFonts w:hint="eastAsia"/>
                            <w:color w:val="FF00FF"/>
                            <w:sz w:val="18"/>
                            <w:szCs w:val="18"/>
                          </w:rPr>
                          <w:t>t cofirm it -</w:t>
                        </w:r>
                        <w:r w:rsidRPr="002142E9">
                          <w:rPr>
                            <w:color w:val="FF00FF"/>
                            <w:sz w:val="18"/>
                            <w:szCs w:val="18"/>
                          </w:rPr>
                          <w:t>"</w:t>
                        </w:r>
                        <w:r>
                          <w:rPr>
                            <w:rFonts w:hint="eastAsia"/>
                            <w:color w:val="FF00FF"/>
                            <w:sz w:val="18"/>
                            <w:szCs w:val="18"/>
                          </w:rPr>
                          <w:t xml:space="preserve"> + </w:t>
                        </w:r>
                        <w:r>
                          <w:rPr>
                            <w:rFonts w:hint="eastAsia"/>
                            <w:sz w:val="18"/>
                            <w:szCs w:val="18"/>
                          </w:rPr>
                          <w:t>type</w:t>
                        </w:r>
                        <w:r w:rsidRPr="00EE43AB">
                          <w:rPr>
                            <w:sz w:val="18"/>
                            <w:szCs w:val="18"/>
                          </w:rPr>
                          <w:t>)</w:t>
                        </w:r>
                      </w:p>
                      <w:p w:rsidR="0023747D" w:rsidRPr="00EE43AB" w:rsidRDefault="0023747D" w:rsidP="00375F9C">
                        <w:pPr>
                          <w:spacing w:line="240" w:lineRule="exact"/>
                          <w:ind w:firstLine="360"/>
                          <w:rPr>
                            <w:sz w:val="18"/>
                            <w:szCs w:val="18"/>
                          </w:rPr>
                        </w:pPr>
                        <w:r w:rsidRPr="00EE43AB">
                          <w:rPr>
                            <w:sz w:val="18"/>
                            <w:szCs w:val="18"/>
                          </w:rPr>
                          <w:t>},</w:t>
                        </w:r>
                        <w:r>
                          <w:rPr>
                            <w:color w:val="FF00FF"/>
                            <w:sz w:val="18"/>
                            <w:szCs w:val="18"/>
                          </w:rPr>
                          <w:t>'</w:t>
                        </w:r>
                        <w:r>
                          <w:rPr>
                            <w:rFonts w:hint="eastAsia"/>
                            <w:color w:val="FF00FF"/>
                            <w:sz w:val="18"/>
                            <w:szCs w:val="18"/>
                          </w:rPr>
                          <w:t>YES</w:t>
                        </w:r>
                        <w:r w:rsidRPr="00EE43AB">
                          <w:rPr>
                            <w:color w:val="FF00FF"/>
                            <w:sz w:val="18"/>
                            <w:szCs w:val="18"/>
                          </w:rPr>
                          <w:t>'</w:t>
                        </w:r>
                        <w:r w:rsidRPr="00EE43AB">
                          <w:rPr>
                            <w:sz w:val="18"/>
                            <w:szCs w:val="18"/>
                          </w:rPr>
                          <w:t>,</w:t>
                        </w:r>
                        <w:r w:rsidRPr="00135B2F">
                          <w:rPr>
                            <w:sz w:val="18"/>
                            <w:szCs w:val="18"/>
                          </w:rPr>
                          <w:t xml:space="preserve"> </w:t>
                        </w:r>
                        <w:r>
                          <w:rPr>
                            <w:color w:val="FF00FF"/>
                            <w:sz w:val="18"/>
                            <w:szCs w:val="18"/>
                          </w:rPr>
                          <w:t>'</w:t>
                        </w:r>
                        <w:r>
                          <w:rPr>
                            <w:rFonts w:hint="eastAsia"/>
                            <w:color w:val="FF00FF"/>
                            <w:sz w:val="18"/>
                            <w:szCs w:val="18"/>
                          </w:rPr>
                          <w:t>NO</w:t>
                        </w:r>
                        <w:r w:rsidRPr="00EE43AB">
                          <w:rPr>
                            <w:color w:val="FF00FF"/>
                            <w:sz w:val="18"/>
                            <w:szCs w:val="18"/>
                          </w:rPr>
                          <w:t>'</w:t>
                        </w:r>
                        <w:proofErr w:type="gramStart"/>
                        <w:r w:rsidRPr="00EE43AB">
                          <w:rPr>
                            <w:sz w:val="18"/>
                            <w:szCs w:val="18"/>
                          </w:rPr>
                          <w:t>,</w:t>
                        </w:r>
                        <w:r w:rsidRPr="00EE43AB">
                          <w:rPr>
                            <w:color w:val="800000"/>
                            <w:sz w:val="18"/>
                            <w:szCs w:val="18"/>
                          </w:rPr>
                          <w:t>50</w:t>
                        </w:r>
                        <w:r w:rsidRPr="00EE43AB">
                          <w:rPr>
                            <w:sz w:val="18"/>
                            <w:szCs w:val="18"/>
                          </w:rPr>
                          <w:t>,</w:t>
                        </w:r>
                        <w:r w:rsidRPr="00EE43AB">
                          <w:rPr>
                            <w:color w:val="800000"/>
                            <w:sz w:val="18"/>
                            <w:szCs w:val="18"/>
                          </w:rPr>
                          <w:t>100</w:t>
                        </w:r>
                        <w:proofErr w:type="gramEnd"/>
                        <w:r w:rsidRPr="00EE43AB">
                          <w:rPr>
                            <w:sz w:val="18"/>
                            <w:szCs w:val="18"/>
                          </w:rPr>
                          <w:t>);</w:t>
                        </w:r>
                      </w:p>
                    </w:txbxContent>
                  </v:textbox>
                </v:shape>
                <v:shape id="AutoShape 205" o:spid="_x0000_s1906" type="#_x0000_t62" style="position:absolute;left:24003;top:1981;width:2171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nsQA&#10;AADdAAAADwAAAGRycy9kb3ducmV2LnhtbERPTWvCQBC9F/wPywje6iaBSkldRRSDKG1R2/uQnSYx&#10;2dk0u5r477uFQm/zeJ8zXw6mETfqXGVZQTyNQBDnVldcKPg4bx+fQTiPrLGxTAru5GC5GD3MMdW2&#10;5yPdTr4QIYRdigpK79tUSpeXZNBNbUscuC/bGfQBdoXUHfYh3DQyiaKZNFhxaCixpXVJeX26GgWX&#10;/rrZv892b8PTa53Z7PuzOqwbpSbjYfUCwtPg/8V/7p0O86M4gd9vwgl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v4Z7EAAAA3QAAAA8AAAAAAAAAAAAAAAAAmAIAAGRycy9k&#10;b3ducmV2LnhtbFBLBQYAAAAABAAEAPUAAACJAwAAAAA=&#10;" adj="25023,-2285" fillcolor="#ff9">
                  <v:textbox inset="0,0,0,0">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YES</w:t>
                        </w:r>
                        <w:r>
                          <w:rPr>
                            <w:szCs w:val="18"/>
                          </w:rPr>
                          <w:t>”</w:t>
                        </w:r>
                      </w:p>
                    </w:txbxContent>
                  </v:textbox>
                </v:shape>
                <v:shape id="AutoShape 206" o:spid="_x0000_s1907" type="#_x0000_t62" style="position:absolute;left:22860;top:4953;width:2857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jX8UA&#10;AADdAAAADwAAAGRycy9kb3ducmV2LnhtbERP32vCMBB+H/g/hBN8GTPVYTc6o6jgGGwMVgX3eDa3&#10;tthcSpLZ+t+bgbC3+/h+3nzZm0acyfnasoLJOAFBXFhdc6lgv9s+PIPwAVljY5kUXMjDcjG4m2Om&#10;bcdfdM5DKWII+wwVVCG0mZS+qMigH9uWOHI/1hkMEbpSaoddDDeNnCZJKg3WHBsqbGlTUXHKf42C&#10;+4/D6+wz/96u36k79i59OqTtUanRsF+9gAjUh3/xzf2m4/xk8gh/38QT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cONfxQAAAN0AAAAPAAAAAAAAAAAAAAAAAJgCAABkcnMv&#10;ZG93bnJldi54bWxQSwUGAAAAAAQABAD1AAAAigMAAAAA&#10;" adj="26289,1246" fillcolor="#ff9">
                  <v:textbox inset="0,0,0,0">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NO</w:t>
                        </w:r>
                        <w:r>
                          <w:rPr>
                            <w:szCs w:val="18"/>
                          </w:rPr>
                          <w:t>”</w:t>
                        </w:r>
                        <w:r>
                          <w:rPr>
                            <w:rFonts w:hint="eastAsia"/>
                            <w:szCs w:val="18"/>
                          </w:rPr>
                          <w:t xml:space="preserve"> or click close button</w:t>
                        </w:r>
                      </w:p>
                      <w:p w:rsidR="0023747D" w:rsidRPr="00991456" w:rsidRDefault="0023747D" w:rsidP="00375F9C">
                        <w:pPr>
                          <w:rPr>
                            <w:szCs w:val="18"/>
                          </w:rPr>
                        </w:pPr>
                      </w:p>
                    </w:txbxContent>
                  </v:textbox>
                </v:shape>
                <w10:anchorlock/>
              </v:group>
            </w:pict>
          </mc:Fallback>
        </mc:AlternateContent>
      </w:r>
    </w:p>
    <w:p w:rsidR="00375F9C" w:rsidRPr="00EE43AB" w:rsidRDefault="005C781A" w:rsidP="00375F9C">
      <w:r>
        <w:rPr>
          <w:rFonts w:hint="eastAsia"/>
          <w:noProof/>
        </w:rPr>
        <w:drawing>
          <wp:inline distT="0" distB="0" distL="0" distR="0" wp14:anchorId="4A0884B7" wp14:editId="43D830A7">
            <wp:extent cx="1857375" cy="1257300"/>
            <wp:effectExtent l="0" t="0" r="9525"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857375" cy="1257300"/>
                    </a:xfrm>
                    <a:prstGeom prst="rect">
                      <a:avLst/>
                    </a:prstGeom>
                    <a:noFill/>
                    <a:ln>
                      <a:noFill/>
                    </a:ln>
                  </pic:spPr>
                </pic:pic>
              </a:graphicData>
            </a:graphic>
          </wp:inline>
        </w:drawing>
      </w:r>
    </w:p>
    <w:p w:rsidR="00375F9C" w:rsidRDefault="00375F9C" w:rsidP="00E45D25">
      <w:pPr>
        <w:pStyle w:val="3"/>
        <w:numPr>
          <w:ilvl w:val="2"/>
          <w:numId w:val="17"/>
        </w:numPr>
      </w:pPr>
      <w:bookmarkStart w:id="204" w:name="_Toc356466330"/>
      <w:r>
        <w:rPr>
          <w:rFonts w:hint="eastAsia"/>
        </w:rPr>
        <w:lastRenderedPageBreak/>
        <w:t>prompt window</w:t>
      </w:r>
      <w:bookmarkEnd w:id="204"/>
    </w:p>
    <w:p w:rsidR="00375F9C" w:rsidRDefault="005C781A" w:rsidP="00375F9C">
      <w:r>
        <w:rPr>
          <w:noProof/>
        </w:rPr>
        <mc:AlternateContent>
          <mc:Choice Requires="wpc">
            <w:drawing>
              <wp:inline distT="0" distB="0" distL="0" distR="0" wp14:anchorId="57CF5E25" wp14:editId="495B855C">
                <wp:extent cx="5257800" cy="1068705"/>
                <wp:effectExtent l="9525" t="0" r="9525" b="7620"/>
                <wp:docPr id="1009" name="画布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5" name="Text Box 209"/>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E43AB" w:rsidRDefault="00F55F81" w:rsidP="00375F9C">
                              <w:pPr>
                                <w:spacing w:line="240" w:lineRule="exact"/>
                                <w:rPr>
                                  <w:sz w:val="18"/>
                                  <w:szCs w:val="18"/>
                                </w:rPr>
                              </w:pPr>
                              <w:r>
                                <w:rPr>
                                  <w:sz w:val="18"/>
                                  <w:szCs w:val="18"/>
                                </w:rPr>
                                <w:t>xui</w:t>
                              </w:r>
                              <w:r w:rsidR="0023747D" w:rsidRPr="00EE43AB">
                                <w:rPr>
                                  <w:sz w:val="18"/>
                                  <w:szCs w:val="18"/>
                                </w:rPr>
                                <w:t>.</w:t>
                              </w:r>
                              <w:r w:rsidR="0023747D">
                                <w:rPr>
                                  <w:rFonts w:hint="eastAsia"/>
                                  <w:sz w:val="18"/>
                                  <w:szCs w:val="18"/>
                                </w:rPr>
                                <w:t>prompt</w:t>
                              </w:r>
                              <w:r w:rsidR="0023747D" w:rsidRPr="00EE43AB">
                                <w:rPr>
                                  <w:sz w:val="18"/>
                                  <w:szCs w:val="18"/>
                                </w:rPr>
                                <w:t>(</w:t>
                              </w:r>
                              <w:r w:rsidR="0023747D">
                                <w:rPr>
                                  <w:color w:val="FF00FF"/>
                                  <w:sz w:val="18"/>
                                  <w:szCs w:val="18"/>
                                </w:rPr>
                                <w:t>'</w:t>
                              </w:r>
                              <w:r w:rsidR="0023747D">
                                <w:rPr>
                                  <w:rFonts w:hint="eastAsia"/>
                                  <w:color w:val="FF00FF"/>
                                  <w:sz w:val="18"/>
                                  <w:szCs w:val="18"/>
                                </w:rPr>
                                <w:t>title</w:t>
                              </w:r>
                              <w:r w:rsidR="0023747D" w:rsidRPr="00EE43AB">
                                <w:rPr>
                                  <w:color w:val="FF00FF"/>
                                  <w:sz w:val="18"/>
                                  <w:szCs w:val="18"/>
                                </w:rPr>
                                <w:t>'</w:t>
                              </w:r>
                              <w:r w:rsidR="0023747D" w:rsidRPr="00EE43AB">
                                <w:rPr>
                                  <w:sz w:val="18"/>
                                  <w:szCs w:val="18"/>
                                </w:rPr>
                                <w:t>,</w:t>
                              </w:r>
                              <w:r w:rsidR="0023747D" w:rsidRPr="00712D53">
                                <w:rPr>
                                  <w:color w:val="FF00FF"/>
                                  <w:sz w:val="18"/>
                                  <w:szCs w:val="18"/>
                                </w:rPr>
                                <w:t xml:space="preserve"> </w:t>
                              </w:r>
                              <w:r w:rsidR="0023747D" w:rsidRPr="00EE43AB">
                                <w:rPr>
                                  <w:color w:val="FF00FF"/>
                                  <w:sz w:val="18"/>
                                  <w:szCs w:val="18"/>
                                </w:rPr>
                                <w:t>'</w:t>
                              </w:r>
                              <w:r w:rsidR="0023747D">
                                <w:rPr>
                                  <w:rFonts w:hint="eastAsia"/>
                                  <w:color w:val="FF00FF"/>
                                  <w:sz w:val="18"/>
                                  <w:szCs w:val="18"/>
                                </w:rPr>
                                <w:t>message</w:t>
                              </w:r>
                              <w:r w:rsidR="0023747D" w:rsidRPr="002142E9">
                                <w:rPr>
                                  <w:color w:val="FF00FF"/>
                                  <w:sz w:val="18"/>
                                  <w:szCs w:val="18"/>
                                </w:rPr>
                                <w:t>'</w:t>
                              </w:r>
                              <w:r w:rsidR="0023747D" w:rsidRPr="002142E9">
                                <w:rPr>
                                  <w:sz w:val="18"/>
                                  <w:szCs w:val="18"/>
                                </w:rPr>
                                <w:t>,</w:t>
                              </w:r>
                              <w:r w:rsidR="0023747D" w:rsidRPr="002142E9">
                                <w:rPr>
                                  <w:color w:val="FF00FF"/>
                                  <w:sz w:val="18"/>
                                  <w:szCs w:val="18"/>
                                </w:rPr>
                                <w:t>'default content'</w:t>
                              </w:r>
                              <w:r w:rsidR="0023747D" w:rsidRPr="00EE43AB">
                                <w:rPr>
                                  <w:sz w:val="18"/>
                                  <w:szCs w:val="18"/>
                                </w:rPr>
                                <w:t>,</w:t>
                              </w:r>
                              <w:r w:rsidR="0023747D" w:rsidRPr="00EE43AB">
                                <w:rPr>
                                  <w:color w:val="0000FF"/>
                                  <w:sz w:val="18"/>
                                  <w:szCs w:val="18"/>
                                </w:rPr>
                                <w:t>function</w:t>
                              </w:r>
                              <w:r w:rsidR="0023747D" w:rsidRPr="00EE43AB">
                                <w:rPr>
                                  <w:sz w:val="18"/>
                                  <w:szCs w:val="18"/>
                                </w:rPr>
                                <w:t>(</w:t>
                              </w:r>
                              <w:r w:rsidR="0023747D">
                                <w:rPr>
                                  <w:rFonts w:hint="eastAsia"/>
                                  <w:sz w:val="18"/>
                                  <w:szCs w:val="18"/>
                                </w:rPr>
                                <w:t>msg</w:t>
                              </w:r>
                              <w:r w:rsidR="0023747D"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sidR="00F55F81">
                                <w:rPr>
                                  <w:sz w:val="18"/>
                                  <w:szCs w:val="18"/>
                                </w:rPr>
                                <w:t>xui</w:t>
                              </w:r>
                              <w:r w:rsidRPr="00EE43AB">
                                <w:rPr>
                                  <w:sz w:val="18"/>
                                  <w:szCs w:val="18"/>
                                </w:rPr>
                                <w:t>.message(</w:t>
                              </w:r>
                              <w:r w:rsidRPr="00EE43AB">
                                <w:rPr>
                                  <w:color w:val="FF00FF"/>
                                  <w:sz w:val="18"/>
                                  <w:szCs w:val="18"/>
                                </w:rPr>
                                <w:t xml:space="preserve">'You </w:t>
                              </w:r>
                              <w:r>
                                <w:rPr>
                                  <w:rFonts w:hint="eastAsia"/>
                                  <w:color w:val="FF00FF"/>
                                  <w:sz w:val="18"/>
                                  <w:szCs w:val="18"/>
                                </w:rPr>
                                <w:t xml:space="preserve">input - </w:t>
                              </w:r>
                              <w:r w:rsidRPr="00EE43AB">
                                <w:rPr>
                                  <w:color w:val="FF00FF"/>
                                  <w:sz w:val="18"/>
                                  <w:szCs w:val="18"/>
                                </w:rPr>
                                <w:t>'</w:t>
                              </w:r>
                              <w:r>
                                <w:rPr>
                                  <w:rFonts w:hint="eastAsia"/>
                                  <w:color w:val="FF00FF"/>
                                  <w:sz w:val="18"/>
                                  <w:szCs w:val="18"/>
                                </w:rPr>
                                <w:t xml:space="preserve"> + </w:t>
                              </w:r>
                              <w:r>
                                <w:rPr>
                                  <w:rFonts w:hint="eastAsia"/>
                                  <w:sz w:val="18"/>
                                  <w:szCs w:val="18"/>
                                </w:rPr>
                                <w:t>msg</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sidRPr="00EE43AB">
                                <w:rPr>
                                  <w:color w:val="0000FF"/>
                                  <w:sz w:val="18"/>
                                  <w:szCs w:val="18"/>
                                </w:rPr>
                                <w:t>function</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sidR="00F55F81">
                                <w:rPr>
                                  <w:sz w:val="18"/>
                                  <w:szCs w:val="18"/>
                                </w:rPr>
                                <w:t>xui</w:t>
                              </w:r>
                              <w:r w:rsidRPr="00EE43AB">
                                <w:rPr>
                                  <w:sz w:val="18"/>
                                  <w:szCs w:val="18"/>
                                </w:rPr>
                                <w:t>.message(</w:t>
                              </w:r>
                              <w:r w:rsidRPr="002142E9">
                                <w:rPr>
                                  <w:color w:val="FF00FF"/>
                                  <w:sz w:val="18"/>
                                  <w:szCs w:val="18"/>
                                </w:rPr>
                                <w:t xml:space="preserve">" </w:t>
                              </w:r>
                              <w:r>
                                <w:rPr>
                                  <w:rFonts w:hint="eastAsia"/>
                                  <w:color w:val="FF00FF"/>
                                  <w:sz w:val="18"/>
                                  <w:szCs w:val="18"/>
                                </w:rPr>
                                <w:t>Y</w:t>
                              </w:r>
                              <w:r w:rsidRPr="00EE43AB">
                                <w:rPr>
                                  <w:color w:val="FF00FF"/>
                                  <w:sz w:val="18"/>
                                  <w:szCs w:val="18"/>
                                </w:rPr>
                                <w:t xml:space="preserve">ou </w:t>
                              </w:r>
                              <w:r>
                                <w:rPr>
                                  <w:rFonts w:hint="eastAsia"/>
                                  <w:color w:val="FF00FF"/>
                                  <w:sz w:val="18"/>
                                  <w:szCs w:val="18"/>
                                </w:rPr>
                                <w:t>cancel it</w:t>
                              </w:r>
                              <w:r w:rsidRPr="002142E9">
                                <w:rPr>
                                  <w:color w:val="FF00FF"/>
                                  <w:sz w:val="18"/>
                                  <w:szCs w:val="18"/>
                                </w:rPr>
                                <w:t>"</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Pr>
                                  <w:color w:val="FF00FF"/>
                                  <w:sz w:val="18"/>
                                  <w:szCs w:val="18"/>
                                </w:rPr>
                                <w:t>'</w:t>
                              </w:r>
                              <w:r>
                                <w:rPr>
                                  <w:rFonts w:hint="eastAsia"/>
                                  <w:color w:val="FF00FF"/>
                                  <w:sz w:val="18"/>
                                  <w:szCs w:val="18"/>
                                </w:rPr>
                                <w:t>YES</w:t>
                              </w:r>
                              <w:r w:rsidRPr="00EE43AB">
                                <w:rPr>
                                  <w:color w:val="FF00FF"/>
                                  <w:sz w:val="18"/>
                                  <w:szCs w:val="18"/>
                                </w:rPr>
                                <w:t>'</w:t>
                              </w:r>
                              <w:r w:rsidRPr="00EE43AB">
                                <w:rPr>
                                  <w:sz w:val="18"/>
                                  <w:szCs w:val="18"/>
                                </w:rPr>
                                <w:t>,</w:t>
                              </w:r>
                              <w:r w:rsidRPr="00135B2F">
                                <w:rPr>
                                  <w:sz w:val="18"/>
                                  <w:szCs w:val="18"/>
                                </w:rPr>
                                <w:t xml:space="preserve"> </w:t>
                              </w:r>
                              <w:r>
                                <w:rPr>
                                  <w:color w:val="FF00FF"/>
                                  <w:sz w:val="18"/>
                                  <w:szCs w:val="18"/>
                                </w:rPr>
                                <w:t>'</w:t>
                              </w:r>
                              <w:r>
                                <w:rPr>
                                  <w:rFonts w:hint="eastAsia"/>
                                  <w:color w:val="FF00FF"/>
                                  <w:sz w:val="18"/>
                                  <w:szCs w:val="18"/>
                                </w:rPr>
                                <w:t>NO</w:t>
                              </w:r>
                              <w:r w:rsidRPr="00EE43AB">
                                <w:rPr>
                                  <w:color w:val="FF00FF"/>
                                  <w:sz w:val="18"/>
                                  <w:szCs w:val="18"/>
                                </w:rPr>
                                <w:t>'</w:t>
                              </w:r>
                              <w:r w:rsidRPr="00EE43AB">
                                <w:rPr>
                                  <w:sz w:val="18"/>
                                  <w:szCs w:val="18"/>
                                </w:rPr>
                                <w:t>,</w:t>
                              </w:r>
                              <w:r w:rsidRPr="00EE43AB">
                                <w:rPr>
                                  <w:color w:val="800000"/>
                                  <w:sz w:val="18"/>
                                  <w:szCs w:val="18"/>
                                </w:rPr>
                                <w:t>50</w:t>
                              </w:r>
                              <w:r w:rsidRPr="00EE43AB">
                                <w:rPr>
                                  <w:sz w:val="18"/>
                                  <w:szCs w:val="18"/>
                                </w:rPr>
                                <w:t>,</w:t>
                              </w:r>
                              <w:r w:rsidRPr="00EE43AB">
                                <w:rPr>
                                  <w:color w:val="800000"/>
                                  <w:sz w:val="18"/>
                                  <w:szCs w:val="18"/>
                                </w:rPr>
                                <w:t>100</w:t>
                              </w:r>
                              <w:r w:rsidRPr="00EE43AB">
                                <w:rPr>
                                  <w:sz w:val="18"/>
                                  <w:szCs w:val="18"/>
                                </w:rPr>
                                <w:t>);</w:t>
                              </w:r>
                            </w:p>
                            <w:p w:rsidR="0023747D" w:rsidRPr="002142E9" w:rsidRDefault="0023747D" w:rsidP="00375F9C">
                              <w:pPr>
                                <w:spacing w:line="240" w:lineRule="exact"/>
                                <w:rPr>
                                  <w:sz w:val="18"/>
                                  <w:szCs w:val="18"/>
                                </w:rPr>
                              </w:pPr>
                            </w:p>
                          </w:txbxContent>
                        </wps:txbx>
                        <wps:bodyPr rot="0" vert="horz" wrap="square" lIns="54000" tIns="46800" rIns="54000" bIns="45720" anchor="t" anchorCtr="0" upright="1">
                          <a:spAutoFit/>
                        </wps:bodyPr>
                      </wps:wsp>
                      <wps:wsp>
                        <wps:cNvPr id="1007" name="AutoShape 210"/>
                        <wps:cNvSpPr>
                          <a:spLocks noChangeArrowheads="1"/>
                        </wps:cNvSpPr>
                        <wps:spPr bwMode="auto">
                          <a:xfrm flipH="1">
                            <a:off x="3086100" y="198120"/>
                            <a:ext cx="2057400" cy="198120"/>
                          </a:xfrm>
                          <a:prstGeom prst="wedgeRoundRectCallout">
                            <a:avLst>
                              <a:gd name="adj1" fmla="val 67653"/>
                              <a:gd name="adj2" fmla="val -3301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YES</w:t>
                              </w:r>
                              <w:r>
                                <w:rPr>
                                  <w:szCs w:val="18"/>
                                </w:rPr>
                                <w:t>”</w:t>
                              </w:r>
                            </w:p>
                          </w:txbxContent>
                        </wps:txbx>
                        <wps:bodyPr rot="0" vert="horz" wrap="square" lIns="0" tIns="0" rIns="0" bIns="0" anchor="t" anchorCtr="0" upright="1">
                          <a:noAutofit/>
                        </wps:bodyPr>
                      </wps:wsp>
                      <wps:wsp>
                        <wps:cNvPr id="1008" name="AutoShape 212"/>
                        <wps:cNvSpPr>
                          <a:spLocks noChangeArrowheads="1"/>
                        </wps:cNvSpPr>
                        <wps:spPr bwMode="auto">
                          <a:xfrm flipH="1">
                            <a:off x="1943100" y="693420"/>
                            <a:ext cx="3086100" cy="198120"/>
                          </a:xfrm>
                          <a:prstGeom prst="wedgeRoundRectCallout">
                            <a:avLst>
                              <a:gd name="adj1" fmla="val 54667"/>
                              <a:gd name="adj2" fmla="val -1509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NO</w:t>
                              </w:r>
                              <w:r>
                                <w:rPr>
                                  <w:szCs w:val="18"/>
                                </w:rPr>
                                <w:t>”</w:t>
                              </w:r>
                              <w:r>
                                <w:rPr>
                                  <w:rFonts w:hint="eastAsia"/>
                                  <w:szCs w:val="18"/>
                                </w:rPr>
                                <w:t xml:space="preserve"> or click close button</w:t>
                              </w:r>
                            </w:p>
                            <w:p w:rsidR="0023747D" w:rsidRPr="00991456" w:rsidRDefault="0023747D" w:rsidP="00375F9C">
                              <w:pPr>
                                <w:rPr>
                                  <w:szCs w:val="18"/>
                                </w:rPr>
                              </w:pPr>
                            </w:p>
                            <w:p w:rsidR="0023747D" w:rsidRPr="00D20968"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207" o:spid="_x0000_s1908" editas="canvas" style="width:414pt;height:84.15pt;mso-position-horizontal-relative:char;mso-position-vertical-relative:line" coordsize="52578,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">
                <v:shape id="_x0000_s1909" type="#_x0000_t75" style="position:absolute;width:52578;height:10687;visibility:visible;mso-wrap-style:square">
                  <v:fill o:detectmouseclick="t"/>
                  <v:path o:connecttype="none"/>
                </v:shape>
                <v:shape id="Text Box 209" o:spid="_x0000_s1910"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CKjMIA&#10;AADdAAAADwAAAGRycy9kb3ducmV2LnhtbERPS2sCMRC+C/0PYQreNGlBsVujSKVsLwUf7X3YjJvF&#10;zWRJ4rr++6YgeJuP7znL9eBa0VOIjWcNL1MFgrjypuFaw8/xc7IAEROywdYzabhRhPXqabTEwvgr&#10;76k/pFrkEI4FarApdYWUsbLkME59R5y5kw8OU4ahlibgNYe7Vr4qNZcOG84NFjv6sFSdDxenoTpv&#10;h23Z/NrQX9xiZ97K2/e81Hr8PGzeQSQa0kN8d3+ZPF+pGfx/k0+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oIqMwgAAAN0AAAAPAAAAAAAAAAAAAAAAAJgCAABkcnMvZG93&#10;bnJldi54bWxQSwUGAAAAAAQABAD1AAAAhwMAAAAA&#10;" strokeweight="1pt">
                  <v:textbox style="mso-fit-shape-to-text:t" inset="1.5mm,1.3mm,1.5mm">
                    <w:txbxContent>
                      <w:p w:rsidR="0023747D" w:rsidRPr="00EE43AB" w:rsidRDefault="00F55F81" w:rsidP="00375F9C">
                        <w:pPr>
                          <w:spacing w:line="240" w:lineRule="exact"/>
                          <w:rPr>
                            <w:sz w:val="18"/>
                            <w:szCs w:val="18"/>
                          </w:rPr>
                        </w:pPr>
                        <w:proofErr w:type="gramStart"/>
                        <w:r>
                          <w:rPr>
                            <w:sz w:val="18"/>
                            <w:szCs w:val="18"/>
                          </w:rPr>
                          <w:t>xui</w:t>
                        </w:r>
                        <w:r w:rsidR="0023747D" w:rsidRPr="00EE43AB">
                          <w:rPr>
                            <w:sz w:val="18"/>
                            <w:szCs w:val="18"/>
                          </w:rPr>
                          <w:t>.</w:t>
                        </w:r>
                        <w:r w:rsidR="0023747D">
                          <w:rPr>
                            <w:rFonts w:hint="eastAsia"/>
                            <w:sz w:val="18"/>
                            <w:szCs w:val="18"/>
                          </w:rPr>
                          <w:t>prompt</w:t>
                        </w:r>
                        <w:r w:rsidR="0023747D" w:rsidRPr="00EE43AB">
                          <w:rPr>
                            <w:sz w:val="18"/>
                            <w:szCs w:val="18"/>
                          </w:rPr>
                          <w:t>(</w:t>
                        </w:r>
                        <w:proofErr w:type="gramEnd"/>
                        <w:r w:rsidR="0023747D">
                          <w:rPr>
                            <w:color w:val="FF00FF"/>
                            <w:sz w:val="18"/>
                            <w:szCs w:val="18"/>
                          </w:rPr>
                          <w:t>'</w:t>
                        </w:r>
                        <w:r w:rsidR="0023747D">
                          <w:rPr>
                            <w:rFonts w:hint="eastAsia"/>
                            <w:color w:val="FF00FF"/>
                            <w:sz w:val="18"/>
                            <w:szCs w:val="18"/>
                          </w:rPr>
                          <w:t>title</w:t>
                        </w:r>
                        <w:r w:rsidR="0023747D" w:rsidRPr="00EE43AB">
                          <w:rPr>
                            <w:color w:val="FF00FF"/>
                            <w:sz w:val="18"/>
                            <w:szCs w:val="18"/>
                          </w:rPr>
                          <w:t>'</w:t>
                        </w:r>
                        <w:r w:rsidR="0023747D" w:rsidRPr="00EE43AB">
                          <w:rPr>
                            <w:sz w:val="18"/>
                            <w:szCs w:val="18"/>
                          </w:rPr>
                          <w:t>,</w:t>
                        </w:r>
                        <w:r w:rsidR="0023747D" w:rsidRPr="00712D53">
                          <w:rPr>
                            <w:color w:val="FF00FF"/>
                            <w:sz w:val="18"/>
                            <w:szCs w:val="18"/>
                          </w:rPr>
                          <w:t xml:space="preserve"> </w:t>
                        </w:r>
                        <w:r w:rsidR="0023747D" w:rsidRPr="00EE43AB">
                          <w:rPr>
                            <w:color w:val="FF00FF"/>
                            <w:sz w:val="18"/>
                            <w:szCs w:val="18"/>
                          </w:rPr>
                          <w:t>'</w:t>
                        </w:r>
                        <w:r w:rsidR="0023747D">
                          <w:rPr>
                            <w:rFonts w:hint="eastAsia"/>
                            <w:color w:val="FF00FF"/>
                            <w:sz w:val="18"/>
                            <w:szCs w:val="18"/>
                          </w:rPr>
                          <w:t>message</w:t>
                        </w:r>
                        <w:r w:rsidR="0023747D" w:rsidRPr="002142E9">
                          <w:rPr>
                            <w:color w:val="FF00FF"/>
                            <w:sz w:val="18"/>
                            <w:szCs w:val="18"/>
                          </w:rPr>
                          <w:t>'</w:t>
                        </w:r>
                        <w:r w:rsidR="0023747D" w:rsidRPr="002142E9">
                          <w:rPr>
                            <w:sz w:val="18"/>
                            <w:szCs w:val="18"/>
                          </w:rPr>
                          <w:t>,</w:t>
                        </w:r>
                        <w:r w:rsidR="0023747D" w:rsidRPr="002142E9">
                          <w:rPr>
                            <w:color w:val="FF00FF"/>
                            <w:sz w:val="18"/>
                            <w:szCs w:val="18"/>
                          </w:rPr>
                          <w:t>'default content'</w:t>
                        </w:r>
                        <w:r w:rsidR="0023747D" w:rsidRPr="00EE43AB">
                          <w:rPr>
                            <w:sz w:val="18"/>
                            <w:szCs w:val="18"/>
                          </w:rPr>
                          <w:t>,</w:t>
                        </w:r>
                        <w:r w:rsidR="0023747D" w:rsidRPr="00EE43AB">
                          <w:rPr>
                            <w:color w:val="0000FF"/>
                            <w:sz w:val="18"/>
                            <w:szCs w:val="18"/>
                          </w:rPr>
                          <w:t>function</w:t>
                        </w:r>
                        <w:r w:rsidR="0023747D" w:rsidRPr="00EE43AB">
                          <w:rPr>
                            <w:sz w:val="18"/>
                            <w:szCs w:val="18"/>
                          </w:rPr>
                          <w:t>(</w:t>
                        </w:r>
                        <w:r w:rsidR="0023747D">
                          <w:rPr>
                            <w:rFonts w:hint="eastAsia"/>
                            <w:sz w:val="18"/>
                            <w:szCs w:val="18"/>
                          </w:rPr>
                          <w:t>msg</w:t>
                        </w:r>
                        <w:r w:rsidR="0023747D"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00F55F81">
                          <w:rPr>
                            <w:sz w:val="18"/>
                            <w:szCs w:val="18"/>
                          </w:rPr>
                          <w:t>xui</w:t>
                        </w:r>
                        <w:r w:rsidRPr="00EE43AB">
                          <w:rPr>
                            <w:sz w:val="18"/>
                            <w:szCs w:val="18"/>
                          </w:rPr>
                          <w:t>.message(</w:t>
                        </w:r>
                        <w:proofErr w:type="gramEnd"/>
                        <w:r w:rsidRPr="00EE43AB">
                          <w:rPr>
                            <w:color w:val="FF00FF"/>
                            <w:sz w:val="18"/>
                            <w:szCs w:val="18"/>
                          </w:rPr>
                          <w:t xml:space="preserve">'You </w:t>
                        </w:r>
                        <w:r>
                          <w:rPr>
                            <w:rFonts w:hint="eastAsia"/>
                            <w:color w:val="FF00FF"/>
                            <w:sz w:val="18"/>
                            <w:szCs w:val="18"/>
                          </w:rPr>
                          <w:t xml:space="preserve">input - </w:t>
                        </w:r>
                        <w:r w:rsidRPr="00EE43AB">
                          <w:rPr>
                            <w:color w:val="FF00FF"/>
                            <w:sz w:val="18"/>
                            <w:szCs w:val="18"/>
                          </w:rPr>
                          <w:t>'</w:t>
                        </w:r>
                        <w:r>
                          <w:rPr>
                            <w:rFonts w:hint="eastAsia"/>
                            <w:color w:val="FF00FF"/>
                            <w:sz w:val="18"/>
                            <w:szCs w:val="18"/>
                          </w:rPr>
                          <w:t xml:space="preserve"> + </w:t>
                        </w:r>
                        <w:r>
                          <w:rPr>
                            <w:rFonts w:hint="eastAsia"/>
                            <w:sz w:val="18"/>
                            <w:szCs w:val="18"/>
                          </w:rPr>
                          <w:t>msg</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Pr="00EE43AB">
                          <w:rPr>
                            <w:sz w:val="18"/>
                            <w:szCs w:val="18"/>
                          </w:rPr>
                          <w:t>,</w:t>
                        </w:r>
                        <w:r w:rsidRPr="00EE43AB">
                          <w:rPr>
                            <w:color w:val="0000FF"/>
                            <w:sz w:val="18"/>
                            <w:szCs w:val="18"/>
                          </w:rPr>
                          <w:t>function</w:t>
                        </w:r>
                        <w:proofErr w:type="gramEnd"/>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00F55F81">
                          <w:rPr>
                            <w:sz w:val="18"/>
                            <w:szCs w:val="18"/>
                          </w:rPr>
                          <w:t>xui</w:t>
                        </w:r>
                        <w:r w:rsidRPr="00EE43AB">
                          <w:rPr>
                            <w:sz w:val="18"/>
                            <w:szCs w:val="18"/>
                          </w:rPr>
                          <w:t>.message(</w:t>
                        </w:r>
                        <w:proofErr w:type="gramEnd"/>
                        <w:r w:rsidRPr="002142E9">
                          <w:rPr>
                            <w:color w:val="FF00FF"/>
                            <w:sz w:val="18"/>
                            <w:szCs w:val="18"/>
                          </w:rPr>
                          <w:t xml:space="preserve">" </w:t>
                        </w:r>
                        <w:r>
                          <w:rPr>
                            <w:rFonts w:hint="eastAsia"/>
                            <w:color w:val="FF00FF"/>
                            <w:sz w:val="18"/>
                            <w:szCs w:val="18"/>
                          </w:rPr>
                          <w:t>Y</w:t>
                        </w:r>
                        <w:r w:rsidRPr="00EE43AB">
                          <w:rPr>
                            <w:color w:val="FF00FF"/>
                            <w:sz w:val="18"/>
                            <w:szCs w:val="18"/>
                          </w:rPr>
                          <w:t xml:space="preserve">ou </w:t>
                        </w:r>
                        <w:r>
                          <w:rPr>
                            <w:rFonts w:hint="eastAsia"/>
                            <w:color w:val="FF00FF"/>
                            <w:sz w:val="18"/>
                            <w:szCs w:val="18"/>
                          </w:rPr>
                          <w:t>cancel it</w:t>
                        </w:r>
                        <w:r w:rsidRPr="002142E9">
                          <w:rPr>
                            <w:color w:val="FF00FF"/>
                            <w:sz w:val="18"/>
                            <w:szCs w:val="18"/>
                          </w:rPr>
                          <w:t>"</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Pr>
                            <w:color w:val="FF00FF"/>
                            <w:sz w:val="18"/>
                            <w:szCs w:val="18"/>
                          </w:rPr>
                          <w:t>'</w:t>
                        </w:r>
                        <w:r>
                          <w:rPr>
                            <w:rFonts w:hint="eastAsia"/>
                            <w:color w:val="FF00FF"/>
                            <w:sz w:val="18"/>
                            <w:szCs w:val="18"/>
                          </w:rPr>
                          <w:t>YES</w:t>
                        </w:r>
                        <w:r w:rsidRPr="00EE43AB">
                          <w:rPr>
                            <w:color w:val="FF00FF"/>
                            <w:sz w:val="18"/>
                            <w:szCs w:val="18"/>
                          </w:rPr>
                          <w:t>'</w:t>
                        </w:r>
                        <w:r w:rsidRPr="00EE43AB">
                          <w:rPr>
                            <w:sz w:val="18"/>
                            <w:szCs w:val="18"/>
                          </w:rPr>
                          <w:t>,</w:t>
                        </w:r>
                        <w:r w:rsidRPr="00135B2F">
                          <w:rPr>
                            <w:sz w:val="18"/>
                            <w:szCs w:val="18"/>
                          </w:rPr>
                          <w:t xml:space="preserve"> </w:t>
                        </w:r>
                        <w:r>
                          <w:rPr>
                            <w:color w:val="FF00FF"/>
                            <w:sz w:val="18"/>
                            <w:szCs w:val="18"/>
                          </w:rPr>
                          <w:t>'</w:t>
                        </w:r>
                        <w:r>
                          <w:rPr>
                            <w:rFonts w:hint="eastAsia"/>
                            <w:color w:val="FF00FF"/>
                            <w:sz w:val="18"/>
                            <w:szCs w:val="18"/>
                          </w:rPr>
                          <w:t>NO</w:t>
                        </w:r>
                        <w:r w:rsidRPr="00EE43AB">
                          <w:rPr>
                            <w:color w:val="FF00FF"/>
                            <w:sz w:val="18"/>
                            <w:szCs w:val="18"/>
                          </w:rPr>
                          <w:t>'</w:t>
                        </w:r>
                        <w:proofErr w:type="gramStart"/>
                        <w:r w:rsidRPr="00EE43AB">
                          <w:rPr>
                            <w:sz w:val="18"/>
                            <w:szCs w:val="18"/>
                          </w:rPr>
                          <w:t>,</w:t>
                        </w:r>
                        <w:r w:rsidRPr="00EE43AB">
                          <w:rPr>
                            <w:color w:val="800000"/>
                            <w:sz w:val="18"/>
                            <w:szCs w:val="18"/>
                          </w:rPr>
                          <w:t>50</w:t>
                        </w:r>
                        <w:r w:rsidRPr="00EE43AB">
                          <w:rPr>
                            <w:sz w:val="18"/>
                            <w:szCs w:val="18"/>
                          </w:rPr>
                          <w:t>,</w:t>
                        </w:r>
                        <w:r w:rsidRPr="00EE43AB">
                          <w:rPr>
                            <w:color w:val="800000"/>
                            <w:sz w:val="18"/>
                            <w:szCs w:val="18"/>
                          </w:rPr>
                          <w:t>100</w:t>
                        </w:r>
                        <w:proofErr w:type="gramEnd"/>
                        <w:r w:rsidRPr="00EE43AB">
                          <w:rPr>
                            <w:sz w:val="18"/>
                            <w:szCs w:val="18"/>
                          </w:rPr>
                          <w:t>);</w:t>
                        </w:r>
                      </w:p>
                      <w:p w:rsidR="0023747D" w:rsidRPr="002142E9" w:rsidRDefault="0023747D" w:rsidP="00375F9C">
                        <w:pPr>
                          <w:spacing w:line="240" w:lineRule="exact"/>
                          <w:rPr>
                            <w:sz w:val="18"/>
                            <w:szCs w:val="18"/>
                          </w:rPr>
                        </w:pPr>
                      </w:p>
                    </w:txbxContent>
                  </v:textbox>
                </v:shape>
                <v:shape id="AutoShape 210" o:spid="_x0000_s1911" type="#_x0000_t62" style="position:absolute;left:30861;top:1981;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y1fMUA&#10;AADdAAAADwAAAGRycy9kb3ducmV2LnhtbERPTWvCQBC9C/6HZYReRHeVYiV1FRFaRERI2ou3aXZM&#10;gtnZNLvVtL/eFYTe5vE+Z7HqbC0u1PrKsYbJWIEgzp2puNDw+fE2moPwAdlg7Zg0/JKH1bLfW2Bi&#10;3JVTumShEDGEfYIayhCaREqfl2TRj11DHLmTay2GCNtCmhavMdzWcqrUTFqsODaU2NCmpPyc/VgN&#10;u/dTup//HdPs69tuJ8P1bvp8mGn9NOjWryACdeFf/HBvTZyv1Avcv4kn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bLV8xQAAAN0AAAAPAAAAAAAAAAAAAAAAAJgCAABkcnMv&#10;ZG93bnJldi54bWxQSwUGAAAAAAQABAD1AAAAigMAAAAA&#10;" adj="25413,3669" fillcolor="#ff9">
                  <v:textbox inset="0,0,0,0">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YES</w:t>
                        </w:r>
                        <w:r>
                          <w:rPr>
                            <w:szCs w:val="18"/>
                          </w:rPr>
                          <w:t>”</w:t>
                        </w:r>
                      </w:p>
                    </w:txbxContent>
                  </v:textbox>
                </v:shape>
                <v:shape id="AutoShape 212" o:spid="_x0000_s1912" type="#_x0000_t62" style="position:absolute;left:19431;top:6934;width:3086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sIt8cA&#10;AADdAAAADwAAAGRycy9kb3ducmV2LnhtbESPT2vDMAzF74N9B6NBb6vdDtYtq1tCYVAoO/QP21WL&#10;tSQsloPtttk+fXUo9Cbxnt77ab4cfKdOFFMb2MJkbEARV8G1XFs47N8fX0CljOywC0wW/ijBcnF/&#10;N8fChTNv6bTLtZIQTgVaaHLuC61T1ZDHNA49sWg/IXrMssZau4hnCfednhrzrD22LA0N9rRqqPrd&#10;Hb0FXW6H/aTFf/36/bX+KDfx8+k4s3b0MJRvoDIN+Wa+Xq+d4BsjuPKNjK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rCLfHAAAA3QAAAA8AAAAAAAAAAAAAAAAAmAIAAGRy&#10;cy9kb3ducmV2LnhtbFBLBQYAAAAABAAEAPUAAACMAwAAAAA=&#10;" adj="22608,-21808" fillcolor="#ff9">
                  <v:textbox inset="0,0,0,0">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NO</w:t>
                        </w:r>
                        <w:r>
                          <w:rPr>
                            <w:szCs w:val="18"/>
                          </w:rPr>
                          <w:t>”</w:t>
                        </w:r>
                        <w:r>
                          <w:rPr>
                            <w:rFonts w:hint="eastAsia"/>
                            <w:szCs w:val="18"/>
                          </w:rPr>
                          <w:t xml:space="preserve"> or click close button</w:t>
                        </w:r>
                      </w:p>
                      <w:p w:rsidR="0023747D" w:rsidRPr="00991456" w:rsidRDefault="0023747D" w:rsidP="00375F9C">
                        <w:pPr>
                          <w:rPr>
                            <w:szCs w:val="18"/>
                          </w:rPr>
                        </w:pPr>
                      </w:p>
                      <w:p w:rsidR="0023747D" w:rsidRPr="00D20968" w:rsidRDefault="0023747D" w:rsidP="00375F9C">
                        <w:pPr>
                          <w:rPr>
                            <w:szCs w:val="18"/>
                          </w:rPr>
                        </w:pPr>
                      </w:p>
                    </w:txbxContent>
                  </v:textbox>
                </v:shape>
                <w10:anchorlock/>
              </v:group>
            </w:pict>
          </mc:Fallback>
        </mc:AlternateContent>
      </w:r>
    </w:p>
    <w:p w:rsidR="00375F9C" w:rsidRPr="00B85DF4" w:rsidRDefault="005C781A" w:rsidP="00375F9C">
      <w:r>
        <w:rPr>
          <w:rFonts w:hint="eastAsia"/>
          <w:noProof/>
        </w:rPr>
        <w:drawing>
          <wp:inline distT="0" distB="0" distL="0" distR="0" wp14:anchorId="5718050B" wp14:editId="4F86630B">
            <wp:extent cx="2971800" cy="1428750"/>
            <wp:effectExtent l="0" t="0" r="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971800" cy="1428750"/>
                    </a:xfrm>
                    <a:prstGeom prst="rect">
                      <a:avLst/>
                    </a:prstGeom>
                    <a:noFill/>
                    <a:ln>
                      <a:noFill/>
                    </a:ln>
                  </pic:spPr>
                </pic:pic>
              </a:graphicData>
            </a:graphic>
          </wp:inline>
        </w:drawing>
      </w:r>
    </w:p>
    <w:p w:rsidR="00375F9C" w:rsidRDefault="00375F9C" w:rsidP="00E45D25">
      <w:pPr>
        <w:pStyle w:val="3"/>
        <w:numPr>
          <w:ilvl w:val="2"/>
          <w:numId w:val="17"/>
        </w:numPr>
      </w:pPr>
      <w:bookmarkStart w:id="205" w:name="_Toc356466331"/>
      <w:r>
        <w:rPr>
          <w:rFonts w:hint="eastAsia"/>
        </w:rPr>
        <w:t>pop window</w:t>
      </w:r>
      <w:bookmarkEnd w:id="205"/>
    </w:p>
    <w:p w:rsidR="00375F9C" w:rsidRDefault="005C781A" w:rsidP="00375F9C">
      <w:r>
        <w:rPr>
          <w:noProof/>
        </w:rPr>
        <mc:AlternateContent>
          <mc:Choice Requires="wpc">
            <w:drawing>
              <wp:inline distT="0" distB="0" distL="0" distR="0" wp14:anchorId="719273FC" wp14:editId="1A788655">
                <wp:extent cx="5257800" cy="306705"/>
                <wp:effectExtent l="9525" t="0" r="9525" b="7620"/>
                <wp:docPr id="1004" name="画布 2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3" name="Text Box 215"/>
                        <wps:cNvSpPr txBox="1">
                          <a:spLocks noChangeArrowheads="1"/>
                        </wps:cNvSpPr>
                        <wps:spPr bwMode="auto">
                          <a:xfrm>
                            <a:off x="0" y="48895"/>
                            <a:ext cx="5257800" cy="257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142E9" w:rsidRDefault="00F55F81" w:rsidP="00375F9C">
                              <w:pPr>
                                <w:spacing w:line="240" w:lineRule="exact"/>
                                <w:rPr>
                                  <w:sz w:val="18"/>
                                  <w:szCs w:val="18"/>
                                </w:rPr>
                              </w:pPr>
                              <w:r>
                                <w:rPr>
                                  <w:sz w:val="18"/>
                                  <w:szCs w:val="18"/>
                                </w:rPr>
                                <w:t>xui</w:t>
                              </w:r>
                              <w:r w:rsidR="0023747D" w:rsidRPr="002142E9">
                                <w:rPr>
                                  <w:sz w:val="18"/>
                                  <w:szCs w:val="18"/>
                                </w:rPr>
                                <w:t>.</w:t>
                              </w:r>
                              <w:r w:rsidR="0023747D">
                                <w:rPr>
                                  <w:rFonts w:hint="eastAsia"/>
                                  <w:sz w:val="18"/>
                                  <w:szCs w:val="18"/>
                                </w:rPr>
                                <w:t>pop</w:t>
                              </w:r>
                              <w:r w:rsidR="0023747D" w:rsidRPr="002142E9">
                                <w:rPr>
                                  <w:sz w:val="18"/>
                                  <w:szCs w:val="18"/>
                                </w:rPr>
                                <w:t>(</w:t>
                              </w:r>
                              <w:r w:rsidR="0023747D" w:rsidRPr="002142E9">
                                <w:rPr>
                                  <w:color w:val="FF00FF"/>
                                  <w:sz w:val="18"/>
                                  <w:szCs w:val="18"/>
                                </w:rPr>
                                <w:t>'title'</w:t>
                              </w:r>
                              <w:r w:rsidR="0023747D" w:rsidRPr="002142E9">
                                <w:rPr>
                                  <w:sz w:val="18"/>
                                  <w:szCs w:val="18"/>
                                </w:rPr>
                                <w:t xml:space="preserve">, </w:t>
                              </w:r>
                              <w:r w:rsidR="0023747D" w:rsidRPr="002142E9">
                                <w:rPr>
                                  <w:color w:val="FF00FF"/>
                                  <w:sz w:val="18"/>
                                  <w:szCs w:val="18"/>
                                </w:rPr>
                                <w:t>'message'</w:t>
                              </w:r>
                              <w:r w:rsidR="0023747D" w:rsidRPr="002142E9">
                                <w:rPr>
                                  <w:sz w:val="18"/>
                                  <w:szCs w:val="18"/>
                                </w:rPr>
                                <w:t>,</w:t>
                              </w:r>
                              <w:r w:rsidR="0023747D">
                                <w:rPr>
                                  <w:color w:val="FF00FF"/>
                                  <w:sz w:val="18"/>
                                  <w:szCs w:val="18"/>
                                </w:rPr>
                                <w:t>'</w:t>
                              </w:r>
                              <w:r w:rsidR="0023747D">
                                <w:rPr>
                                  <w:rFonts w:hint="eastAsia"/>
                                  <w:color w:val="FF00FF"/>
                                  <w:sz w:val="18"/>
                                  <w:szCs w:val="18"/>
                                </w:rPr>
                                <w:t>Button Caption</w:t>
                              </w:r>
                              <w:r w:rsidR="0023747D">
                                <w:rPr>
                                  <w:color w:val="FF00FF"/>
                                  <w:sz w:val="18"/>
                                  <w:szCs w:val="18"/>
                                </w:rPr>
                                <w:t>'</w:t>
                              </w:r>
                              <w:r w:rsidR="0023747D" w:rsidRPr="002142E9">
                                <w:rPr>
                                  <w:sz w:val="18"/>
                                  <w:szCs w:val="18"/>
                                </w:rPr>
                                <w:t>,</w:t>
                              </w:r>
                              <w:r w:rsidR="0023747D" w:rsidRPr="002142E9">
                                <w:rPr>
                                  <w:color w:val="800000"/>
                                  <w:sz w:val="18"/>
                                  <w:szCs w:val="18"/>
                                </w:rPr>
                                <w:t>50</w:t>
                              </w:r>
                              <w:r w:rsidR="0023747D" w:rsidRPr="002142E9">
                                <w:rPr>
                                  <w:sz w:val="18"/>
                                  <w:szCs w:val="18"/>
                                </w:rPr>
                                <w:t>,</w:t>
                              </w:r>
                              <w:r w:rsidR="0023747D" w:rsidRPr="002142E9">
                                <w:rPr>
                                  <w:color w:val="800000"/>
                                  <w:sz w:val="18"/>
                                  <w:szCs w:val="18"/>
                                </w:rPr>
                                <w:t>100</w:t>
                              </w:r>
                              <w:r w:rsidR="0023747D" w:rsidRPr="002142E9">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213" o:spid="_x0000_s1913" editas="canvas" style="width:414pt;height:24.15pt;mso-position-horizontal-relative:char;mso-position-vertical-relative:line" coordsize="52578,3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">
                <v:shape id="_x0000_s1914" type="#_x0000_t75" style="position:absolute;width:52578;height:3067;visibility:visible;mso-wrap-style:square">
                  <v:fill o:detectmouseclick="t"/>
                  <v:path o:connecttype="none"/>
                </v:shape>
                <v:shape id="Text Box 215" o:spid="_x0000_s1915" type="#_x0000_t202" style="position:absolute;top:488;width:52578;height:2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W3Y8IA&#10;AADdAAAADwAAAGRycy9kb3ducmV2LnhtbERPS2sCMRC+C/0PYQreNGkFsVujSKVsLwUf7X3YjJvF&#10;zWRJ4rr++6YgeJuP7znL9eBa0VOIjWcNL1MFgrjypuFaw8/xc7IAEROywdYzabhRhPXqabTEwvgr&#10;76k/pFrkEI4FarApdYWUsbLkME59R5y5kw8OU4ahlibgNYe7Vr4qNZcOG84NFjv6sFSdDxenoTpv&#10;h23Z/NrQX9xiZ97K2/e81Hr8PGzeQSQa0kN8d3+ZPF+pGfx/k0+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BbdjwgAAAN0AAAAPAAAAAAAAAAAAAAAAAJgCAABkcnMvZG93&#10;bnJldi54bWxQSwUGAAAAAAQABAD1AAAAhwMAAAAA&#10;" strokeweight="1pt">
                  <v:textbox style="mso-fit-shape-to-text:t" inset="1.5mm,1.3mm,1.5mm">
                    <w:txbxContent>
                      <w:p w:rsidR="0023747D" w:rsidRPr="002142E9" w:rsidRDefault="00F55F81" w:rsidP="00375F9C">
                        <w:pPr>
                          <w:spacing w:line="240" w:lineRule="exact"/>
                          <w:rPr>
                            <w:sz w:val="18"/>
                            <w:szCs w:val="18"/>
                          </w:rPr>
                        </w:pPr>
                        <w:proofErr w:type="gramStart"/>
                        <w:r>
                          <w:rPr>
                            <w:sz w:val="18"/>
                            <w:szCs w:val="18"/>
                          </w:rPr>
                          <w:t>xui</w:t>
                        </w:r>
                        <w:r w:rsidR="0023747D" w:rsidRPr="002142E9">
                          <w:rPr>
                            <w:sz w:val="18"/>
                            <w:szCs w:val="18"/>
                          </w:rPr>
                          <w:t>.</w:t>
                        </w:r>
                        <w:r w:rsidR="0023747D">
                          <w:rPr>
                            <w:rFonts w:hint="eastAsia"/>
                            <w:sz w:val="18"/>
                            <w:szCs w:val="18"/>
                          </w:rPr>
                          <w:t>pop</w:t>
                        </w:r>
                        <w:r w:rsidR="0023747D" w:rsidRPr="002142E9">
                          <w:rPr>
                            <w:sz w:val="18"/>
                            <w:szCs w:val="18"/>
                          </w:rPr>
                          <w:t>(</w:t>
                        </w:r>
                        <w:proofErr w:type="gramEnd"/>
                        <w:r w:rsidR="0023747D" w:rsidRPr="002142E9">
                          <w:rPr>
                            <w:color w:val="FF00FF"/>
                            <w:sz w:val="18"/>
                            <w:szCs w:val="18"/>
                          </w:rPr>
                          <w:t>'title'</w:t>
                        </w:r>
                        <w:r w:rsidR="0023747D" w:rsidRPr="002142E9">
                          <w:rPr>
                            <w:sz w:val="18"/>
                            <w:szCs w:val="18"/>
                          </w:rPr>
                          <w:t xml:space="preserve">, </w:t>
                        </w:r>
                        <w:r w:rsidR="0023747D" w:rsidRPr="002142E9">
                          <w:rPr>
                            <w:color w:val="FF00FF"/>
                            <w:sz w:val="18"/>
                            <w:szCs w:val="18"/>
                          </w:rPr>
                          <w:t>'message'</w:t>
                        </w:r>
                        <w:r w:rsidR="0023747D" w:rsidRPr="002142E9">
                          <w:rPr>
                            <w:sz w:val="18"/>
                            <w:szCs w:val="18"/>
                          </w:rPr>
                          <w:t>,</w:t>
                        </w:r>
                        <w:r w:rsidR="0023747D">
                          <w:rPr>
                            <w:color w:val="FF00FF"/>
                            <w:sz w:val="18"/>
                            <w:szCs w:val="18"/>
                          </w:rPr>
                          <w:t>'</w:t>
                        </w:r>
                        <w:r w:rsidR="0023747D">
                          <w:rPr>
                            <w:rFonts w:hint="eastAsia"/>
                            <w:color w:val="FF00FF"/>
                            <w:sz w:val="18"/>
                            <w:szCs w:val="18"/>
                          </w:rPr>
                          <w:t>Button Caption</w:t>
                        </w:r>
                        <w:r w:rsidR="0023747D">
                          <w:rPr>
                            <w:color w:val="FF00FF"/>
                            <w:sz w:val="18"/>
                            <w:szCs w:val="18"/>
                          </w:rPr>
                          <w:t>'</w:t>
                        </w:r>
                        <w:r w:rsidR="0023747D" w:rsidRPr="002142E9">
                          <w:rPr>
                            <w:sz w:val="18"/>
                            <w:szCs w:val="18"/>
                          </w:rPr>
                          <w:t>,</w:t>
                        </w:r>
                        <w:r w:rsidR="0023747D" w:rsidRPr="002142E9">
                          <w:rPr>
                            <w:color w:val="800000"/>
                            <w:sz w:val="18"/>
                            <w:szCs w:val="18"/>
                          </w:rPr>
                          <w:t>50</w:t>
                        </w:r>
                        <w:r w:rsidR="0023747D" w:rsidRPr="002142E9">
                          <w:rPr>
                            <w:sz w:val="18"/>
                            <w:szCs w:val="18"/>
                          </w:rPr>
                          <w:t>,</w:t>
                        </w:r>
                        <w:r w:rsidR="0023747D" w:rsidRPr="002142E9">
                          <w:rPr>
                            <w:color w:val="800000"/>
                            <w:sz w:val="18"/>
                            <w:szCs w:val="18"/>
                          </w:rPr>
                          <w:t>100</w:t>
                        </w:r>
                        <w:r w:rsidR="0023747D" w:rsidRPr="002142E9">
                          <w:rPr>
                            <w:sz w:val="18"/>
                            <w:szCs w:val="18"/>
                          </w:rPr>
                          <w:t>);</w:t>
                        </w:r>
                      </w:p>
                    </w:txbxContent>
                  </v:textbox>
                </v:shape>
                <w10:anchorlock/>
              </v:group>
            </w:pict>
          </mc:Fallback>
        </mc:AlternateContent>
      </w:r>
    </w:p>
    <w:p w:rsidR="00375F9C" w:rsidRPr="00CD3410" w:rsidRDefault="005C781A" w:rsidP="00375F9C">
      <w:r>
        <w:rPr>
          <w:rFonts w:hint="eastAsia"/>
          <w:noProof/>
        </w:rPr>
        <w:drawing>
          <wp:inline distT="0" distB="0" distL="0" distR="0" wp14:anchorId="1CC6210E" wp14:editId="77EED612">
            <wp:extent cx="1914525" cy="1343025"/>
            <wp:effectExtent l="0" t="0" r="9525" b="9525"/>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914525" cy="1343025"/>
                    </a:xfrm>
                    <a:prstGeom prst="rect">
                      <a:avLst/>
                    </a:prstGeom>
                    <a:noFill/>
                    <a:ln>
                      <a:noFill/>
                    </a:ln>
                  </pic:spPr>
                </pic:pic>
              </a:graphicData>
            </a:graphic>
          </wp:inline>
        </w:drawing>
      </w:r>
    </w:p>
    <w:p w:rsidR="00375F9C" w:rsidRDefault="00375F9C" w:rsidP="00E45D25">
      <w:pPr>
        <w:pStyle w:val="2"/>
        <w:numPr>
          <w:ilvl w:val="1"/>
          <w:numId w:val="17"/>
        </w:numPr>
      </w:pPr>
      <w:bookmarkStart w:id="206" w:name="_Toc356466332"/>
      <w:r w:rsidRPr="00D20968">
        <w:t>Asynchronous execution</w:t>
      </w:r>
      <w:bookmarkEnd w:id="206"/>
    </w:p>
    <w:p w:rsidR="00375F9C" w:rsidRDefault="00375F9C" w:rsidP="00E45D25">
      <w:pPr>
        <w:pStyle w:val="3"/>
        <w:numPr>
          <w:ilvl w:val="2"/>
          <w:numId w:val="17"/>
        </w:numPr>
      </w:pPr>
      <w:bookmarkStart w:id="207" w:name="_Toc356466333"/>
      <w:r w:rsidRPr="00586B74">
        <w:t>asyRun</w:t>
      </w:r>
      <w:bookmarkEnd w:id="207"/>
    </w:p>
    <w:p w:rsidR="00375F9C" w:rsidRPr="00D20968" w:rsidRDefault="00375F9C" w:rsidP="00375F9C">
      <w:r w:rsidRPr="00D20968">
        <w:t xml:space="preserve">_.asyRun is a wrapper for </w:t>
      </w:r>
      <w:r w:rsidR="004D6FBC">
        <w:rPr>
          <w:rFonts w:hint="eastAsia"/>
        </w:rPr>
        <w:t xml:space="preserve">javascript </w:t>
      </w:r>
      <w:r w:rsidRPr="00D20968">
        <w:t>set</w:t>
      </w:r>
      <w:r w:rsidR="004D6FBC">
        <w:rPr>
          <w:rFonts w:hint="eastAsia"/>
        </w:rPr>
        <w:t>T</w:t>
      </w:r>
      <w:r w:rsidRPr="00D20968">
        <w:t>imeout.</w:t>
      </w:r>
    </w:p>
    <w:p w:rsidR="00375F9C" w:rsidRPr="00E23415" w:rsidRDefault="005C781A" w:rsidP="00375F9C">
      <w:r>
        <w:rPr>
          <w:noProof/>
        </w:rPr>
        <mc:AlternateContent>
          <mc:Choice Requires="wpc">
            <w:drawing>
              <wp:inline distT="0" distB="0" distL="0" distR="0" wp14:anchorId="20977564" wp14:editId="6D7F32C0">
                <wp:extent cx="5257800" cy="1263650"/>
                <wp:effectExtent l="9525" t="9525" r="9525" b="12700"/>
                <wp:docPr id="1002" name="画布 2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97" name="Text Box 220"/>
                        <wps:cNvSpPr txBox="1">
                          <a:spLocks noChangeArrowheads="1"/>
                        </wps:cNvSpPr>
                        <wps:spPr bwMode="auto">
                          <a:xfrm>
                            <a:off x="0" y="48895"/>
                            <a:ext cx="5257800" cy="120269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23415" w:rsidRDefault="0023747D" w:rsidP="00375F9C">
                              <w:pPr>
                                <w:spacing w:line="240" w:lineRule="exact"/>
                                <w:rPr>
                                  <w:sz w:val="18"/>
                                  <w:szCs w:val="18"/>
                                </w:rPr>
                              </w:pPr>
                              <w:r w:rsidRPr="00E23415">
                                <w:rPr>
                                  <w:sz w:val="18"/>
                                  <w:szCs w:val="18"/>
                                </w:rPr>
                                <w:t>_.asyRun(</w:t>
                              </w:r>
                              <w:r w:rsidRPr="00E23415">
                                <w:rPr>
                                  <w:color w:val="0000FF"/>
                                  <w:sz w:val="18"/>
                                  <w:szCs w:val="18"/>
                                </w:rPr>
                                <w:t>function</w:t>
                              </w:r>
                              <w:r w:rsidRPr="00E23415">
                                <w:rPr>
                                  <w:sz w:val="18"/>
                                  <w:szCs w:val="18"/>
                                </w:rPr>
                                <w:t>(arg1,arg2){</w:t>
                              </w:r>
                            </w:p>
                            <w:p w:rsidR="0023747D" w:rsidRPr="00E23415" w:rsidRDefault="0023747D" w:rsidP="00375F9C">
                              <w:pPr>
                                <w:spacing w:line="240" w:lineRule="exact"/>
                                <w:rPr>
                                  <w:sz w:val="18"/>
                                  <w:szCs w:val="18"/>
                                </w:rPr>
                              </w:pPr>
                              <w:r w:rsidRPr="00E23415">
                                <w:rPr>
                                  <w:sz w:val="18"/>
                                  <w:szCs w:val="18"/>
                                </w:rPr>
                                <w:t xml:space="preserve">    </w:t>
                              </w:r>
                              <w:r w:rsidR="00F55F81">
                                <w:rPr>
                                  <w:sz w:val="18"/>
                                  <w:szCs w:val="18"/>
                                </w:rPr>
                                <w:t>xui</w:t>
                              </w:r>
                              <w:r w:rsidRPr="00E23415">
                                <w:rPr>
                                  <w:sz w:val="18"/>
                                  <w:szCs w:val="18"/>
                                </w:rPr>
                                <w:t>.pop(</w:t>
                              </w:r>
                              <w:r w:rsidRPr="00E23415">
                                <w:rPr>
                                  <w:color w:val="FF00FF"/>
                                  <w:sz w:val="18"/>
                                  <w:szCs w:val="18"/>
                                </w:rPr>
                                <w:t>"this===</w:t>
                              </w:r>
                              <w:r w:rsidR="00F55F81">
                                <w:rPr>
                                  <w:color w:val="FF00FF"/>
                                  <w:sz w:val="18"/>
                                  <w:szCs w:val="18"/>
                                </w:rPr>
                                <w:t>xui</w:t>
                              </w:r>
                              <w:r w:rsidRPr="00E23415">
                                <w:rPr>
                                  <w:color w:val="FF00FF"/>
                                  <w:sz w:val="18"/>
                                  <w:szCs w:val="18"/>
                                </w:rPr>
                                <w:t>:"</w:t>
                              </w:r>
                              <w:r w:rsidRPr="00E23415">
                                <w:rPr>
                                  <w:sz w:val="18"/>
                                  <w:szCs w:val="18"/>
                                </w:rPr>
                                <w:t>+(</w:t>
                              </w:r>
                              <w:r w:rsidRPr="00E23415">
                                <w:rPr>
                                  <w:color w:val="0000FF"/>
                                  <w:sz w:val="18"/>
                                  <w:szCs w:val="18"/>
                                </w:rPr>
                                <w:t>this</w:t>
                              </w:r>
                              <w:r w:rsidRPr="00E23415">
                                <w:rPr>
                                  <w:sz w:val="18"/>
                                  <w:szCs w:val="18"/>
                                </w:rPr>
                                <w:t>===</w:t>
                              </w:r>
                              <w:r w:rsidR="00F55F81">
                                <w:rPr>
                                  <w:sz w:val="18"/>
                                  <w:szCs w:val="18"/>
                                </w:rPr>
                                <w:t>xui</w:t>
                              </w:r>
                              <w:r w:rsidRPr="00E23415">
                                <w:rPr>
                                  <w:sz w:val="18"/>
                                  <w:szCs w:val="18"/>
                                </w:rPr>
                                <w:t>), arg1+</w:t>
                              </w:r>
                              <w:r w:rsidRPr="00E23415">
                                <w:rPr>
                                  <w:color w:val="FF00FF"/>
                                  <w:sz w:val="18"/>
                                  <w:szCs w:val="18"/>
                                </w:rPr>
                                <w:t>":"</w:t>
                              </w:r>
                              <w:r w:rsidRPr="00E23415">
                                <w:rPr>
                                  <w:sz w:val="18"/>
                                  <w:szCs w:val="18"/>
                                </w:rPr>
                                <w:t>+arg2)</w:t>
                              </w:r>
                            </w:p>
                            <w:p w:rsidR="0023747D" w:rsidRDefault="0023747D" w:rsidP="00375F9C">
                              <w:pPr>
                                <w:rPr>
                                  <w:sz w:val="18"/>
                                  <w:szCs w:val="18"/>
                                </w:rPr>
                              </w:pPr>
                              <w:r w:rsidRPr="00E23415">
                                <w:rPr>
                                  <w:sz w:val="18"/>
                                  <w:szCs w:val="18"/>
                                </w:rPr>
                                <w:t>},</w:t>
                              </w:r>
                            </w:p>
                            <w:p w:rsidR="0023747D" w:rsidRDefault="0023747D" w:rsidP="00375F9C">
                              <w:pPr>
                                <w:rPr>
                                  <w:sz w:val="18"/>
                                  <w:szCs w:val="18"/>
                                </w:rPr>
                              </w:pPr>
                              <w:r w:rsidRPr="00E23415">
                                <w:rPr>
                                  <w:color w:val="800000"/>
                                  <w:sz w:val="18"/>
                                  <w:szCs w:val="18"/>
                                </w:rPr>
                                <w:t>500</w:t>
                              </w:r>
                              <w:r w:rsidRPr="00E23415">
                                <w:rPr>
                                  <w:sz w:val="18"/>
                                  <w:szCs w:val="18"/>
                                </w:rPr>
                                <w:t>,</w:t>
                              </w:r>
                            </w:p>
                            <w:p w:rsidR="0023747D" w:rsidRDefault="0023747D" w:rsidP="00375F9C">
                              <w:pPr>
                                <w:rPr>
                                  <w:sz w:val="18"/>
                                  <w:szCs w:val="18"/>
                                </w:rPr>
                              </w:pPr>
                              <w:r w:rsidRPr="00E23415">
                                <w:rPr>
                                  <w:sz w:val="18"/>
                                  <w:szCs w:val="18"/>
                                </w:rPr>
                                <w:t>[</w:t>
                              </w:r>
                              <w:r w:rsidRPr="00E23415">
                                <w:rPr>
                                  <w:color w:val="FF00FF"/>
                                  <w:sz w:val="18"/>
                                  <w:szCs w:val="18"/>
                                </w:rPr>
                                <w:t>'arg1'</w:t>
                              </w:r>
                              <w:r w:rsidRPr="00E23415">
                                <w:rPr>
                                  <w:sz w:val="18"/>
                                  <w:szCs w:val="18"/>
                                </w:rPr>
                                <w:t>,</w:t>
                              </w:r>
                              <w:r w:rsidRPr="00E23415">
                                <w:rPr>
                                  <w:color w:val="FF00FF"/>
                                  <w:sz w:val="18"/>
                                  <w:szCs w:val="18"/>
                                </w:rPr>
                                <w:t>'arg2'</w:t>
                              </w:r>
                              <w:r w:rsidRPr="00E23415">
                                <w:rPr>
                                  <w:sz w:val="18"/>
                                  <w:szCs w:val="18"/>
                                </w:rPr>
                                <w:t>],</w:t>
                              </w:r>
                            </w:p>
                            <w:p w:rsidR="0023747D" w:rsidRPr="00E23415" w:rsidRDefault="00F55F81" w:rsidP="00375F9C">
                              <w:pPr>
                                <w:rPr>
                                  <w:szCs w:val="18"/>
                                </w:rPr>
                              </w:pPr>
                              <w:r>
                                <w:rPr>
                                  <w:sz w:val="18"/>
                                  <w:szCs w:val="18"/>
                                </w:rPr>
                                <w:t>xui</w:t>
                              </w:r>
                              <w:r w:rsidR="0023747D" w:rsidRPr="00E23415">
                                <w:rPr>
                                  <w:sz w:val="18"/>
                                  <w:szCs w:val="18"/>
                                </w:rPr>
                                <w:t>)</w:t>
                              </w:r>
                            </w:p>
                          </w:txbxContent>
                        </wps:txbx>
                        <wps:bodyPr rot="0" vert="horz" wrap="square" lIns="54000" tIns="46800" rIns="54000" bIns="45720" anchor="t" anchorCtr="0" upright="1">
                          <a:spAutoFit/>
                        </wps:bodyPr>
                      </wps:wsp>
                      <wps:wsp>
                        <wps:cNvPr id="998" name="AutoShape 221"/>
                        <wps:cNvSpPr>
                          <a:spLocks noChangeArrowheads="1"/>
                        </wps:cNvSpPr>
                        <wps:spPr bwMode="auto">
                          <a:xfrm flipH="1">
                            <a:off x="678815" y="1028065"/>
                            <a:ext cx="450850" cy="235585"/>
                          </a:xfrm>
                          <a:prstGeom prst="wedgeRoundRectCallout">
                            <a:avLst>
                              <a:gd name="adj1" fmla="val 130560"/>
                              <a:gd name="adj2" fmla="val -633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scope</w:t>
                              </w:r>
                            </w:p>
                          </w:txbxContent>
                        </wps:txbx>
                        <wps:bodyPr rot="0" vert="horz" wrap="square" lIns="0" tIns="0" rIns="0" bIns="0" anchor="t" anchorCtr="0" upright="1">
                          <a:noAutofit/>
                        </wps:bodyPr>
                      </wps:wsp>
                      <wps:wsp>
                        <wps:cNvPr id="999" name="AutoShape 222"/>
                        <wps:cNvSpPr>
                          <a:spLocks noChangeArrowheads="1"/>
                        </wps:cNvSpPr>
                        <wps:spPr bwMode="auto">
                          <a:xfrm flipH="1">
                            <a:off x="1028700" y="792480"/>
                            <a:ext cx="914400" cy="235585"/>
                          </a:xfrm>
                          <a:prstGeom prst="wedgeRoundRectCallout">
                            <a:avLst>
                              <a:gd name="adj1" fmla="val 83194"/>
                              <a:gd name="adj2" fmla="val -41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parameters</w:t>
                              </w:r>
                            </w:p>
                          </w:txbxContent>
                        </wps:txbx>
                        <wps:bodyPr rot="0" vert="horz" wrap="square" lIns="0" tIns="0" rIns="0" bIns="0" anchor="t" anchorCtr="0" upright="1">
                          <a:noAutofit/>
                        </wps:bodyPr>
                      </wps:wsp>
                      <wps:wsp>
                        <wps:cNvPr id="1000" name="AutoShape 223"/>
                        <wps:cNvSpPr>
                          <a:spLocks noChangeArrowheads="1"/>
                        </wps:cNvSpPr>
                        <wps:spPr bwMode="auto">
                          <a:xfrm flipH="1">
                            <a:off x="800100" y="495300"/>
                            <a:ext cx="1143000" cy="235585"/>
                          </a:xfrm>
                          <a:prstGeom prst="wedgeRoundRectCallout">
                            <a:avLst>
                              <a:gd name="adj1" fmla="val 93222"/>
                              <a:gd name="adj2" fmla="val 4811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D</w:t>
                              </w:r>
                              <w:r>
                                <w:rPr>
                                  <w:rFonts w:hint="eastAsia"/>
                                  <w:szCs w:val="18"/>
                                </w:rPr>
                                <w:t>elay 500 ms</w:t>
                              </w:r>
                            </w:p>
                          </w:txbxContent>
                        </wps:txbx>
                        <wps:bodyPr rot="0" vert="horz" wrap="square" lIns="0" tIns="0" rIns="0" bIns="0" anchor="t" anchorCtr="0" upright="1">
                          <a:noAutofit/>
                        </wps:bodyPr>
                      </wps:wsp>
                      <wps:wsp>
                        <wps:cNvPr id="1001" name="AutoShape 224"/>
                        <wps:cNvSpPr>
                          <a:spLocks noChangeArrowheads="1"/>
                        </wps:cNvSpPr>
                        <wps:spPr bwMode="auto">
                          <a:xfrm flipH="1">
                            <a:off x="2400300" y="0"/>
                            <a:ext cx="1371600" cy="235585"/>
                          </a:xfrm>
                          <a:prstGeom prst="wedgeRoundRectCallout">
                            <a:avLst>
                              <a:gd name="adj1" fmla="val 90185"/>
                              <a:gd name="adj2" fmla="val 311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unction body</w:t>
                              </w:r>
                            </w:p>
                          </w:txbxContent>
                        </wps:txbx>
                        <wps:bodyPr rot="0" vert="horz" wrap="square" lIns="0" tIns="0" rIns="0" bIns="0" anchor="t" anchorCtr="0" upright="1">
                          <a:noAutofit/>
                        </wps:bodyPr>
                      </wps:wsp>
                    </wpc:wpc>
                  </a:graphicData>
                </a:graphic>
              </wp:inline>
            </w:drawing>
          </mc:Choice>
          <mc:Fallback>
            <w:pict>
              <v:group id="画布 218" o:spid="_x0000_s1916" editas="canvas" style="width:414pt;height:99.5pt;mso-position-horizontal-relative:char;mso-position-vertical-relative:line" coordsize="52578,12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">
                <v:shape id="_x0000_s1917" type="#_x0000_t75" style="position:absolute;width:52578;height:12636;visibility:visible;mso-wrap-style:square">
                  <v:fill o:detectmouseclick="t"/>
                  <v:path o:connecttype="none"/>
                </v:shape>
                <v:shape id="Text Box 220" o:spid="_x0000_s1918" type="#_x0000_t202" style="position:absolute;top:488;width:52578;height:1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iz28MA&#10;AADcAAAADwAAAGRycy9kb3ducmV2LnhtbESPQWsCMRSE7wX/Q3iCt5q1B3W3RilKWS+Cte39sXnd&#10;LG5eliSu6783gtDjMDPfMKvNYFvRkw+NYwWzaQaCuHK64VrBz/fn6xJEiMgaW8ek4EYBNuvRywoL&#10;7a78Rf0p1iJBOBSowMTYFVKGypDFMHUdcfL+nLcYk/S11B6vCW5b+ZZlc2mx4bRgsKOtoep8ulgF&#10;1Xk37Mrm1/j+YpdHnZe3w7xUajIePt5BRBrif/jZ3msFeb6Ax5l0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iz28MAAADcAAAADwAAAAAAAAAAAAAAAACYAgAAZHJzL2Rv&#10;d25yZXYueG1sUEsFBgAAAAAEAAQA9QAAAIgDAAAAAA==&#10;" strokeweight="1pt">
                  <v:textbox style="mso-fit-shape-to-text:t" inset="1.5mm,1.3mm,1.5mm">
                    <w:txbxContent>
                      <w:p w:rsidR="0023747D" w:rsidRPr="00E23415" w:rsidRDefault="0023747D" w:rsidP="00375F9C">
                        <w:pPr>
                          <w:spacing w:line="240" w:lineRule="exact"/>
                          <w:rPr>
                            <w:sz w:val="18"/>
                            <w:szCs w:val="18"/>
                          </w:rPr>
                        </w:pPr>
                        <w:r w:rsidRPr="00E23415">
                          <w:rPr>
                            <w:sz w:val="18"/>
                            <w:szCs w:val="18"/>
                          </w:rPr>
                          <w:t>_.</w:t>
                        </w:r>
                        <w:proofErr w:type="gramStart"/>
                        <w:r w:rsidRPr="00E23415">
                          <w:rPr>
                            <w:sz w:val="18"/>
                            <w:szCs w:val="18"/>
                          </w:rPr>
                          <w:t>asyRun(</w:t>
                        </w:r>
                        <w:proofErr w:type="gramEnd"/>
                        <w:r w:rsidRPr="00E23415">
                          <w:rPr>
                            <w:color w:val="0000FF"/>
                            <w:sz w:val="18"/>
                            <w:szCs w:val="18"/>
                          </w:rPr>
                          <w:t>function</w:t>
                        </w:r>
                        <w:r w:rsidRPr="00E23415">
                          <w:rPr>
                            <w:sz w:val="18"/>
                            <w:szCs w:val="18"/>
                          </w:rPr>
                          <w:t>(arg1,arg2){</w:t>
                        </w:r>
                      </w:p>
                      <w:p w:rsidR="0023747D" w:rsidRPr="00E23415" w:rsidRDefault="0023747D" w:rsidP="00375F9C">
                        <w:pPr>
                          <w:spacing w:line="240" w:lineRule="exact"/>
                          <w:rPr>
                            <w:sz w:val="18"/>
                            <w:szCs w:val="18"/>
                          </w:rPr>
                        </w:pPr>
                        <w:r w:rsidRPr="00E23415">
                          <w:rPr>
                            <w:sz w:val="18"/>
                            <w:szCs w:val="18"/>
                          </w:rPr>
                          <w:t xml:space="preserve">    </w:t>
                        </w:r>
                        <w:proofErr w:type="gramStart"/>
                        <w:r w:rsidR="00F55F81">
                          <w:rPr>
                            <w:sz w:val="18"/>
                            <w:szCs w:val="18"/>
                          </w:rPr>
                          <w:t>xui</w:t>
                        </w:r>
                        <w:r w:rsidRPr="00E23415">
                          <w:rPr>
                            <w:sz w:val="18"/>
                            <w:szCs w:val="18"/>
                          </w:rPr>
                          <w:t>.pop(</w:t>
                        </w:r>
                        <w:proofErr w:type="gramEnd"/>
                        <w:r w:rsidRPr="00E23415">
                          <w:rPr>
                            <w:color w:val="FF00FF"/>
                            <w:sz w:val="18"/>
                            <w:szCs w:val="18"/>
                          </w:rPr>
                          <w:t>"this===</w:t>
                        </w:r>
                        <w:r w:rsidR="00F55F81">
                          <w:rPr>
                            <w:color w:val="FF00FF"/>
                            <w:sz w:val="18"/>
                            <w:szCs w:val="18"/>
                          </w:rPr>
                          <w:t>xui</w:t>
                        </w:r>
                        <w:r w:rsidRPr="00E23415">
                          <w:rPr>
                            <w:color w:val="FF00FF"/>
                            <w:sz w:val="18"/>
                            <w:szCs w:val="18"/>
                          </w:rPr>
                          <w:t>:"</w:t>
                        </w:r>
                        <w:r w:rsidRPr="00E23415">
                          <w:rPr>
                            <w:sz w:val="18"/>
                            <w:szCs w:val="18"/>
                          </w:rPr>
                          <w:t>+(</w:t>
                        </w:r>
                        <w:r w:rsidRPr="00E23415">
                          <w:rPr>
                            <w:color w:val="0000FF"/>
                            <w:sz w:val="18"/>
                            <w:szCs w:val="18"/>
                          </w:rPr>
                          <w:t>this</w:t>
                        </w:r>
                        <w:r w:rsidRPr="00E23415">
                          <w:rPr>
                            <w:sz w:val="18"/>
                            <w:szCs w:val="18"/>
                          </w:rPr>
                          <w:t>===</w:t>
                        </w:r>
                        <w:r w:rsidR="00F55F81">
                          <w:rPr>
                            <w:sz w:val="18"/>
                            <w:szCs w:val="18"/>
                          </w:rPr>
                          <w:t>xui</w:t>
                        </w:r>
                        <w:r w:rsidRPr="00E23415">
                          <w:rPr>
                            <w:sz w:val="18"/>
                            <w:szCs w:val="18"/>
                          </w:rPr>
                          <w:t>), arg1+</w:t>
                        </w:r>
                        <w:r w:rsidRPr="00E23415">
                          <w:rPr>
                            <w:color w:val="FF00FF"/>
                            <w:sz w:val="18"/>
                            <w:szCs w:val="18"/>
                          </w:rPr>
                          <w:t>":"</w:t>
                        </w:r>
                        <w:r w:rsidRPr="00E23415">
                          <w:rPr>
                            <w:sz w:val="18"/>
                            <w:szCs w:val="18"/>
                          </w:rPr>
                          <w:t>+arg2)</w:t>
                        </w:r>
                      </w:p>
                      <w:p w:rsidR="0023747D" w:rsidRDefault="0023747D" w:rsidP="00375F9C">
                        <w:pPr>
                          <w:rPr>
                            <w:sz w:val="18"/>
                            <w:szCs w:val="18"/>
                          </w:rPr>
                        </w:pPr>
                        <w:r w:rsidRPr="00E23415">
                          <w:rPr>
                            <w:sz w:val="18"/>
                            <w:szCs w:val="18"/>
                          </w:rPr>
                          <w:t>},</w:t>
                        </w:r>
                      </w:p>
                      <w:p w:rsidR="0023747D" w:rsidRDefault="0023747D" w:rsidP="00375F9C">
                        <w:pPr>
                          <w:rPr>
                            <w:sz w:val="18"/>
                            <w:szCs w:val="18"/>
                          </w:rPr>
                        </w:pPr>
                        <w:r w:rsidRPr="00E23415">
                          <w:rPr>
                            <w:color w:val="800000"/>
                            <w:sz w:val="18"/>
                            <w:szCs w:val="18"/>
                          </w:rPr>
                          <w:t>500</w:t>
                        </w:r>
                        <w:r w:rsidRPr="00E23415">
                          <w:rPr>
                            <w:sz w:val="18"/>
                            <w:szCs w:val="18"/>
                          </w:rPr>
                          <w:t>,</w:t>
                        </w:r>
                      </w:p>
                      <w:p w:rsidR="0023747D" w:rsidRDefault="0023747D" w:rsidP="00375F9C">
                        <w:pPr>
                          <w:rPr>
                            <w:sz w:val="18"/>
                            <w:szCs w:val="18"/>
                          </w:rPr>
                        </w:pPr>
                        <w:r w:rsidRPr="00E23415">
                          <w:rPr>
                            <w:sz w:val="18"/>
                            <w:szCs w:val="18"/>
                          </w:rPr>
                          <w:t>[</w:t>
                        </w:r>
                        <w:r w:rsidRPr="00E23415">
                          <w:rPr>
                            <w:color w:val="FF00FF"/>
                            <w:sz w:val="18"/>
                            <w:szCs w:val="18"/>
                          </w:rPr>
                          <w:t>'arg1'</w:t>
                        </w:r>
                        <w:r w:rsidRPr="00E23415">
                          <w:rPr>
                            <w:sz w:val="18"/>
                            <w:szCs w:val="18"/>
                          </w:rPr>
                          <w:t>,</w:t>
                        </w:r>
                        <w:r w:rsidRPr="00E23415">
                          <w:rPr>
                            <w:color w:val="FF00FF"/>
                            <w:sz w:val="18"/>
                            <w:szCs w:val="18"/>
                          </w:rPr>
                          <w:t>'arg2'</w:t>
                        </w:r>
                        <w:r w:rsidRPr="00E23415">
                          <w:rPr>
                            <w:sz w:val="18"/>
                            <w:szCs w:val="18"/>
                          </w:rPr>
                          <w:t>],</w:t>
                        </w:r>
                      </w:p>
                      <w:p w:rsidR="0023747D" w:rsidRPr="00E23415" w:rsidRDefault="00F55F81" w:rsidP="00375F9C">
                        <w:pPr>
                          <w:rPr>
                            <w:szCs w:val="18"/>
                          </w:rPr>
                        </w:pPr>
                        <w:proofErr w:type="gramStart"/>
                        <w:r>
                          <w:rPr>
                            <w:sz w:val="18"/>
                            <w:szCs w:val="18"/>
                          </w:rPr>
                          <w:t>xui</w:t>
                        </w:r>
                        <w:proofErr w:type="gramEnd"/>
                        <w:r w:rsidR="0023747D" w:rsidRPr="00E23415">
                          <w:rPr>
                            <w:sz w:val="18"/>
                            <w:szCs w:val="18"/>
                          </w:rPr>
                          <w:t>)</w:t>
                        </w:r>
                      </w:p>
                    </w:txbxContent>
                  </v:textbox>
                </v:shape>
                <v:shape id="AutoShape 221" o:spid="_x0000_s1919" type="#_x0000_t62" style="position:absolute;left:6788;top:10280;width:4508;height:235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CzwMMA&#10;AADcAAAADwAAAGRycy9kb3ducmV2LnhtbERPy4rCMBTdC/5DuIIbGVMHkbYaRcRBx4XgA2Z7be60&#10;ZZqb0kStfv1kIbg8nPds0ZpK3KhxpWUFo2EEgjizuuRcwfn09RGDcB5ZY2WZFDzIwWLe7cww1fbO&#10;B7odfS5CCLsUFRTe16mULivIoBvamjhwv7Yx6ANscqkbvIdwU8nPKJpIgyWHhgJrWhWU/R2vRsHg&#10;+9pu9uNBvN8l50pf+Fn+rE9K9XvtcgrCU+vf4pd7qxUkSVgbzoQj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CzwMMAAADcAAAADwAAAAAAAAAAAAAAAACYAgAAZHJzL2Rv&#10;d25yZXYueG1sUEsFBgAAAAAEAAQA9QAAAIgDAAAAAA==&#10;" adj="39001,9431" fillcolor="#ff9">
                  <v:textbox inset="0,0,0,0">
                    <w:txbxContent>
                      <w:p w:rsidR="0023747D" w:rsidRPr="000E23E9" w:rsidRDefault="0023747D" w:rsidP="00375F9C">
                        <w:pPr>
                          <w:rPr>
                            <w:szCs w:val="18"/>
                          </w:rPr>
                        </w:pPr>
                        <w:proofErr w:type="gramStart"/>
                        <w:r>
                          <w:rPr>
                            <w:rFonts w:hint="eastAsia"/>
                            <w:szCs w:val="18"/>
                          </w:rPr>
                          <w:t>scope</w:t>
                        </w:r>
                        <w:proofErr w:type="gramEnd"/>
                      </w:p>
                    </w:txbxContent>
                  </v:textbox>
                </v:shape>
                <v:shape id="AutoShape 222" o:spid="_x0000_s1920" type="#_x0000_t62" style="position:absolute;left:10287;top:7924;width:9144;height:235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q8L8MA&#10;AADcAAAADwAAAGRycy9kb3ducmV2LnhtbESPQYvCMBSE78L+h/CEvYim3YPYahTpUlz0pLvQ66N5&#10;tsXmpTRRu//eCILHYWa+YVabwbTiRr1rLCuIZxEI4tLqhisFf7/5dAHCeWSNrWVS8E8ONuuP0QpT&#10;be98pNvJVyJA2KWooPa+S6V0ZU0G3cx2xME7296gD7KvpO7xHuCmlV9RNJcGGw4LNXaU1VReTlej&#10;4Hu7z/M48zo+VLtLVBTFJNuzUp/jYbsE4Wnw7/Cr/aMVJEkCzzPhC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q8L8MAAADcAAAADwAAAAAAAAAAAAAAAACYAgAAZHJzL2Rv&#10;d25yZXYueG1sUEsFBgAAAAAEAAQA9QAAAIgDAAAAAA==&#10;" adj="28770,9897" fillcolor="#ff9">
                  <v:textbox inset="0,0,0,0">
                    <w:txbxContent>
                      <w:p w:rsidR="0023747D" w:rsidRPr="000E23E9" w:rsidRDefault="0023747D" w:rsidP="00375F9C">
                        <w:pPr>
                          <w:rPr>
                            <w:szCs w:val="18"/>
                          </w:rPr>
                        </w:pPr>
                        <w:proofErr w:type="gramStart"/>
                        <w:r>
                          <w:rPr>
                            <w:rFonts w:hint="eastAsia"/>
                            <w:szCs w:val="18"/>
                          </w:rPr>
                          <w:t>parameters</w:t>
                        </w:r>
                        <w:proofErr w:type="gramEnd"/>
                      </w:p>
                    </w:txbxContent>
                  </v:textbox>
                </v:shape>
                <v:shape id="AutoShape 223" o:spid="_x0000_s1921" type="#_x0000_t62" style="position:absolute;left:8001;top:4953;width:11430;height:235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w+dMcA&#10;AADdAAAADwAAAGRycy9kb3ducmV2LnhtbESPQU8CMRCF7yb8h2ZMvEmLGjUrhQCGxAPRCBz0Nm7H&#10;7obtdNNWWP89czDxNpP35r1vpvMhdOpIKbeRLUzGBhRxHV3L3sJ+t75+BJULssMuMln4pQzz2ehi&#10;ipWLJ36n47Z4JSGcK7TQlNJXWue6oYB5HHti0b5jClhkTV67hCcJD52+MeZeB2xZGhrsadVQfdj+&#10;BAubr+cHv3/bpcXnx+th7W8nd6tlZ+3V5bB4AlVoKP/mv+sXJ/jGCL98IyPo2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MPnTHAAAA3QAAAA8AAAAAAAAAAAAAAAAAmAIAAGRy&#10;cy9kb3ducmV2LnhtbFBLBQYAAAAABAAEAPUAAACMAwAAAAA=&#10;" adj="30936,21192" fillcolor="#ff9">
                  <v:textbox inset="0,0,0,0">
                    <w:txbxContent>
                      <w:p w:rsidR="0023747D" w:rsidRPr="000E23E9" w:rsidRDefault="0023747D" w:rsidP="00375F9C">
                        <w:pPr>
                          <w:rPr>
                            <w:szCs w:val="18"/>
                          </w:rPr>
                        </w:pPr>
                        <w:r>
                          <w:rPr>
                            <w:szCs w:val="18"/>
                          </w:rPr>
                          <w:t>D</w:t>
                        </w:r>
                        <w:r>
                          <w:rPr>
                            <w:rFonts w:hint="eastAsia"/>
                            <w:szCs w:val="18"/>
                          </w:rPr>
                          <w:t>elay 500 ms</w:t>
                        </w:r>
                      </w:p>
                    </w:txbxContent>
                  </v:textbox>
                </v:shape>
                <v:shape id="AutoShape 224" o:spid="_x0000_s1922" type="#_x0000_t62" style="position:absolute;left:24003;width:13716;height:235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uzqMEA&#10;AADdAAAADwAAAGRycy9kb3ducmV2LnhtbERPTWsCMRC9C/0PYYTeNFGqLFujyFKh7a3qweN0M+5G&#10;N5NlE3X9941Q8DaP9zmLVe8acaUuWM8aJmMFgrj0xnKlYb/bjDIQISIbbDyThjsFWC1fBgvMjb/x&#10;D123sRIphEOOGuoY21zKUNbkMIx9S5y4o+8cxgS7SpoObyncNXKq1Fw6tJwaamypqKk8by9OQ1GY&#10;L2u/kT9+307qkh1sNjvdtX4d9ut3EJH6+BT/uz9Nmq/UBB7fpBP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rs6jBAAAA3QAAAA8AAAAAAAAAAAAAAAAAmAIAAGRycy9kb3du&#10;cmV2LnhtbFBLBQYAAAAABAAEAPUAAACGAwAAAAA=&#10;" adj="30280,17524" fillcolor="#ff9">
                  <v:textbox inset="0,0,0,0">
                    <w:txbxContent>
                      <w:p w:rsidR="0023747D" w:rsidRPr="000E23E9" w:rsidRDefault="0023747D" w:rsidP="00375F9C">
                        <w:pPr>
                          <w:rPr>
                            <w:szCs w:val="18"/>
                          </w:rPr>
                        </w:pPr>
                        <w:r>
                          <w:rPr>
                            <w:szCs w:val="18"/>
                          </w:rPr>
                          <w:t>F</w:t>
                        </w:r>
                        <w:r>
                          <w:rPr>
                            <w:rFonts w:hint="eastAsia"/>
                            <w:szCs w:val="18"/>
                          </w:rPr>
                          <w:t>unction body</w:t>
                        </w:r>
                      </w:p>
                    </w:txbxContent>
                  </v:textbox>
                </v:shape>
                <w10:anchorlock/>
              </v:group>
            </w:pict>
          </mc:Fallback>
        </mc:AlternateContent>
      </w:r>
    </w:p>
    <w:p w:rsidR="00375F9C" w:rsidRDefault="00375F9C" w:rsidP="00E45D25">
      <w:pPr>
        <w:pStyle w:val="3"/>
        <w:numPr>
          <w:ilvl w:val="2"/>
          <w:numId w:val="17"/>
        </w:numPr>
      </w:pPr>
      <w:bookmarkStart w:id="208" w:name="_Toc356466334"/>
      <w:bookmarkEnd w:id="200"/>
      <w:r w:rsidRPr="00586B74">
        <w:lastRenderedPageBreak/>
        <w:t>resetRun</w:t>
      </w:r>
      <w:bookmarkEnd w:id="208"/>
    </w:p>
    <w:p w:rsidR="00375F9C" w:rsidRPr="00D20968" w:rsidRDefault="00375F9C" w:rsidP="00375F9C">
      <w:r w:rsidRPr="00D20968">
        <w:t>_.asy</w:t>
      </w:r>
      <w:r>
        <w:t xml:space="preserve">Run is a wrapper for </w:t>
      </w:r>
      <w:r w:rsidRPr="00CD64A5">
        <w:rPr>
          <w:color w:val="000000"/>
        </w:rPr>
        <w:t xml:space="preserve">set timeout </w:t>
      </w:r>
      <w:r w:rsidRPr="00CD64A5">
        <w:rPr>
          <w:rFonts w:hint="eastAsia"/>
          <w:color w:val="000000"/>
        </w:rPr>
        <w:t>too.</w:t>
      </w:r>
      <w:r>
        <w:rPr>
          <w:rFonts w:hint="eastAsia"/>
        </w:rPr>
        <w:t xml:space="preserve"> But it </w:t>
      </w:r>
      <w:r>
        <w:t>has an unique id</w:t>
      </w:r>
      <w:r>
        <w:rPr>
          <w:rFonts w:hint="eastAsia"/>
        </w:rPr>
        <w:t xml:space="preserve">. </w:t>
      </w:r>
      <w:r>
        <w:t>W</w:t>
      </w:r>
      <w:r>
        <w:rPr>
          <w:rFonts w:hint="eastAsia"/>
        </w:rPr>
        <w:t>hen you set another function with the same id, t</w:t>
      </w:r>
      <w:r w:rsidRPr="00D20968">
        <w:t>he latter will cover the former</w:t>
      </w:r>
      <w:r>
        <w:rPr>
          <w:rFonts w:hint="eastAsia"/>
        </w:rPr>
        <w:t>.</w:t>
      </w:r>
    </w:p>
    <w:p w:rsidR="00375F9C" w:rsidRDefault="00375F9C" w:rsidP="00375F9C">
      <w:r>
        <w:rPr>
          <w:rFonts w:hint="eastAsia"/>
        </w:rPr>
        <w:t xml:space="preserve"> </w:t>
      </w:r>
    </w:p>
    <w:p w:rsidR="00375F9C" w:rsidRPr="00571432" w:rsidRDefault="005C781A" w:rsidP="00375F9C">
      <w:r>
        <w:rPr>
          <w:noProof/>
        </w:rPr>
        <mc:AlternateContent>
          <mc:Choice Requires="wpc">
            <w:drawing>
              <wp:inline distT="0" distB="0" distL="0" distR="0" wp14:anchorId="43CADD25" wp14:editId="5892B5C6">
                <wp:extent cx="5257800" cy="1266825"/>
                <wp:effectExtent l="9525" t="0" r="9525" b="9525"/>
                <wp:docPr id="996" name="画布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94" name="Text Box 227"/>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71432" w:rsidRDefault="0023747D" w:rsidP="00375F9C">
                              <w:pPr>
                                <w:spacing w:line="240" w:lineRule="exact"/>
                                <w:rPr>
                                  <w:sz w:val="18"/>
                                  <w:szCs w:val="18"/>
                                </w:rPr>
                              </w:pPr>
                              <w:r w:rsidRPr="00571432">
                                <w:rPr>
                                  <w:sz w:val="18"/>
                                  <w:szCs w:val="18"/>
                                </w:rPr>
                                <w:t>_.resetRun(</w:t>
                              </w:r>
                              <w:r w:rsidRPr="00571432">
                                <w:rPr>
                                  <w:color w:val="FF00FF"/>
                                  <w:sz w:val="18"/>
                                  <w:szCs w:val="18"/>
                                </w:rPr>
                                <w:t>'key1'</w:t>
                              </w:r>
                              <w:r w:rsidRPr="00571432">
                                <w:rPr>
                                  <w:sz w:val="18"/>
                                  <w:szCs w:val="18"/>
                                </w:rPr>
                                <w:t>,</w:t>
                              </w:r>
                              <w:r w:rsidRPr="00571432">
                                <w:rPr>
                                  <w:color w:val="0000FF"/>
                                  <w:sz w:val="18"/>
                                  <w:szCs w:val="18"/>
                                </w:rPr>
                                <w:t>function</w:t>
                              </w:r>
                              <w:r w:rsidRPr="00571432">
                                <w:rPr>
                                  <w:sz w:val="18"/>
                                  <w:szCs w:val="18"/>
                                </w:rPr>
                                <w:t>(arg){</w:t>
                              </w:r>
                            </w:p>
                            <w:p w:rsidR="0023747D" w:rsidRPr="00571432" w:rsidRDefault="0023747D" w:rsidP="00375F9C">
                              <w:pPr>
                                <w:spacing w:line="240" w:lineRule="exact"/>
                                <w:rPr>
                                  <w:sz w:val="18"/>
                                  <w:szCs w:val="18"/>
                                </w:rPr>
                              </w:pPr>
                              <w:r w:rsidRPr="00571432">
                                <w:rPr>
                                  <w:sz w:val="18"/>
                                  <w:szCs w:val="18"/>
                                </w:rPr>
                                <w:t xml:space="preserve">    </w:t>
                              </w:r>
                              <w:r w:rsidR="00F55F81">
                                <w:rPr>
                                  <w:sz w:val="18"/>
                                  <w:szCs w:val="18"/>
                                </w:rPr>
                                <w:t>xui</w:t>
                              </w:r>
                              <w:r w:rsidRPr="00571432">
                                <w:rPr>
                                  <w:sz w:val="18"/>
                                  <w:szCs w:val="18"/>
                                </w:rPr>
                                <w:t>.pop(</w:t>
                              </w:r>
                              <w:r w:rsidRPr="00571432">
                                <w:rPr>
                                  <w:color w:val="FF00FF"/>
                                  <w:sz w:val="18"/>
                                  <w:szCs w:val="18"/>
                                </w:rPr>
                                <w:t>"this===</w:t>
                              </w:r>
                              <w:r w:rsidR="00F55F81">
                                <w:rPr>
                                  <w:color w:val="FF00FF"/>
                                  <w:sz w:val="18"/>
                                  <w:szCs w:val="18"/>
                                </w:rPr>
                                <w:t>xui</w:t>
                              </w:r>
                              <w:r w:rsidRPr="00571432">
                                <w:rPr>
                                  <w:color w:val="FF00FF"/>
                                  <w:sz w:val="18"/>
                                  <w:szCs w:val="18"/>
                                </w:rPr>
                                <w:t>:"</w:t>
                              </w:r>
                              <w:r w:rsidRPr="00571432">
                                <w:rPr>
                                  <w:sz w:val="18"/>
                                  <w:szCs w:val="18"/>
                                </w:rPr>
                                <w:t>+(</w:t>
                              </w:r>
                              <w:r w:rsidRPr="00571432">
                                <w:rPr>
                                  <w:color w:val="0000FF"/>
                                  <w:sz w:val="18"/>
                                  <w:szCs w:val="18"/>
                                </w:rPr>
                                <w:t>this</w:t>
                              </w:r>
                              <w:r w:rsidRPr="00571432">
                                <w:rPr>
                                  <w:sz w:val="18"/>
                                  <w:szCs w:val="18"/>
                                </w:rPr>
                                <w:t>===</w:t>
                              </w:r>
                              <w:r w:rsidR="00F55F81">
                                <w:rPr>
                                  <w:sz w:val="18"/>
                                  <w:szCs w:val="18"/>
                                </w:rPr>
                                <w:t>xui</w:t>
                              </w:r>
                              <w:r w:rsidRPr="00571432">
                                <w:rPr>
                                  <w:sz w:val="18"/>
                                  <w:szCs w:val="18"/>
                                </w:rPr>
                                <w:t>), arg)</w:t>
                              </w:r>
                            </w:p>
                            <w:p w:rsidR="0023747D" w:rsidRDefault="0023747D" w:rsidP="00375F9C">
                              <w:pPr>
                                <w:spacing w:line="240" w:lineRule="exact"/>
                                <w:rPr>
                                  <w:sz w:val="18"/>
                                  <w:szCs w:val="18"/>
                                </w:rPr>
                              </w:pPr>
                              <w:r w:rsidRPr="00571432">
                                <w:rPr>
                                  <w:sz w:val="18"/>
                                  <w:szCs w:val="18"/>
                                </w:rPr>
                                <w:t>},</w:t>
                              </w:r>
                              <w:r w:rsidRPr="00571432">
                                <w:rPr>
                                  <w:color w:val="800000"/>
                                  <w:sz w:val="18"/>
                                  <w:szCs w:val="18"/>
                                </w:rPr>
                                <w:t>500</w:t>
                              </w:r>
                              <w:r w:rsidRPr="00571432">
                                <w:rPr>
                                  <w:sz w:val="18"/>
                                  <w:szCs w:val="18"/>
                                </w:rPr>
                                <w:t>,[</w:t>
                              </w:r>
                              <w:r>
                                <w:rPr>
                                  <w:color w:val="FF00FF"/>
                                  <w:sz w:val="18"/>
                                  <w:szCs w:val="18"/>
                                </w:rPr>
                                <w:t>'</w:t>
                              </w:r>
                              <w:r>
                                <w:rPr>
                                  <w:rFonts w:hint="eastAsia"/>
                                  <w:color w:val="FF00FF"/>
                                  <w:sz w:val="18"/>
                                  <w:szCs w:val="18"/>
                                </w:rPr>
                                <w:t>The previous one</w:t>
                              </w:r>
                              <w:r w:rsidRPr="00571432">
                                <w:rPr>
                                  <w:color w:val="FF00FF"/>
                                  <w:sz w:val="18"/>
                                  <w:szCs w:val="18"/>
                                </w:rPr>
                                <w:t>'</w:t>
                              </w:r>
                              <w:r w:rsidRPr="00571432">
                                <w:rPr>
                                  <w:sz w:val="18"/>
                                  <w:szCs w:val="18"/>
                                </w:rPr>
                                <w:t>],</w:t>
                              </w:r>
                              <w:r w:rsidR="00F55F81">
                                <w:rPr>
                                  <w:sz w:val="18"/>
                                  <w:szCs w:val="18"/>
                                </w:rPr>
                                <w:t>xui</w:t>
                              </w:r>
                              <w:r w:rsidRPr="00571432">
                                <w:rPr>
                                  <w:sz w:val="18"/>
                                  <w:szCs w:val="18"/>
                                </w:rPr>
                                <w:t>)</w:t>
                              </w:r>
                            </w:p>
                            <w:p w:rsidR="0023747D" w:rsidRPr="00571432" w:rsidRDefault="0023747D" w:rsidP="00375F9C">
                              <w:pPr>
                                <w:spacing w:line="240" w:lineRule="exact"/>
                                <w:rPr>
                                  <w:sz w:val="18"/>
                                  <w:szCs w:val="18"/>
                                </w:rPr>
                              </w:pPr>
                            </w:p>
                            <w:p w:rsidR="0023747D" w:rsidRPr="00571432" w:rsidRDefault="0023747D" w:rsidP="00375F9C">
                              <w:pPr>
                                <w:spacing w:line="240" w:lineRule="exact"/>
                                <w:rPr>
                                  <w:sz w:val="18"/>
                                  <w:szCs w:val="18"/>
                                </w:rPr>
                              </w:pPr>
                              <w:r w:rsidRPr="00571432">
                                <w:rPr>
                                  <w:sz w:val="18"/>
                                  <w:szCs w:val="18"/>
                                </w:rPr>
                                <w:t>_.resetRun(</w:t>
                              </w:r>
                              <w:r w:rsidRPr="00571432">
                                <w:rPr>
                                  <w:color w:val="FF00FF"/>
                                  <w:sz w:val="18"/>
                                  <w:szCs w:val="18"/>
                                </w:rPr>
                                <w:t>'key1'</w:t>
                              </w:r>
                              <w:r w:rsidRPr="00571432">
                                <w:rPr>
                                  <w:sz w:val="18"/>
                                  <w:szCs w:val="18"/>
                                </w:rPr>
                                <w:t>,</w:t>
                              </w:r>
                              <w:r w:rsidRPr="00571432">
                                <w:rPr>
                                  <w:color w:val="0000FF"/>
                                  <w:sz w:val="18"/>
                                  <w:szCs w:val="18"/>
                                </w:rPr>
                                <w:t>function</w:t>
                              </w:r>
                              <w:r w:rsidRPr="00571432">
                                <w:rPr>
                                  <w:sz w:val="18"/>
                                  <w:szCs w:val="18"/>
                                </w:rPr>
                                <w:t>(arg){</w:t>
                              </w:r>
                            </w:p>
                            <w:p w:rsidR="0023747D" w:rsidRPr="00571432" w:rsidRDefault="0023747D" w:rsidP="00375F9C">
                              <w:pPr>
                                <w:spacing w:line="240" w:lineRule="exact"/>
                                <w:rPr>
                                  <w:sz w:val="18"/>
                                  <w:szCs w:val="18"/>
                                </w:rPr>
                              </w:pPr>
                              <w:r w:rsidRPr="00571432">
                                <w:rPr>
                                  <w:sz w:val="18"/>
                                  <w:szCs w:val="18"/>
                                </w:rPr>
                                <w:t xml:space="preserve">    </w:t>
                              </w:r>
                              <w:r w:rsidR="00F55F81">
                                <w:rPr>
                                  <w:sz w:val="18"/>
                                  <w:szCs w:val="18"/>
                                </w:rPr>
                                <w:t>xui</w:t>
                              </w:r>
                              <w:r w:rsidRPr="00571432">
                                <w:rPr>
                                  <w:sz w:val="18"/>
                                  <w:szCs w:val="18"/>
                                </w:rPr>
                                <w:t>.pop(</w:t>
                              </w:r>
                              <w:r w:rsidRPr="00571432">
                                <w:rPr>
                                  <w:color w:val="FF00FF"/>
                                  <w:sz w:val="18"/>
                                  <w:szCs w:val="18"/>
                                </w:rPr>
                                <w:t>"this===</w:t>
                              </w:r>
                              <w:r w:rsidR="00F55F81">
                                <w:rPr>
                                  <w:color w:val="FF00FF"/>
                                  <w:sz w:val="18"/>
                                  <w:szCs w:val="18"/>
                                </w:rPr>
                                <w:t>xui</w:t>
                              </w:r>
                              <w:r w:rsidRPr="00571432">
                                <w:rPr>
                                  <w:color w:val="FF00FF"/>
                                  <w:sz w:val="18"/>
                                  <w:szCs w:val="18"/>
                                </w:rPr>
                                <w:t>:"</w:t>
                              </w:r>
                              <w:r w:rsidRPr="00571432">
                                <w:rPr>
                                  <w:sz w:val="18"/>
                                  <w:szCs w:val="18"/>
                                </w:rPr>
                                <w:t>+(</w:t>
                              </w:r>
                              <w:r w:rsidRPr="00571432">
                                <w:rPr>
                                  <w:color w:val="0000FF"/>
                                  <w:sz w:val="18"/>
                                  <w:szCs w:val="18"/>
                                </w:rPr>
                                <w:t>this</w:t>
                              </w:r>
                              <w:r w:rsidRPr="00571432">
                                <w:rPr>
                                  <w:sz w:val="18"/>
                                  <w:szCs w:val="18"/>
                                </w:rPr>
                                <w:t>===</w:t>
                              </w:r>
                              <w:r w:rsidR="00F55F81">
                                <w:rPr>
                                  <w:sz w:val="18"/>
                                  <w:szCs w:val="18"/>
                                </w:rPr>
                                <w:t>xui</w:t>
                              </w:r>
                              <w:r w:rsidRPr="00571432">
                                <w:rPr>
                                  <w:sz w:val="18"/>
                                  <w:szCs w:val="18"/>
                                </w:rPr>
                                <w:t>), arg)</w:t>
                              </w:r>
                            </w:p>
                            <w:p w:rsidR="0023747D" w:rsidRPr="00571432" w:rsidRDefault="0023747D" w:rsidP="00375F9C">
                              <w:pPr>
                                <w:rPr>
                                  <w:szCs w:val="18"/>
                                </w:rPr>
                              </w:pPr>
                              <w:r w:rsidRPr="00571432">
                                <w:rPr>
                                  <w:sz w:val="18"/>
                                  <w:szCs w:val="18"/>
                                </w:rPr>
                                <w:t>},</w:t>
                              </w:r>
                              <w:r w:rsidRPr="00571432">
                                <w:rPr>
                                  <w:color w:val="800000"/>
                                  <w:sz w:val="18"/>
                                  <w:szCs w:val="18"/>
                                </w:rPr>
                                <w:t>500</w:t>
                              </w:r>
                              <w:r w:rsidRPr="00571432">
                                <w:rPr>
                                  <w:sz w:val="18"/>
                                  <w:szCs w:val="18"/>
                                </w:rPr>
                                <w:t>,[</w:t>
                              </w:r>
                              <w:r>
                                <w:rPr>
                                  <w:color w:val="FF00FF"/>
                                  <w:sz w:val="18"/>
                                  <w:szCs w:val="18"/>
                                </w:rPr>
                                <w:t>'</w:t>
                              </w:r>
                              <w:r>
                                <w:rPr>
                                  <w:rFonts w:hint="eastAsia"/>
                                  <w:color w:val="FF00FF"/>
                                  <w:sz w:val="18"/>
                                  <w:szCs w:val="18"/>
                                </w:rPr>
                                <w:t>The last one</w:t>
                              </w:r>
                              <w:r w:rsidRPr="00571432">
                                <w:rPr>
                                  <w:color w:val="FF00FF"/>
                                  <w:sz w:val="18"/>
                                  <w:szCs w:val="18"/>
                                </w:rPr>
                                <w:t>'</w:t>
                              </w:r>
                              <w:r w:rsidRPr="00571432">
                                <w:rPr>
                                  <w:sz w:val="18"/>
                                  <w:szCs w:val="18"/>
                                </w:rPr>
                                <w:t>],</w:t>
                              </w:r>
                              <w:r w:rsidR="00F55F81">
                                <w:rPr>
                                  <w:sz w:val="18"/>
                                  <w:szCs w:val="18"/>
                                </w:rPr>
                                <w:t>xui</w:t>
                              </w:r>
                              <w:r w:rsidRPr="00571432">
                                <w:rPr>
                                  <w:sz w:val="18"/>
                                  <w:szCs w:val="18"/>
                                </w:rPr>
                                <w:t>)</w:t>
                              </w:r>
                            </w:p>
                          </w:txbxContent>
                        </wps:txbx>
                        <wps:bodyPr rot="0" vert="horz" wrap="square" lIns="54000" tIns="46800" rIns="54000" bIns="45720" anchor="t" anchorCtr="0" upright="1">
                          <a:spAutoFit/>
                        </wps:bodyPr>
                      </wps:wsp>
                      <wps:wsp>
                        <wps:cNvPr id="995" name="AutoShape 230"/>
                        <wps:cNvSpPr>
                          <a:spLocks noChangeArrowheads="1"/>
                        </wps:cNvSpPr>
                        <wps:spPr bwMode="auto">
                          <a:xfrm flipH="1">
                            <a:off x="2743200" y="594360"/>
                            <a:ext cx="2057400" cy="235585"/>
                          </a:xfrm>
                          <a:prstGeom prst="wedgeRoundRectCallout">
                            <a:avLst>
                              <a:gd name="adj1" fmla="val 107343"/>
                              <a:gd name="adj2" fmla="val 529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latter one will be executed</w:t>
                              </w:r>
                            </w:p>
                          </w:txbxContent>
                        </wps:txbx>
                        <wps:bodyPr rot="0" vert="horz" wrap="square" lIns="0" tIns="0" rIns="0" bIns="0" anchor="t" anchorCtr="0" upright="1">
                          <a:noAutofit/>
                        </wps:bodyPr>
                      </wps:wsp>
                    </wpc:wpc>
                  </a:graphicData>
                </a:graphic>
              </wp:inline>
            </w:drawing>
          </mc:Choice>
          <mc:Fallback>
            <w:pict>
              <v:group id="画布 225" o:spid="_x0000_s1923" editas="canvas" style="width:414pt;height:99.75pt;mso-position-horizontal-relative:char;mso-position-vertical-relative:line" coordsize="52578,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">
                <v:shape id="_x0000_s1924" type="#_x0000_t75" style="position:absolute;width:52578;height:12668;visibility:visible;mso-wrap-style:square">
                  <v:fill o:detectmouseclick="t"/>
                  <v:path o:connecttype="none"/>
                </v:shape>
                <v:shape id="Text Box 227" o:spid="_x0000_s1925"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otrMMA&#10;AADcAAAADwAAAGRycy9kb3ducmV2LnhtbESPQWsCMRSE7wX/Q3hCbzWrFHFXo4gi66XQ2np/bJ6b&#10;xc3LksR1/femUOhxmJlvmNVmsK3oyYfGsYLpJANBXDndcK3g5/vwtgARIrLG1jEpeFCAzXr0ssJC&#10;uzt/UX+KtUgQDgUqMDF2hZShMmQxTFxHnLyL8xZjkr6W2uM9wW0rZ1k2lxYbTgsGO9oZqq6nm1VQ&#10;XffDvmzOxvc3u/jUefn4mJdKvY6H7RJEpCH+h//aR60gz9/h90w6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otrMMAAADcAAAADwAAAAAAAAAAAAAAAACYAgAAZHJzL2Rv&#10;d25yZXYueG1sUEsFBgAAAAAEAAQA9QAAAIgDAAAAAA==&#10;" strokeweight="1pt">
                  <v:textbox style="mso-fit-shape-to-text:t" inset="1.5mm,1.3mm,1.5mm">
                    <w:txbxContent>
                      <w:p w:rsidR="0023747D" w:rsidRPr="00571432" w:rsidRDefault="0023747D" w:rsidP="00375F9C">
                        <w:pPr>
                          <w:spacing w:line="240" w:lineRule="exact"/>
                          <w:rPr>
                            <w:sz w:val="18"/>
                            <w:szCs w:val="18"/>
                          </w:rPr>
                        </w:pPr>
                        <w:r w:rsidRPr="00571432">
                          <w:rPr>
                            <w:sz w:val="18"/>
                            <w:szCs w:val="18"/>
                          </w:rPr>
                          <w:t>_.</w:t>
                        </w:r>
                        <w:proofErr w:type="gramStart"/>
                        <w:r w:rsidRPr="00571432">
                          <w:rPr>
                            <w:sz w:val="18"/>
                            <w:szCs w:val="18"/>
                          </w:rPr>
                          <w:t>resetRun(</w:t>
                        </w:r>
                        <w:proofErr w:type="gramEnd"/>
                        <w:r w:rsidRPr="00571432">
                          <w:rPr>
                            <w:color w:val="FF00FF"/>
                            <w:sz w:val="18"/>
                            <w:szCs w:val="18"/>
                          </w:rPr>
                          <w:t>'key1'</w:t>
                        </w:r>
                        <w:r w:rsidRPr="00571432">
                          <w:rPr>
                            <w:sz w:val="18"/>
                            <w:szCs w:val="18"/>
                          </w:rPr>
                          <w:t>,</w:t>
                        </w:r>
                        <w:r w:rsidRPr="00571432">
                          <w:rPr>
                            <w:color w:val="0000FF"/>
                            <w:sz w:val="18"/>
                            <w:szCs w:val="18"/>
                          </w:rPr>
                          <w:t>function</w:t>
                        </w:r>
                        <w:r w:rsidRPr="00571432">
                          <w:rPr>
                            <w:sz w:val="18"/>
                            <w:szCs w:val="18"/>
                          </w:rPr>
                          <w:t>(arg){</w:t>
                        </w:r>
                      </w:p>
                      <w:p w:rsidR="0023747D" w:rsidRPr="00571432" w:rsidRDefault="0023747D" w:rsidP="00375F9C">
                        <w:pPr>
                          <w:spacing w:line="240" w:lineRule="exact"/>
                          <w:rPr>
                            <w:sz w:val="18"/>
                            <w:szCs w:val="18"/>
                          </w:rPr>
                        </w:pPr>
                        <w:r w:rsidRPr="00571432">
                          <w:rPr>
                            <w:sz w:val="18"/>
                            <w:szCs w:val="18"/>
                          </w:rPr>
                          <w:t xml:space="preserve">    </w:t>
                        </w:r>
                        <w:proofErr w:type="gramStart"/>
                        <w:r w:rsidR="00F55F81">
                          <w:rPr>
                            <w:sz w:val="18"/>
                            <w:szCs w:val="18"/>
                          </w:rPr>
                          <w:t>xui</w:t>
                        </w:r>
                        <w:r w:rsidRPr="00571432">
                          <w:rPr>
                            <w:sz w:val="18"/>
                            <w:szCs w:val="18"/>
                          </w:rPr>
                          <w:t>.pop(</w:t>
                        </w:r>
                        <w:proofErr w:type="gramEnd"/>
                        <w:r w:rsidRPr="00571432">
                          <w:rPr>
                            <w:color w:val="FF00FF"/>
                            <w:sz w:val="18"/>
                            <w:szCs w:val="18"/>
                          </w:rPr>
                          <w:t>"this===</w:t>
                        </w:r>
                        <w:r w:rsidR="00F55F81">
                          <w:rPr>
                            <w:color w:val="FF00FF"/>
                            <w:sz w:val="18"/>
                            <w:szCs w:val="18"/>
                          </w:rPr>
                          <w:t>xui</w:t>
                        </w:r>
                        <w:r w:rsidRPr="00571432">
                          <w:rPr>
                            <w:color w:val="FF00FF"/>
                            <w:sz w:val="18"/>
                            <w:szCs w:val="18"/>
                          </w:rPr>
                          <w:t>:"</w:t>
                        </w:r>
                        <w:r w:rsidRPr="00571432">
                          <w:rPr>
                            <w:sz w:val="18"/>
                            <w:szCs w:val="18"/>
                          </w:rPr>
                          <w:t>+(</w:t>
                        </w:r>
                        <w:r w:rsidRPr="00571432">
                          <w:rPr>
                            <w:color w:val="0000FF"/>
                            <w:sz w:val="18"/>
                            <w:szCs w:val="18"/>
                          </w:rPr>
                          <w:t>this</w:t>
                        </w:r>
                        <w:r w:rsidRPr="00571432">
                          <w:rPr>
                            <w:sz w:val="18"/>
                            <w:szCs w:val="18"/>
                          </w:rPr>
                          <w:t>===</w:t>
                        </w:r>
                        <w:r w:rsidR="00F55F81">
                          <w:rPr>
                            <w:sz w:val="18"/>
                            <w:szCs w:val="18"/>
                          </w:rPr>
                          <w:t>xui</w:t>
                        </w:r>
                        <w:r w:rsidRPr="00571432">
                          <w:rPr>
                            <w:sz w:val="18"/>
                            <w:szCs w:val="18"/>
                          </w:rPr>
                          <w:t>), arg)</w:t>
                        </w:r>
                      </w:p>
                      <w:p w:rsidR="0023747D" w:rsidRDefault="0023747D" w:rsidP="00375F9C">
                        <w:pPr>
                          <w:spacing w:line="240" w:lineRule="exact"/>
                          <w:rPr>
                            <w:sz w:val="18"/>
                            <w:szCs w:val="18"/>
                          </w:rPr>
                        </w:pPr>
                        <w:r w:rsidRPr="00571432">
                          <w:rPr>
                            <w:sz w:val="18"/>
                            <w:szCs w:val="18"/>
                          </w:rPr>
                          <w:t>}</w:t>
                        </w:r>
                        <w:proofErr w:type="gramStart"/>
                        <w:r w:rsidRPr="00571432">
                          <w:rPr>
                            <w:sz w:val="18"/>
                            <w:szCs w:val="18"/>
                          </w:rPr>
                          <w:t>,</w:t>
                        </w:r>
                        <w:r w:rsidRPr="00571432">
                          <w:rPr>
                            <w:color w:val="800000"/>
                            <w:sz w:val="18"/>
                            <w:szCs w:val="18"/>
                          </w:rPr>
                          <w:t>500</w:t>
                        </w:r>
                        <w:proofErr w:type="gramEnd"/>
                        <w:r w:rsidRPr="00571432">
                          <w:rPr>
                            <w:sz w:val="18"/>
                            <w:szCs w:val="18"/>
                          </w:rPr>
                          <w:t>,[</w:t>
                        </w:r>
                        <w:r>
                          <w:rPr>
                            <w:color w:val="FF00FF"/>
                            <w:sz w:val="18"/>
                            <w:szCs w:val="18"/>
                          </w:rPr>
                          <w:t>'</w:t>
                        </w:r>
                        <w:r>
                          <w:rPr>
                            <w:rFonts w:hint="eastAsia"/>
                            <w:color w:val="FF00FF"/>
                            <w:sz w:val="18"/>
                            <w:szCs w:val="18"/>
                          </w:rPr>
                          <w:t>The previous one</w:t>
                        </w:r>
                        <w:r w:rsidRPr="00571432">
                          <w:rPr>
                            <w:color w:val="FF00FF"/>
                            <w:sz w:val="18"/>
                            <w:szCs w:val="18"/>
                          </w:rPr>
                          <w:t>'</w:t>
                        </w:r>
                        <w:r w:rsidRPr="00571432">
                          <w:rPr>
                            <w:sz w:val="18"/>
                            <w:szCs w:val="18"/>
                          </w:rPr>
                          <w:t>],</w:t>
                        </w:r>
                        <w:r w:rsidR="00F55F81">
                          <w:rPr>
                            <w:sz w:val="18"/>
                            <w:szCs w:val="18"/>
                          </w:rPr>
                          <w:t>xui</w:t>
                        </w:r>
                        <w:r w:rsidRPr="00571432">
                          <w:rPr>
                            <w:sz w:val="18"/>
                            <w:szCs w:val="18"/>
                          </w:rPr>
                          <w:t>)</w:t>
                        </w:r>
                      </w:p>
                      <w:p w:rsidR="0023747D" w:rsidRPr="00571432" w:rsidRDefault="0023747D" w:rsidP="00375F9C">
                        <w:pPr>
                          <w:spacing w:line="240" w:lineRule="exact"/>
                          <w:rPr>
                            <w:sz w:val="18"/>
                            <w:szCs w:val="18"/>
                          </w:rPr>
                        </w:pPr>
                      </w:p>
                      <w:p w:rsidR="0023747D" w:rsidRPr="00571432" w:rsidRDefault="0023747D" w:rsidP="00375F9C">
                        <w:pPr>
                          <w:spacing w:line="240" w:lineRule="exact"/>
                          <w:rPr>
                            <w:sz w:val="18"/>
                            <w:szCs w:val="18"/>
                          </w:rPr>
                        </w:pPr>
                        <w:r w:rsidRPr="00571432">
                          <w:rPr>
                            <w:sz w:val="18"/>
                            <w:szCs w:val="18"/>
                          </w:rPr>
                          <w:t>_.</w:t>
                        </w:r>
                        <w:proofErr w:type="gramStart"/>
                        <w:r w:rsidRPr="00571432">
                          <w:rPr>
                            <w:sz w:val="18"/>
                            <w:szCs w:val="18"/>
                          </w:rPr>
                          <w:t>resetRun(</w:t>
                        </w:r>
                        <w:proofErr w:type="gramEnd"/>
                        <w:r w:rsidRPr="00571432">
                          <w:rPr>
                            <w:color w:val="FF00FF"/>
                            <w:sz w:val="18"/>
                            <w:szCs w:val="18"/>
                          </w:rPr>
                          <w:t>'key1'</w:t>
                        </w:r>
                        <w:r w:rsidRPr="00571432">
                          <w:rPr>
                            <w:sz w:val="18"/>
                            <w:szCs w:val="18"/>
                          </w:rPr>
                          <w:t>,</w:t>
                        </w:r>
                        <w:r w:rsidRPr="00571432">
                          <w:rPr>
                            <w:color w:val="0000FF"/>
                            <w:sz w:val="18"/>
                            <w:szCs w:val="18"/>
                          </w:rPr>
                          <w:t>function</w:t>
                        </w:r>
                        <w:r w:rsidRPr="00571432">
                          <w:rPr>
                            <w:sz w:val="18"/>
                            <w:szCs w:val="18"/>
                          </w:rPr>
                          <w:t>(arg){</w:t>
                        </w:r>
                      </w:p>
                      <w:p w:rsidR="0023747D" w:rsidRPr="00571432" w:rsidRDefault="0023747D" w:rsidP="00375F9C">
                        <w:pPr>
                          <w:spacing w:line="240" w:lineRule="exact"/>
                          <w:rPr>
                            <w:sz w:val="18"/>
                            <w:szCs w:val="18"/>
                          </w:rPr>
                        </w:pPr>
                        <w:r w:rsidRPr="00571432">
                          <w:rPr>
                            <w:sz w:val="18"/>
                            <w:szCs w:val="18"/>
                          </w:rPr>
                          <w:t xml:space="preserve">    </w:t>
                        </w:r>
                        <w:proofErr w:type="gramStart"/>
                        <w:r w:rsidR="00F55F81">
                          <w:rPr>
                            <w:sz w:val="18"/>
                            <w:szCs w:val="18"/>
                          </w:rPr>
                          <w:t>xui</w:t>
                        </w:r>
                        <w:r w:rsidRPr="00571432">
                          <w:rPr>
                            <w:sz w:val="18"/>
                            <w:szCs w:val="18"/>
                          </w:rPr>
                          <w:t>.pop(</w:t>
                        </w:r>
                        <w:proofErr w:type="gramEnd"/>
                        <w:r w:rsidRPr="00571432">
                          <w:rPr>
                            <w:color w:val="FF00FF"/>
                            <w:sz w:val="18"/>
                            <w:szCs w:val="18"/>
                          </w:rPr>
                          <w:t>"this===</w:t>
                        </w:r>
                        <w:r w:rsidR="00F55F81">
                          <w:rPr>
                            <w:color w:val="FF00FF"/>
                            <w:sz w:val="18"/>
                            <w:szCs w:val="18"/>
                          </w:rPr>
                          <w:t>xui</w:t>
                        </w:r>
                        <w:r w:rsidRPr="00571432">
                          <w:rPr>
                            <w:color w:val="FF00FF"/>
                            <w:sz w:val="18"/>
                            <w:szCs w:val="18"/>
                          </w:rPr>
                          <w:t>:"</w:t>
                        </w:r>
                        <w:r w:rsidRPr="00571432">
                          <w:rPr>
                            <w:sz w:val="18"/>
                            <w:szCs w:val="18"/>
                          </w:rPr>
                          <w:t>+(</w:t>
                        </w:r>
                        <w:r w:rsidRPr="00571432">
                          <w:rPr>
                            <w:color w:val="0000FF"/>
                            <w:sz w:val="18"/>
                            <w:szCs w:val="18"/>
                          </w:rPr>
                          <w:t>this</w:t>
                        </w:r>
                        <w:r w:rsidRPr="00571432">
                          <w:rPr>
                            <w:sz w:val="18"/>
                            <w:szCs w:val="18"/>
                          </w:rPr>
                          <w:t>===</w:t>
                        </w:r>
                        <w:r w:rsidR="00F55F81">
                          <w:rPr>
                            <w:sz w:val="18"/>
                            <w:szCs w:val="18"/>
                          </w:rPr>
                          <w:t>xui</w:t>
                        </w:r>
                        <w:r w:rsidRPr="00571432">
                          <w:rPr>
                            <w:sz w:val="18"/>
                            <w:szCs w:val="18"/>
                          </w:rPr>
                          <w:t>), arg)</w:t>
                        </w:r>
                      </w:p>
                      <w:p w:rsidR="0023747D" w:rsidRPr="00571432" w:rsidRDefault="0023747D" w:rsidP="00375F9C">
                        <w:pPr>
                          <w:rPr>
                            <w:szCs w:val="18"/>
                          </w:rPr>
                        </w:pPr>
                        <w:r w:rsidRPr="00571432">
                          <w:rPr>
                            <w:sz w:val="18"/>
                            <w:szCs w:val="18"/>
                          </w:rPr>
                          <w:t>}</w:t>
                        </w:r>
                        <w:proofErr w:type="gramStart"/>
                        <w:r w:rsidRPr="00571432">
                          <w:rPr>
                            <w:sz w:val="18"/>
                            <w:szCs w:val="18"/>
                          </w:rPr>
                          <w:t>,</w:t>
                        </w:r>
                        <w:r w:rsidRPr="00571432">
                          <w:rPr>
                            <w:color w:val="800000"/>
                            <w:sz w:val="18"/>
                            <w:szCs w:val="18"/>
                          </w:rPr>
                          <w:t>500</w:t>
                        </w:r>
                        <w:proofErr w:type="gramEnd"/>
                        <w:r w:rsidRPr="00571432">
                          <w:rPr>
                            <w:sz w:val="18"/>
                            <w:szCs w:val="18"/>
                          </w:rPr>
                          <w:t>,[</w:t>
                        </w:r>
                        <w:r>
                          <w:rPr>
                            <w:color w:val="FF00FF"/>
                            <w:sz w:val="18"/>
                            <w:szCs w:val="18"/>
                          </w:rPr>
                          <w:t>'</w:t>
                        </w:r>
                        <w:r>
                          <w:rPr>
                            <w:rFonts w:hint="eastAsia"/>
                            <w:color w:val="FF00FF"/>
                            <w:sz w:val="18"/>
                            <w:szCs w:val="18"/>
                          </w:rPr>
                          <w:t>The last one</w:t>
                        </w:r>
                        <w:r w:rsidRPr="00571432">
                          <w:rPr>
                            <w:color w:val="FF00FF"/>
                            <w:sz w:val="18"/>
                            <w:szCs w:val="18"/>
                          </w:rPr>
                          <w:t>'</w:t>
                        </w:r>
                        <w:r w:rsidRPr="00571432">
                          <w:rPr>
                            <w:sz w:val="18"/>
                            <w:szCs w:val="18"/>
                          </w:rPr>
                          <w:t>],</w:t>
                        </w:r>
                        <w:r w:rsidR="00F55F81">
                          <w:rPr>
                            <w:sz w:val="18"/>
                            <w:szCs w:val="18"/>
                          </w:rPr>
                          <w:t>xui</w:t>
                        </w:r>
                        <w:r w:rsidRPr="00571432">
                          <w:rPr>
                            <w:sz w:val="18"/>
                            <w:szCs w:val="18"/>
                          </w:rPr>
                          <w:t>)</w:t>
                        </w:r>
                      </w:p>
                    </w:txbxContent>
                  </v:textbox>
                </v:shape>
                <v:shape id="AutoShape 230" o:spid="_x0000_s1926" type="#_x0000_t62" style="position:absolute;left:27432;top:5943;width:20574;height:235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Tl2MQA&#10;AADcAAAADwAAAGRycy9kb3ducmV2LnhtbESPQWvCQBSE74X+h+UJ3upG0RJTVwmC4KUHrUKPj+xL&#10;Nph9m2bXJP77rlDocZiZb5jNbrSN6KnztWMF81kCgrhwuuZKweXr8JaC8AFZY+OYFDzIw277+rLB&#10;TLuBT9SfQyUihH2GCkwIbSalLwxZ9DPXEkevdJ3FEGVXSd3hEOG2kYskeZcWa44LBlvaGypu57tV&#10;MCzMzzfOi9Klbt+Xy9Nnfs2DUtPJmH+ACDSG//Bf+6gVrNcreJ6JR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U5djEAAAA3AAAAA8AAAAAAAAAAAAAAAAAmAIAAGRycy9k&#10;b3ducmV2LnhtbFBLBQYAAAAABAAEAPUAAACJAwAAAAA=&#10;" adj="33986,22240" fillcolor="#ff9">
                  <v:textbox inset="0,0,0,0">
                    <w:txbxContent>
                      <w:p w:rsidR="0023747D" w:rsidRPr="000E23E9" w:rsidRDefault="0023747D" w:rsidP="00375F9C">
                        <w:pPr>
                          <w:rPr>
                            <w:szCs w:val="18"/>
                          </w:rPr>
                        </w:pPr>
                        <w:r>
                          <w:rPr>
                            <w:szCs w:val="18"/>
                          </w:rPr>
                          <w:t>T</w:t>
                        </w:r>
                        <w:r>
                          <w:rPr>
                            <w:rFonts w:hint="eastAsia"/>
                            <w:szCs w:val="18"/>
                          </w:rPr>
                          <w:t>he latter one will be executed</w:t>
                        </w:r>
                      </w:p>
                    </w:txbxContent>
                  </v:textbox>
                </v:shape>
                <w10:anchorlock/>
              </v:group>
            </w:pict>
          </mc:Fallback>
        </mc:AlternateContent>
      </w:r>
    </w:p>
    <w:p w:rsidR="00375F9C" w:rsidRPr="000F0FE2" w:rsidRDefault="005C781A" w:rsidP="00375F9C">
      <w:pPr>
        <w:ind w:firstLine="420"/>
      </w:pPr>
      <w:r>
        <w:rPr>
          <w:rFonts w:hint="eastAsia"/>
          <w:noProof/>
        </w:rPr>
        <w:drawing>
          <wp:inline distT="0" distB="0" distL="0" distR="0" wp14:anchorId="0F5444E6" wp14:editId="2EE3E879">
            <wp:extent cx="1924050" cy="1295400"/>
            <wp:effectExtent l="0" t="0" r="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924050" cy="1295400"/>
                    </a:xfrm>
                    <a:prstGeom prst="rect">
                      <a:avLst/>
                    </a:prstGeom>
                    <a:noFill/>
                    <a:ln>
                      <a:noFill/>
                    </a:ln>
                  </pic:spPr>
                </pic:pic>
              </a:graphicData>
            </a:graphic>
          </wp:inline>
        </w:drawing>
      </w:r>
    </w:p>
    <w:p w:rsidR="00375F9C" w:rsidRDefault="00375F9C" w:rsidP="00E45D25">
      <w:pPr>
        <w:pStyle w:val="2"/>
        <w:numPr>
          <w:ilvl w:val="1"/>
          <w:numId w:val="17"/>
        </w:numPr>
      </w:pPr>
      <w:bookmarkStart w:id="209" w:name="_Toc356466335"/>
      <w:r w:rsidRPr="00D20968">
        <w:t>Skin</w:t>
      </w:r>
      <w:r>
        <w:rPr>
          <w:rFonts w:hint="eastAsia"/>
        </w:rPr>
        <w:t xml:space="preserve"> switcher</w:t>
      </w:r>
      <w:bookmarkEnd w:id="209"/>
    </w:p>
    <w:p w:rsidR="00375F9C" w:rsidRDefault="00375F9C" w:rsidP="00E45D25">
      <w:pPr>
        <w:pStyle w:val="3"/>
        <w:numPr>
          <w:ilvl w:val="2"/>
          <w:numId w:val="17"/>
        </w:numPr>
      </w:pPr>
      <w:bookmarkStart w:id="210" w:name="_Toc356466336"/>
      <w:r>
        <w:rPr>
          <w:rFonts w:hint="eastAsia"/>
        </w:rPr>
        <w:t>Switch skin for whole application</w:t>
      </w:r>
      <w:bookmarkEnd w:id="210"/>
    </w:p>
    <w:p w:rsidR="00375F9C" w:rsidRDefault="00375F9C" w:rsidP="00375F9C">
      <w:pPr>
        <w:ind w:left="105" w:hangingChars="50" w:hanging="105"/>
      </w:pPr>
      <w:r>
        <w:rPr>
          <w:rFonts w:hint="eastAsia"/>
        </w:rPr>
        <w:t xml:space="preserve">There are three </w:t>
      </w:r>
      <w:r w:rsidR="00F55F81">
        <w:rPr>
          <w:rFonts w:hint="eastAsia"/>
        </w:rPr>
        <w:t xml:space="preserve">default </w:t>
      </w:r>
      <w:r>
        <w:rPr>
          <w:rFonts w:hint="eastAsia"/>
        </w:rPr>
        <w:t xml:space="preserve">system skins in </w:t>
      </w:r>
      <w:r w:rsidR="007E23B3">
        <w:rPr>
          <w:rFonts w:hint="eastAsia"/>
        </w:rPr>
        <w:t>CrossUI</w:t>
      </w:r>
      <w:r w:rsidR="00F55F81">
        <w:rPr>
          <w:rFonts w:hint="eastAsia"/>
        </w:rPr>
        <w:t xml:space="preserve"> </w:t>
      </w:r>
      <w:r>
        <w:rPr>
          <w:rFonts w:hint="eastAsia"/>
        </w:rPr>
        <w:t xml:space="preserve">: default, vista and aqua. </w:t>
      </w:r>
      <w:r>
        <w:t>Y</w:t>
      </w:r>
      <w:r>
        <w:rPr>
          <w:rFonts w:hint="eastAsia"/>
        </w:rPr>
        <w:t xml:space="preserve">ou can use </w:t>
      </w:r>
      <w:r w:rsidR="00F55F81">
        <w:rPr>
          <w:rFonts w:hint="eastAsia"/>
        </w:rPr>
        <w:t>xui</w:t>
      </w:r>
      <w:r>
        <w:rPr>
          <w:rFonts w:hint="eastAsia"/>
        </w:rPr>
        <w:t xml:space="preserve">.setTheme to switch the skin. </w:t>
      </w:r>
    </w:p>
    <w:p w:rsidR="00375F9C" w:rsidRDefault="005C781A" w:rsidP="00375F9C">
      <w:r>
        <w:rPr>
          <w:noProof/>
        </w:rPr>
        <mc:AlternateContent>
          <mc:Choice Requires="wpc">
            <w:drawing>
              <wp:inline distT="0" distB="0" distL="0" distR="0" wp14:anchorId="785A3748" wp14:editId="3807B061">
                <wp:extent cx="5257800" cy="550545"/>
                <wp:effectExtent l="9525" t="0" r="9525" b="11430"/>
                <wp:docPr id="558" name="画布 5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92" name="Text Box 560"/>
                        <wps:cNvSpPr txBox="1">
                          <a:spLocks noChangeArrowheads="1"/>
                        </wps:cNvSpPr>
                        <wps:spPr bwMode="auto">
                          <a:xfrm>
                            <a:off x="0" y="48895"/>
                            <a:ext cx="5257800" cy="5016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F55F81" w:rsidP="00375F9C">
                              <w:pPr>
                                <w:rPr>
                                  <w:sz w:val="18"/>
                                  <w:szCs w:val="18"/>
                                </w:rPr>
                              </w:pPr>
                              <w:r>
                                <w:rPr>
                                  <w:rFonts w:hint="eastAsia"/>
                                  <w:sz w:val="18"/>
                                  <w:szCs w:val="18"/>
                                </w:rPr>
                                <w:t>xui</w:t>
                              </w:r>
                              <w:r w:rsidR="0023747D" w:rsidRPr="00087A0A">
                                <w:rPr>
                                  <w:sz w:val="18"/>
                                  <w:szCs w:val="18"/>
                                </w:rPr>
                                <w:t>.setTheme(</w:t>
                              </w:r>
                              <w:r w:rsidR="0023747D" w:rsidRPr="00087A0A">
                                <w:rPr>
                                  <w:color w:val="FF00FF"/>
                                  <w:sz w:val="18"/>
                                  <w:szCs w:val="18"/>
                                </w:rPr>
                                <w:t>"vista"</w:t>
                              </w:r>
                              <w:r w:rsidR="0023747D" w:rsidRPr="00087A0A">
                                <w:rPr>
                                  <w:sz w:val="18"/>
                                  <w:szCs w:val="18"/>
                                </w:rPr>
                                <w:t>)</w:t>
                              </w:r>
                            </w:p>
                            <w:p w:rsidR="0023747D" w:rsidRPr="00087A0A" w:rsidRDefault="0023747D" w:rsidP="00375F9C">
                              <w:pPr>
                                <w:rPr>
                                  <w:sz w:val="18"/>
                                  <w:szCs w:val="18"/>
                                </w:rPr>
                              </w:pPr>
                            </w:p>
                          </w:txbxContent>
                        </wps:txbx>
                        <wps:bodyPr rot="0" vert="horz" wrap="square" lIns="54000" tIns="46800" rIns="54000" bIns="45720" anchor="t" anchorCtr="0" upright="1">
                          <a:spAutoFit/>
                        </wps:bodyPr>
                      </wps:wsp>
                      <wps:wsp>
                        <wps:cNvPr id="993" name="AutoShape 561"/>
                        <wps:cNvSpPr>
                          <a:spLocks noChangeArrowheads="1"/>
                        </wps:cNvSpPr>
                        <wps:spPr bwMode="auto">
                          <a:xfrm flipH="1">
                            <a:off x="1943100" y="99060"/>
                            <a:ext cx="1943100" cy="198120"/>
                          </a:xfrm>
                          <a:prstGeom prst="wedgeRoundRectCallout">
                            <a:avLst>
                              <a:gd name="adj1" fmla="val 82907"/>
                              <a:gd name="adj2" fmla="val 1698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C48B9" w:rsidRDefault="0023747D" w:rsidP="00375F9C">
                              <w:pPr>
                                <w:rPr>
                                  <w:szCs w:val="18"/>
                                </w:rPr>
                              </w:pPr>
                              <w:r w:rsidRPr="00FC48B9">
                                <w:rPr>
                                  <w:szCs w:val="18"/>
                                </w:rPr>
                                <w:t>Dynamically</w:t>
                              </w:r>
                              <w:r>
                                <w:rPr>
                                  <w:rFonts w:hint="eastAsia"/>
                                  <w:szCs w:val="18"/>
                                </w:rPr>
                                <w:t xml:space="preserve"> (no page refresh)</w:t>
                              </w:r>
                            </w:p>
                          </w:txbxContent>
                        </wps:txbx>
                        <wps:bodyPr rot="0" vert="horz" wrap="square" lIns="0" tIns="0" rIns="0" bIns="0" anchor="t" anchorCtr="0" upright="1">
                          <a:noAutofit/>
                        </wps:bodyPr>
                      </wps:wsp>
                    </wpc:wpc>
                  </a:graphicData>
                </a:graphic>
              </wp:inline>
            </w:drawing>
          </mc:Choice>
          <mc:Fallback>
            <w:pict>
              <v:group id="画布 558" o:spid="_x0000_s1927" editas="canvas" style="width:414pt;height:43.35pt;mso-position-horizontal-relative:char;mso-position-vertical-relative:line" coordsize="52578,5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">
                <v:shape id="_x0000_s1928" type="#_x0000_t75" style="position:absolute;width:52578;height:5505;visibility:visible;mso-wrap-style:square">
                  <v:fill o:detectmouseclick="t"/>
                  <v:path o:connecttype="none"/>
                </v:shape>
                <v:shape id="Text Box 560" o:spid="_x0000_s1929" type="#_x0000_t202" style="position:absolute;top:488;width:52578;height:5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8QQ8MA&#10;AADcAAAADwAAAGRycy9kb3ducmV2LnhtbESPT4vCMBTE7wv7HcJb2Nua6kFsNYooS/ciuP65P5pn&#10;U2xeShJr/fYbQdjjMDO/YRarwbaiJx8axwrGowwEceV0w7WC0/H7awYiRGSNrWNS8KAAq+X72wIL&#10;7e78S/0h1iJBOBSowMTYFVKGypDFMHIdcfIuzluMSfpaao/3BLetnGTZVFpsOC0Y7GhjqLoeblZB&#10;dd0O27I5G9/f7Gyv8/Kxm5ZKfX4M6zmISEP8D7/aP1pBnk/geSYd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8QQ8MAAADcAAAADwAAAAAAAAAAAAAAAACYAgAAZHJzL2Rv&#10;d25yZXYueG1sUEsFBgAAAAAEAAQA9QAAAIgDAAAAAA==&#10;" strokeweight="1pt">
                  <v:textbox style="mso-fit-shape-to-text:t" inset="1.5mm,1.3mm,1.5mm">
                    <w:txbxContent>
                      <w:p w:rsidR="0023747D" w:rsidRDefault="00F55F81" w:rsidP="00375F9C">
                        <w:pPr>
                          <w:rPr>
                            <w:sz w:val="18"/>
                            <w:szCs w:val="18"/>
                          </w:rPr>
                        </w:pPr>
                        <w:proofErr w:type="gramStart"/>
                        <w:r>
                          <w:rPr>
                            <w:rFonts w:hint="eastAsia"/>
                            <w:sz w:val="18"/>
                            <w:szCs w:val="18"/>
                          </w:rPr>
                          <w:t>xui</w:t>
                        </w:r>
                        <w:r w:rsidR="0023747D" w:rsidRPr="00087A0A">
                          <w:rPr>
                            <w:sz w:val="18"/>
                            <w:szCs w:val="18"/>
                          </w:rPr>
                          <w:t>.setTheme(</w:t>
                        </w:r>
                        <w:proofErr w:type="gramEnd"/>
                        <w:r w:rsidR="0023747D" w:rsidRPr="00087A0A">
                          <w:rPr>
                            <w:color w:val="FF00FF"/>
                            <w:sz w:val="18"/>
                            <w:szCs w:val="18"/>
                          </w:rPr>
                          <w:t>"vista"</w:t>
                        </w:r>
                        <w:r w:rsidR="0023747D" w:rsidRPr="00087A0A">
                          <w:rPr>
                            <w:sz w:val="18"/>
                            <w:szCs w:val="18"/>
                          </w:rPr>
                          <w:t>)</w:t>
                        </w:r>
                      </w:p>
                      <w:p w:rsidR="0023747D" w:rsidRPr="00087A0A" w:rsidRDefault="0023747D" w:rsidP="00375F9C">
                        <w:pPr>
                          <w:rPr>
                            <w:sz w:val="18"/>
                            <w:szCs w:val="18"/>
                          </w:rPr>
                        </w:pPr>
                      </w:p>
                    </w:txbxContent>
                  </v:textbox>
                </v:shape>
                <v:shape id="AutoShape 561" o:spid="_x0000_s1930" type="#_x0000_t62" style="position:absolute;left:19431;top:990;width:1943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60McA&#10;AADcAAAADwAAAGRycy9kb3ducmV2LnhtbESPQWvCQBSE74L/YXlCL6Ibq5YYXaUUik2LBa30/Mg+&#10;k2D2bchuY9pf7xYEj8PMfMOsNp2pREuNKy0rmIwjEMSZ1SXnCo5fr6MYhPPIGivLpOCXHGzW/d4K&#10;E20vvKf24HMRIOwSVFB4XydSuqwgg25sa+LgnWxj0AfZ5FI3eAlwU8nHKHqSBksOCwXW9FJQdj78&#10;GAXfH++fx9TPZmn7lw7ncbmtd9FWqYdB97wE4anz9/Ct/aYVLBZT+D8TjoB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K+tDHAAAA3AAAAA8AAAAAAAAAAAAAAAAAmAIAAGRy&#10;cy9kb3ducmV2LnhtbFBLBQYAAAAABAAEAPUAAACMAwAAAAA=&#10;" adj="28708,14469" fillcolor="#ff9">
                  <v:textbox inset="0,0,0,0">
                    <w:txbxContent>
                      <w:p w:rsidR="0023747D" w:rsidRPr="00FC48B9" w:rsidRDefault="0023747D" w:rsidP="00375F9C">
                        <w:pPr>
                          <w:rPr>
                            <w:szCs w:val="18"/>
                          </w:rPr>
                        </w:pPr>
                        <w:r w:rsidRPr="00FC48B9">
                          <w:rPr>
                            <w:szCs w:val="18"/>
                          </w:rPr>
                          <w:t>Dynamically</w:t>
                        </w:r>
                        <w:r>
                          <w:rPr>
                            <w:rFonts w:hint="eastAsia"/>
                            <w:szCs w:val="18"/>
                          </w:rPr>
                          <w:t xml:space="preserve"> (no page refresh)</w:t>
                        </w:r>
                      </w:p>
                    </w:txbxContent>
                  </v:textbox>
                </v:shape>
                <w10:anchorlock/>
              </v:group>
            </w:pict>
          </mc:Fallback>
        </mc:AlternateContent>
      </w:r>
    </w:p>
    <w:p w:rsidR="00375F9C" w:rsidRDefault="00375F9C" w:rsidP="00375F9C">
      <w:pPr>
        <w:ind w:firstLine="420"/>
      </w:pPr>
    </w:p>
    <w:p w:rsidR="00375F9C" w:rsidRDefault="00375F9C" w:rsidP="00E45D25">
      <w:pPr>
        <w:pStyle w:val="3"/>
        <w:numPr>
          <w:ilvl w:val="2"/>
          <w:numId w:val="17"/>
        </w:numPr>
      </w:pPr>
      <w:bookmarkStart w:id="211" w:name="_Toc356466337"/>
      <w:r>
        <w:rPr>
          <w:rFonts w:hint="eastAsia"/>
        </w:rPr>
        <w:t>Change skin for a single control</w:t>
      </w:r>
      <w:bookmarkEnd w:id="211"/>
      <w:r>
        <w:rPr>
          <w:rFonts w:hint="eastAsia"/>
        </w:rPr>
        <w:t xml:space="preserve"> </w:t>
      </w:r>
    </w:p>
    <w:p w:rsidR="00375F9C" w:rsidRDefault="00375F9C" w:rsidP="00375F9C">
      <w:r>
        <w:rPr>
          <w:rFonts w:hint="eastAsia"/>
        </w:rPr>
        <w:t>It</w:t>
      </w:r>
      <w:r>
        <w:t>’</w:t>
      </w:r>
      <w:r>
        <w:rPr>
          <w:rFonts w:hint="eastAsia"/>
        </w:rPr>
        <w:t xml:space="preserve">s a </w:t>
      </w:r>
      <w:r w:rsidRPr="003350B2">
        <w:t>fine-grained mechanism</w:t>
      </w:r>
      <w:r>
        <w:rPr>
          <w:rFonts w:hint="eastAsia"/>
        </w:rPr>
        <w:t xml:space="preserve">. </w:t>
      </w:r>
    </w:p>
    <w:p w:rsidR="00375F9C" w:rsidRDefault="005C781A" w:rsidP="00375F9C">
      <w:r>
        <w:rPr>
          <w:noProof/>
        </w:rPr>
        <mc:AlternateContent>
          <mc:Choice Requires="wpc">
            <w:drawing>
              <wp:inline distT="0" distB="0" distL="0" distR="0" wp14:anchorId="1A065062" wp14:editId="7F467C97">
                <wp:extent cx="5257850" cy="550545"/>
                <wp:effectExtent l="0" t="0" r="19050" b="0"/>
                <wp:docPr id="350" name="画布 1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6" name="Text Box 170"/>
                        <wps:cNvSpPr txBox="1">
                          <a:spLocks noChangeArrowheads="1"/>
                        </wps:cNvSpPr>
                        <wps:spPr bwMode="auto">
                          <a:xfrm>
                            <a:off x="0" y="48895"/>
                            <a:ext cx="5257850" cy="30334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87A0A" w:rsidRDefault="0023747D" w:rsidP="00375F9C">
                              <w:pPr>
                                <w:rPr>
                                  <w:sz w:val="18"/>
                                  <w:szCs w:val="18"/>
                                </w:rPr>
                              </w:pPr>
                              <w:r>
                                <w:rPr>
                                  <w:rFonts w:hint="eastAsia"/>
                                  <w:sz w:val="18"/>
                                  <w:szCs w:val="18"/>
                                </w:rPr>
                                <w:t>ctl_button</w:t>
                              </w:r>
                              <w:r w:rsidRPr="00087A0A">
                                <w:rPr>
                                  <w:sz w:val="18"/>
                                  <w:szCs w:val="18"/>
                                </w:rPr>
                                <w:t>.setTheme(</w:t>
                              </w:r>
                              <w:r>
                                <w:rPr>
                                  <w:color w:val="FF00FF"/>
                                  <w:sz w:val="18"/>
                                  <w:szCs w:val="18"/>
                                </w:rPr>
                                <w:t>"custom</w:t>
                              </w:r>
                              <w:r w:rsidRPr="00087A0A">
                                <w:rPr>
                                  <w:color w:val="FF00FF"/>
                                  <w:sz w:val="18"/>
                                  <w:szCs w:val="18"/>
                                </w:rPr>
                                <w:t>"</w:t>
                              </w:r>
                              <w:r w:rsidRPr="00087A0A">
                                <w:rPr>
                                  <w:sz w:val="18"/>
                                  <w:szCs w:val="18"/>
                                </w:rPr>
                                <w:t>)</w:t>
                              </w:r>
                            </w:p>
                          </w:txbxContent>
                        </wps:txbx>
                        <wps:bodyPr rot="0" vert="horz" wrap="square" lIns="54000" tIns="46800" rIns="54000" bIns="45720" anchor="t" anchorCtr="0" upright="1">
                          <a:spAutoFit/>
                        </wps:bodyPr>
                      </wps:wsp>
                      <wps:wsp>
                        <wps:cNvPr id="347" name="AutoShape 171"/>
                        <wps:cNvSpPr>
                          <a:spLocks noChangeArrowheads="1"/>
                        </wps:cNvSpPr>
                        <wps:spPr bwMode="auto">
                          <a:xfrm flipH="1">
                            <a:off x="1943100" y="198120"/>
                            <a:ext cx="1485900" cy="198120"/>
                          </a:xfrm>
                          <a:prstGeom prst="wedgeRoundRectCallout">
                            <a:avLst>
                              <a:gd name="adj1" fmla="val 70597"/>
                              <a:gd name="adj2" fmla="val -3942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87A0A" w:rsidRDefault="0023747D" w:rsidP="00375F9C">
                              <w:pPr>
                                <w:rPr>
                                  <w:szCs w:val="18"/>
                                </w:rPr>
                              </w:pPr>
                              <w:r>
                                <w:rPr>
                                  <w:szCs w:val="18"/>
                                </w:rPr>
                                <w:t>O</w:t>
                              </w:r>
                              <w:r>
                                <w:rPr>
                                  <w:rFonts w:hint="eastAsia"/>
                                  <w:szCs w:val="18"/>
                                </w:rPr>
                                <w:t xml:space="preserve">nly for </w:t>
                              </w:r>
                              <w:r>
                                <w:rPr>
                                  <w:szCs w:val="18"/>
                                </w:rPr>
                                <w:t>“</w:t>
                              </w:r>
                              <w:r>
                                <w:rPr>
                                  <w:rFonts w:hint="eastAsia"/>
                                  <w:szCs w:val="18"/>
                                </w:rPr>
                                <w:t>ctl_button</w:t>
                              </w:r>
                              <w:r>
                                <w:rPr>
                                  <w:szCs w:val="18"/>
                                </w:rPr>
                                <w:t>”</w:t>
                              </w:r>
                              <w:r w:rsidRPr="00087A0A">
                                <w:rPr>
                                  <w:rFonts w:hint="eastAsia"/>
                                  <w:szCs w:val="18"/>
                                </w:rPr>
                                <w:t xml:space="preserve"> </w:t>
                              </w:r>
                            </w:p>
                          </w:txbxContent>
                        </wps:txbx>
                        <wps:bodyPr rot="0" vert="horz" wrap="square" lIns="0" tIns="0" rIns="0" bIns="0" anchor="t" anchorCtr="0" upright="1">
                          <a:noAutofit/>
                        </wps:bodyPr>
                      </wps:wsp>
                    </wpc:wpc>
                  </a:graphicData>
                </a:graphic>
              </wp:inline>
            </w:drawing>
          </mc:Choice>
          <mc:Fallback>
            <w:pict>
              <v:group id="画布 168" o:spid="_x0000_s1931" editas="canvas" style="width:414pt;height:43.35pt;mso-position-horizontal-relative:char;mso-position-vertical-relative:line" coordsize="52578,5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">
                <v:shape id="_x0000_s1932" type="#_x0000_t75" style="position:absolute;width:52578;height:5505;visibility:visible;mso-wrap-style:square">
                  <v:fill o:detectmouseclick="t"/>
                  <v:path o:connecttype="none"/>
                </v:shape>
                <v:shape id="Text Box 170" o:spid="_x0000_s1933" type="#_x0000_t202" style="position:absolute;top:488;width:52578;height:3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4N1cQA&#10;AADcAAAADwAAAGRycy9kb3ducmV2LnhtbESPQWvCQBSE74X+h+UVvNVNtYQ0dRVRJF4KVdv7I/ua&#10;DWbfht01xn/vFgo9DjPzDbNYjbYTA/nQOlbwMs1AENdOt9wo+DrtngsQISJr7ByTghsFWC0fHxZY&#10;anflAw3H2IgE4VCiAhNjX0oZakMWw9T1xMn7cd5iTNI3Unu8Jrjt5CzLcmmx5bRgsKeNofp8vFgF&#10;9Xk7bqv22/jhYotP/VbdPvJKqcnTuH4HEWmM/+G/9l4rmL/m8HsmHQ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DdXEAAAA3AAAAA8AAAAAAAAAAAAAAAAAmAIAAGRycy9k&#10;b3ducmV2LnhtbFBLBQYAAAAABAAEAPUAAACJAwAAAAA=&#10;" strokeweight="1pt">
                  <v:textbox style="mso-fit-shape-to-text:t" inset="1.5mm,1.3mm,1.5mm">
                    <w:txbxContent>
                      <w:p w:rsidR="0023747D" w:rsidRPr="00087A0A" w:rsidRDefault="0023747D" w:rsidP="00375F9C">
                        <w:pPr>
                          <w:rPr>
                            <w:sz w:val="18"/>
                            <w:szCs w:val="18"/>
                          </w:rPr>
                        </w:pPr>
                        <w:r>
                          <w:rPr>
                            <w:rFonts w:hint="eastAsia"/>
                            <w:sz w:val="18"/>
                            <w:szCs w:val="18"/>
                          </w:rPr>
                          <w:t>ctl_</w:t>
                        </w:r>
                        <w:proofErr w:type="gramStart"/>
                        <w:r>
                          <w:rPr>
                            <w:rFonts w:hint="eastAsia"/>
                            <w:sz w:val="18"/>
                            <w:szCs w:val="18"/>
                          </w:rPr>
                          <w:t>button</w:t>
                        </w:r>
                        <w:r w:rsidRPr="00087A0A">
                          <w:rPr>
                            <w:sz w:val="18"/>
                            <w:szCs w:val="18"/>
                          </w:rPr>
                          <w:t>.setTheme(</w:t>
                        </w:r>
                        <w:proofErr w:type="gramEnd"/>
                        <w:r>
                          <w:rPr>
                            <w:color w:val="FF00FF"/>
                            <w:sz w:val="18"/>
                            <w:szCs w:val="18"/>
                          </w:rPr>
                          <w:t>"custom</w:t>
                        </w:r>
                        <w:r w:rsidRPr="00087A0A">
                          <w:rPr>
                            <w:color w:val="FF00FF"/>
                            <w:sz w:val="18"/>
                            <w:szCs w:val="18"/>
                          </w:rPr>
                          <w:t>"</w:t>
                        </w:r>
                        <w:r w:rsidRPr="00087A0A">
                          <w:rPr>
                            <w:sz w:val="18"/>
                            <w:szCs w:val="18"/>
                          </w:rPr>
                          <w:t>)</w:t>
                        </w:r>
                      </w:p>
                    </w:txbxContent>
                  </v:textbox>
                </v:shape>
                <v:shape id="AutoShape 171" o:spid="_x0000_s1934" type="#_x0000_t62" style="position:absolute;left:19431;top:1981;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4ag8MA&#10;AADcAAAADwAAAGRycy9kb3ducmV2LnhtbESPUWvCMBSF3wf+h3CFvc10OuzojCKCMvbirP6AS3PX&#10;FpubkMTa/vtlIOzxcM75Dme1GUwnevKhtazgdZaBIK6sbrlWcDnvX95BhIissbNMCkYKsFlPnlZY&#10;aHvnE/VlrEWCcChQQROjK6QMVUMGw8w64uT9WG8wJulrqT3eE9x0cp5lS2mw5bTQoKNdQ9W1vBkF&#10;dX71X/3gvsftEg9j6WTI+6NSz9Nh+wEi0hD/w4/2p1aweMvh70w6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4ag8MAAADcAAAADwAAAAAAAAAAAAAAAACYAgAAZHJzL2Rv&#10;d25yZXYueG1sUEsFBgAAAAAEAAQA9QAAAIgDAAAAAA==&#10;" adj="26049,2284" fillcolor="#ff9">
                  <v:textbox inset="0,0,0,0">
                    <w:txbxContent>
                      <w:p w:rsidR="0023747D" w:rsidRPr="00087A0A" w:rsidRDefault="0023747D" w:rsidP="00375F9C">
                        <w:pPr>
                          <w:rPr>
                            <w:szCs w:val="18"/>
                          </w:rPr>
                        </w:pPr>
                        <w:r>
                          <w:rPr>
                            <w:szCs w:val="18"/>
                          </w:rPr>
                          <w:t>O</w:t>
                        </w:r>
                        <w:r>
                          <w:rPr>
                            <w:rFonts w:hint="eastAsia"/>
                            <w:szCs w:val="18"/>
                          </w:rPr>
                          <w:t xml:space="preserve">nly for </w:t>
                        </w:r>
                        <w:r>
                          <w:rPr>
                            <w:szCs w:val="18"/>
                          </w:rPr>
                          <w:t>“</w:t>
                        </w:r>
                        <w:r>
                          <w:rPr>
                            <w:rFonts w:hint="eastAsia"/>
                            <w:szCs w:val="18"/>
                          </w:rPr>
                          <w:t>ctl_button</w:t>
                        </w:r>
                        <w:r>
                          <w:rPr>
                            <w:szCs w:val="18"/>
                          </w:rPr>
                          <w:t>”</w:t>
                        </w:r>
                        <w:r w:rsidRPr="00087A0A">
                          <w:rPr>
                            <w:rFonts w:hint="eastAsia"/>
                            <w:szCs w:val="18"/>
                          </w:rPr>
                          <w:t xml:space="preserve"> </w:t>
                        </w:r>
                      </w:p>
                    </w:txbxContent>
                  </v:textbox>
                </v:shape>
                <w10:anchorlock/>
              </v:group>
            </w:pict>
          </mc:Fallback>
        </mc:AlternateContent>
      </w:r>
    </w:p>
    <w:p w:rsidR="00375F9C" w:rsidRPr="00A266F5" w:rsidRDefault="00375F9C" w:rsidP="00375F9C">
      <w:r w:rsidRPr="00A266F5">
        <w:t xml:space="preserve">In this case, developer needs to define </w:t>
      </w:r>
      <w:r>
        <w:rPr>
          <w:rFonts w:hint="eastAsia"/>
        </w:rPr>
        <w:t>CSS</w:t>
      </w:r>
      <w:r w:rsidRPr="00A266F5">
        <w:t xml:space="preserve"> class for this "custom".</w:t>
      </w:r>
    </w:p>
    <w:p w:rsidR="00375F9C" w:rsidRDefault="00375F9C" w:rsidP="00E45D25">
      <w:pPr>
        <w:pStyle w:val="2"/>
        <w:numPr>
          <w:ilvl w:val="1"/>
          <w:numId w:val="17"/>
        </w:numPr>
      </w:pPr>
      <w:bookmarkStart w:id="212" w:name="_Toc356466338"/>
      <w:r w:rsidRPr="00A266F5">
        <w:lastRenderedPageBreak/>
        <w:t>Locale switch</w:t>
      </w:r>
      <w:r>
        <w:rPr>
          <w:rFonts w:hint="eastAsia"/>
        </w:rPr>
        <w:t>er</w:t>
      </w:r>
      <w:bookmarkEnd w:id="212"/>
    </w:p>
    <w:bookmarkStart w:id="213" w:name="_Toc235676298"/>
    <w:p w:rsidR="00375F9C" w:rsidRDefault="005C781A" w:rsidP="00375F9C">
      <w:r>
        <w:rPr>
          <w:noProof/>
        </w:rPr>
        <mc:AlternateContent>
          <mc:Choice Requires="wpc">
            <w:drawing>
              <wp:inline distT="0" distB="0" distL="0" distR="0" wp14:anchorId="4E26A783" wp14:editId="3BF533C4">
                <wp:extent cx="5257800" cy="495300"/>
                <wp:effectExtent l="9525" t="9525" r="9525" b="9525"/>
                <wp:docPr id="1006" name="画布 10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0" name="Text Box 1008"/>
                        <wps:cNvSpPr txBox="1">
                          <a:spLocks noChangeArrowheads="1"/>
                        </wps:cNvSpPr>
                        <wps:spPr bwMode="auto">
                          <a:xfrm>
                            <a:off x="0" y="48895"/>
                            <a:ext cx="5257800" cy="44640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87A0A" w:rsidRDefault="00F55F81" w:rsidP="00375F9C">
                              <w:pPr>
                                <w:spacing w:line="240" w:lineRule="exact"/>
                                <w:rPr>
                                  <w:sz w:val="18"/>
                                  <w:szCs w:val="18"/>
                                </w:rPr>
                              </w:pPr>
                              <w:r>
                                <w:rPr>
                                  <w:sz w:val="18"/>
                                  <w:szCs w:val="18"/>
                                </w:rPr>
                                <w:t>xui</w:t>
                              </w:r>
                              <w:r w:rsidR="0023747D" w:rsidRPr="00087A0A">
                                <w:rPr>
                                  <w:sz w:val="18"/>
                                  <w:szCs w:val="18"/>
                                </w:rPr>
                                <w:t>.alert(</w:t>
                              </w:r>
                              <w:r>
                                <w:rPr>
                                  <w:sz w:val="18"/>
                                  <w:szCs w:val="18"/>
                                </w:rPr>
                                <w:t>xui</w:t>
                              </w:r>
                              <w:r w:rsidR="0023747D" w:rsidRPr="00087A0A">
                                <w:rPr>
                                  <w:sz w:val="18"/>
                                  <w:szCs w:val="18"/>
                                </w:rPr>
                                <w:t>.getLang())</w:t>
                              </w:r>
                            </w:p>
                            <w:p w:rsidR="0023747D" w:rsidRPr="00087A0A" w:rsidRDefault="00F55F81" w:rsidP="00375F9C">
                              <w:pPr>
                                <w:spacing w:line="240" w:lineRule="exact"/>
                                <w:rPr>
                                  <w:sz w:val="18"/>
                                  <w:szCs w:val="18"/>
                                </w:rPr>
                              </w:pPr>
                              <w:r>
                                <w:rPr>
                                  <w:sz w:val="18"/>
                                  <w:szCs w:val="18"/>
                                </w:rPr>
                                <w:t>xui</w:t>
                              </w:r>
                              <w:r w:rsidR="0023747D" w:rsidRPr="00087A0A">
                                <w:rPr>
                                  <w:sz w:val="18"/>
                                  <w:szCs w:val="18"/>
                                </w:rPr>
                                <w:t>.setLang(</w:t>
                              </w:r>
                              <w:r w:rsidR="0023747D" w:rsidRPr="00087A0A">
                                <w:rPr>
                                  <w:color w:val="FF00FF"/>
                                  <w:sz w:val="18"/>
                                  <w:szCs w:val="18"/>
                                </w:rPr>
                                <w:t>"cn"</w:t>
                              </w:r>
                              <w:r w:rsidR="0023747D" w:rsidRPr="00087A0A">
                                <w:rPr>
                                  <w:sz w:val="18"/>
                                  <w:szCs w:val="18"/>
                                </w:rPr>
                                <w:t>);</w:t>
                              </w:r>
                            </w:p>
                            <w:p w:rsidR="0023747D" w:rsidRPr="00087A0A" w:rsidRDefault="0023747D" w:rsidP="00375F9C">
                              <w:pPr>
                                <w:rPr>
                                  <w:szCs w:val="18"/>
                                </w:rPr>
                              </w:pPr>
                            </w:p>
                          </w:txbxContent>
                        </wps:txbx>
                        <wps:bodyPr rot="0" vert="horz" wrap="square" lIns="54000" tIns="46800" rIns="54000" bIns="45720" anchor="t" anchorCtr="0" upright="1">
                          <a:noAutofit/>
                        </wps:bodyPr>
                      </wps:wsp>
                      <wps:wsp>
                        <wps:cNvPr id="342" name="AutoShape 1009"/>
                        <wps:cNvSpPr>
                          <a:spLocks noChangeArrowheads="1"/>
                        </wps:cNvSpPr>
                        <wps:spPr bwMode="auto">
                          <a:xfrm flipH="1">
                            <a:off x="1600200" y="297180"/>
                            <a:ext cx="3543300" cy="198120"/>
                          </a:xfrm>
                          <a:prstGeom prst="wedgeRoundRectCallout">
                            <a:avLst>
                              <a:gd name="adj1" fmla="val 67236"/>
                              <a:gd name="adj2" fmla="val -317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C48B9" w:rsidRDefault="0023747D" w:rsidP="00375F9C">
                              <w:pPr>
                                <w:rPr>
                                  <w:szCs w:val="18"/>
                                </w:rPr>
                              </w:pPr>
                              <w:r>
                                <w:rPr>
                                  <w:rFonts w:hint="eastAsia"/>
                                  <w:szCs w:val="18"/>
                                </w:rPr>
                                <w:t>Sets locale, switch locale d</w:t>
                              </w:r>
                              <w:r w:rsidRPr="00FC48B9">
                                <w:rPr>
                                  <w:szCs w:val="18"/>
                                </w:rPr>
                                <w:t>ynamically</w:t>
                              </w:r>
                              <w:r>
                                <w:rPr>
                                  <w:rFonts w:hint="eastAsia"/>
                                  <w:szCs w:val="18"/>
                                </w:rPr>
                                <w:t xml:space="preserve"> (no page refresh)</w:t>
                              </w:r>
                            </w:p>
                            <w:p w:rsidR="0023747D" w:rsidRPr="00A266F5" w:rsidRDefault="0023747D" w:rsidP="00375F9C">
                              <w:pPr>
                                <w:rPr>
                                  <w:szCs w:val="18"/>
                                </w:rPr>
                              </w:pPr>
                            </w:p>
                          </w:txbxContent>
                        </wps:txbx>
                        <wps:bodyPr rot="0" vert="horz" wrap="square" lIns="0" tIns="0" rIns="0" bIns="0" anchor="t" anchorCtr="0" upright="1">
                          <a:noAutofit/>
                        </wps:bodyPr>
                      </wps:wsp>
                      <wps:wsp>
                        <wps:cNvPr id="344" name="AutoShape 1010"/>
                        <wps:cNvSpPr>
                          <a:spLocks noChangeArrowheads="1"/>
                        </wps:cNvSpPr>
                        <wps:spPr bwMode="auto">
                          <a:xfrm flipH="1">
                            <a:off x="1600200" y="0"/>
                            <a:ext cx="1828800" cy="198120"/>
                          </a:xfrm>
                          <a:prstGeom prst="wedgeRoundRectCallout">
                            <a:avLst>
                              <a:gd name="adj1" fmla="val 69861"/>
                              <a:gd name="adj2" fmla="val 3653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G</w:t>
                              </w:r>
                              <w:r>
                                <w:rPr>
                                  <w:rFonts w:hint="eastAsia"/>
                                  <w:szCs w:val="18"/>
                                </w:rPr>
                                <w:t>ets the current locale key</w:t>
                              </w:r>
                            </w:p>
                          </w:txbxContent>
                        </wps:txbx>
                        <wps:bodyPr rot="0" vert="horz" wrap="square" lIns="0" tIns="0" rIns="0" bIns="0" anchor="t" anchorCtr="0" upright="1">
                          <a:noAutofit/>
                        </wps:bodyPr>
                      </wps:wsp>
                    </wpc:wpc>
                  </a:graphicData>
                </a:graphic>
              </wp:inline>
            </w:drawing>
          </mc:Choice>
          <mc:Fallback>
            <w:pict>
              <v:group id="画布 1006" o:spid="_x0000_s1935" editas="canvas" style="width:414pt;height:39pt;mso-position-horizontal-relative:char;mso-position-vertical-relative:line" coordsize="52578,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">
                <v:shape id="_x0000_s1936" type="#_x0000_t75" style="position:absolute;width:52578;height:4953;visibility:visible;mso-wrap-style:square">
                  <v:fill o:detectmouseclick="t"/>
                  <v:path o:connecttype="none"/>
                </v:shape>
                <v:shape id="Text Box 1008" o:spid="_x0000_s1937" type="#_x0000_t202" style="position:absolute;top:488;width:52578;height:4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HX+cQA&#10;AADcAAAADwAAAGRycy9kb3ducmV2LnhtbERPy2rCQBTdF/oPwxW604lJqRIdJYS2lBYXvpDsrplr&#10;Epq5EzJTTf++sxC6PJz3cj2YVlypd41lBdNJBIK4tLrhSsFh/zaeg3AeWWNrmRT8koP16vFhiam2&#10;N97SdecrEULYpaig9r5LpXRlTQbdxHbEgbvY3qAPsK+k7vEWwk0r4yh6kQYbDg01dpTXVH7vfoyC&#10;+Px6fNfZcZZzcmk3n6fi61wUSj2NhmwBwtPg/8V394dWkDyH+eFMO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B1/nEAAAA3AAAAA8AAAAAAAAAAAAAAAAAmAIAAGRycy9k&#10;b3ducmV2LnhtbFBLBQYAAAAABAAEAPUAAACJAwAAAAA=&#10;" strokeweight="1pt">
                  <v:textbox inset="1.5mm,1.3mm,1.5mm">
                    <w:txbxContent>
                      <w:p w:rsidR="0023747D" w:rsidRPr="00087A0A" w:rsidRDefault="00F55F81" w:rsidP="00375F9C">
                        <w:pPr>
                          <w:spacing w:line="240" w:lineRule="exact"/>
                          <w:rPr>
                            <w:sz w:val="18"/>
                            <w:szCs w:val="18"/>
                          </w:rPr>
                        </w:pPr>
                        <w:proofErr w:type="gramStart"/>
                        <w:r>
                          <w:rPr>
                            <w:sz w:val="18"/>
                            <w:szCs w:val="18"/>
                          </w:rPr>
                          <w:t>xui</w:t>
                        </w:r>
                        <w:r w:rsidR="0023747D" w:rsidRPr="00087A0A">
                          <w:rPr>
                            <w:sz w:val="18"/>
                            <w:szCs w:val="18"/>
                          </w:rPr>
                          <w:t>.alert(</w:t>
                        </w:r>
                        <w:proofErr w:type="gramEnd"/>
                        <w:r>
                          <w:rPr>
                            <w:sz w:val="18"/>
                            <w:szCs w:val="18"/>
                          </w:rPr>
                          <w:t>xui</w:t>
                        </w:r>
                        <w:r w:rsidR="0023747D" w:rsidRPr="00087A0A">
                          <w:rPr>
                            <w:sz w:val="18"/>
                            <w:szCs w:val="18"/>
                          </w:rPr>
                          <w:t>.getLang())</w:t>
                        </w:r>
                      </w:p>
                      <w:p w:rsidR="0023747D" w:rsidRPr="00087A0A" w:rsidRDefault="00F55F81" w:rsidP="00375F9C">
                        <w:pPr>
                          <w:spacing w:line="240" w:lineRule="exact"/>
                          <w:rPr>
                            <w:sz w:val="18"/>
                            <w:szCs w:val="18"/>
                          </w:rPr>
                        </w:pPr>
                        <w:proofErr w:type="gramStart"/>
                        <w:r>
                          <w:rPr>
                            <w:sz w:val="18"/>
                            <w:szCs w:val="18"/>
                          </w:rPr>
                          <w:t>xui</w:t>
                        </w:r>
                        <w:r w:rsidR="0023747D" w:rsidRPr="00087A0A">
                          <w:rPr>
                            <w:sz w:val="18"/>
                            <w:szCs w:val="18"/>
                          </w:rPr>
                          <w:t>.setLang(</w:t>
                        </w:r>
                        <w:proofErr w:type="gramEnd"/>
                        <w:r w:rsidR="0023747D" w:rsidRPr="00087A0A">
                          <w:rPr>
                            <w:color w:val="FF00FF"/>
                            <w:sz w:val="18"/>
                            <w:szCs w:val="18"/>
                          </w:rPr>
                          <w:t>"cn"</w:t>
                        </w:r>
                        <w:r w:rsidR="0023747D" w:rsidRPr="00087A0A">
                          <w:rPr>
                            <w:sz w:val="18"/>
                            <w:szCs w:val="18"/>
                          </w:rPr>
                          <w:t>);</w:t>
                        </w:r>
                      </w:p>
                      <w:p w:rsidR="0023747D" w:rsidRPr="00087A0A" w:rsidRDefault="0023747D" w:rsidP="00375F9C">
                        <w:pPr>
                          <w:rPr>
                            <w:szCs w:val="18"/>
                          </w:rPr>
                        </w:pPr>
                      </w:p>
                    </w:txbxContent>
                  </v:textbox>
                </v:shape>
                <v:shape id="AutoShape 1009" o:spid="_x0000_s1938" type="#_x0000_t62" style="position:absolute;left:16002;top:2971;width:35433;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9uYcEA&#10;AADcAAAADwAAAGRycy9kb3ducmV2LnhtbESP0WoCMRRE3wv+Q7iCbzWrliKrUUQQ6qNrP+CyuW4W&#10;k5slya5rv94UCn0cZuYMs92PzoqBQmw9K1jMCxDEtdctNwq+r6f3NYiYkDVaz6TgSRH2u8nbFkvt&#10;H3yhoUqNyBCOJSowKXWllLE25DDOfUecvZsPDlOWoZE64CPDnZXLoviUDlvOCwY7Ohqq71XvFAR9&#10;r8zB9s9rd7b9CenSDz+jUrPpeNiASDSm//Bf+0srWH0s4fdMPgJy9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bmHBAAAA3AAAAA8AAAAAAAAAAAAAAAAAmAIAAGRycy9kb3du&#10;cmV2LnhtbFBLBQYAAAAABAAEAPUAAACGAwAAAAA=&#10;" adj="25323,3946" fillcolor="#ff9">
                  <v:textbox inset="0,0,0,0">
                    <w:txbxContent>
                      <w:p w:rsidR="0023747D" w:rsidRPr="00FC48B9" w:rsidRDefault="0023747D" w:rsidP="00375F9C">
                        <w:pPr>
                          <w:rPr>
                            <w:szCs w:val="18"/>
                          </w:rPr>
                        </w:pPr>
                        <w:r>
                          <w:rPr>
                            <w:rFonts w:hint="eastAsia"/>
                            <w:szCs w:val="18"/>
                          </w:rPr>
                          <w:t>Sets locale, switch locale d</w:t>
                        </w:r>
                        <w:r w:rsidRPr="00FC48B9">
                          <w:rPr>
                            <w:szCs w:val="18"/>
                          </w:rPr>
                          <w:t>ynamically</w:t>
                        </w:r>
                        <w:r>
                          <w:rPr>
                            <w:rFonts w:hint="eastAsia"/>
                            <w:szCs w:val="18"/>
                          </w:rPr>
                          <w:t xml:space="preserve"> (no page refresh)</w:t>
                        </w:r>
                      </w:p>
                      <w:p w:rsidR="0023747D" w:rsidRPr="00A266F5" w:rsidRDefault="0023747D" w:rsidP="00375F9C">
                        <w:pPr>
                          <w:rPr>
                            <w:szCs w:val="18"/>
                          </w:rPr>
                        </w:pPr>
                      </w:p>
                    </w:txbxContent>
                  </v:textbox>
                </v:shape>
                <v:shape id="AutoShape 1010" o:spid="_x0000_s1939" type="#_x0000_t62" style="position:absolute;left:16002;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34MsYA&#10;AADcAAAADwAAAGRycy9kb3ducmV2LnhtbESPT0sDMRTE74LfITyhN5utW2xZmxaRtnpRsH+gx0fy&#10;3F3cvIQk7a5+eiMIHoeZ+Q2zWA22ExcKsXWsYDIuQBBrZ1quFRz2m9s5iJiQDXaOScEXRVgtr68W&#10;WBnX8ztddqkWGcKxQgVNSr6SMuqGLMax88TZ+3DBYsoy1NIE7DPcdvKuKO6lxZbzQoOenhrSn7uz&#10;VbB+Pb31pCfe+k15fC6L2VZ/B6VGN8PjA4hEQ/oP/7VfjIJyOoXfM/kI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34MsYAAADcAAAADwAAAAAAAAAAAAAAAACYAgAAZHJz&#10;L2Rvd25yZXYueG1sUEsFBgAAAAAEAAQA9QAAAIsDAAAAAA==&#10;" adj="25890,18692" fillcolor="#ff9">
                  <v:textbox inset="0,0,0,0">
                    <w:txbxContent>
                      <w:p w:rsidR="0023747D" w:rsidRPr="000E23E9" w:rsidRDefault="0023747D" w:rsidP="00375F9C">
                        <w:pPr>
                          <w:rPr>
                            <w:szCs w:val="18"/>
                          </w:rPr>
                        </w:pPr>
                        <w:r>
                          <w:rPr>
                            <w:szCs w:val="18"/>
                          </w:rPr>
                          <w:t>G</w:t>
                        </w:r>
                        <w:r>
                          <w:rPr>
                            <w:rFonts w:hint="eastAsia"/>
                            <w:szCs w:val="18"/>
                          </w:rPr>
                          <w:t>ets the current locale key</w:t>
                        </w:r>
                      </w:p>
                    </w:txbxContent>
                  </v:textbox>
                </v:shape>
                <w10:anchorlock/>
              </v:group>
            </w:pict>
          </mc:Fallback>
        </mc:AlternateContent>
      </w:r>
    </w:p>
    <w:p w:rsidR="00375F9C" w:rsidRDefault="00375F9C" w:rsidP="00375F9C">
      <w:pPr>
        <w:rPr>
          <w:b/>
        </w:rPr>
      </w:pPr>
    </w:p>
    <w:p w:rsidR="00375F9C" w:rsidRPr="00C47FB8" w:rsidRDefault="00375F9C" w:rsidP="00375F9C">
      <w:pPr>
        <w:rPr>
          <w:b/>
        </w:rPr>
      </w:pPr>
      <w:r w:rsidRPr="00C47FB8">
        <w:rPr>
          <w:b/>
        </w:rPr>
        <w:t xml:space="preserve">Example </w:t>
      </w:r>
      <w:r>
        <w:rPr>
          <w:b/>
        </w:rPr>
        <w:t>“</w:t>
      </w:r>
      <w:r w:rsidRPr="00C47FB8">
        <w:rPr>
          <w:b/>
        </w:rPr>
        <w:t>chapter5\lang</w:t>
      </w:r>
      <w:r>
        <w:rPr>
          <w:b/>
        </w:rPr>
        <w:t>”</w:t>
      </w:r>
      <w:r w:rsidRPr="00C47FB8">
        <w:rPr>
          <w:b/>
        </w:rPr>
        <w:t xml:space="preserve"> </w:t>
      </w:r>
      <w:r>
        <w:rPr>
          <w:rFonts w:hint="eastAsia"/>
          <w:b/>
        </w:rPr>
        <w:t xml:space="preserve"> </w:t>
      </w:r>
      <w:r w:rsidRPr="00C47FB8">
        <w:rPr>
          <w:b/>
        </w:rPr>
        <w:t>loading process:</w:t>
      </w:r>
    </w:p>
    <w:p w:rsidR="00375F9C" w:rsidRDefault="00375F9C" w:rsidP="00375F9C">
      <w:pPr>
        <w:rPr>
          <w:b/>
        </w:rPr>
      </w:pPr>
    </w:p>
    <w:p w:rsidR="00375F9C" w:rsidRDefault="005C781A" w:rsidP="00375F9C">
      <w:r>
        <w:rPr>
          <w:noProof/>
        </w:rPr>
        <mc:AlternateContent>
          <mc:Choice Requires="wpc">
            <w:drawing>
              <wp:inline distT="0" distB="0" distL="0" distR="0" wp14:anchorId="48CFC49D" wp14:editId="65B68FC7">
                <wp:extent cx="5372100" cy="5448300"/>
                <wp:effectExtent l="0" t="0" r="19050" b="0"/>
                <wp:docPr id="1011" name="画布 10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23" name="Rectangle 6"/>
                        <wps:cNvSpPr>
                          <a:spLocks noChangeArrowheads="1"/>
                        </wps:cNvSpPr>
                        <wps:spPr bwMode="auto">
                          <a:xfrm>
                            <a:off x="1257300" y="2295526"/>
                            <a:ext cx="2743200" cy="676274"/>
                          </a:xfrm>
                          <a:prstGeom prst="rect">
                            <a:avLst/>
                          </a:prstGeom>
                          <a:noFill/>
                          <a:ln w="12700" algn="ctr">
                            <a:solidFill>
                              <a:srgbClr val="000000"/>
                            </a:solidFill>
                            <a:prstDash val="lgDash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53995" w:rsidRDefault="0023747D" w:rsidP="00375F9C"/>
                          </w:txbxContent>
                        </wps:txbx>
                        <wps:bodyPr rot="0" vert="horz" wrap="square" lIns="54000" tIns="46800" rIns="54000" bIns="45720" anchor="t" anchorCtr="0" upright="1">
                          <a:noAutofit/>
                        </wps:bodyPr>
                      </wps:wsp>
                      <wps:wsp>
                        <wps:cNvPr id="294" name="Rectangle 11"/>
                        <wps:cNvSpPr>
                          <a:spLocks noChangeArrowheads="1"/>
                        </wps:cNvSpPr>
                        <wps:spPr bwMode="auto">
                          <a:xfrm>
                            <a:off x="1257300" y="3070860"/>
                            <a:ext cx="2743200" cy="693420"/>
                          </a:xfrm>
                          <a:prstGeom prst="rect">
                            <a:avLst/>
                          </a:prstGeom>
                          <a:noFill/>
                          <a:ln w="19050" algn="ctr">
                            <a:solidFill>
                              <a:srgbClr val="FF0000"/>
                            </a:solidFill>
                            <a:prstDash val="lgDash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53995" w:rsidRDefault="0023747D" w:rsidP="00375F9C"/>
                          </w:txbxContent>
                        </wps:txbx>
                        <wps:bodyPr rot="0" vert="horz" wrap="square" lIns="54000" tIns="46800" rIns="54000" bIns="45720" anchor="t" anchorCtr="0" upright="1">
                          <a:noAutofit/>
                        </wps:bodyPr>
                      </wps:wsp>
                      <wps:wsp>
                        <wps:cNvPr id="297" name="Rectangle 12"/>
                        <wps:cNvSpPr>
                          <a:spLocks noChangeArrowheads="1"/>
                        </wps:cNvSpPr>
                        <wps:spPr bwMode="auto">
                          <a:xfrm>
                            <a:off x="1257300" y="3962400"/>
                            <a:ext cx="2743200" cy="891540"/>
                          </a:xfrm>
                          <a:prstGeom prst="rect">
                            <a:avLst/>
                          </a:prstGeom>
                          <a:noFill/>
                          <a:ln w="19050" algn="ctr">
                            <a:solidFill>
                              <a:srgbClr val="FF0000"/>
                            </a:solidFill>
                            <a:prstDash val="lgDash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53995" w:rsidRDefault="0023747D" w:rsidP="00375F9C"/>
                          </w:txbxContent>
                        </wps:txbx>
                        <wps:bodyPr rot="0" vert="horz" wrap="square" lIns="54000" tIns="46800" rIns="54000" bIns="45720" anchor="t" anchorCtr="0" upright="1">
                          <a:noAutofit/>
                        </wps:bodyPr>
                      </wps:wsp>
                      <wps:wsp>
                        <wps:cNvPr id="298" name="Rectangle 1013"/>
                        <wps:cNvSpPr>
                          <a:spLocks noChangeArrowheads="1"/>
                        </wps:cNvSpPr>
                        <wps:spPr bwMode="auto">
                          <a:xfrm>
                            <a:off x="114300" y="990600"/>
                            <a:ext cx="5143500" cy="989965"/>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 w:rsidR="0023747D" w:rsidRDefault="0023747D" w:rsidP="00375F9C"/>
                            <w:p w:rsidR="0023747D" w:rsidRDefault="0023747D" w:rsidP="00375F9C"/>
                            <w:p w:rsidR="0023747D" w:rsidRDefault="0023747D" w:rsidP="00375F9C">
                              <w:pPr>
                                <w:jc w:val="center"/>
                              </w:pPr>
                              <w:r>
                                <w:rPr>
                                  <w:rFonts w:hint="eastAsia"/>
                                </w:rPr>
                                <w:t>After DOM is ready, CrossUI</w:t>
                              </w:r>
                              <w:r w:rsidR="007F1C7F">
                                <w:rPr>
                                  <w:rFonts w:hint="eastAsia"/>
                                </w:rPr>
                                <w:t xml:space="preserve"> framework</w:t>
                              </w:r>
                              <w:r>
                                <w:rPr>
                                  <w:rFonts w:hint="eastAsia"/>
                                </w:rPr>
                                <w:t xml:space="preserve"> will handle UI Class </w:t>
                              </w:r>
                              <w:r>
                                <w:sym w:font="Wingdings" w:char="F0E0"/>
                              </w:r>
                              <w:r>
                                <w:rPr>
                                  <w:rFonts w:hint="eastAsia"/>
                                </w:rPr>
                                <w:t xml:space="preserve"> App</w:t>
                              </w:r>
                            </w:p>
                          </w:txbxContent>
                        </wps:txbx>
                        <wps:bodyPr rot="0" vert="horz" wrap="square" lIns="54000" tIns="46800" rIns="54000" bIns="45720" anchor="t" anchorCtr="0" upright="1">
                          <a:noAutofit/>
                        </wps:bodyPr>
                      </wps:wsp>
                      <wps:wsp>
                        <wps:cNvPr id="300" name="AutoShape 1014"/>
                        <wps:cNvSpPr>
                          <a:spLocks noChangeArrowheads="1"/>
                        </wps:cNvSpPr>
                        <wps:spPr bwMode="auto">
                          <a:xfrm>
                            <a:off x="1257300" y="0"/>
                            <a:ext cx="2858135" cy="297180"/>
                          </a:xfrm>
                          <a:prstGeom prst="flowChartPreparation">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r>
                                <w:rPr>
                                  <w:rFonts w:hint="eastAsia"/>
                                </w:rPr>
                                <w:t>Open url in the Browser</w:t>
                              </w:r>
                            </w:p>
                          </w:txbxContent>
                        </wps:txbx>
                        <wps:bodyPr rot="0" vert="horz" wrap="square" lIns="54000" tIns="46800" rIns="54000" bIns="45720" anchor="t" anchorCtr="0" upright="1">
                          <a:noAutofit/>
                        </wps:bodyPr>
                      </wps:wsp>
                      <wps:wsp>
                        <wps:cNvPr id="302" name="AutoShape 1015"/>
                        <wps:cNvSpPr>
                          <a:spLocks noChangeArrowheads="1"/>
                        </wps:cNvSpPr>
                        <wps:spPr bwMode="auto">
                          <a:xfrm>
                            <a:off x="1657350" y="495300"/>
                            <a:ext cx="2058035" cy="29718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jc w:val="center"/>
                              </w:pPr>
                              <w:r>
                                <w:rPr>
                                  <w:rFonts w:hint="eastAsia"/>
                                </w:rPr>
                                <w:t>Loading html file (&lt;1k)</w:t>
                              </w:r>
                            </w:p>
                          </w:txbxContent>
                        </wps:txbx>
                        <wps:bodyPr rot="0" vert="horz" wrap="square" lIns="54000" tIns="46800" rIns="54000" bIns="45720" anchor="t" anchorCtr="0" upright="1">
                          <a:noAutofit/>
                        </wps:bodyPr>
                      </wps:wsp>
                      <wps:wsp>
                        <wps:cNvPr id="304" name="AutoShape 1016"/>
                        <wps:cNvSpPr>
                          <a:spLocks noChangeArrowheads="1"/>
                        </wps:cNvSpPr>
                        <wps:spPr bwMode="auto">
                          <a:xfrm>
                            <a:off x="228600" y="1089660"/>
                            <a:ext cx="2743835" cy="49530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D545C" w:rsidRDefault="0023747D" w:rsidP="00375F9C">
                              <w:pPr>
                                <w:jc w:val="center"/>
                                <w:rPr>
                                  <w:b/>
                                  <w:color w:val="FF0000"/>
                                </w:rPr>
                              </w:pPr>
                              <w:r>
                                <w:rPr>
                                  <w:rFonts w:hint="eastAsia"/>
                                  <w:b/>
                                  <w:color w:val="FF0000"/>
                                </w:rPr>
                                <w:t xml:space="preserve">Browser load </w:t>
                              </w:r>
                              <w:r>
                                <w:rPr>
                                  <w:b/>
                                  <w:color w:val="FF0000"/>
                                </w:rPr>
                                <w:t>“</w:t>
                              </w:r>
                              <w:r w:rsidRPr="00AD545C">
                                <w:rPr>
                                  <w:rFonts w:hint="eastAsia"/>
                                  <w:b/>
                                  <w:color w:val="FF0000"/>
                                </w:rPr>
                                <w:t>loading</w:t>
                              </w:r>
                              <w:r>
                                <w:rPr>
                                  <w:rFonts w:hint="eastAsia"/>
                                  <w:b/>
                                  <w:color w:val="FF0000"/>
                                </w:rPr>
                                <w:t>.gif</w:t>
                              </w:r>
                              <w:r>
                                <w:rPr>
                                  <w:b/>
                                  <w:color w:val="FF0000"/>
                                </w:rPr>
                                <w:t>”</w:t>
                              </w:r>
                              <w:r w:rsidRPr="00AD545C">
                                <w:rPr>
                                  <w:rFonts w:hint="eastAsia"/>
                                  <w:b/>
                                  <w:color w:val="FF0000"/>
                                </w:rPr>
                                <w:t>(</w:t>
                              </w:r>
                              <w:r>
                                <w:rPr>
                                  <w:rFonts w:hint="eastAsia"/>
                                  <w:b/>
                                  <w:color w:val="FF0000"/>
                                </w:rPr>
                                <w:t>small</w:t>
                              </w:r>
                              <w:r w:rsidRPr="00AD545C">
                                <w:rPr>
                                  <w:rFonts w:hint="eastAsia"/>
                                  <w:b/>
                                  <w:color w:val="FF0000"/>
                                </w:rPr>
                                <w:t>)</w:t>
                              </w:r>
                              <w:r w:rsidRPr="00AD545C">
                                <w:rPr>
                                  <w:rFonts w:hint="eastAsia"/>
                                  <w:b/>
                                  <w:color w:val="FF0000"/>
                                </w:rPr>
                                <w:t>，</w:t>
                              </w:r>
                              <w:r>
                                <w:rPr>
                                  <w:rFonts w:hint="eastAsia"/>
                                  <w:b/>
                                  <w:color w:val="FF0000"/>
                                </w:rPr>
                                <w:t>and show it (Users will see the loading picture)</w:t>
                              </w:r>
                            </w:p>
                            <w:p w:rsidR="0023747D" w:rsidRPr="00C47FB8" w:rsidRDefault="0023747D" w:rsidP="00375F9C"/>
                          </w:txbxContent>
                        </wps:txbx>
                        <wps:bodyPr rot="0" vert="horz" wrap="square" lIns="54000" tIns="46800" rIns="54000" bIns="45720" anchor="t" anchorCtr="0" upright="1">
                          <a:noAutofit/>
                        </wps:bodyPr>
                      </wps:wsp>
                      <wps:wsp>
                        <wps:cNvPr id="307" name="AutoShape 1017"/>
                        <wps:cNvSpPr>
                          <a:spLocks noChangeArrowheads="1"/>
                        </wps:cNvSpPr>
                        <wps:spPr bwMode="auto">
                          <a:xfrm>
                            <a:off x="3086100" y="1089660"/>
                            <a:ext cx="2057400" cy="49530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B7599" w:rsidRDefault="007F1C7F" w:rsidP="00375F9C">
                              <w:pPr>
                                <w:jc w:val="center"/>
                              </w:pPr>
                              <w:r>
                                <w:rPr>
                                  <w:rFonts w:hint="eastAsia"/>
                                </w:rPr>
                                <w:t>Browser load xui</w:t>
                              </w:r>
                              <w:r w:rsidR="0023747D">
                                <w:rPr>
                                  <w:rFonts w:hint="eastAsia"/>
                                </w:rPr>
                                <w:t xml:space="preserve">-all.js </w:t>
                              </w:r>
                              <w:r w:rsidR="0023747D" w:rsidRPr="00EB7599">
                                <w:t>simultaneously</w:t>
                              </w:r>
                            </w:p>
                            <w:p w:rsidR="0023747D" w:rsidRPr="00C47FB8" w:rsidRDefault="0023747D" w:rsidP="00375F9C"/>
                          </w:txbxContent>
                        </wps:txbx>
                        <wps:bodyPr rot="0" vert="horz" wrap="square" lIns="54000" tIns="46800" rIns="54000" bIns="45720" anchor="t" anchorCtr="0" upright="1">
                          <a:noAutofit/>
                        </wps:bodyPr>
                      </wps:wsp>
                      <wps:wsp>
                        <wps:cNvPr id="309" name="AutoShape 1018"/>
                        <wps:cNvSpPr>
                          <a:spLocks noChangeArrowheads="1"/>
                        </wps:cNvSpPr>
                        <wps:spPr bwMode="auto">
                          <a:xfrm>
                            <a:off x="1485900" y="2377440"/>
                            <a:ext cx="2400300" cy="495935"/>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7F1C7F" w:rsidP="00375F9C">
                              <w:pPr>
                                <w:jc w:val="center"/>
                              </w:pPr>
                              <w:r>
                                <w:rPr>
                                  <w:rFonts w:hint="eastAsia"/>
                                </w:rPr>
                                <w:t>[xui</w:t>
                              </w:r>
                              <w:r w:rsidR="0023747D">
                                <w:rPr>
                                  <w:rFonts w:hint="eastAsia"/>
                                </w:rPr>
                                <w:t xml:space="preserve">.Com.load] load code from App/js/index.js file </w:t>
                              </w:r>
                              <w:r w:rsidR="0023747D" w:rsidRPr="00EB7599">
                                <w:t>asynchronously</w:t>
                              </w:r>
                            </w:p>
                            <w:p w:rsidR="0023747D" w:rsidRPr="00C47FB8" w:rsidRDefault="0023747D" w:rsidP="00375F9C"/>
                          </w:txbxContent>
                        </wps:txbx>
                        <wps:bodyPr rot="0" vert="horz" wrap="square" lIns="54000" tIns="46800" rIns="54000" bIns="45720" anchor="t" anchorCtr="0" upright="1">
                          <a:noAutofit/>
                        </wps:bodyPr>
                      </wps:wsp>
                      <wps:wsp>
                        <wps:cNvPr id="310" name="AutoShape 1019"/>
                        <wps:cNvSpPr>
                          <a:spLocks noChangeArrowheads="1"/>
                        </wps:cNvSpPr>
                        <wps:spPr bwMode="auto">
                          <a:xfrm>
                            <a:off x="1485900" y="3169920"/>
                            <a:ext cx="2400300" cy="49530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53995" w:rsidRDefault="0023747D" w:rsidP="00375F9C">
                              <w:pPr>
                                <w:jc w:val="center"/>
                                <w:rPr>
                                  <w:b/>
                                </w:rPr>
                              </w:pPr>
                              <w:r>
                                <w:rPr>
                                  <w:rFonts w:hint="eastAsia"/>
                                  <w:b/>
                                </w:rPr>
                                <w:t xml:space="preserve">Loading lib locale file </w:t>
                              </w:r>
                              <w:r w:rsidRPr="00D53995">
                                <w:rPr>
                                  <w:rFonts w:hint="eastAsia"/>
                                  <w:b/>
                                </w:rPr>
                                <w:t>[</w:t>
                              </w:r>
                              <w:r>
                                <w:rPr>
                                  <w:rFonts w:hint="eastAsia"/>
                                  <w:b/>
                                </w:rPr>
                                <w:t>CrossUI path</w:t>
                              </w:r>
                              <w:r w:rsidRPr="00D53995">
                                <w:rPr>
                                  <w:rFonts w:hint="eastAsia"/>
                                  <w:b/>
                                </w:rPr>
                                <w:t>]</w:t>
                              </w:r>
                              <w:r>
                                <w:rPr>
                                  <w:rFonts w:hint="eastAsia"/>
                                  <w:b/>
                                </w:rPr>
                                <w:t xml:space="preserve"> </w:t>
                              </w:r>
                              <w:r w:rsidRPr="00D53995">
                                <w:rPr>
                                  <w:rFonts w:hint="eastAsia"/>
                                  <w:b/>
                                </w:rPr>
                                <w:t>/</w:t>
                              </w:r>
                              <w:r>
                                <w:rPr>
                                  <w:rFonts w:hint="eastAsia"/>
                                  <w:b/>
                                </w:rPr>
                                <w:t xml:space="preserve"> </w:t>
                              </w:r>
                              <w:r w:rsidR="007F1C7F">
                                <w:rPr>
                                  <w:rFonts w:hint="eastAsia"/>
                                  <w:b/>
                                </w:rPr>
                                <w:t>xui</w:t>
                              </w:r>
                              <w:r w:rsidRPr="00D53995">
                                <w:rPr>
                                  <w:rFonts w:hint="eastAsia"/>
                                  <w:b/>
                                </w:rPr>
                                <w:t>/</w:t>
                              </w:r>
                              <w:r>
                                <w:rPr>
                                  <w:rFonts w:hint="eastAsia"/>
                                  <w:b/>
                                </w:rPr>
                                <w:t xml:space="preserve"> </w:t>
                              </w:r>
                              <w:r w:rsidRPr="00D53995">
                                <w:rPr>
                                  <w:b/>
                                </w:rPr>
                                <w:t>Locale</w:t>
                              </w:r>
                              <w:r>
                                <w:rPr>
                                  <w:rFonts w:hint="eastAsia"/>
                                  <w:b/>
                                </w:rPr>
                                <w:t xml:space="preserve"> </w:t>
                              </w:r>
                              <w:r w:rsidRPr="00D53995">
                                <w:rPr>
                                  <w:rFonts w:hint="eastAsia"/>
                                  <w:b/>
                                </w:rPr>
                                <w:t>/</w:t>
                              </w:r>
                              <w:r>
                                <w:rPr>
                                  <w:rFonts w:hint="eastAsia"/>
                                  <w:b/>
                                </w:rPr>
                                <w:t xml:space="preserve"> </w:t>
                              </w:r>
                              <w:r w:rsidRPr="00D53995">
                                <w:rPr>
                                  <w:rFonts w:hint="eastAsia"/>
                                  <w:b/>
                                </w:rPr>
                                <w:t>en.js</w:t>
                              </w:r>
                              <w:r>
                                <w:rPr>
                                  <w:rFonts w:hint="eastAsia"/>
                                  <w:b/>
                                </w:rPr>
                                <w:t xml:space="preserve"> </w:t>
                              </w:r>
                              <w:r w:rsidRPr="00EB7599">
                                <w:t>asynchronously</w:t>
                              </w:r>
                            </w:p>
                          </w:txbxContent>
                        </wps:txbx>
                        <wps:bodyPr rot="0" vert="horz" wrap="square" lIns="54000" tIns="46800" rIns="54000" bIns="45720" anchor="t" anchorCtr="0" upright="1">
                          <a:noAutofit/>
                        </wps:bodyPr>
                      </wps:wsp>
                      <wps:wsp>
                        <wps:cNvPr id="311" name="AutoShape 1020"/>
                        <wps:cNvCnPr>
                          <a:cxnSpLocks noChangeShapeType="1"/>
                          <a:stCxn id="300" idx="2"/>
                          <a:endCxn id="302" idx="0"/>
                        </wps:cNvCnPr>
                        <wps:spPr bwMode="auto">
                          <a:xfrm>
                            <a:off x="2686685" y="297180"/>
                            <a:ext cx="635" cy="1981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2" name="AutoShape 1021"/>
                        <wps:cNvCnPr>
                          <a:cxnSpLocks noChangeShapeType="1"/>
                          <a:stCxn id="302" idx="2"/>
                          <a:endCxn id="298" idx="0"/>
                        </wps:cNvCnPr>
                        <wps:spPr bwMode="auto">
                          <a:xfrm flipH="1">
                            <a:off x="2686050" y="792480"/>
                            <a:ext cx="635" cy="1981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3" name="AutoShape 1022"/>
                        <wps:cNvCnPr>
                          <a:cxnSpLocks noChangeShapeType="1"/>
                          <a:stCxn id="298" idx="2"/>
                          <a:endCxn id="309" idx="0"/>
                        </wps:cNvCnPr>
                        <wps:spPr bwMode="auto">
                          <a:xfrm>
                            <a:off x="2686050" y="1980565"/>
                            <a:ext cx="635" cy="3968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5" name="AutoShape 1023"/>
                        <wps:cNvCnPr>
                          <a:cxnSpLocks noChangeShapeType="1"/>
                          <a:stCxn id="309" idx="2"/>
                          <a:endCxn id="310" idx="0"/>
                        </wps:cNvCnPr>
                        <wps:spPr bwMode="auto">
                          <a:xfrm>
                            <a:off x="2686050" y="2873375"/>
                            <a:ext cx="635" cy="29654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7" name="AutoShape 0"/>
                        <wps:cNvSpPr>
                          <a:spLocks noChangeArrowheads="1"/>
                        </wps:cNvSpPr>
                        <wps:spPr bwMode="auto">
                          <a:xfrm>
                            <a:off x="4343400" y="2080260"/>
                            <a:ext cx="1028700" cy="2080260"/>
                          </a:xfrm>
                          <a:prstGeom prst="wedgeRoundRectCallout">
                            <a:avLst>
                              <a:gd name="adj1" fmla="val -95125"/>
                              <a:gd name="adj2" fmla="val -33120"/>
                              <a:gd name="adj3" fmla="val 16667"/>
                            </a:avLst>
                          </a:prstGeom>
                          <a:solidFill>
                            <a:srgbClr val="FFFFFF"/>
                          </a:solidFill>
                          <a:ln w="12700" algn="ctr">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91DBB" w:rsidRDefault="0023747D" w:rsidP="00375F9C">
                              <w:pPr>
                                <w:rPr>
                                  <w:sz w:val="18"/>
                                  <w:szCs w:val="18"/>
                                </w:rPr>
                              </w:pPr>
                              <w:r>
                                <w:rPr>
                                  <w:rFonts w:hint="eastAsia"/>
                                  <w:sz w:val="18"/>
                                  <w:szCs w:val="18"/>
                                </w:rPr>
                                <w:t>If Class code is bigger, it</w:t>
                              </w:r>
                              <w:r>
                                <w:rPr>
                                  <w:sz w:val="18"/>
                                  <w:szCs w:val="18"/>
                                </w:rPr>
                                <w:t>’</w:t>
                              </w:r>
                              <w:r>
                                <w:rPr>
                                  <w:rFonts w:hint="eastAsia"/>
                                  <w:sz w:val="18"/>
                                  <w:szCs w:val="18"/>
                                </w:rPr>
                                <w:t xml:space="preserve">ll take more time. </w:t>
                              </w:r>
                              <w:r w:rsidRPr="00E91DBB">
                                <w:rPr>
                                  <w:sz w:val="18"/>
                                  <w:szCs w:val="18"/>
                                </w:rPr>
                                <w:t>In the meantime, users will see the waiting message</w:t>
                              </w:r>
                              <w:r>
                                <w:rPr>
                                  <w:rFonts w:hint="eastAsia"/>
                                  <w:sz w:val="18"/>
                                  <w:szCs w:val="18"/>
                                </w:rPr>
                                <w:t xml:space="preserve"> </w:t>
                              </w:r>
                              <w:r w:rsidRPr="00E91DBB">
                                <w:rPr>
                                  <w:sz w:val="18"/>
                                  <w:szCs w:val="18"/>
                                </w:rPr>
                                <w:t>(loading.gif</w:t>
                              </w:r>
                              <w:r>
                                <w:rPr>
                                  <w:rFonts w:hint="eastAsia"/>
                                  <w:sz w:val="18"/>
                                  <w:szCs w:val="18"/>
                                </w:rPr>
                                <w:t xml:space="preserve"> picture</w:t>
                              </w:r>
                              <w:r w:rsidRPr="00E91DBB">
                                <w:rPr>
                                  <w:sz w:val="18"/>
                                  <w:szCs w:val="18"/>
                                </w:rPr>
                                <w:t xml:space="preserve"> or other custom showing</w:t>
                              </w:r>
                              <w:r>
                                <w:rPr>
                                  <w:sz w:val="18"/>
                                  <w:szCs w:val="18"/>
                                </w:rPr>
                                <w:t>)</w:t>
                              </w:r>
                            </w:p>
                            <w:p w:rsidR="0023747D" w:rsidRPr="00C47FB8" w:rsidRDefault="0023747D" w:rsidP="00375F9C">
                              <w:pPr>
                                <w:rPr>
                                  <w:szCs w:val="18"/>
                                </w:rPr>
                              </w:pPr>
                            </w:p>
                          </w:txbxContent>
                        </wps:txbx>
                        <wps:bodyPr rot="0" vert="horz" wrap="square" lIns="54000" tIns="46800" rIns="54000" bIns="45720" anchor="t" anchorCtr="0" upright="1">
                          <a:noAutofit/>
                        </wps:bodyPr>
                      </wps:wsp>
                      <wps:wsp>
                        <wps:cNvPr id="318" name="AutoShape 1"/>
                        <wps:cNvSpPr>
                          <a:spLocks noChangeArrowheads="1"/>
                        </wps:cNvSpPr>
                        <wps:spPr bwMode="auto">
                          <a:xfrm>
                            <a:off x="876300" y="5052060"/>
                            <a:ext cx="3619500" cy="29718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7F1C7F" w:rsidP="00375F9C">
                              <w:pPr>
                                <w:jc w:val="center"/>
                              </w:pPr>
                              <w:r>
                                <w:rPr>
                                  <w:rFonts w:hint="eastAsia"/>
                                </w:rPr>
                                <w:t>[xui</w:t>
                              </w:r>
                              <w:r w:rsidR="0023747D">
                                <w:rPr>
                                  <w:rFonts w:hint="eastAsia"/>
                                </w:rPr>
                                <w:t>.Com.load] new an instance of Class App, and render it into DOM</w:t>
                              </w:r>
                            </w:p>
                            <w:p w:rsidR="0023747D" w:rsidRPr="00C47FB8" w:rsidRDefault="0023747D" w:rsidP="00375F9C"/>
                          </w:txbxContent>
                        </wps:txbx>
                        <wps:bodyPr rot="0" vert="horz" wrap="square" lIns="54000" tIns="46800" rIns="54000" bIns="45720" anchor="t" anchorCtr="0" upright="1">
                          <a:noAutofit/>
                        </wps:bodyPr>
                      </wps:wsp>
                      <wps:wsp>
                        <wps:cNvPr id="321" name="AutoShape 2"/>
                        <wps:cNvCnPr>
                          <a:cxnSpLocks noChangeShapeType="1"/>
                          <a:stCxn id="310" idx="2"/>
                          <a:endCxn id="334" idx="0"/>
                        </wps:cNvCnPr>
                        <wps:spPr bwMode="auto">
                          <a:xfrm>
                            <a:off x="2686050" y="3665220"/>
                            <a:ext cx="635" cy="49530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AutoShape 8"/>
                        <wps:cNvSpPr>
                          <a:spLocks noChangeArrowheads="1"/>
                        </wps:cNvSpPr>
                        <wps:spPr bwMode="auto">
                          <a:xfrm flipH="1">
                            <a:off x="457200" y="2179320"/>
                            <a:ext cx="571500" cy="198120"/>
                          </a:xfrm>
                          <a:prstGeom prst="wedgeRoundRectCallout">
                            <a:avLst>
                              <a:gd name="adj1" fmla="val -91444"/>
                              <a:gd name="adj2" fmla="val 143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ile 1</w:t>
                              </w:r>
                            </w:p>
                          </w:txbxContent>
                        </wps:txbx>
                        <wps:bodyPr rot="0" vert="horz" wrap="square" lIns="0" tIns="0" rIns="0" bIns="0" anchor="t" anchorCtr="0" upright="1">
                          <a:noAutofit/>
                        </wps:bodyPr>
                      </wps:wsp>
                      <wps:wsp>
                        <wps:cNvPr id="332" name="AutoShape 9"/>
                        <wps:cNvSpPr>
                          <a:spLocks noChangeArrowheads="1"/>
                        </wps:cNvSpPr>
                        <wps:spPr bwMode="auto">
                          <a:xfrm flipH="1">
                            <a:off x="457200" y="3070860"/>
                            <a:ext cx="571500" cy="198120"/>
                          </a:xfrm>
                          <a:prstGeom prst="wedgeRoundRectCallout">
                            <a:avLst>
                              <a:gd name="adj1" fmla="val -89778"/>
                              <a:gd name="adj2" fmla="val 676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ile 2</w:t>
                              </w:r>
                            </w:p>
                          </w:txbxContent>
                        </wps:txbx>
                        <wps:bodyPr rot="0" vert="horz" wrap="square" lIns="0" tIns="0" rIns="0" bIns="0" anchor="t" anchorCtr="0" upright="1">
                          <a:noAutofit/>
                        </wps:bodyPr>
                      </wps:wsp>
                      <wps:wsp>
                        <wps:cNvPr id="334" name="AutoShape 10"/>
                        <wps:cNvSpPr>
                          <a:spLocks noChangeArrowheads="1"/>
                        </wps:cNvSpPr>
                        <wps:spPr bwMode="auto">
                          <a:xfrm>
                            <a:off x="1485900" y="4160520"/>
                            <a:ext cx="2400300" cy="59436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53995" w:rsidRDefault="0023747D" w:rsidP="00375F9C">
                              <w:pPr>
                                <w:jc w:val="center"/>
                                <w:rPr>
                                  <w:b/>
                                </w:rPr>
                              </w:pPr>
                              <w:r>
                                <w:rPr>
                                  <w:rFonts w:hint="eastAsia"/>
                                  <w:b/>
                                </w:rPr>
                                <w:t xml:space="preserve">Loading application locale file </w:t>
                              </w:r>
                              <w:r w:rsidRPr="00D53995">
                                <w:rPr>
                                  <w:rFonts w:hint="eastAsia"/>
                                  <w:b/>
                                </w:rPr>
                                <w:t>Locale/en.js</w:t>
                              </w:r>
                              <w:r>
                                <w:rPr>
                                  <w:rFonts w:hint="eastAsia"/>
                                  <w:b/>
                                </w:rPr>
                                <w:t xml:space="preserve"> </w:t>
                              </w:r>
                              <w:r w:rsidRPr="00EB7599">
                                <w:t>asynchronously</w:t>
                              </w:r>
                            </w:p>
                          </w:txbxContent>
                        </wps:txbx>
                        <wps:bodyPr rot="0" vert="horz" wrap="square" lIns="54000" tIns="46800" rIns="54000" bIns="45720" anchor="t" anchorCtr="0" upright="1">
                          <a:noAutofit/>
                        </wps:bodyPr>
                      </wps:wsp>
                      <wps:wsp>
                        <wps:cNvPr id="336" name="AutoShape 13"/>
                        <wps:cNvCnPr>
                          <a:cxnSpLocks noChangeShapeType="1"/>
                          <a:stCxn id="334" idx="2"/>
                          <a:endCxn id="318" idx="0"/>
                        </wps:cNvCnPr>
                        <wps:spPr bwMode="auto">
                          <a:xfrm>
                            <a:off x="2686050" y="4754880"/>
                            <a:ext cx="0" cy="29718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AutoShape 14"/>
                        <wps:cNvSpPr>
                          <a:spLocks noChangeArrowheads="1"/>
                        </wps:cNvSpPr>
                        <wps:spPr bwMode="auto">
                          <a:xfrm flipH="1">
                            <a:off x="457200" y="3863340"/>
                            <a:ext cx="571500" cy="198120"/>
                          </a:xfrm>
                          <a:prstGeom prst="wedgeRoundRectCallout">
                            <a:avLst>
                              <a:gd name="adj1" fmla="val -86444"/>
                              <a:gd name="adj2" fmla="val 9455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ile 3</w:t>
                              </w:r>
                            </w:p>
                          </w:txbxContent>
                        </wps:txbx>
                        <wps:bodyPr rot="0" vert="horz" wrap="square" lIns="0" tIns="0" rIns="0" bIns="0" anchor="t" anchorCtr="0" upright="1">
                          <a:noAutofit/>
                        </wps:bodyPr>
                      </wps:wsp>
                    </wpc:wpc>
                  </a:graphicData>
                </a:graphic>
              </wp:inline>
            </w:drawing>
          </mc:Choice>
          <mc:Fallback>
            <w:pict>
              <v:group id="画布 1011" o:spid="_x0000_s1940" editas="canvas" style="width:423pt;height:429pt;mso-position-horizontal-relative:char;mso-position-vertical-relative:line" coordsize="53721,5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">
                <v:shape id="_x0000_s1941" type="#_x0000_t75" style="position:absolute;width:53721;height:54483;visibility:visible;mso-wrap-style:square">
                  <v:fill o:detectmouseclick="t"/>
                  <v:path o:connecttype="none"/>
                </v:shape>
                <v:rect id="Rectangle 6" o:spid="_x0000_s1942" style="position:absolute;left:12573;top:22955;width:27432;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YLMUA&#10;AADcAAAADwAAAGRycy9kb3ducmV2LnhtbESP0WrCQBRE3wv9h+UWfKsbE5Q0zUbagqhPRtsPuGRv&#10;k7TZuyG7mvj3bqHg4zAzZ5h8PZlOXGhwrWUFi3kEgriyuuVawdfn5jkF4Tyyxs4yKbiSg3Xx+JBj&#10;pu3IR7qcfC0ChF2GChrv+0xKVzVk0M1tTxy8bzsY9EEOtdQDjgFuOhlH0UoabDksNNjTR0PV7+ls&#10;FLynh7FMfsp9uViZF3+I97StlkrNnqa3VxCeJn8P/7d3WkESJ/B3JhwBW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6pgsxQAAANwAAAAPAAAAAAAAAAAAAAAAAJgCAABkcnMv&#10;ZG93bnJldi54bWxQSwUGAAAAAAQABAD1AAAAigMAAAAA&#10;" filled="f" strokeweight="1pt">
                  <v:stroke dashstyle="longDashDot"/>
                  <v:textbox inset="1.5mm,1.3mm,1.5mm">
                    <w:txbxContent>
                      <w:p w:rsidR="0023747D" w:rsidRPr="00D53995" w:rsidRDefault="0023747D" w:rsidP="00375F9C"/>
                    </w:txbxContent>
                  </v:textbox>
                </v:rect>
                <v:rect id="Rectangle 11" o:spid="_x0000_s1943" style="position:absolute;left:12573;top:30708;width:27432;height:6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SGAMgA&#10;AADcAAAADwAAAGRycy9kb3ducmV2LnhtbESPT08CMRTE7yZ+h+aZeJMuxCisFKIQhRAO/DEx3l62&#10;j251+7puC6x8ektiwnEyM7/JDMetq8SBmmA9K+h2MhDEhdeWjYL37etdH0SIyBorz6TglwKMR9dX&#10;Q8y1P/KaDptoRIJwyFFBGWOdSxmKkhyGjq+Jk7fzjcOYZGOkbvCY4K6SvSx7kA4tp4USa5qUVHxv&#10;9k6BXJrV2+zr5+Vxat1i8XEy209rlLq9aZ+fQERq4yX8355rBb3BPZzPpCMgR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lIYAyAAAANwAAAAPAAAAAAAAAAAAAAAAAJgCAABk&#10;cnMvZG93bnJldi54bWxQSwUGAAAAAAQABAD1AAAAjQMAAAAA&#10;" filled="f" strokecolor="red" strokeweight="1.5pt">
                  <v:stroke dashstyle="longDashDot"/>
                  <v:textbox inset="1.5mm,1.3mm,1.5mm">
                    <w:txbxContent>
                      <w:p w:rsidR="0023747D" w:rsidRPr="00D53995" w:rsidRDefault="0023747D" w:rsidP="00375F9C"/>
                    </w:txbxContent>
                  </v:textbox>
                </v:rect>
                <v:rect id="Rectangle 12" o:spid="_x0000_s1944" style="position:absolute;left:12573;top:39624;width:27432;height:8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YYd8cA&#10;AADcAAAADwAAAGRycy9kb3ducmV2LnhtbESPT08CMRTE7yZ+h+aZeJMuHEAXCkEJaggH+ZMQbi/b&#10;R7e6fV22FVY/vTUh4TiZmd9kRpPWVeJETbCeFXQ7GQjiwmvLRsF2M394BBEissbKMyn4oQCT8e3N&#10;CHPtz7yi0zoakSAcclRQxljnUoaiJIeh42vi5B184zAm2RipGzwnuKtkL8v60qHltFBiTS8lFV/r&#10;b6dALs3H69vn8Xkws26x2P2azd4ape7v2ukQRKQ2XsOX9rtW0HsawP+Zd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GGHfHAAAA3AAAAA8AAAAAAAAAAAAAAAAAmAIAAGRy&#10;cy9kb3ducmV2LnhtbFBLBQYAAAAABAAEAPUAAACMAwAAAAA=&#10;" filled="f" strokecolor="red" strokeweight="1.5pt">
                  <v:stroke dashstyle="longDashDot"/>
                  <v:textbox inset="1.5mm,1.3mm,1.5mm">
                    <w:txbxContent>
                      <w:p w:rsidR="0023747D" w:rsidRPr="00D53995" w:rsidRDefault="0023747D" w:rsidP="00375F9C"/>
                    </w:txbxContent>
                  </v:textbox>
                </v:rect>
                <v:rect id="Rectangle 1013" o:spid="_x0000_s1945" style="position:absolute;left:1143;top:9906;width:51435;height:9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YYjsQA&#10;AADcAAAADwAAAGRycy9kb3ducmV2LnhtbERPy2rCQBTdF/oPwy24EZ3ootjoKKFQHwhifSzcXTK3&#10;mdDMnZAZTerXOwuhy8N5zxadrcSNGl86VjAaJiCIc6dLLhScjl+DCQgfkDVWjknBH3lYzF9fZphq&#10;1/I33Q6hEDGEfYoKTAh1KqXPDVn0Q1cTR+7HNRZDhE0hdYNtDLeVHCfJu7RYcmwwWNOnofz3cLUK&#10;Lua02vllyPpZe9zf62213VzPSvXeumwKIlAX/sVP91orGH/EtfFMP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GGI7EAAAA3AAAAA8AAAAAAAAAAAAAAAAAmAIAAGRycy9k&#10;b3ducmV2LnhtbFBLBQYAAAAABAAEAPUAAACJAwAAAAA=&#10;" filled="f" strokeweight="1pt">
                  <v:textbox inset="1.5mm,1.3mm,1.5mm">
                    <w:txbxContent>
                      <w:p w:rsidR="0023747D" w:rsidRDefault="0023747D" w:rsidP="00375F9C"/>
                      <w:p w:rsidR="0023747D" w:rsidRDefault="0023747D" w:rsidP="00375F9C"/>
                      <w:p w:rsidR="0023747D" w:rsidRDefault="0023747D" w:rsidP="00375F9C"/>
                      <w:p w:rsidR="0023747D" w:rsidRDefault="0023747D" w:rsidP="00375F9C">
                        <w:pPr>
                          <w:jc w:val="center"/>
                        </w:pPr>
                        <w:r>
                          <w:rPr>
                            <w:rFonts w:hint="eastAsia"/>
                          </w:rPr>
                          <w:t>After DOM is ready, CrossUI</w:t>
                        </w:r>
                        <w:r w:rsidR="007F1C7F">
                          <w:rPr>
                            <w:rFonts w:hint="eastAsia"/>
                          </w:rPr>
                          <w:t xml:space="preserve"> framework</w:t>
                        </w:r>
                        <w:r>
                          <w:rPr>
                            <w:rFonts w:hint="eastAsia"/>
                          </w:rPr>
                          <w:t xml:space="preserve"> will handle UI Class </w:t>
                        </w:r>
                        <w:r>
                          <w:sym w:font="Wingdings" w:char="F0E0"/>
                        </w:r>
                        <w:r>
                          <w:rPr>
                            <w:rFonts w:hint="eastAsia"/>
                          </w:rPr>
                          <w:t xml:space="preserve"> App</w:t>
                        </w:r>
                      </w:p>
                    </w:txbxContent>
                  </v:textbox>
                </v:rect>
                <v:shape id="AutoShape 1014" o:spid="_x0000_s1946" type="#_x0000_t117" style="position:absolute;left:12573;width:28581;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QfDcIA&#10;AADcAAAADwAAAGRycy9kb3ducmV2LnhtbERPy2oCMRTdF/yHcIXuNKPFKlOjiC8stODrA24n15nB&#10;yU2cRB379c1C6PJw3uNpYypxo9qXlhX0ugkI4szqknMFx8OqMwLhA7LGyjIpeJCH6aT1MsZU2zvv&#10;6LYPuYgh7FNUUITgUil9VpBB37WOOHInWxsMEda51DXeY7ipZD9J3qXBkmNDgY7mBWXn/dUoGHzv&#10;fhc/18HSrT+/8vnwsnUUtkq9tpvZB4hATfgXP90breAtifPjmXgE5OQ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tB8NwgAAANwAAAAPAAAAAAAAAAAAAAAAAJgCAABkcnMvZG93&#10;bnJldi54bWxQSwUGAAAAAAQABAD1AAAAhwMAAAAA&#10;" strokeweight="1pt">
                  <v:textbox inset="1.5mm,1.3mm,1.5mm">
                    <w:txbxContent>
                      <w:p w:rsidR="0023747D" w:rsidRDefault="0023747D" w:rsidP="00375F9C">
                        <w:r>
                          <w:rPr>
                            <w:rFonts w:hint="eastAsia"/>
                          </w:rPr>
                          <w:t xml:space="preserve">Open </w:t>
                        </w:r>
                        <w:proofErr w:type="gramStart"/>
                        <w:r>
                          <w:rPr>
                            <w:rFonts w:hint="eastAsia"/>
                          </w:rPr>
                          <w:t>url</w:t>
                        </w:r>
                        <w:proofErr w:type="gramEnd"/>
                        <w:r>
                          <w:rPr>
                            <w:rFonts w:hint="eastAsia"/>
                          </w:rPr>
                          <w:t xml:space="preserve"> in the Browser</w:t>
                        </w:r>
                      </w:p>
                    </w:txbxContent>
                  </v:textbox>
                </v:shape>
                <v:shape id="AutoShape 1015" o:spid="_x0000_s1947" type="#_x0000_t109" style="position:absolute;left:16573;top:4953;width:20580;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jG8cA&#10;AADcAAAADwAAAGRycy9kb3ducmV2LnhtbESPT2vCQBTE70K/w/IKvYhu/EMtqauI0tKLB6MIvT2y&#10;r8mS7NuY3Zr47buC0OMwM79hluve1uJKrTeOFUzGCQji3GnDhYLT8WP0BsIHZI21Y1JwIw/r1dNg&#10;ial2HR/omoVCRAj7FBWUITSplD4vyaIfu4Y4ej+utRiibAupW+wi3NZymiSv0qLhuFBiQ9uS8ir7&#10;tQq+w+Fz4ffzSzbcdWZrLuddVZ2VennuN+8gAvXhP/xof2kFs2QK9zPxCM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xoxvHAAAA3AAAAA8AAAAAAAAAAAAAAAAAmAIAAGRy&#10;cy9kb3ducmV2LnhtbFBLBQYAAAAABAAEAPUAAACMAwAAAAA=&#10;" strokeweight="1pt">
                  <v:textbox inset="1.5mm,1.3mm,1.5mm">
                    <w:txbxContent>
                      <w:p w:rsidR="0023747D" w:rsidRDefault="0023747D" w:rsidP="00375F9C">
                        <w:pPr>
                          <w:jc w:val="center"/>
                        </w:pPr>
                        <w:r>
                          <w:rPr>
                            <w:rFonts w:hint="eastAsia"/>
                          </w:rPr>
                          <w:t>Loading html file (&lt;1k)</w:t>
                        </w:r>
                      </w:p>
                    </w:txbxContent>
                  </v:textbox>
                </v:shape>
                <v:shape id="AutoShape 1016" o:spid="_x0000_s1948" type="#_x0000_t109" style="position:absolute;left:2286;top:10896;width:27438;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Se9MYA&#10;AADcAAAADwAAAGRycy9kb3ducmV2LnhtbESPQWvCQBSE74X+h+UVeim6sRWV6CqitHjpwSiCt0f2&#10;mSzJvo3ZrUn/fVcoeBxm5htmseptLW7UeuNYwWiYgCDOnTZcKDgePgczED4ga6wdk4Jf8rBaPj8t&#10;MNWu4z3dslCICGGfooIyhCaV0uclWfRD1xBH7+JaiyHKtpC6xS7CbS3fk2QiLRqOCyU2tCkpr7If&#10;q+Ac9l9T/z2+Zm/bzmzM9bStqpNSry/9eg4iUB8e4f/2Tiv4SMZwPx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1Se9MYAAADcAAAADwAAAAAAAAAAAAAAAACYAgAAZHJz&#10;L2Rvd25yZXYueG1sUEsFBgAAAAAEAAQA9QAAAIsDAAAAAA==&#10;" strokeweight="1pt">
                  <v:textbox inset="1.5mm,1.3mm,1.5mm">
                    <w:txbxContent>
                      <w:p w:rsidR="0023747D" w:rsidRPr="00AD545C" w:rsidRDefault="0023747D" w:rsidP="00375F9C">
                        <w:pPr>
                          <w:jc w:val="center"/>
                          <w:rPr>
                            <w:b/>
                            <w:color w:val="FF0000"/>
                          </w:rPr>
                        </w:pPr>
                        <w:r>
                          <w:rPr>
                            <w:rFonts w:hint="eastAsia"/>
                            <w:b/>
                            <w:color w:val="FF0000"/>
                          </w:rPr>
                          <w:t xml:space="preserve">Browser load </w:t>
                        </w:r>
                        <w:r>
                          <w:rPr>
                            <w:b/>
                            <w:color w:val="FF0000"/>
                          </w:rPr>
                          <w:t>“</w:t>
                        </w:r>
                        <w:r w:rsidRPr="00AD545C">
                          <w:rPr>
                            <w:rFonts w:hint="eastAsia"/>
                            <w:b/>
                            <w:color w:val="FF0000"/>
                          </w:rPr>
                          <w:t>loading</w:t>
                        </w:r>
                        <w:r>
                          <w:rPr>
                            <w:rFonts w:hint="eastAsia"/>
                            <w:b/>
                            <w:color w:val="FF0000"/>
                          </w:rPr>
                          <w:t>.gif</w:t>
                        </w:r>
                        <w:r>
                          <w:rPr>
                            <w:b/>
                            <w:color w:val="FF0000"/>
                          </w:rPr>
                          <w:t>”</w:t>
                        </w:r>
                        <w:r w:rsidRPr="00AD545C">
                          <w:rPr>
                            <w:rFonts w:hint="eastAsia"/>
                            <w:b/>
                            <w:color w:val="FF0000"/>
                          </w:rPr>
                          <w:t>(</w:t>
                        </w:r>
                        <w:r>
                          <w:rPr>
                            <w:rFonts w:hint="eastAsia"/>
                            <w:b/>
                            <w:color w:val="FF0000"/>
                          </w:rPr>
                          <w:t>small</w:t>
                        </w:r>
                        <w:r w:rsidRPr="00AD545C">
                          <w:rPr>
                            <w:rFonts w:hint="eastAsia"/>
                            <w:b/>
                            <w:color w:val="FF0000"/>
                          </w:rPr>
                          <w:t>)</w:t>
                        </w:r>
                        <w:r w:rsidRPr="00AD545C">
                          <w:rPr>
                            <w:rFonts w:hint="eastAsia"/>
                            <w:b/>
                            <w:color w:val="FF0000"/>
                          </w:rPr>
                          <w:t>，</w:t>
                        </w:r>
                        <w:r>
                          <w:rPr>
                            <w:rFonts w:hint="eastAsia"/>
                            <w:b/>
                            <w:color w:val="FF0000"/>
                          </w:rPr>
                          <w:t>and show it (Users will see the loading picture)</w:t>
                        </w:r>
                      </w:p>
                      <w:p w:rsidR="0023747D" w:rsidRPr="00C47FB8" w:rsidRDefault="0023747D" w:rsidP="00375F9C"/>
                    </w:txbxContent>
                  </v:textbox>
                </v:shape>
                <v:shape id="AutoShape 1017" o:spid="_x0000_s1949" type="#_x0000_t109" style="position:absolute;left:30861;top:10896;width:20574;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YAg8YA&#10;AADcAAAADwAAAGRycy9kb3ducmV2LnhtbESPQWvCQBSE74L/YXmFXkQ3WqkldRVRWnrxYBTB2yP7&#10;mizJvo3ZrUn/fVcQehxm5htmue5tLW7UeuNYwXSSgCDOnTZcKDgdP8ZvIHxA1lg7JgW/5GG9Gg6W&#10;mGrX8YFuWShEhLBPUUEZQpNK6fOSLPqJa4ij9+1aiyHKtpC6xS7CbS1nSfIqLRqOCyU2tC0pr7If&#10;q+ASDp8Lv59fs9GuM1tzPe+q6qzU81O/eQcRqA//4Uf7Syt4SRZwP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YAg8YAAADcAAAADwAAAAAAAAAAAAAAAACYAgAAZHJz&#10;L2Rvd25yZXYueG1sUEsFBgAAAAAEAAQA9QAAAIsDAAAAAA==&#10;" strokeweight="1pt">
                  <v:textbox inset="1.5mm,1.3mm,1.5mm">
                    <w:txbxContent>
                      <w:p w:rsidR="0023747D" w:rsidRPr="00EB7599" w:rsidRDefault="007F1C7F" w:rsidP="00375F9C">
                        <w:pPr>
                          <w:jc w:val="center"/>
                        </w:pPr>
                        <w:r>
                          <w:rPr>
                            <w:rFonts w:hint="eastAsia"/>
                          </w:rPr>
                          <w:t>Browser load xui</w:t>
                        </w:r>
                        <w:r w:rsidR="0023747D">
                          <w:rPr>
                            <w:rFonts w:hint="eastAsia"/>
                          </w:rPr>
                          <w:t xml:space="preserve">-all.js </w:t>
                        </w:r>
                        <w:r w:rsidR="0023747D" w:rsidRPr="00EB7599">
                          <w:t>simultaneously</w:t>
                        </w:r>
                      </w:p>
                      <w:p w:rsidR="0023747D" w:rsidRPr="00C47FB8" w:rsidRDefault="0023747D" w:rsidP="00375F9C"/>
                    </w:txbxContent>
                  </v:textbox>
                </v:shape>
                <v:shape id="AutoShape 1018" o:spid="_x0000_s1950" type="#_x0000_t109" style="position:absolute;left:14859;top:23774;width:2400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UxascA&#10;AADcAAAADwAAAGRycy9kb3ducmV2LnhtbESPT2vCQBTE74V+h+UVeim6sRX/pK4iSksvHowieHtk&#10;X5Ml2bcxuzXpt+8WBI/DzPyGWax6W4srtd44VjAaJiCIc6cNFwqOh4/BDIQPyBprx6Tglzyslo8P&#10;C0y163hP1ywUIkLYp6igDKFJpfR5SRb90DXE0ft2rcUQZVtI3WIX4baWr0kykRYNx4USG9qUlFfZ&#10;j1VwDvvPqd+NL9nLtjMbczltq+qk1PNTv34HEagP9/Ct/aUVvCVz+D8Tj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VMWrHAAAA3AAAAA8AAAAAAAAAAAAAAAAAmAIAAGRy&#10;cy9kb3ducmV2LnhtbFBLBQYAAAAABAAEAPUAAACMAwAAAAA=&#10;" strokeweight="1pt">
                  <v:textbox inset="1.5mm,1.3mm,1.5mm">
                    <w:txbxContent>
                      <w:p w:rsidR="0023747D" w:rsidRDefault="007F1C7F" w:rsidP="00375F9C">
                        <w:pPr>
                          <w:jc w:val="center"/>
                        </w:pPr>
                        <w:r>
                          <w:rPr>
                            <w:rFonts w:hint="eastAsia"/>
                          </w:rPr>
                          <w:t>[xui</w:t>
                        </w:r>
                        <w:r w:rsidR="0023747D">
                          <w:rPr>
                            <w:rFonts w:hint="eastAsia"/>
                          </w:rPr>
                          <w:t xml:space="preserve">.Com.load] load </w:t>
                        </w:r>
                        <w:proofErr w:type="gramStart"/>
                        <w:r w:rsidR="0023747D">
                          <w:rPr>
                            <w:rFonts w:hint="eastAsia"/>
                          </w:rPr>
                          <w:t>code from App/js/index.js file</w:t>
                        </w:r>
                        <w:proofErr w:type="gramEnd"/>
                        <w:r w:rsidR="0023747D">
                          <w:rPr>
                            <w:rFonts w:hint="eastAsia"/>
                          </w:rPr>
                          <w:t xml:space="preserve"> </w:t>
                        </w:r>
                        <w:r w:rsidR="0023747D" w:rsidRPr="00EB7599">
                          <w:t>asynchronously</w:t>
                        </w:r>
                      </w:p>
                      <w:p w:rsidR="0023747D" w:rsidRPr="00C47FB8" w:rsidRDefault="0023747D" w:rsidP="00375F9C"/>
                    </w:txbxContent>
                  </v:textbox>
                </v:shape>
                <v:shape id="AutoShape 1019" o:spid="_x0000_s1951" type="#_x0000_t109" style="position:absolute;left:14859;top:31699;width:2400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OKsMA&#10;AADcAAAADwAAAGRycy9kb3ducmV2LnhtbERPz2vCMBS+D/wfwhO8DE11Y0o1iigbXnawE8Hbo3m2&#10;oc1LbTLb/ffLQfD48f1ebXpbizu13jhWMJ0kIIhzpw0XCk4/n+MFCB+QNdaOScEfedisBy8rTLXr&#10;+Ej3LBQihrBPUUEZQpNK6fOSLPqJa4gjd3WtxRBhW0jdYhfDbS1nSfIhLRqODSU2tCspr7Jfq+AS&#10;jl9z//1+y173ndmZ23lfVWelRsN+uwQRqA9P8cN90ArepnF+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YOKsMAAADcAAAADwAAAAAAAAAAAAAAAACYAgAAZHJzL2Rv&#10;d25yZXYueG1sUEsFBgAAAAAEAAQA9QAAAIgDAAAAAA==&#10;" strokeweight="1pt">
                  <v:textbox inset="1.5mm,1.3mm,1.5mm">
                    <w:txbxContent>
                      <w:p w:rsidR="0023747D" w:rsidRPr="00D53995" w:rsidRDefault="0023747D" w:rsidP="00375F9C">
                        <w:pPr>
                          <w:jc w:val="center"/>
                          <w:rPr>
                            <w:b/>
                          </w:rPr>
                        </w:pPr>
                        <w:r>
                          <w:rPr>
                            <w:rFonts w:hint="eastAsia"/>
                            <w:b/>
                          </w:rPr>
                          <w:t xml:space="preserve">Loading lib locale file </w:t>
                        </w:r>
                        <w:r w:rsidRPr="00D53995">
                          <w:rPr>
                            <w:rFonts w:hint="eastAsia"/>
                            <w:b/>
                          </w:rPr>
                          <w:t>[</w:t>
                        </w:r>
                        <w:r>
                          <w:rPr>
                            <w:rFonts w:hint="eastAsia"/>
                            <w:b/>
                          </w:rPr>
                          <w:t>CrossUI path</w:t>
                        </w:r>
                        <w:r w:rsidRPr="00D53995">
                          <w:rPr>
                            <w:rFonts w:hint="eastAsia"/>
                            <w:b/>
                          </w:rPr>
                          <w:t>]</w:t>
                        </w:r>
                        <w:r>
                          <w:rPr>
                            <w:rFonts w:hint="eastAsia"/>
                            <w:b/>
                          </w:rPr>
                          <w:t xml:space="preserve"> </w:t>
                        </w:r>
                        <w:r w:rsidRPr="00D53995">
                          <w:rPr>
                            <w:rFonts w:hint="eastAsia"/>
                            <w:b/>
                          </w:rPr>
                          <w:t>/</w:t>
                        </w:r>
                        <w:r>
                          <w:rPr>
                            <w:rFonts w:hint="eastAsia"/>
                            <w:b/>
                          </w:rPr>
                          <w:t xml:space="preserve"> </w:t>
                        </w:r>
                        <w:r w:rsidR="007F1C7F">
                          <w:rPr>
                            <w:rFonts w:hint="eastAsia"/>
                            <w:b/>
                          </w:rPr>
                          <w:t>xui</w:t>
                        </w:r>
                        <w:r w:rsidRPr="00D53995">
                          <w:rPr>
                            <w:rFonts w:hint="eastAsia"/>
                            <w:b/>
                          </w:rPr>
                          <w:t>/</w:t>
                        </w:r>
                        <w:r>
                          <w:rPr>
                            <w:rFonts w:hint="eastAsia"/>
                            <w:b/>
                          </w:rPr>
                          <w:t xml:space="preserve"> </w:t>
                        </w:r>
                        <w:r w:rsidRPr="00D53995">
                          <w:rPr>
                            <w:b/>
                          </w:rPr>
                          <w:t>Locale</w:t>
                        </w:r>
                        <w:r>
                          <w:rPr>
                            <w:rFonts w:hint="eastAsia"/>
                            <w:b/>
                          </w:rPr>
                          <w:t xml:space="preserve"> </w:t>
                        </w:r>
                        <w:r w:rsidRPr="00D53995">
                          <w:rPr>
                            <w:rFonts w:hint="eastAsia"/>
                            <w:b/>
                          </w:rPr>
                          <w:t>/</w:t>
                        </w:r>
                        <w:r>
                          <w:rPr>
                            <w:rFonts w:hint="eastAsia"/>
                            <w:b/>
                          </w:rPr>
                          <w:t xml:space="preserve"> </w:t>
                        </w:r>
                        <w:r w:rsidRPr="00D53995">
                          <w:rPr>
                            <w:rFonts w:hint="eastAsia"/>
                            <w:b/>
                          </w:rPr>
                          <w:t>en.js</w:t>
                        </w:r>
                        <w:r>
                          <w:rPr>
                            <w:rFonts w:hint="eastAsia"/>
                            <w:b/>
                          </w:rPr>
                          <w:t xml:space="preserve"> </w:t>
                        </w:r>
                        <w:r w:rsidRPr="00EB7599">
                          <w:t>asynchronously</w:t>
                        </w:r>
                      </w:p>
                    </w:txbxContent>
                  </v:textbox>
                </v:shape>
                <v:shape id="AutoShape 1020" o:spid="_x0000_s1952" type="#_x0000_t32" style="position:absolute;left:26866;top:2971;width:7;height:19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Hvp8MAAADcAAAADwAAAGRycy9kb3ducmV2LnhtbESPwWrDMBBE74X+g9hAbo2sGkpxo4Sk&#10;kKbXJibnxdpaTqyVaqmx8/dVodDjMDNvmOV6cr240hA7zxrUogBB3HjTcauhPu4enkHEhGyw90wa&#10;bhRhvbq/W2Jl/MgfdD2kVmQIxwo12JRCJWVsLDmMCx+Is/fpB4cpy6GVZsAxw10vH4viSTrsOC9Y&#10;DPRqqbkcvp2GUJdebb5u+11ztKEe1Wlbnt+0ns+mzQuIRFP6D/+1342GUin4PZOP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x76fDAAAA3AAAAA8AAAAAAAAAAAAA&#10;AAAAoQIAAGRycy9kb3ducmV2LnhtbFBLBQYAAAAABAAEAPkAAACRAwAAAAA=&#10;" strokeweight="1pt">
                  <v:stroke endarrow="block"/>
                </v:shape>
                <v:shape id="AutoShape 1021" o:spid="_x0000_s1953" type="#_x0000_t32" style="position:absolute;left:26860;top:7924;width:6;height:19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pD9cUAAADcAAAADwAAAGRycy9kb3ducmV2LnhtbESPT2sCMRDF74V+hzCF3mrWrRRZjVIK&#10;Ygte/HPwOGzGzWoy2Saprt/eCEKPjzfv9+ZN572z4kwhtp4VDAcFCOLa65YbBbvt4m0MIiZkjdYz&#10;KbhShPns+WmKlfYXXtN5kxqRIRwrVGBS6iopY23IYRz4jjh7Bx8cpixDI3XAS4Y7K8ui+JAOW84N&#10;Bjv6MlSfNn8uv3E8rqxdymuzHv3uQ7lc/IyMVer1pf+cgEjUp//jR/pbK3gflnAfkwk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pD9cUAAADcAAAADwAAAAAAAAAA&#10;AAAAAAChAgAAZHJzL2Rvd25yZXYueG1sUEsFBgAAAAAEAAQA+QAAAJMDAAAAAA==&#10;" strokeweight="1pt">
                  <v:stroke endarrow="block"/>
                </v:shape>
                <v:shape id="AutoShape 1022" o:spid="_x0000_s1954" type="#_x0000_t32" style="position:absolute;left:26860;top:19805;width:6;height:39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US8MAAADcAAAADwAAAGRycy9kb3ducmV2LnhtbESPQWvCQBSE74X+h+UVequbNFAkdRVb&#10;0HqtBs+P7Gs2mn27za4m/ntXEDwOM/MNM1uMthNn6kPrWEE+yUAQ10633Ciodqu3KYgQkTV2jknB&#10;hQIs5s9PMyy1G/iXztvYiAThUKICE6MvpQy1IYth4jxx8v5cbzEm2TdS9zgkuO3ke5Z9SIstpwWD&#10;nr4N1cftySrwVeHy5f/lZ1XvjK+GfP9VHNZKvb6My08Qkcb4CN/bG62gyAu4nUlHQM6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v1EvDAAAA3AAAAA8AAAAAAAAAAAAA&#10;AAAAoQIAAGRycy9kb3ducmV2LnhtbFBLBQYAAAAABAAEAPkAAACRAwAAAAA=&#10;" strokeweight="1pt">
                  <v:stroke endarrow="block"/>
                </v:shape>
                <v:shape id="AutoShape 1023" o:spid="_x0000_s1955" type="#_x0000_t32" style="position:absolute;left:26860;top:28733;width:6;height:29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rppMMAAADcAAAADwAAAGRycy9kb3ducmV2LnhtbESPQWvCQBSE74X+h+UVvNVNDBVJXcUK&#10;1l6rwfMj+5qNZt9us1sT/323UPA4zMw3zHI92k5cqQ+tYwX5NANBXDvdcqOgOu6eFyBCRNbYOSYF&#10;NwqwXj0+LLHUbuBPuh5iIxKEQ4kKTIy+lDLUhiyGqfPEyftyvcWYZN9I3eOQ4LaTsyybS4stpwWD&#10;nraG6svhxyrwVeHyzfdtv6uPxldDfnorzu9KTZ7GzSuISGO8h//bH1pBkb/A35l0BO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K6aTDAAAA3AAAAA8AAAAAAAAAAAAA&#10;AAAAoQIAAGRycy9kb3ducmV2LnhtbFBLBQYAAAAABAAEAPkAAACRAwAAAAA=&#10;" strokeweight="1pt">
                  <v:stroke endarrow="block"/>
                </v:shape>
                <v:shape id="AutoShape 0" o:spid="_x0000_s1956" type="#_x0000_t62" style="position:absolute;left:43434;top:20802;width:10287;height:20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FjPsMA&#10;AADcAAAADwAAAGRycy9kb3ducmV2LnhtbESP3YrCMBSE7xd8h3CEvVtT6+JPNYoKBe9kqw9waI5t&#10;tTmpTazdtzcLwl4OM/MNs9r0phYdta6yrGA8ikAQ51ZXXCg4n9KvOQjnkTXWlknBLznYrAcfK0y0&#10;ffIPdZkvRICwS1BB6X2TSOnykgy6kW2Ig3exrUEfZFtI3eIzwE0t4yiaSoMVh4USG9qXlN+yh1Fw&#10;iufX+Ky/dYW7+7TL8nR/XKRKfQ777RKEp97/h9/tg1YwGc/g7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FjPsMAAADcAAAADwAAAAAAAAAAAAAAAACYAgAAZHJzL2Rv&#10;d25yZXYueG1sUEsFBgAAAAAEAAQA9QAAAIgDAAAAAA==&#10;" adj="-9747,3646" strokeweight="1pt">
                  <v:stroke dashstyle="dash"/>
                  <v:textbox inset="1.5mm,1.3mm,1.5mm">
                    <w:txbxContent>
                      <w:p w:rsidR="0023747D" w:rsidRPr="00E91DBB" w:rsidRDefault="0023747D" w:rsidP="00375F9C">
                        <w:pPr>
                          <w:rPr>
                            <w:sz w:val="18"/>
                            <w:szCs w:val="18"/>
                          </w:rPr>
                        </w:pPr>
                        <w:r>
                          <w:rPr>
                            <w:rFonts w:hint="eastAsia"/>
                            <w:sz w:val="18"/>
                            <w:szCs w:val="18"/>
                          </w:rPr>
                          <w:t>If Class code is bigger, it</w:t>
                        </w:r>
                        <w:r>
                          <w:rPr>
                            <w:sz w:val="18"/>
                            <w:szCs w:val="18"/>
                          </w:rPr>
                          <w:t>’</w:t>
                        </w:r>
                        <w:r>
                          <w:rPr>
                            <w:rFonts w:hint="eastAsia"/>
                            <w:sz w:val="18"/>
                            <w:szCs w:val="18"/>
                          </w:rPr>
                          <w:t xml:space="preserve">ll take more time. </w:t>
                        </w:r>
                        <w:r w:rsidRPr="00E91DBB">
                          <w:rPr>
                            <w:sz w:val="18"/>
                            <w:szCs w:val="18"/>
                          </w:rPr>
                          <w:t>In the meantime, users will see the waiting message</w:t>
                        </w:r>
                        <w:r>
                          <w:rPr>
                            <w:rFonts w:hint="eastAsia"/>
                            <w:sz w:val="18"/>
                            <w:szCs w:val="18"/>
                          </w:rPr>
                          <w:t xml:space="preserve"> </w:t>
                        </w:r>
                        <w:r w:rsidRPr="00E91DBB">
                          <w:rPr>
                            <w:sz w:val="18"/>
                            <w:szCs w:val="18"/>
                          </w:rPr>
                          <w:t>(loading.gif</w:t>
                        </w:r>
                        <w:r>
                          <w:rPr>
                            <w:rFonts w:hint="eastAsia"/>
                            <w:sz w:val="18"/>
                            <w:szCs w:val="18"/>
                          </w:rPr>
                          <w:t xml:space="preserve"> picture</w:t>
                        </w:r>
                        <w:r w:rsidRPr="00E91DBB">
                          <w:rPr>
                            <w:sz w:val="18"/>
                            <w:szCs w:val="18"/>
                          </w:rPr>
                          <w:t xml:space="preserve"> or other custom showing</w:t>
                        </w:r>
                        <w:r>
                          <w:rPr>
                            <w:sz w:val="18"/>
                            <w:szCs w:val="18"/>
                          </w:rPr>
                          <w:t>)</w:t>
                        </w:r>
                      </w:p>
                      <w:p w:rsidR="0023747D" w:rsidRPr="00C47FB8" w:rsidRDefault="0023747D" w:rsidP="00375F9C">
                        <w:pPr>
                          <w:rPr>
                            <w:szCs w:val="18"/>
                          </w:rPr>
                        </w:pPr>
                      </w:p>
                    </w:txbxContent>
                  </v:textbox>
                </v:shape>
                <v:shape id="AutoShape 1" o:spid="_x0000_s1957" type="#_x0000_t109" style="position:absolute;left:8763;top:50520;width:3619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ACLMMA&#10;AADcAAAADwAAAGRycy9kb3ducmV2LnhtbERPz2vCMBS+D/wfwhO8DE11Y0o1iigbXnawE8Hbo3m2&#10;oc1LbTLb/ffLQfD48f1ebXpbizu13jhWMJ0kIIhzpw0XCk4/n+MFCB+QNdaOScEfedisBy8rTLXr&#10;+Ej3LBQihrBPUUEZQpNK6fOSLPqJa4gjd3WtxRBhW0jdYhfDbS1nSfIhLRqODSU2tCspr7Jfq+AS&#10;jl9z//1+y173ndmZ23lfVWelRsN+uwQRqA9P8cN90ArepnFt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8ACLMMAAADcAAAADwAAAAAAAAAAAAAAAACYAgAAZHJzL2Rv&#10;d25yZXYueG1sUEsFBgAAAAAEAAQA9QAAAIgDAAAAAA==&#10;" strokeweight="1pt">
                  <v:textbox inset="1.5mm,1.3mm,1.5mm">
                    <w:txbxContent>
                      <w:p w:rsidR="0023747D" w:rsidRDefault="007F1C7F" w:rsidP="00375F9C">
                        <w:pPr>
                          <w:jc w:val="center"/>
                        </w:pPr>
                        <w:r>
                          <w:rPr>
                            <w:rFonts w:hint="eastAsia"/>
                          </w:rPr>
                          <w:t>[xui</w:t>
                        </w:r>
                        <w:r w:rsidR="0023747D">
                          <w:rPr>
                            <w:rFonts w:hint="eastAsia"/>
                          </w:rPr>
                          <w:t>.Com.load] new an instance of Class App, and render it into DOM</w:t>
                        </w:r>
                      </w:p>
                      <w:p w:rsidR="0023747D" w:rsidRPr="00C47FB8" w:rsidRDefault="0023747D" w:rsidP="00375F9C"/>
                    </w:txbxContent>
                  </v:textbox>
                </v:shape>
                <v:shape id="AutoShape 2" o:spid="_x0000_s1958" type="#_x0000_t32" style="position:absolute;left:26860;top:36652;width:6;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0lGsMAAADcAAAADwAAAGRycy9kb3ducmV2LnhtbESPQWvCQBSE74X+h+UVequbGCiSuooW&#10;tF6roedH9jWbmn27za4m/ntXEDwOM/MNM1+OthNn6kPrWEE+yUAQ10633CioDpu3GYgQkTV2jknB&#10;hQIsF89Pcyy1G/ibzvvYiAThUKICE6MvpQy1IYth4jxx8n5dbzEm2TdS9zgkuO3kNMvepcWW04JB&#10;T5+G6uP+ZBX4qnD56v/ytakPxldD/rMu/rZKvb6Mqw8Qkcb4CN/bO62gmOZwO5OOgFx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dJRrDAAAA3AAAAA8AAAAAAAAAAAAA&#10;AAAAoQIAAGRycy9kb3ducmV2LnhtbFBLBQYAAAAABAAEAPkAAACRAwAAAAA=&#10;" strokeweight="1pt">
                  <v:stroke endarrow="block"/>
                </v:shape>
                <v:shape id="AutoShape 8" o:spid="_x0000_s1959" type="#_x0000_t62" style="position:absolute;left:4572;top:21793;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hx+sMA&#10;AADcAAAADwAAAGRycy9kb3ducmV2LnhtbESP3WoCMRSE7wu+QziCdzWr0iqrURZhQZBS/HmA4+a4&#10;WdycLEnU9e2bQqGXw8x8w6w2vW3Fg3xoHCuYjDMQxJXTDdcKzqfyfQEiRGSNrWNS8KIAm/XgbYW5&#10;dk8+0OMYa5EgHHJUYGLscilDZchiGLuOOHlX5y3GJH0ttcdngttWTrPsU1psOC0Y7GhrqLod71ZB&#10;P19cvopreSi/a6+LO1m3N1ap0bAvliAi9fE//NfeaQWz6Qf8nklH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hx+sMAAADcAAAADwAAAAAAAAAAAAAAAACYAgAAZHJzL2Rv&#10;d25yZXYueG1sUEsFBgAAAAAEAAQA9QAAAIgDAAAAAA==&#10;" adj="-8952,41746" fillcolor="#ff9">
                  <v:textbox inset="0,0,0,0">
                    <w:txbxContent>
                      <w:p w:rsidR="0023747D" w:rsidRPr="000E23E9" w:rsidRDefault="0023747D" w:rsidP="00375F9C">
                        <w:pPr>
                          <w:rPr>
                            <w:szCs w:val="18"/>
                          </w:rPr>
                        </w:pPr>
                        <w:r>
                          <w:rPr>
                            <w:szCs w:val="18"/>
                          </w:rPr>
                          <w:t>F</w:t>
                        </w:r>
                        <w:r>
                          <w:rPr>
                            <w:rFonts w:hint="eastAsia"/>
                            <w:szCs w:val="18"/>
                          </w:rPr>
                          <w:t>ile 1</w:t>
                        </w:r>
                      </w:p>
                    </w:txbxContent>
                  </v:textbox>
                </v:shape>
                <v:shape id="AutoShape 9" o:spid="_x0000_s1960" type="#_x0000_t62" style="position:absolute;left:4572;top:30708;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aQ8IA&#10;AADcAAAADwAAAGRycy9kb3ducmV2LnhtbESPQYvCMBSE74L/ITxhb5pqYSnVKCro9rq6lD0+mmdb&#10;bF5KE23990YQPA4z8w2z2gymEXfqXG1ZwXwWgSAurK65VPB3PkwTEM4ja2wsk4IHOdisx6MVptr2&#10;/Ev3ky9FgLBLUUHlfZtK6YqKDLqZbYmDd7GdQR9kV0rdYR/gppGLKPqWBmsOCxW2tK+ouJ5uRsHP&#10;uU1yyvL4eOjz/6x87PbJcafU12TYLkF4Gvwn/G5nWkEcL+B1JhwB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rtpDwgAAANwAAAAPAAAAAAAAAAAAAAAAAJgCAABkcnMvZG93&#10;bnJldi54bWxQSwUGAAAAAAQABAD1AAAAhwMAAAAA&#10;" adj="-8592,25407" fillcolor="#ff9">
                  <v:textbox inset="0,0,0,0">
                    <w:txbxContent>
                      <w:p w:rsidR="0023747D" w:rsidRPr="000E23E9" w:rsidRDefault="0023747D" w:rsidP="00375F9C">
                        <w:pPr>
                          <w:rPr>
                            <w:szCs w:val="18"/>
                          </w:rPr>
                        </w:pPr>
                        <w:r>
                          <w:rPr>
                            <w:szCs w:val="18"/>
                          </w:rPr>
                          <w:t>F</w:t>
                        </w:r>
                        <w:r>
                          <w:rPr>
                            <w:rFonts w:hint="eastAsia"/>
                            <w:szCs w:val="18"/>
                          </w:rPr>
                          <w:t>ile 2</w:t>
                        </w:r>
                      </w:p>
                    </w:txbxContent>
                  </v:textbox>
                </v:shape>
                <v:shape id="AutoShape 10" o:spid="_x0000_s1961" type="#_x0000_t109" style="position:absolute;left:14859;top:41605;width:24003;height:5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hUScYA&#10;AADcAAAADwAAAGRycy9kb3ducmV2LnhtbESPQWvCQBSE74L/YXlCL1I3rdKW1FVEUXrxYFqE3h7Z&#10;Z7Ik+zZmtyb+e7cgeBxm5htmvuxtLS7UeuNYwcskAUGcO224UPDzvX3+AOEDssbaMSm4koflYjiY&#10;Y6pdxwe6ZKEQEcI+RQVlCE0qpc9LsugnriGO3sm1FkOUbSF1i12E21q+JsmbtGg4LpTY0LqkvMr+&#10;rILfcNi9+/3snI03nVmb83FTVUelnkb96hNEoD48wvf2l1Ywnc7g/0w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hUScYAAADcAAAADwAAAAAAAAAAAAAAAACYAgAAZHJz&#10;L2Rvd25yZXYueG1sUEsFBgAAAAAEAAQA9QAAAIsDAAAAAA==&#10;" strokeweight="1pt">
                  <v:textbox inset="1.5mm,1.3mm,1.5mm">
                    <w:txbxContent>
                      <w:p w:rsidR="0023747D" w:rsidRPr="00D53995" w:rsidRDefault="0023747D" w:rsidP="00375F9C">
                        <w:pPr>
                          <w:jc w:val="center"/>
                          <w:rPr>
                            <w:b/>
                          </w:rPr>
                        </w:pPr>
                        <w:r>
                          <w:rPr>
                            <w:rFonts w:hint="eastAsia"/>
                            <w:b/>
                          </w:rPr>
                          <w:t xml:space="preserve">Loading application </w:t>
                        </w:r>
                        <w:proofErr w:type="gramStart"/>
                        <w:r>
                          <w:rPr>
                            <w:rFonts w:hint="eastAsia"/>
                            <w:b/>
                          </w:rPr>
                          <w:t>locale file</w:t>
                        </w:r>
                        <w:proofErr w:type="gramEnd"/>
                        <w:r>
                          <w:rPr>
                            <w:rFonts w:hint="eastAsia"/>
                            <w:b/>
                          </w:rPr>
                          <w:t xml:space="preserve"> </w:t>
                        </w:r>
                        <w:r w:rsidRPr="00D53995">
                          <w:rPr>
                            <w:rFonts w:hint="eastAsia"/>
                            <w:b/>
                          </w:rPr>
                          <w:t>Locale/en.js</w:t>
                        </w:r>
                        <w:r>
                          <w:rPr>
                            <w:rFonts w:hint="eastAsia"/>
                            <w:b/>
                          </w:rPr>
                          <w:t xml:space="preserve"> </w:t>
                        </w:r>
                        <w:r w:rsidRPr="00EB7599">
                          <w:t>asynchronously</w:t>
                        </w:r>
                      </w:p>
                    </w:txbxContent>
                  </v:textbox>
                </v:shape>
                <v:shape id="AutoShape 13" o:spid="_x0000_s1962" type="#_x0000_t32" style="position:absolute;left:26860;top:47548;width:0;height:2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0rs8MAAADcAAAADwAAAGRycy9kb3ducmV2LnhtbESPQWvCQBSE7wX/w/IEb3UTA1JSV9GC&#10;rddq6PmRfWaj2bfb7Griv+8WCj0OM/MNs9qMthN36kPrWEE+z0AQ10633CioTvvnFxAhImvsHJOC&#10;BwXYrCdPKyy1G/iT7sfYiAThUKICE6MvpQy1IYth7jxx8s6utxiT7BupexwS3HZykWVLabHltGDQ&#10;05uh+nq8WQW+Kly+/X587OuT8dWQf+2Ky7tSs+m4fQURaYz/4b/2QSsoiiX8nklHQK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3tK7PDAAAA3AAAAA8AAAAAAAAAAAAA&#10;AAAAoQIAAGRycy9kb3ducmV2LnhtbFBLBQYAAAAABAAEAPkAAACRAwAAAAA=&#10;" strokeweight="1pt">
                  <v:stroke endarrow="block"/>
                </v:shape>
                <v:shape id="AutoShape 14" o:spid="_x0000_s1963" type="#_x0000_t62" style="position:absolute;left:4572;top:38633;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iAWb4A&#10;AADcAAAADwAAAGRycy9kb3ducmV2LnhtbERPSwrCMBDdC94hjOBOUy2KVKOIoLgQxA+ux2Zsq82k&#10;NFHr7c1CcPl4/9miMaV4Ue0KywoG/QgEcWp1wZmC82ndm4BwHlljaZkUfMjBYt5uzTDR9s0Heh19&#10;JkIIuwQV5N5XiZQuzcmg69uKOHA3Wxv0AdaZ1DW+Q7gp5TCKxtJgwaEhx4pWOaWP49Mo4Oud7pfb&#10;cvzZb+JnQ6PNrlpflOp2muUUhKfG/8U/91YriOOwNpwJR0DO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bogFm+AAAA3AAAAA8AAAAAAAAAAAAAAAAAmAIAAGRycy9kb3ducmV2&#10;LnhtbFBLBQYAAAAABAAEAPUAAACDAwAAAAA=&#10;" adj="-7872,31223" fillcolor="#ff9">
                  <v:textbox inset="0,0,0,0">
                    <w:txbxContent>
                      <w:p w:rsidR="0023747D" w:rsidRPr="000E23E9" w:rsidRDefault="0023747D" w:rsidP="00375F9C">
                        <w:pPr>
                          <w:rPr>
                            <w:szCs w:val="18"/>
                          </w:rPr>
                        </w:pPr>
                        <w:r>
                          <w:rPr>
                            <w:szCs w:val="18"/>
                          </w:rPr>
                          <w:t>F</w:t>
                        </w:r>
                        <w:r>
                          <w:rPr>
                            <w:rFonts w:hint="eastAsia"/>
                            <w:szCs w:val="18"/>
                          </w:rPr>
                          <w:t>ile 3</w:t>
                        </w:r>
                      </w:p>
                    </w:txbxContent>
                  </v:textbox>
                </v:shape>
                <w10:anchorlock/>
              </v:group>
            </w:pict>
          </mc:Fallback>
        </mc:AlternateContent>
      </w:r>
    </w:p>
    <w:p w:rsidR="00375F9C" w:rsidRPr="00525D17" w:rsidRDefault="00375F9C" w:rsidP="00375F9C"/>
    <w:p w:rsidR="00375F9C" w:rsidRDefault="00375F9C" w:rsidP="00E45D25">
      <w:pPr>
        <w:pStyle w:val="2"/>
        <w:numPr>
          <w:ilvl w:val="1"/>
          <w:numId w:val="17"/>
        </w:numPr>
      </w:pPr>
      <w:bookmarkStart w:id="214" w:name="_Toc356466339"/>
      <w:r>
        <w:rPr>
          <w:rFonts w:hint="eastAsia"/>
        </w:rPr>
        <w:t xml:space="preserve">DOM </w:t>
      </w:r>
      <w:r w:rsidRPr="00F9087D">
        <w:t>Manipulation</w:t>
      </w:r>
      <w:bookmarkEnd w:id="213"/>
      <w:bookmarkEnd w:id="214"/>
    </w:p>
    <w:p w:rsidR="00375F9C" w:rsidRPr="00586B74" w:rsidRDefault="00375F9C" w:rsidP="00375F9C">
      <w:r>
        <w:rPr>
          <w:rFonts w:hint="eastAsia"/>
        </w:rPr>
        <w:t>Class</w:t>
      </w:r>
      <w:r>
        <w:t xml:space="preserve"> “</w:t>
      </w:r>
      <w:r w:rsidR="00704D04">
        <w:rPr>
          <w:rFonts w:hint="eastAsia"/>
        </w:rPr>
        <w:t>xui.</w:t>
      </w:r>
      <w:r>
        <w:rPr>
          <w:rFonts w:hint="eastAsia"/>
        </w:rPr>
        <w:t>Dom</w:t>
      </w:r>
      <w:r>
        <w:t>”</w:t>
      </w:r>
      <w:r>
        <w:rPr>
          <w:rFonts w:hint="eastAsia"/>
        </w:rPr>
        <w:t xml:space="preserve"> is a wrapper for cross-browser DOM </w:t>
      </w:r>
      <w:r w:rsidRPr="00F9087D">
        <w:t>Manipulation</w:t>
      </w:r>
      <w:r>
        <w:rPr>
          <w:rFonts w:hint="eastAsia"/>
        </w:rPr>
        <w:t>. It can: create / remove elements; manage elements</w:t>
      </w:r>
      <w:r>
        <w:t>’</w:t>
      </w:r>
      <w:r>
        <w:rPr>
          <w:rFonts w:hint="eastAsia"/>
        </w:rPr>
        <w:t xml:space="preserve"> a</w:t>
      </w:r>
      <w:r w:rsidRPr="00F9087D">
        <w:t>ttributes</w:t>
      </w:r>
      <w:r>
        <w:rPr>
          <w:rFonts w:hint="eastAsia"/>
        </w:rPr>
        <w:t>; manage elements</w:t>
      </w:r>
      <w:r>
        <w:t>’</w:t>
      </w:r>
      <w:r>
        <w:rPr>
          <w:rFonts w:hint="eastAsia"/>
        </w:rPr>
        <w:t xml:space="preserve"> CSS; manage elements</w:t>
      </w:r>
      <w:r>
        <w:t>’</w:t>
      </w:r>
      <w:r>
        <w:rPr>
          <w:rFonts w:hint="eastAsia"/>
        </w:rPr>
        <w:t xml:space="preserve"> events. </w:t>
      </w:r>
    </w:p>
    <w:p w:rsidR="00375F9C" w:rsidRDefault="00375F9C" w:rsidP="00E45D25">
      <w:pPr>
        <w:pStyle w:val="3"/>
        <w:numPr>
          <w:ilvl w:val="2"/>
          <w:numId w:val="17"/>
        </w:numPr>
      </w:pPr>
      <w:bookmarkStart w:id="215" w:name="_Toc356466340"/>
      <w:bookmarkStart w:id="216" w:name="_Toc235676299"/>
      <w:r w:rsidRPr="00F9087D">
        <w:lastRenderedPageBreak/>
        <w:t>Node generation and insertion</w:t>
      </w:r>
      <w:bookmarkEnd w:id="215"/>
    </w:p>
    <w:p w:rsidR="00375F9C" w:rsidRPr="00F9087D" w:rsidRDefault="00375F9C" w:rsidP="00375F9C">
      <w:pPr>
        <w:rPr>
          <w:b/>
        </w:rPr>
      </w:pPr>
      <w:r w:rsidRPr="00F9087D">
        <w:rPr>
          <w:rFonts w:hint="eastAsia"/>
          <w:b/>
        </w:rPr>
        <w:t>Input:</w:t>
      </w:r>
    </w:p>
    <w:p w:rsidR="00375F9C" w:rsidRDefault="005C781A" w:rsidP="00375F9C">
      <w:r>
        <w:rPr>
          <w:noProof/>
        </w:rPr>
        <mc:AlternateContent>
          <mc:Choice Requires="wpc">
            <w:drawing>
              <wp:inline distT="0" distB="0" distL="0" distR="0" wp14:anchorId="27B6AFD8" wp14:editId="2684B030">
                <wp:extent cx="5257800" cy="2181225"/>
                <wp:effectExtent l="9525" t="9525" r="9525" b="9525"/>
                <wp:docPr id="293" name="画布 1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1" name="Text Box 180"/>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C7B9D" w:rsidRDefault="0023747D" w:rsidP="00375F9C">
                              <w:pPr>
                                <w:spacing w:line="240" w:lineRule="exact"/>
                                <w:rPr>
                                  <w:sz w:val="18"/>
                                  <w:szCs w:val="18"/>
                                </w:rPr>
                              </w:pPr>
                              <w:r w:rsidRPr="007C7B9D">
                                <w:rPr>
                                  <w:color w:val="0000FF"/>
                                  <w:sz w:val="18"/>
                                  <w:szCs w:val="18"/>
                                </w:rPr>
                                <w:t>var</w:t>
                              </w:r>
                              <w:r w:rsidRPr="007C7B9D">
                                <w:rPr>
                                  <w:sz w:val="18"/>
                                  <w:szCs w:val="18"/>
                                </w:rPr>
                                <w:t xml:space="preserve"> firstNode;</w:t>
                              </w:r>
                            </w:p>
                            <w:p w:rsidR="0023747D" w:rsidRPr="007C7B9D" w:rsidRDefault="00F70C1C" w:rsidP="00375F9C">
                              <w:pPr>
                                <w:spacing w:line="240" w:lineRule="exact"/>
                                <w:rPr>
                                  <w:sz w:val="18"/>
                                  <w:szCs w:val="18"/>
                                </w:rPr>
                              </w:pPr>
                              <w:r>
                                <w:rPr>
                                  <w:sz w:val="18"/>
                                  <w:szCs w:val="18"/>
                                </w:rPr>
                                <w:t>xui</w:t>
                              </w:r>
                              <w:r w:rsidR="0023747D" w:rsidRPr="007C7B9D">
                                <w:rPr>
                                  <w:sz w:val="18"/>
                                  <w:szCs w:val="18"/>
                                </w:rPr>
                                <w:t>(</w:t>
                              </w:r>
                              <w:r w:rsidR="0023747D" w:rsidRPr="007C7B9D">
                                <w:rPr>
                                  <w:color w:val="FF00FF"/>
                                  <w:sz w:val="18"/>
                                  <w:szCs w:val="18"/>
                                </w:rPr>
                                <w:t>'body'</w:t>
                              </w:r>
                              <w:r w:rsidR="0023747D" w:rsidRPr="007C7B9D">
                                <w:rPr>
                                  <w:sz w:val="18"/>
                                  <w:szCs w:val="18"/>
                                </w:rPr>
                                <w:t>).append(firstNode=</w:t>
                              </w:r>
                              <w:r>
                                <w:rPr>
                                  <w:sz w:val="18"/>
                                  <w:szCs w:val="18"/>
                                </w:rPr>
                                <w:t>xui</w:t>
                              </w:r>
                              <w:r w:rsidR="0023747D" w:rsidRPr="007C7B9D">
                                <w:rPr>
                                  <w:sz w:val="18"/>
                                  <w:szCs w:val="18"/>
                                </w:rPr>
                                <w:t>.create(</w:t>
                              </w:r>
                              <w:r w:rsidR="0023747D" w:rsidRPr="007C7B9D">
                                <w:rPr>
                                  <w:color w:val="FF00FF"/>
                                  <w:sz w:val="18"/>
                                  <w:szCs w:val="18"/>
                                </w:rPr>
                                <w:t>'&lt;div style="border:solid 1px"&gt;the first div&lt;/div&gt;'</w:t>
                              </w:r>
                              <w:r w:rsidR="0023747D" w:rsidRPr="007C7B9D">
                                <w:rPr>
                                  <w:sz w:val="18"/>
                                  <w:szCs w:val="18"/>
                                </w:rPr>
                                <w:t>));</w:t>
                              </w:r>
                            </w:p>
                            <w:p w:rsidR="0023747D" w:rsidRDefault="0023747D" w:rsidP="00375F9C">
                              <w:pPr>
                                <w:spacing w:line="240" w:lineRule="exact"/>
                                <w:rPr>
                                  <w:sz w:val="18"/>
                                  <w:szCs w:val="18"/>
                                </w:rPr>
                              </w:pPr>
                              <w:r w:rsidRPr="007C7B9D">
                                <w:rPr>
                                  <w:sz w:val="18"/>
                                  <w:szCs w:val="18"/>
                                </w:rPr>
                                <w:t>firstNode.append(</w:t>
                              </w:r>
                              <w:r w:rsidRPr="007C7B9D">
                                <w:rPr>
                                  <w:color w:val="FF00FF"/>
                                  <w:sz w:val="18"/>
                                  <w:szCs w:val="18"/>
                                </w:rPr>
                                <w:t>'input'</w:t>
                              </w:r>
                              <w:r w:rsidRPr="007C7B9D">
                                <w:rPr>
                                  <w:sz w:val="18"/>
                                  <w:szCs w:val="18"/>
                                </w:rPr>
                                <w:t>)</w:t>
                              </w:r>
                            </w:p>
                            <w:p w:rsidR="0023747D" w:rsidRPr="007C7B9D" w:rsidRDefault="0023747D" w:rsidP="00375F9C">
                              <w:pPr>
                                <w:spacing w:line="240" w:lineRule="exact"/>
                                <w:rPr>
                                  <w:sz w:val="18"/>
                                  <w:szCs w:val="18"/>
                                </w:rPr>
                              </w:pPr>
                            </w:p>
                            <w:p w:rsidR="0023747D" w:rsidRPr="007C7B9D" w:rsidRDefault="0023747D" w:rsidP="00375F9C">
                              <w:pPr>
                                <w:spacing w:line="240" w:lineRule="exact"/>
                                <w:rPr>
                                  <w:sz w:val="18"/>
                                  <w:szCs w:val="18"/>
                                </w:rPr>
                              </w:pPr>
                              <w:r w:rsidRPr="007C7B9D">
                                <w:rPr>
                                  <w:sz w:val="18"/>
                                  <w:szCs w:val="18"/>
                                </w:rPr>
                                <w:t>.last().attr(</w:t>
                              </w:r>
                              <w:r w:rsidRPr="007C7B9D">
                                <w:rPr>
                                  <w:color w:val="FF00FF"/>
                                  <w:sz w:val="18"/>
                                  <w:szCs w:val="18"/>
                                </w:rPr>
                                <w:t>'value'</w:t>
                              </w:r>
                              <w:r w:rsidRPr="007C7B9D">
                                <w:rPr>
                                  <w:sz w:val="18"/>
                                  <w:szCs w:val="18"/>
                                </w:rPr>
                                <w:t>,</w:t>
                              </w:r>
                              <w:r w:rsidRPr="007C7B9D">
                                <w:rPr>
                                  <w:color w:val="FF00FF"/>
                                  <w:sz w:val="18"/>
                                  <w:szCs w:val="18"/>
                                </w:rPr>
                                <w:t>'append'</w:t>
                              </w:r>
                              <w:r w:rsidRPr="007C7B9D">
                                <w:rPr>
                                  <w:sz w:val="18"/>
                                  <w:szCs w:val="18"/>
                                </w:rPr>
                                <w:t>)</w:t>
                              </w:r>
                            </w:p>
                            <w:p w:rsidR="0023747D" w:rsidRDefault="0023747D" w:rsidP="00375F9C">
                              <w:pPr>
                                <w:spacing w:line="240" w:lineRule="exact"/>
                                <w:rPr>
                                  <w:sz w:val="18"/>
                                  <w:szCs w:val="18"/>
                                </w:rPr>
                              </w:pPr>
                            </w:p>
                            <w:p w:rsidR="0023747D" w:rsidRPr="007C7B9D" w:rsidRDefault="0023747D" w:rsidP="00375F9C">
                              <w:pPr>
                                <w:spacing w:line="240" w:lineRule="exact"/>
                                <w:rPr>
                                  <w:sz w:val="18"/>
                                  <w:szCs w:val="18"/>
                                </w:rPr>
                              </w:pPr>
                              <w:r w:rsidRPr="007C7B9D">
                                <w:rPr>
                                  <w:sz w:val="18"/>
                                  <w:szCs w:val="18"/>
                                </w:rPr>
                                <w:t>.parent()</w:t>
                              </w:r>
                            </w:p>
                            <w:p w:rsidR="0023747D" w:rsidRDefault="0023747D" w:rsidP="00375F9C">
                              <w:pPr>
                                <w:spacing w:line="240" w:lineRule="exact"/>
                                <w:rPr>
                                  <w:sz w:val="18"/>
                                  <w:szCs w:val="18"/>
                                </w:rPr>
                              </w:pPr>
                            </w:p>
                            <w:p w:rsidR="0023747D" w:rsidRPr="007C7B9D" w:rsidRDefault="0023747D" w:rsidP="00375F9C">
                              <w:pPr>
                                <w:spacing w:line="240" w:lineRule="exact"/>
                                <w:rPr>
                                  <w:sz w:val="18"/>
                                  <w:szCs w:val="18"/>
                                </w:rPr>
                              </w:pPr>
                              <w:r w:rsidRPr="007C7B9D">
                                <w:rPr>
                                  <w:sz w:val="18"/>
                                  <w:szCs w:val="18"/>
                                </w:rPr>
                                <w:t>.prepend(</w:t>
                              </w:r>
                              <w:r w:rsidRPr="007C7B9D">
                                <w:rPr>
                                  <w:color w:val="FF00FF"/>
                                  <w:sz w:val="18"/>
                                  <w:szCs w:val="18"/>
                                </w:rPr>
                                <w:t>'&lt;button&gt;prepend&lt;/button&gt;'</w:t>
                              </w:r>
                              <w:r w:rsidRPr="007C7B9D">
                                <w:rPr>
                                  <w:sz w:val="18"/>
                                  <w:szCs w:val="18"/>
                                </w:rPr>
                                <w:t>)</w:t>
                              </w:r>
                            </w:p>
                            <w:p w:rsidR="0023747D" w:rsidRPr="007C7B9D" w:rsidRDefault="0023747D" w:rsidP="00375F9C">
                              <w:pPr>
                                <w:spacing w:line="240" w:lineRule="exact"/>
                                <w:rPr>
                                  <w:sz w:val="18"/>
                                  <w:szCs w:val="18"/>
                                </w:rPr>
                              </w:pPr>
                            </w:p>
                            <w:p w:rsidR="0023747D" w:rsidRDefault="0023747D" w:rsidP="00375F9C">
                              <w:pPr>
                                <w:spacing w:line="240" w:lineRule="exact"/>
                                <w:rPr>
                                  <w:sz w:val="18"/>
                                  <w:szCs w:val="18"/>
                                  <w:lang w:val="sv-SE"/>
                                </w:rPr>
                              </w:pPr>
                              <w:r w:rsidRPr="007C7B9D">
                                <w:rPr>
                                  <w:sz w:val="18"/>
                                  <w:szCs w:val="18"/>
                                  <w:lang w:val="sv-SE"/>
                                </w:rPr>
                                <w:t>.addPrev(</w:t>
                              </w:r>
                              <w:r w:rsidRPr="007C7B9D">
                                <w:rPr>
                                  <w:color w:val="FF00FF"/>
                                  <w:sz w:val="18"/>
                                  <w:szCs w:val="18"/>
                                  <w:lang w:val="sv-SE"/>
                                </w:rPr>
                                <w:t>'&lt;div style="border:solid 1px"&gt;prev div&lt;/div&gt;'</w:t>
                              </w:r>
                              <w:r w:rsidRPr="007C7B9D">
                                <w:rPr>
                                  <w:sz w:val="18"/>
                                  <w:szCs w:val="18"/>
                                  <w:lang w:val="sv-SE"/>
                                </w:rPr>
                                <w:t>)</w:t>
                              </w:r>
                            </w:p>
                            <w:p w:rsidR="0023747D" w:rsidRPr="007C7B9D" w:rsidRDefault="0023747D" w:rsidP="00375F9C">
                              <w:pPr>
                                <w:spacing w:line="240" w:lineRule="exact"/>
                                <w:rPr>
                                  <w:sz w:val="18"/>
                                  <w:szCs w:val="18"/>
                                  <w:lang w:val="sv-SE"/>
                                </w:rPr>
                              </w:pPr>
                            </w:p>
                            <w:p w:rsidR="0023747D" w:rsidRPr="007C7B9D" w:rsidRDefault="0023747D" w:rsidP="00375F9C">
                              <w:pPr>
                                <w:rPr>
                                  <w:szCs w:val="18"/>
                                </w:rPr>
                              </w:pPr>
                              <w:r w:rsidRPr="007C7B9D">
                                <w:rPr>
                                  <w:sz w:val="18"/>
                                  <w:szCs w:val="18"/>
                                </w:rPr>
                                <w:t>.addNext(</w:t>
                              </w:r>
                              <w:r w:rsidRPr="007C7B9D">
                                <w:rPr>
                                  <w:color w:val="FF00FF"/>
                                  <w:sz w:val="18"/>
                                  <w:szCs w:val="18"/>
                                </w:rPr>
                                <w:t>'&lt;d</w:t>
                              </w:r>
                              <w:r>
                                <w:rPr>
                                  <w:color w:val="FF00FF"/>
                                  <w:sz w:val="18"/>
                                  <w:szCs w:val="18"/>
                                </w:rPr>
                                <w:t>iv style="border:solid 1px"&gt;</w:t>
                              </w:r>
                              <w:r w:rsidRPr="007C7B9D">
                                <w:rPr>
                                  <w:color w:val="FF00FF"/>
                                  <w:sz w:val="18"/>
                                  <w:szCs w:val="18"/>
                                </w:rPr>
                                <w:t xml:space="preserve"> div&lt;/div&gt;'</w:t>
                              </w:r>
                              <w:r w:rsidRPr="007C7B9D">
                                <w:rPr>
                                  <w:sz w:val="18"/>
                                  <w:szCs w:val="18"/>
                                </w:rPr>
                                <w:t>)</w:t>
                              </w:r>
                            </w:p>
                          </w:txbxContent>
                        </wps:txbx>
                        <wps:bodyPr rot="0" vert="horz" wrap="square" lIns="54000" tIns="46800" rIns="54000" bIns="45720" anchor="t" anchorCtr="0" upright="1">
                          <a:spAutoFit/>
                        </wps:bodyPr>
                      </wps:wsp>
                      <wps:wsp>
                        <wps:cNvPr id="282" name="AutoShape 181"/>
                        <wps:cNvSpPr>
                          <a:spLocks noChangeArrowheads="1"/>
                        </wps:cNvSpPr>
                        <wps:spPr bwMode="auto">
                          <a:xfrm flipH="1">
                            <a:off x="1943100" y="495300"/>
                            <a:ext cx="1600200" cy="198120"/>
                          </a:xfrm>
                          <a:prstGeom prst="wedgeRoundRectCallout">
                            <a:avLst>
                              <a:gd name="adj1" fmla="val 90556"/>
                              <a:gd name="adj2" fmla="val -6154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ppends to firstNode</w:t>
                              </w:r>
                            </w:p>
                          </w:txbxContent>
                        </wps:txbx>
                        <wps:bodyPr rot="0" vert="horz" wrap="square" lIns="0" tIns="0" rIns="0" bIns="0" anchor="t" anchorCtr="0" upright="1">
                          <a:noAutofit/>
                        </wps:bodyPr>
                      </wps:wsp>
                      <wps:wsp>
                        <wps:cNvPr id="284" name="AutoShape 182"/>
                        <wps:cNvSpPr>
                          <a:spLocks noChangeArrowheads="1"/>
                        </wps:cNvSpPr>
                        <wps:spPr bwMode="auto">
                          <a:xfrm flipH="1">
                            <a:off x="2048510" y="0"/>
                            <a:ext cx="1380490" cy="219710"/>
                          </a:xfrm>
                          <a:prstGeom prst="wedgeRoundRectCallout">
                            <a:avLst>
                              <a:gd name="adj1" fmla="val 59750"/>
                              <a:gd name="adj2" fmla="val 6184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It</w:t>
                              </w:r>
                              <w:r>
                                <w:rPr>
                                  <w:szCs w:val="18"/>
                                </w:rPr>
                                <w:t>’</w:t>
                              </w:r>
                              <w:r>
                                <w:rPr>
                                  <w:rFonts w:hint="eastAsia"/>
                                  <w:szCs w:val="18"/>
                                </w:rPr>
                                <w:t>s the fist node</w:t>
                              </w:r>
                            </w:p>
                          </w:txbxContent>
                        </wps:txbx>
                        <wps:bodyPr rot="0" vert="horz" wrap="square" lIns="0" tIns="0" rIns="0" bIns="0" anchor="t" anchorCtr="0" upright="1">
                          <a:noAutofit/>
                        </wps:bodyPr>
                      </wps:wsp>
                      <wps:wsp>
                        <wps:cNvPr id="286" name="AutoShape 183"/>
                        <wps:cNvSpPr>
                          <a:spLocks noChangeArrowheads="1"/>
                        </wps:cNvSpPr>
                        <wps:spPr bwMode="auto">
                          <a:xfrm flipH="1">
                            <a:off x="1143000" y="1089660"/>
                            <a:ext cx="1257300" cy="198120"/>
                          </a:xfrm>
                          <a:prstGeom prst="wedgeRoundRectCallout">
                            <a:avLst>
                              <a:gd name="adj1" fmla="val 101616"/>
                              <a:gd name="adj2" fmla="val -400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eturns to firstNode</w:t>
                              </w:r>
                            </w:p>
                          </w:txbxContent>
                        </wps:txbx>
                        <wps:bodyPr rot="0" vert="horz" wrap="square" lIns="0" tIns="0" rIns="0" bIns="0" anchor="t" anchorCtr="0" upright="1">
                          <a:noAutofit/>
                        </wps:bodyPr>
                      </wps:wsp>
                      <wps:wsp>
                        <wps:cNvPr id="288" name="AutoShape 184"/>
                        <wps:cNvSpPr>
                          <a:spLocks noChangeArrowheads="1"/>
                        </wps:cNvSpPr>
                        <wps:spPr bwMode="auto">
                          <a:xfrm flipH="1">
                            <a:off x="2514600" y="1287780"/>
                            <a:ext cx="1028700" cy="198120"/>
                          </a:xfrm>
                          <a:prstGeom prst="wedgeRoundRectCallout">
                            <a:avLst>
                              <a:gd name="adj1" fmla="val 113083"/>
                              <a:gd name="adj2" fmla="val -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9087D" w:rsidRDefault="0023747D" w:rsidP="00375F9C">
                              <w:pPr>
                                <w:rPr>
                                  <w:szCs w:val="18"/>
                                </w:rPr>
                              </w:pPr>
                              <w:r>
                                <w:rPr>
                                  <w:szCs w:val="18"/>
                                </w:rPr>
                                <w:t>P</w:t>
                              </w:r>
                              <w:r>
                                <w:rPr>
                                  <w:rFonts w:hint="eastAsia"/>
                                  <w:szCs w:val="18"/>
                                </w:rPr>
                                <w:t>repend a button</w:t>
                              </w:r>
                            </w:p>
                          </w:txbxContent>
                        </wps:txbx>
                        <wps:bodyPr rot="0" vert="horz" wrap="square" lIns="0" tIns="0" rIns="0" bIns="0" anchor="t" anchorCtr="0" upright="1">
                          <a:noAutofit/>
                        </wps:bodyPr>
                      </wps:wsp>
                      <wps:wsp>
                        <wps:cNvPr id="289" name="AutoShape 185"/>
                        <wps:cNvSpPr>
                          <a:spLocks noChangeArrowheads="1"/>
                        </wps:cNvSpPr>
                        <wps:spPr bwMode="auto">
                          <a:xfrm flipH="1">
                            <a:off x="2971800" y="1584960"/>
                            <a:ext cx="1600200" cy="198120"/>
                          </a:xfrm>
                          <a:prstGeom prst="wedgeRoundRectCallout">
                            <a:avLst>
                              <a:gd name="adj1" fmla="val 64361"/>
                              <a:gd name="adj2" fmla="val 134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to previous sibling</w:t>
                              </w:r>
                            </w:p>
                            <w:p w:rsidR="0023747D" w:rsidRPr="00F9087D" w:rsidRDefault="0023747D" w:rsidP="00375F9C">
                              <w:pPr>
                                <w:rPr>
                                  <w:szCs w:val="18"/>
                                </w:rPr>
                              </w:pPr>
                            </w:p>
                          </w:txbxContent>
                        </wps:txbx>
                        <wps:bodyPr rot="0" vert="horz" wrap="square" lIns="0" tIns="0" rIns="0" bIns="0" anchor="t" anchorCtr="0" upright="1">
                          <a:noAutofit/>
                        </wps:bodyPr>
                      </wps:wsp>
                      <wps:wsp>
                        <wps:cNvPr id="290" name="AutoShape 186"/>
                        <wps:cNvSpPr>
                          <a:spLocks noChangeArrowheads="1"/>
                        </wps:cNvSpPr>
                        <wps:spPr bwMode="auto">
                          <a:xfrm flipH="1">
                            <a:off x="2971800" y="1882140"/>
                            <a:ext cx="1600200" cy="198120"/>
                          </a:xfrm>
                          <a:prstGeom prst="wedgeRoundRectCallout">
                            <a:avLst>
                              <a:gd name="adj1" fmla="val 63769"/>
                              <a:gd name="adj2" fmla="val 262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to next sibling</w:t>
                              </w:r>
                            </w:p>
                            <w:p w:rsidR="0023747D" w:rsidRPr="00F9087D" w:rsidRDefault="0023747D" w:rsidP="00375F9C">
                              <w:pPr>
                                <w:rPr>
                                  <w:szCs w:val="18"/>
                                </w:rPr>
                              </w:pPr>
                            </w:p>
                          </w:txbxContent>
                        </wps:txbx>
                        <wps:bodyPr rot="0" vert="horz" wrap="square" lIns="0" tIns="0" rIns="0" bIns="0" anchor="t" anchorCtr="0" upright="1">
                          <a:noAutofit/>
                        </wps:bodyPr>
                      </wps:wsp>
                      <wps:wsp>
                        <wps:cNvPr id="292" name="AutoShape 187"/>
                        <wps:cNvSpPr>
                          <a:spLocks noChangeArrowheads="1"/>
                        </wps:cNvSpPr>
                        <wps:spPr bwMode="auto">
                          <a:xfrm flipH="1">
                            <a:off x="1485900" y="792480"/>
                            <a:ext cx="1485900" cy="198120"/>
                          </a:xfrm>
                          <a:prstGeom prst="wedgeRoundRectCallout">
                            <a:avLst>
                              <a:gd name="adj1" fmla="val 63546"/>
                              <a:gd name="adj2" fmla="val -400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inds input, and sets</w:t>
                              </w:r>
                            </w:p>
                          </w:txbxContent>
                        </wps:txbx>
                        <wps:bodyPr rot="0" vert="horz" wrap="square" lIns="0" tIns="0" rIns="0" bIns="0" anchor="t" anchorCtr="0" upright="1">
                          <a:noAutofit/>
                        </wps:bodyPr>
                      </wps:wsp>
                    </wpc:wpc>
                  </a:graphicData>
                </a:graphic>
              </wp:inline>
            </w:drawing>
          </mc:Choice>
          <mc:Fallback>
            <w:pict>
              <v:group id="画布 178" o:spid="_x0000_s1964"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">
                <v:shape id="_x0000_s1965" type="#_x0000_t75" style="position:absolute;width:52578;height:21812;visibility:visible;mso-wrap-style:square">
                  <v:fill o:detectmouseclick="t"/>
                  <v:path o:connecttype="none"/>
                </v:shape>
                <v:shape id="Text Box 180" o:spid="_x0000_s1966"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8gpsQA&#10;AADcAAAADwAAAGRycy9kb3ducmV2LnhtbESPzWrDMBCE74W8g9hAb7WcHILrRAkhIbiXQpuf+2Jt&#10;LBNrZSTFcd6+KhR6HGbmG2a1GW0nBvKhdaxgluUgiGunW24UnE+HtwJEiMgaO8ek4EkBNuvJywpL&#10;7R78TcMxNiJBOJSowMTYl1KG2pDFkLmeOHlX5y3GJH0jtcdHgttOzvN8IS22nBYM9rQzVN+Od6ug&#10;vu3HfdVejB/utvjS79Xzc1Ep9Todt0sQkcb4H/5rf2gF82IGv2fS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PIKbEAAAA3AAAAA8AAAAAAAAAAAAAAAAAmAIAAGRycy9k&#10;b3ducmV2LnhtbFBLBQYAAAAABAAEAPUAAACJAwAAAAA=&#10;" strokeweight="1pt">
                  <v:textbox style="mso-fit-shape-to-text:t" inset="1.5mm,1.3mm,1.5mm">
                    <w:txbxContent>
                      <w:p w:rsidR="0023747D" w:rsidRPr="007C7B9D" w:rsidRDefault="0023747D" w:rsidP="00375F9C">
                        <w:pPr>
                          <w:spacing w:line="240" w:lineRule="exact"/>
                          <w:rPr>
                            <w:sz w:val="18"/>
                            <w:szCs w:val="18"/>
                          </w:rPr>
                        </w:pPr>
                        <w:proofErr w:type="gramStart"/>
                        <w:r w:rsidRPr="007C7B9D">
                          <w:rPr>
                            <w:color w:val="0000FF"/>
                            <w:sz w:val="18"/>
                            <w:szCs w:val="18"/>
                          </w:rPr>
                          <w:t>var</w:t>
                        </w:r>
                        <w:proofErr w:type="gramEnd"/>
                        <w:r w:rsidRPr="007C7B9D">
                          <w:rPr>
                            <w:sz w:val="18"/>
                            <w:szCs w:val="18"/>
                          </w:rPr>
                          <w:t xml:space="preserve"> firstNode;</w:t>
                        </w:r>
                      </w:p>
                      <w:p w:rsidR="0023747D" w:rsidRPr="007C7B9D" w:rsidRDefault="00F70C1C" w:rsidP="00375F9C">
                        <w:pPr>
                          <w:spacing w:line="240" w:lineRule="exact"/>
                          <w:rPr>
                            <w:sz w:val="18"/>
                            <w:szCs w:val="18"/>
                          </w:rPr>
                        </w:pPr>
                        <w:proofErr w:type="gramStart"/>
                        <w:r>
                          <w:rPr>
                            <w:sz w:val="18"/>
                            <w:szCs w:val="18"/>
                          </w:rPr>
                          <w:t>xui</w:t>
                        </w:r>
                        <w:r w:rsidR="0023747D" w:rsidRPr="007C7B9D">
                          <w:rPr>
                            <w:sz w:val="18"/>
                            <w:szCs w:val="18"/>
                          </w:rPr>
                          <w:t>(</w:t>
                        </w:r>
                        <w:proofErr w:type="gramEnd"/>
                        <w:r w:rsidR="0023747D" w:rsidRPr="007C7B9D">
                          <w:rPr>
                            <w:color w:val="FF00FF"/>
                            <w:sz w:val="18"/>
                            <w:szCs w:val="18"/>
                          </w:rPr>
                          <w:t>'body'</w:t>
                        </w:r>
                        <w:r w:rsidR="0023747D" w:rsidRPr="007C7B9D">
                          <w:rPr>
                            <w:sz w:val="18"/>
                            <w:szCs w:val="18"/>
                          </w:rPr>
                          <w:t>).append(firstNode=</w:t>
                        </w:r>
                        <w:r>
                          <w:rPr>
                            <w:sz w:val="18"/>
                            <w:szCs w:val="18"/>
                          </w:rPr>
                          <w:t>xui</w:t>
                        </w:r>
                        <w:r w:rsidR="0023747D" w:rsidRPr="007C7B9D">
                          <w:rPr>
                            <w:sz w:val="18"/>
                            <w:szCs w:val="18"/>
                          </w:rPr>
                          <w:t>.create(</w:t>
                        </w:r>
                        <w:r w:rsidR="0023747D" w:rsidRPr="007C7B9D">
                          <w:rPr>
                            <w:color w:val="FF00FF"/>
                            <w:sz w:val="18"/>
                            <w:szCs w:val="18"/>
                          </w:rPr>
                          <w:t>'&lt;div style="border:solid 1px"&gt;the first div&lt;/div&gt;'</w:t>
                        </w:r>
                        <w:r w:rsidR="0023747D" w:rsidRPr="007C7B9D">
                          <w:rPr>
                            <w:sz w:val="18"/>
                            <w:szCs w:val="18"/>
                          </w:rPr>
                          <w:t>));</w:t>
                        </w:r>
                      </w:p>
                      <w:p w:rsidR="0023747D" w:rsidRDefault="0023747D" w:rsidP="00375F9C">
                        <w:pPr>
                          <w:spacing w:line="240" w:lineRule="exact"/>
                          <w:rPr>
                            <w:sz w:val="18"/>
                            <w:szCs w:val="18"/>
                          </w:rPr>
                        </w:pPr>
                        <w:proofErr w:type="gramStart"/>
                        <w:r w:rsidRPr="007C7B9D">
                          <w:rPr>
                            <w:sz w:val="18"/>
                            <w:szCs w:val="18"/>
                          </w:rPr>
                          <w:t>firstNode.append(</w:t>
                        </w:r>
                        <w:proofErr w:type="gramEnd"/>
                        <w:r w:rsidRPr="007C7B9D">
                          <w:rPr>
                            <w:color w:val="FF00FF"/>
                            <w:sz w:val="18"/>
                            <w:szCs w:val="18"/>
                          </w:rPr>
                          <w:t>'input'</w:t>
                        </w:r>
                        <w:r w:rsidRPr="007C7B9D">
                          <w:rPr>
                            <w:sz w:val="18"/>
                            <w:szCs w:val="18"/>
                          </w:rPr>
                          <w:t>)</w:t>
                        </w:r>
                      </w:p>
                      <w:p w:rsidR="0023747D" w:rsidRPr="007C7B9D" w:rsidRDefault="0023747D" w:rsidP="00375F9C">
                        <w:pPr>
                          <w:spacing w:line="240" w:lineRule="exact"/>
                          <w:rPr>
                            <w:sz w:val="18"/>
                            <w:szCs w:val="18"/>
                          </w:rPr>
                        </w:pPr>
                      </w:p>
                      <w:p w:rsidR="0023747D" w:rsidRPr="007C7B9D" w:rsidRDefault="0023747D" w:rsidP="00375F9C">
                        <w:pPr>
                          <w:spacing w:line="240" w:lineRule="exact"/>
                          <w:rPr>
                            <w:sz w:val="18"/>
                            <w:szCs w:val="18"/>
                          </w:rPr>
                        </w:pPr>
                        <w:r w:rsidRPr="007C7B9D">
                          <w:rPr>
                            <w:sz w:val="18"/>
                            <w:szCs w:val="18"/>
                          </w:rPr>
                          <w:t>.</w:t>
                        </w:r>
                        <w:proofErr w:type="gramStart"/>
                        <w:r w:rsidRPr="007C7B9D">
                          <w:rPr>
                            <w:sz w:val="18"/>
                            <w:szCs w:val="18"/>
                          </w:rPr>
                          <w:t>last(</w:t>
                        </w:r>
                        <w:proofErr w:type="gramEnd"/>
                        <w:r w:rsidRPr="007C7B9D">
                          <w:rPr>
                            <w:sz w:val="18"/>
                            <w:szCs w:val="18"/>
                          </w:rPr>
                          <w:t>).attr(</w:t>
                        </w:r>
                        <w:r w:rsidRPr="007C7B9D">
                          <w:rPr>
                            <w:color w:val="FF00FF"/>
                            <w:sz w:val="18"/>
                            <w:szCs w:val="18"/>
                          </w:rPr>
                          <w:t>'value'</w:t>
                        </w:r>
                        <w:r w:rsidRPr="007C7B9D">
                          <w:rPr>
                            <w:sz w:val="18"/>
                            <w:szCs w:val="18"/>
                          </w:rPr>
                          <w:t>,</w:t>
                        </w:r>
                        <w:r w:rsidRPr="007C7B9D">
                          <w:rPr>
                            <w:color w:val="FF00FF"/>
                            <w:sz w:val="18"/>
                            <w:szCs w:val="18"/>
                          </w:rPr>
                          <w:t>'append'</w:t>
                        </w:r>
                        <w:r w:rsidRPr="007C7B9D">
                          <w:rPr>
                            <w:sz w:val="18"/>
                            <w:szCs w:val="18"/>
                          </w:rPr>
                          <w:t>)</w:t>
                        </w:r>
                      </w:p>
                      <w:p w:rsidR="0023747D" w:rsidRDefault="0023747D" w:rsidP="00375F9C">
                        <w:pPr>
                          <w:spacing w:line="240" w:lineRule="exact"/>
                          <w:rPr>
                            <w:sz w:val="18"/>
                            <w:szCs w:val="18"/>
                          </w:rPr>
                        </w:pPr>
                      </w:p>
                      <w:p w:rsidR="0023747D" w:rsidRPr="007C7B9D" w:rsidRDefault="0023747D" w:rsidP="00375F9C">
                        <w:pPr>
                          <w:spacing w:line="240" w:lineRule="exact"/>
                          <w:rPr>
                            <w:sz w:val="18"/>
                            <w:szCs w:val="18"/>
                          </w:rPr>
                        </w:pPr>
                        <w:r w:rsidRPr="007C7B9D">
                          <w:rPr>
                            <w:sz w:val="18"/>
                            <w:szCs w:val="18"/>
                          </w:rPr>
                          <w:t>.</w:t>
                        </w:r>
                        <w:proofErr w:type="gramStart"/>
                        <w:r w:rsidRPr="007C7B9D">
                          <w:rPr>
                            <w:sz w:val="18"/>
                            <w:szCs w:val="18"/>
                          </w:rPr>
                          <w:t>parent()</w:t>
                        </w:r>
                        <w:proofErr w:type="gramEnd"/>
                      </w:p>
                      <w:p w:rsidR="0023747D" w:rsidRDefault="0023747D" w:rsidP="00375F9C">
                        <w:pPr>
                          <w:spacing w:line="240" w:lineRule="exact"/>
                          <w:rPr>
                            <w:sz w:val="18"/>
                            <w:szCs w:val="18"/>
                          </w:rPr>
                        </w:pPr>
                      </w:p>
                      <w:p w:rsidR="0023747D" w:rsidRPr="007C7B9D" w:rsidRDefault="0023747D" w:rsidP="00375F9C">
                        <w:pPr>
                          <w:spacing w:line="240" w:lineRule="exact"/>
                          <w:rPr>
                            <w:sz w:val="18"/>
                            <w:szCs w:val="18"/>
                          </w:rPr>
                        </w:pPr>
                        <w:r w:rsidRPr="007C7B9D">
                          <w:rPr>
                            <w:sz w:val="18"/>
                            <w:szCs w:val="18"/>
                          </w:rPr>
                          <w:t>.</w:t>
                        </w:r>
                        <w:proofErr w:type="gramStart"/>
                        <w:r w:rsidRPr="007C7B9D">
                          <w:rPr>
                            <w:sz w:val="18"/>
                            <w:szCs w:val="18"/>
                          </w:rPr>
                          <w:t>prepend(</w:t>
                        </w:r>
                        <w:proofErr w:type="gramEnd"/>
                        <w:r w:rsidRPr="007C7B9D">
                          <w:rPr>
                            <w:color w:val="FF00FF"/>
                            <w:sz w:val="18"/>
                            <w:szCs w:val="18"/>
                          </w:rPr>
                          <w:t>'&lt;button&gt;prepend&lt;/button&gt;'</w:t>
                        </w:r>
                        <w:r w:rsidRPr="007C7B9D">
                          <w:rPr>
                            <w:sz w:val="18"/>
                            <w:szCs w:val="18"/>
                          </w:rPr>
                          <w:t>)</w:t>
                        </w:r>
                      </w:p>
                      <w:p w:rsidR="0023747D" w:rsidRPr="007C7B9D" w:rsidRDefault="0023747D" w:rsidP="00375F9C">
                        <w:pPr>
                          <w:spacing w:line="240" w:lineRule="exact"/>
                          <w:rPr>
                            <w:sz w:val="18"/>
                            <w:szCs w:val="18"/>
                          </w:rPr>
                        </w:pPr>
                      </w:p>
                      <w:p w:rsidR="0023747D" w:rsidRDefault="0023747D" w:rsidP="00375F9C">
                        <w:pPr>
                          <w:spacing w:line="240" w:lineRule="exact"/>
                          <w:rPr>
                            <w:sz w:val="18"/>
                            <w:szCs w:val="18"/>
                            <w:lang w:val="sv-SE"/>
                          </w:rPr>
                        </w:pPr>
                        <w:r w:rsidRPr="007C7B9D">
                          <w:rPr>
                            <w:sz w:val="18"/>
                            <w:szCs w:val="18"/>
                            <w:lang w:val="sv-SE"/>
                          </w:rPr>
                          <w:t>.addPrev(</w:t>
                        </w:r>
                        <w:r w:rsidRPr="007C7B9D">
                          <w:rPr>
                            <w:color w:val="FF00FF"/>
                            <w:sz w:val="18"/>
                            <w:szCs w:val="18"/>
                            <w:lang w:val="sv-SE"/>
                          </w:rPr>
                          <w:t>'&lt;div style="border:solid 1px"&gt;prev div&lt;/div&gt;'</w:t>
                        </w:r>
                        <w:r w:rsidRPr="007C7B9D">
                          <w:rPr>
                            <w:sz w:val="18"/>
                            <w:szCs w:val="18"/>
                            <w:lang w:val="sv-SE"/>
                          </w:rPr>
                          <w:t>)</w:t>
                        </w:r>
                      </w:p>
                      <w:p w:rsidR="0023747D" w:rsidRPr="007C7B9D" w:rsidRDefault="0023747D" w:rsidP="00375F9C">
                        <w:pPr>
                          <w:spacing w:line="240" w:lineRule="exact"/>
                          <w:rPr>
                            <w:sz w:val="18"/>
                            <w:szCs w:val="18"/>
                            <w:lang w:val="sv-SE"/>
                          </w:rPr>
                        </w:pPr>
                      </w:p>
                      <w:p w:rsidR="0023747D" w:rsidRPr="007C7B9D" w:rsidRDefault="0023747D" w:rsidP="00375F9C">
                        <w:pPr>
                          <w:rPr>
                            <w:szCs w:val="18"/>
                          </w:rPr>
                        </w:pPr>
                        <w:r w:rsidRPr="007C7B9D">
                          <w:rPr>
                            <w:sz w:val="18"/>
                            <w:szCs w:val="18"/>
                          </w:rPr>
                          <w:t>.</w:t>
                        </w:r>
                        <w:proofErr w:type="gramStart"/>
                        <w:r w:rsidRPr="007C7B9D">
                          <w:rPr>
                            <w:sz w:val="18"/>
                            <w:szCs w:val="18"/>
                          </w:rPr>
                          <w:t>addNext(</w:t>
                        </w:r>
                        <w:proofErr w:type="gramEnd"/>
                        <w:r w:rsidRPr="007C7B9D">
                          <w:rPr>
                            <w:color w:val="FF00FF"/>
                            <w:sz w:val="18"/>
                            <w:szCs w:val="18"/>
                          </w:rPr>
                          <w:t>'&lt;d</w:t>
                        </w:r>
                        <w:r>
                          <w:rPr>
                            <w:color w:val="FF00FF"/>
                            <w:sz w:val="18"/>
                            <w:szCs w:val="18"/>
                          </w:rPr>
                          <w:t>iv style="border:solid 1px"&gt;</w:t>
                        </w:r>
                        <w:r w:rsidRPr="007C7B9D">
                          <w:rPr>
                            <w:color w:val="FF00FF"/>
                            <w:sz w:val="18"/>
                            <w:szCs w:val="18"/>
                          </w:rPr>
                          <w:t xml:space="preserve"> div&lt;/div&gt;'</w:t>
                        </w:r>
                        <w:r w:rsidRPr="007C7B9D">
                          <w:rPr>
                            <w:sz w:val="18"/>
                            <w:szCs w:val="18"/>
                          </w:rPr>
                          <w:t>)</w:t>
                        </w:r>
                      </w:p>
                    </w:txbxContent>
                  </v:textbox>
                </v:shape>
                <v:shape id="AutoShape 181" o:spid="_x0000_s1967" type="#_x0000_t62" style="position:absolute;left:19431;top:4953;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JcsEA&#10;AADcAAAADwAAAGRycy9kb3ducmV2LnhtbESP0YrCMBRE34X9h3AXfNN0K2rtGmURFV+tfsClubbF&#10;5qYk2dr9+40g+DjMzBlmvR1MK3pyvrGs4GuagCAurW64UnC9HCYZCB+QNbaWScEfedhuPkZrzLV9&#10;8Jn6IlQiQtjnqKAOocul9GVNBv3UdsTRu1lnMETpKqkdPiLctDJNkoU02HBcqLGjXU3lvfg1Co6Z&#10;K7tqcQyp1rPLvF/uV/58V2r8Ofx8gwg0hHf41T5pBWmWwvNMPAJ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GyXLBAAAA3AAAAA8AAAAAAAAAAAAAAAAAmAIAAGRycy9kb3du&#10;cmV2LnhtbFBLBQYAAAAABAAEAPUAAACGAwAAAAA=&#10;" adj="30360,-2493" fillcolor="#ff9">
                  <v:textbox inset="0,0,0,0">
                    <w:txbxContent>
                      <w:p w:rsidR="0023747D" w:rsidRPr="000E23E9" w:rsidRDefault="0023747D" w:rsidP="00375F9C">
                        <w:pPr>
                          <w:rPr>
                            <w:szCs w:val="18"/>
                          </w:rPr>
                        </w:pPr>
                        <w:r>
                          <w:rPr>
                            <w:szCs w:val="18"/>
                          </w:rPr>
                          <w:t>A</w:t>
                        </w:r>
                        <w:r>
                          <w:rPr>
                            <w:rFonts w:hint="eastAsia"/>
                            <w:szCs w:val="18"/>
                          </w:rPr>
                          <w:t>ppends to firstNode</w:t>
                        </w:r>
                      </w:p>
                    </w:txbxContent>
                  </v:textbox>
                </v:shape>
                <v:shape id="AutoShape 182" o:spid="_x0000_s1968" type="#_x0000_t62" style="position:absolute;left:20485;width:13805;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bFCcMA&#10;AADcAAAADwAAAGRycy9kb3ducmV2LnhtbESPQWsCMRSE7wX/Q3iCt5qtSpWtUXSL0Ku6IN6em9fs&#10;0s3LkqTr9t83BaHHYWa+YdbbwbaiJx8axwpephkI4srpho2C8nx4XoEIEVlj65gU/FCA7Wb0tMZc&#10;uzsfqT9FIxKEQ44K6hi7XMpQ1WQxTF1HnLxP5y3GJL2R2uM9wW0rZ1n2Ki02nBZq7Kioqfo6fVsF&#10;V78sb4v38hbCpcD5vjC2PxilJuNh9wYi0hD/w4/2h1YwWy3g70w6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bFCcMAAADcAAAADwAAAAAAAAAAAAAAAACYAgAAZHJzL2Rv&#10;d25yZXYueG1sUEsFBgAAAAAEAAQA9QAAAIgDAAAAAA==&#10;" adj="23706,24159" fillcolor="#ff9">
                  <v:textbox inset="0,0,0,0">
                    <w:txbxContent>
                      <w:p w:rsidR="0023747D" w:rsidRPr="000E23E9" w:rsidRDefault="0023747D" w:rsidP="00375F9C">
                        <w:pPr>
                          <w:rPr>
                            <w:szCs w:val="18"/>
                          </w:rPr>
                        </w:pPr>
                        <w:r>
                          <w:rPr>
                            <w:rFonts w:hint="eastAsia"/>
                            <w:szCs w:val="18"/>
                          </w:rPr>
                          <w:t>It</w:t>
                        </w:r>
                        <w:r>
                          <w:rPr>
                            <w:szCs w:val="18"/>
                          </w:rPr>
                          <w:t>’</w:t>
                        </w:r>
                        <w:r>
                          <w:rPr>
                            <w:rFonts w:hint="eastAsia"/>
                            <w:szCs w:val="18"/>
                          </w:rPr>
                          <w:t>s the fist node</w:t>
                        </w:r>
                      </w:p>
                    </w:txbxContent>
                  </v:textbox>
                </v:shape>
                <v:shape id="AutoShape 183" o:spid="_x0000_s1969" type="#_x0000_t62" style="position:absolute;left:11430;top:10896;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x2isUA&#10;AADcAAAADwAAAGRycy9kb3ducmV2LnhtbESPT2vCQBTE74LfYXlCL1I3ehBJXUUEiyBFmvjn+si+&#10;JqHZt2l2XeO37xYKHoeZ+Q2zXPemEYE6V1tWMJ0kIIgLq2suFZzy3esChPPIGhvLpOBBDtar4WCJ&#10;qbZ3/qSQ+VJECLsUFVTet6mUrqjIoJvYljh6X7Yz6KPsSqk7vEe4aeQsSebSYM1xocKWthUV39nN&#10;KNC6P17b0/mytfn1Y/weQnb4CUq9jPrNGwhPvX+G/9t7rWC2mMP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vHaKxQAAANwAAAAPAAAAAAAAAAAAAAAAAJgCAABkcnMv&#10;ZG93bnJldi54bWxQSwUGAAAAAAQABAD1AAAAigMAAAAA&#10;" adj="32749,2146" fillcolor="#ff9">
                  <v:textbox inset="0,0,0,0">
                    <w:txbxContent>
                      <w:p w:rsidR="0023747D" w:rsidRPr="000E23E9" w:rsidRDefault="0023747D" w:rsidP="00375F9C">
                        <w:pPr>
                          <w:rPr>
                            <w:szCs w:val="18"/>
                          </w:rPr>
                        </w:pPr>
                        <w:r>
                          <w:rPr>
                            <w:szCs w:val="18"/>
                          </w:rPr>
                          <w:t>R</w:t>
                        </w:r>
                        <w:r>
                          <w:rPr>
                            <w:rFonts w:hint="eastAsia"/>
                            <w:szCs w:val="18"/>
                          </w:rPr>
                          <w:t>eturns to firstNode</w:t>
                        </w:r>
                      </w:p>
                    </w:txbxContent>
                  </v:textbox>
                </v:shape>
                <v:shape id="AutoShape 184" o:spid="_x0000_s1970" type="#_x0000_t62" style="position:absolute;left:25146;top:12877;width:10287;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FuQMIA&#10;AADcAAAADwAAAGRycy9kb3ducmV2LnhtbERPz2vCMBS+D/wfwhO8rcnUqXRGkaIgOwysguz2aN7a&#10;YvNSmmjrf78cBjt+fL/X28E24kGdrx1reEsUCOLCmZpLDZfz4XUFwgdkg41j0vAkD9vN6GWNqXE9&#10;n+iRh1LEEPYpaqhCaFMpfVGRRZ+4ljhyP66zGCLsSmk67GO4beRUqYW0WHNsqLClrKLilt+thjll&#10;81uRhfflrL/26turz698r/VkPOw+QAQawr/4z300GqaruDaeiUd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wW5AwgAAANwAAAAPAAAAAAAAAAAAAAAAAJgCAABkcnMvZG93&#10;bnJldi54bWxQSwUGAAAAAAQABAD1AAAAhwMAAAAA&#10;" adj="35226,10799" fillcolor="#ff9">
                  <v:textbox inset="0,0,0,0">
                    <w:txbxContent>
                      <w:p w:rsidR="0023747D" w:rsidRPr="00F9087D" w:rsidRDefault="0023747D" w:rsidP="00375F9C">
                        <w:pPr>
                          <w:rPr>
                            <w:szCs w:val="18"/>
                          </w:rPr>
                        </w:pPr>
                        <w:r>
                          <w:rPr>
                            <w:szCs w:val="18"/>
                          </w:rPr>
                          <w:t>P</w:t>
                        </w:r>
                        <w:r>
                          <w:rPr>
                            <w:rFonts w:hint="eastAsia"/>
                            <w:szCs w:val="18"/>
                          </w:rPr>
                          <w:t>repend a button</w:t>
                        </w:r>
                      </w:p>
                    </w:txbxContent>
                  </v:textbox>
                </v:shape>
                <v:shape id="AutoShape 185" o:spid="_x0000_s1971" type="#_x0000_t62" style="position:absolute;left:29718;top:15849;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3zS8MA&#10;AADcAAAADwAAAGRycy9kb3ducmV2LnhtbESPS6vCMBSE9xf8D+EI7q6pLsRbjSI+oCvFF7g8Nse2&#10;2JyUJmr11xvhgsthZr5hxtPGlOJOtSssK+h1IxDEqdUFZwoO+9XvEITzyBpLy6TgSQ6mk9bPGGNt&#10;H7yl+85nIkDYxagg976KpXRpTgZd11bEwbvY2qAPss6krvER4KaU/SgaSIMFh4UcK5rnlF53N6Ng&#10;Ec0Sezpnx/Io3eayXr5Mctsr1Wk3sxEIT43/hv/biVbQH/7B50w4AnL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3zS8MAAADcAAAADwAAAAAAAAAAAAAAAACYAgAAZHJzL2Rv&#10;d25yZXYueG1sUEsFBgAAAAAEAAQA9QAAAIgDAAAAAA==&#10;" adj="24702,13707" fillcolor="#ff9">
                  <v:textbox inset="0,0,0,0">
                    <w:txbxContent>
                      <w:p w:rsidR="0023747D" w:rsidRPr="000E23E9" w:rsidRDefault="0023747D" w:rsidP="00375F9C">
                        <w:pPr>
                          <w:rPr>
                            <w:szCs w:val="18"/>
                          </w:rPr>
                        </w:pPr>
                        <w:r>
                          <w:rPr>
                            <w:rFonts w:hint="eastAsia"/>
                            <w:szCs w:val="18"/>
                          </w:rPr>
                          <w:t>Adds to previous sibling</w:t>
                        </w:r>
                      </w:p>
                      <w:p w:rsidR="0023747D" w:rsidRPr="00F9087D" w:rsidRDefault="0023747D" w:rsidP="00375F9C">
                        <w:pPr>
                          <w:rPr>
                            <w:szCs w:val="18"/>
                          </w:rPr>
                        </w:pPr>
                      </w:p>
                    </w:txbxContent>
                  </v:textbox>
                </v:shape>
                <v:shape id="AutoShape 186" o:spid="_x0000_s1972" type="#_x0000_t62" style="position:absolute;left:29718;top:18821;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axwsIA&#10;AADcAAAADwAAAGRycy9kb3ducmV2LnhtbERPy4rCMBTdD/gP4QpuBk3tgI9qFBEGnMUsrOL62lzb&#10;anNTmkxb/36yEFweznu97U0lWmpcaVnBdBKBIM6sLjlXcD59jxcgnEfWWFkmBU9ysN0MPtaYaNvx&#10;kdrU5yKEsEtQQeF9nUjpsoIMuomtiQN3s41BH2CTS91gF8JNJeMomkmDJYeGAmvaF5Q90j+j4HFt&#10;2/lP9XsoP3V8of3X7p7OO6VGw363AuGp92/xy33QCuJlmB/OhCM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rHCwgAAANwAAAAPAAAAAAAAAAAAAAAAAJgCAABkcnMvZG93&#10;bnJldi54bWxQSwUGAAAAAAQABAD1AAAAhwMAAAAA&#10;" adj="24574,16476" fillcolor="#ff9">
                  <v:textbox inset="0,0,0,0">
                    <w:txbxContent>
                      <w:p w:rsidR="0023747D" w:rsidRPr="000E23E9" w:rsidRDefault="0023747D" w:rsidP="00375F9C">
                        <w:pPr>
                          <w:rPr>
                            <w:szCs w:val="18"/>
                          </w:rPr>
                        </w:pPr>
                        <w:r>
                          <w:rPr>
                            <w:rFonts w:hint="eastAsia"/>
                            <w:szCs w:val="18"/>
                          </w:rPr>
                          <w:t>Adds to next sibling</w:t>
                        </w:r>
                      </w:p>
                      <w:p w:rsidR="0023747D" w:rsidRPr="00F9087D" w:rsidRDefault="0023747D" w:rsidP="00375F9C">
                        <w:pPr>
                          <w:rPr>
                            <w:szCs w:val="18"/>
                          </w:rPr>
                        </w:pPr>
                      </w:p>
                    </w:txbxContent>
                  </v:textbox>
                </v:shape>
                <v:shape id="AutoShape 187" o:spid="_x0000_s1973" type="#_x0000_t62" style="position:absolute;left:14859;top:7924;width:14859;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RDzsQA&#10;AADcAAAADwAAAGRycy9kb3ducmV2LnhtbESP0WrCQBRE3wv+w3IFX4puGmyJ0VWkIBaf2ugHXLLX&#10;JJq9G3ZXjX59Vyj0cZiZM8xi1ZtWXMn5xrKCt0kCgri0uuFKwWG/GWcgfEDW2FomBXfysFoOXhaY&#10;a3vjH7oWoRIRwj5HBXUIXS6lL2sy6Ce2I47e0TqDIUpXSe3wFuGmlWmSfEiDDceFGjv6rKk8Fxej&#10;oNf6JKfOvGYJ7rPv7c4W74+pUqNhv56DCNSH//Bf+0srSGcpPM/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UQ87EAAAA3AAAAA8AAAAAAAAAAAAAAAAAmAIAAGRycy9k&#10;b3ducmV2LnhtbFBLBQYAAAAABAAEAPUAAACJAwAAAAA=&#10;" adj="24526,2146" fillcolor="#ff9">
                  <v:textbox inset="0,0,0,0">
                    <w:txbxContent>
                      <w:p w:rsidR="0023747D" w:rsidRPr="000E23E9" w:rsidRDefault="0023747D" w:rsidP="00375F9C">
                        <w:pPr>
                          <w:rPr>
                            <w:szCs w:val="18"/>
                          </w:rPr>
                        </w:pPr>
                        <w:r>
                          <w:rPr>
                            <w:szCs w:val="18"/>
                          </w:rPr>
                          <w:t>F</w:t>
                        </w:r>
                        <w:r>
                          <w:rPr>
                            <w:rFonts w:hint="eastAsia"/>
                            <w:szCs w:val="18"/>
                          </w:rPr>
                          <w:t>inds input, and sets</w:t>
                        </w:r>
                      </w:p>
                    </w:txbxContent>
                  </v:textbox>
                </v:shape>
                <w10:anchorlock/>
              </v:group>
            </w:pict>
          </mc:Fallback>
        </mc:AlternateContent>
      </w:r>
    </w:p>
    <w:p w:rsidR="00375F9C" w:rsidRPr="000373AC" w:rsidRDefault="005C781A" w:rsidP="00375F9C">
      <w:pPr>
        <w:rPr>
          <w:b/>
        </w:rPr>
      </w:pPr>
      <w:r>
        <w:rPr>
          <w:rFonts w:hint="eastAsia"/>
          <w:b/>
          <w:noProof/>
        </w:rPr>
        <mc:AlternateContent>
          <mc:Choice Requires="wps">
            <w:drawing>
              <wp:anchor distT="0" distB="0" distL="114300" distR="114300" simplePos="0" relativeHeight="251562496" behindDoc="0" locked="0" layoutInCell="1" allowOverlap="1" wp14:anchorId="4B67D630" wp14:editId="6990C47B">
                <wp:simplePos x="0" y="0"/>
                <wp:positionH relativeFrom="column">
                  <wp:posOffset>4114800</wp:posOffset>
                </wp:positionH>
                <wp:positionV relativeFrom="line">
                  <wp:posOffset>113030</wp:posOffset>
                </wp:positionV>
                <wp:extent cx="800100" cy="184150"/>
                <wp:effectExtent l="257175" t="8255" r="9525" b="36195"/>
                <wp:wrapNone/>
                <wp:docPr id="280" name="AutoShap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84150"/>
                        </a:xfrm>
                        <a:prstGeom prst="wedgeRoundRectCallout">
                          <a:avLst>
                            <a:gd name="adj1" fmla="val 75472"/>
                            <a:gd name="adj2" fmla="val 579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append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974" type="#_x0000_t62" style="position:absolute;left:0;text-align:left;margin-left:324pt;margin-top:8.9pt;width:63pt;height:14.5pt;flip:x;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" adj="27102,23313" fillcolor="#ff9">
                <v:textbox inset="0,0,0,0">
                  <w:txbxContent>
                    <w:p w:rsidR="0023747D" w:rsidRPr="000E23E9" w:rsidRDefault="0023747D" w:rsidP="00375F9C">
                      <w:pPr>
                        <w:rPr>
                          <w:szCs w:val="18"/>
                        </w:rPr>
                      </w:pPr>
                      <w:proofErr w:type="gramStart"/>
                      <w:r>
                        <w:rPr>
                          <w:rFonts w:hint="eastAsia"/>
                          <w:szCs w:val="18"/>
                        </w:rPr>
                        <w:t>append</w:t>
                      </w:r>
                      <w:proofErr w:type="gramEnd"/>
                    </w:p>
                  </w:txbxContent>
                </v:textbox>
                <w10:wrap anchory="line"/>
              </v:shape>
            </w:pict>
          </mc:Fallback>
        </mc:AlternateContent>
      </w:r>
      <w:r>
        <w:rPr>
          <w:rFonts w:hint="eastAsia"/>
          <w:b/>
          <w:noProof/>
        </w:rPr>
        <mc:AlternateContent>
          <mc:Choice Requires="wps">
            <w:drawing>
              <wp:anchor distT="0" distB="0" distL="114300" distR="114300" simplePos="0" relativeHeight="251561472" behindDoc="0" locked="0" layoutInCell="1" allowOverlap="1" wp14:anchorId="71CE82BD" wp14:editId="1A7A879F">
                <wp:simplePos x="0" y="0"/>
                <wp:positionH relativeFrom="column">
                  <wp:posOffset>914400</wp:posOffset>
                </wp:positionH>
                <wp:positionV relativeFrom="line">
                  <wp:posOffset>509270</wp:posOffset>
                </wp:positionV>
                <wp:extent cx="800100" cy="198120"/>
                <wp:effectExtent l="9525" t="13970" r="590550" b="6985"/>
                <wp:wrapNone/>
                <wp:docPr id="278" name="AutoShap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122144"/>
                            <a:gd name="adj2" fmla="val -391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addNext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89" o:spid="_x0000_s1975" type="#_x0000_t62" style="position:absolute;left:0;text-align:left;margin-left:1in;margin-top:40.1pt;width:63pt;height:15.6pt;flip:x;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" adj="-15583,2353" fillcolor="#ff9">
                <v:textbox inset="0,0,0,0">
                  <w:txbxContent>
                    <w:p w:rsidR="0023747D" w:rsidRPr="000E23E9" w:rsidRDefault="0023747D" w:rsidP="00375F9C">
                      <w:pPr>
                        <w:rPr>
                          <w:szCs w:val="18"/>
                        </w:rPr>
                      </w:pPr>
                      <w:proofErr w:type="gramStart"/>
                      <w:r>
                        <w:rPr>
                          <w:rFonts w:hint="eastAsia"/>
                          <w:szCs w:val="18"/>
                        </w:rPr>
                        <w:t>addNext</w:t>
                      </w:r>
                      <w:proofErr w:type="gramEnd"/>
                    </w:p>
                  </w:txbxContent>
                </v:textbox>
                <w10:wrap anchory="line"/>
              </v:shape>
            </w:pict>
          </mc:Fallback>
        </mc:AlternateContent>
      </w:r>
      <w:r>
        <w:rPr>
          <w:rFonts w:hint="eastAsia"/>
          <w:b/>
          <w:noProof/>
        </w:rPr>
        <mc:AlternateContent>
          <mc:Choice Requires="wps">
            <w:drawing>
              <wp:anchor distT="0" distB="0" distL="114300" distR="114300" simplePos="0" relativeHeight="251560448" behindDoc="0" locked="0" layoutInCell="1" allowOverlap="1" wp14:anchorId="69B19515" wp14:editId="5CB13AEB">
                <wp:simplePos x="0" y="0"/>
                <wp:positionH relativeFrom="column">
                  <wp:posOffset>914400</wp:posOffset>
                </wp:positionH>
                <wp:positionV relativeFrom="line">
                  <wp:posOffset>113030</wp:posOffset>
                </wp:positionV>
                <wp:extent cx="800100" cy="198120"/>
                <wp:effectExtent l="9525" t="8255" r="542925" b="12700"/>
                <wp:wrapNone/>
                <wp:docPr id="275" name="AutoShap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116194"/>
                            <a:gd name="adj2" fmla="val -64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addPrev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976" type="#_x0000_t62" style="position:absolute;left:0;text-align:left;margin-left:1in;margin-top:8.9pt;width:63pt;height:15.6pt;flip:x;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" adj="-14298,9415" fillcolor="#ff9">
                <v:textbox inset="0,0,0,0">
                  <w:txbxContent>
                    <w:p w:rsidR="0023747D" w:rsidRPr="000E23E9" w:rsidRDefault="0023747D" w:rsidP="00375F9C">
                      <w:pPr>
                        <w:rPr>
                          <w:szCs w:val="18"/>
                        </w:rPr>
                      </w:pPr>
                      <w:proofErr w:type="gramStart"/>
                      <w:r>
                        <w:rPr>
                          <w:rFonts w:hint="eastAsia"/>
                          <w:szCs w:val="18"/>
                        </w:rPr>
                        <w:t>addPrev</w:t>
                      </w:r>
                      <w:proofErr w:type="gramEnd"/>
                    </w:p>
                  </w:txbxContent>
                </v:textbox>
                <w10:wrap anchory="line"/>
              </v:shape>
            </w:pict>
          </mc:Fallback>
        </mc:AlternateContent>
      </w:r>
      <w:r>
        <w:rPr>
          <w:rFonts w:hint="eastAsia"/>
          <w:b/>
          <w:noProof/>
        </w:rPr>
        <mc:AlternateContent>
          <mc:Choice Requires="wps">
            <w:drawing>
              <wp:anchor distT="0" distB="0" distL="114300" distR="114300" simplePos="0" relativeHeight="251563520" behindDoc="0" locked="0" layoutInCell="1" allowOverlap="1" wp14:anchorId="162E1F9E" wp14:editId="027FA680">
                <wp:simplePos x="0" y="0"/>
                <wp:positionH relativeFrom="column">
                  <wp:posOffset>2971800</wp:posOffset>
                </wp:positionH>
                <wp:positionV relativeFrom="line">
                  <wp:posOffset>608330</wp:posOffset>
                </wp:positionV>
                <wp:extent cx="685800" cy="198120"/>
                <wp:effectExtent l="400050" t="303530" r="9525" b="12700"/>
                <wp:wrapNone/>
                <wp:docPr id="272" name="AutoShap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85800" cy="198120"/>
                        </a:xfrm>
                        <a:prstGeom prst="wedgeRoundRectCallout">
                          <a:avLst>
                            <a:gd name="adj1" fmla="val 97407"/>
                            <a:gd name="adj2" fmla="val -1798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prepend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1" o:spid="_x0000_s1977" type="#_x0000_t62" style="position:absolute;left:0;text-align:left;margin-left:234pt;margin-top:47.9pt;width:54pt;height:15.6pt;flip:x;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" adj="31840,-28039" fillcolor="#ff9">
                <v:textbox inset="0,0,0,0">
                  <w:txbxContent>
                    <w:p w:rsidR="0023747D" w:rsidRPr="000E23E9" w:rsidRDefault="0023747D" w:rsidP="00375F9C">
                      <w:pPr>
                        <w:rPr>
                          <w:szCs w:val="18"/>
                        </w:rPr>
                      </w:pPr>
                      <w:proofErr w:type="gramStart"/>
                      <w:r>
                        <w:rPr>
                          <w:rFonts w:hint="eastAsia"/>
                          <w:szCs w:val="18"/>
                        </w:rPr>
                        <w:t>prepend</w:t>
                      </w:r>
                      <w:proofErr w:type="gramEnd"/>
                    </w:p>
                  </w:txbxContent>
                </v:textbox>
                <w10:wrap anchory="line"/>
              </v:shape>
            </w:pict>
          </mc:Fallback>
        </mc:AlternateContent>
      </w:r>
      <w:r w:rsidR="00375F9C" w:rsidRPr="000373AC">
        <w:rPr>
          <w:b/>
        </w:rPr>
        <w:t>output</w:t>
      </w:r>
      <w:r w:rsidR="00375F9C" w:rsidRPr="000373AC">
        <w:rPr>
          <w:rFonts w:hint="eastAsia"/>
          <w:b/>
        </w:rPr>
        <w:t xml:space="preserve">: </w:t>
      </w:r>
    </w:p>
    <w:p w:rsidR="00375F9C" w:rsidRPr="007C7B9D" w:rsidRDefault="005C781A" w:rsidP="00375F9C">
      <w:r>
        <w:rPr>
          <w:rFonts w:hint="eastAsia"/>
          <w:noProof/>
        </w:rPr>
        <w:drawing>
          <wp:inline distT="0" distB="0" distL="0" distR="0" wp14:anchorId="76233584" wp14:editId="3FC911ED">
            <wp:extent cx="4591050" cy="571500"/>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591050" cy="571500"/>
                    </a:xfrm>
                    <a:prstGeom prst="rect">
                      <a:avLst/>
                    </a:prstGeom>
                    <a:noFill/>
                    <a:ln>
                      <a:noFill/>
                    </a:ln>
                  </pic:spPr>
                </pic:pic>
              </a:graphicData>
            </a:graphic>
          </wp:inline>
        </w:drawing>
      </w:r>
    </w:p>
    <w:p w:rsidR="00375F9C" w:rsidRDefault="00375F9C" w:rsidP="00E45D25">
      <w:pPr>
        <w:pStyle w:val="3"/>
        <w:numPr>
          <w:ilvl w:val="2"/>
          <w:numId w:val="17"/>
        </w:numPr>
      </w:pPr>
      <w:bookmarkStart w:id="217" w:name="_Toc356466341"/>
      <w:r>
        <w:rPr>
          <w:rFonts w:hint="eastAsia"/>
        </w:rPr>
        <w:t>Attributes and CSS</w:t>
      </w:r>
      <w:bookmarkEnd w:id="216"/>
      <w:bookmarkEnd w:id="217"/>
      <w:r>
        <w:rPr>
          <w:rFonts w:hint="eastAsia"/>
        </w:rPr>
        <w:t xml:space="preserve"> </w:t>
      </w:r>
    </w:p>
    <w:p w:rsidR="00375F9C" w:rsidRPr="000373AC" w:rsidRDefault="00375F9C" w:rsidP="00375F9C">
      <w:pPr>
        <w:rPr>
          <w:b/>
        </w:rPr>
      </w:pPr>
      <w:r w:rsidRPr="000373AC">
        <w:rPr>
          <w:rFonts w:hint="eastAsia"/>
          <w:b/>
        </w:rPr>
        <w:t>Input:</w:t>
      </w:r>
    </w:p>
    <w:p w:rsidR="00375F9C" w:rsidRDefault="005C781A" w:rsidP="00375F9C">
      <w:r>
        <w:rPr>
          <w:noProof/>
        </w:rPr>
        <mc:AlternateContent>
          <mc:Choice Requires="wpc">
            <w:drawing>
              <wp:inline distT="0" distB="0" distL="0" distR="0" wp14:anchorId="1FC17D27" wp14:editId="5CEB02A7">
                <wp:extent cx="5257800" cy="3750945"/>
                <wp:effectExtent l="9525" t="0" r="9525" b="1905"/>
                <wp:docPr id="295" name="画布 2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9" name="Text Box 297"/>
                        <wps:cNvSpPr txBox="1">
                          <a:spLocks noChangeArrowheads="1"/>
                        </wps:cNvSpPr>
                        <wps:spPr bwMode="auto">
                          <a:xfrm>
                            <a:off x="0" y="48895"/>
                            <a:ext cx="5257800" cy="3503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05CA2" w:rsidRDefault="0023747D" w:rsidP="00375F9C">
                              <w:pPr>
                                <w:spacing w:line="240" w:lineRule="exact"/>
                                <w:rPr>
                                  <w:sz w:val="18"/>
                                  <w:szCs w:val="18"/>
                                </w:rPr>
                              </w:pPr>
                              <w:r w:rsidRPr="00405CA2">
                                <w:rPr>
                                  <w:color w:val="0000FF"/>
                                  <w:sz w:val="18"/>
                                  <w:szCs w:val="18"/>
                                </w:rPr>
                                <w:t>var</w:t>
                              </w:r>
                              <w:r w:rsidRPr="00405CA2">
                                <w:rPr>
                                  <w:sz w:val="18"/>
                                  <w:szCs w:val="18"/>
                                </w:rPr>
                                <w:t xml:space="preserve"> node;</w:t>
                              </w:r>
                            </w:p>
                            <w:p w:rsidR="0023747D" w:rsidRPr="00405CA2" w:rsidRDefault="00F70C1C" w:rsidP="00375F9C">
                              <w:pPr>
                                <w:spacing w:line="240" w:lineRule="exact"/>
                                <w:rPr>
                                  <w:sz w:val="18"/>
                                  <w:szCs w:val="18"/>
                                </w:rPr>
                              </w:pPr>
                              <w:r>
                                <w:rPr>
                                  <w:sz w:val="18"/>
                                  <w:szCs w:val="18"/>
                                </w:rPr>
                                <w:t>xui</w:t>
                              </w:r>
                              <w:r w:rsidR="0023747D" w:rsidRPr="00405CA2">
                                <w:rPr>
                                  <w:sz w:val="18"/>
                                  <w:szCs w:val="18"/>
                                </w:rPr>
                                <w:t>(</w:t>
                              </w:r>
                              <w:r w:rsidR="0023747D" w:rsidRPr="00405CA2">
                                <w:rPr>
                                  <w:color w:val="FF00FF"/>
                                  <w:sz w:val="18"/>
                                  <w:szCs w:val="18"/>
                                </w:rPr>
                                <w:t>'body'</w:t>
                              </w:r>
                              <w:r w:rsidR="0023747D" w:rsidRPr="00405CA2">
                                <w:rPr>
                                  <w:sz w:val="18"/>
                                  <w:szCs w:val="18"/>
                                </w:rPr>
                                <w:t>).append(node=</w:t>
                              </w:r>
                              <w:r>
                                <w:rPr>
                                  <w:sz w:val="18"/>
                                  <w:szCs w:val="18"/>
                                </w:rPr>
                                <w:t>xui</w:t>
                              </w:r>
                              <w:r w:rsidR="0023747D" w:rsidRPr="00405CA2">
                                <w:rPr>
                                  <w:sz w:val="18"/>
                                  <w:szCs w:val="18"/>
                                </w:rPr>
                                <w:t>.create(</w:t>
                              </w:r>
                              <w:r w:rsidR="0023747D" w:rsidRPr="00405CA2">
                                <w:rPr>
                                  <w:color w:val="FF00FF"/>
                                  <w:sz w:val="18"/>
                                  <w:szCs w:val="18"/>
                                </w:rPr>
                                <w:t>'div'</w:t>
                              </w:r>
                              <w:r w:rsidR="0023747D"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node.html(</w:t>
                              </w:r>
                              <w:r w:rsidRPr="00405CA2">
                                <w:rPr>
                                  <w:color w:val="FF00FF"/>
                                  <w:sz w:val="18"/>
                                  <w:szCs w:val="18"/>
                                </w:rPr>
                                <w:t>'content&lt;input value="ini"&gt;'</w:t>
                              </w:r>
                              <w:r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_.asyRun(</w:t>
                              </w:r>
                              <w:r w:rsidRPr="00405CA2">
                                <w:rPr>
                                  <w:color w:val="0000FF"/>
                                  <w:sz w:val="18"/>
                                  <w:szCs w:val="18"/>
                                </w:rPr>
                                <w:t>function</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node.css(</w:t>
                              </w:r>
                              <w:r w:rsidRPr="00405CA2">
                                <w:rPr>
                                  <w:color w:val="FF00FF"/>
                                  <w:sz w:val="18"/>
                                  <w:szCs w:val="18"/>
                                </w:rPr>
                                <w:t>'border'</w:t>
                              </w:r>
                              <w:r w:rsidRPr="00405CA2">
                                <w:rPr>
                                  <w:sz w:val="18"/>
                                  <w:szCs w:val="18"/>
                                </w:rPr>
                                <w:t>,</w:t>
                              </w:r>
                              <w:r w:rsidRPr="00405CA2">
                                <w:rPr>
                                  <w:color w:val="FF00FF"/>
                                  <w:sz w:val="18"/>
                                  <w:szCs w:val="18"/>
                                </w:rPr>
                                <w:t>'solid 1px'</w:t>
                              </w:r>
                              <w:r w:rsidRPr="00405CA2">
                                <w:rPr>
                                  <w:sz w:val="18"/>
                                  <w:szCs w:val="18"/>
                                </w:rPr>
                                <w:t>);</w:t>
                              </w:r>
                            </w:p>
                            <w:p w:rsidR="0023747D" w:rsidRPr="00405CA2" w:rsidRDefault="0023747D" w:rsidP="00375F9C">
                              <w:pPr>
                                <w:spacing w:line="240" w:lineRule="exact"/>
                                <w:rPr>
                                  <w:sz w:val="18"/>
                                  <w:szCs w:val="18"/>
                                </w:rPr>
                              </w:pPr>
                              <w:r w:rsidRPr="00405CA2">
                                <w:rPr>
                                  <w:sz w:val="18"/>
                                  <w:szCs w:val="18"/>
                                </w:rPr>
                                <w:t>},</w:t>
                              </w:r>
                              <w:r w:rsidRPr="00405CA2">
                                <w:rPr>
                                  <w:color w:val="800000"/>
                                  <w:sz w:val="18"/>
                                  <w:szCs w:val="18"/>
                                </w:rPr>
                                <w:t>1000</w:t>
                              </w:r>
                              <w:r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_.asyRun(</w:t>
                              </w:r>
                              <w:r w:rsidRPr="00405CA2">
                                <w:rPr>
                                  <w:color w:val="0000FF"/>
                                  <w:sz w:val="18"/>
                                  <w:szCs w:val="18"/>
                                </w:rPr>
                                <w:t>function</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r w:rsidR="00F70C1C">
                                <w:rPr>
                                  <w:sz w:val="18"/>
                                  <w:szCs w:val="18"/>
                                </w:rPr>
                                <w:t>xui</w:t>
                              </w:r>
                              <w:r w:rsidRPr="00405CA2">
                                <w:rPr>
                                  <w:sz w:val="18"/>
                                  <w:szCs w:val="18"/>
                                </w:rPr>
                                <w:t>.message(node.css(</w:t>
                              </w:r>
                              <w:r w:rsidRPr="00405CA2">
                                <w:rPr>
                                  <w:color w:val="FF00FF"/>
                                  <w:sz w:val="18"/>
                                  <w:szCs w:val="18"/>
                                </w:rPr>
                                <w:t>'fontSize'</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node.css({background:</w:t>
                              </w:r>
                              <w:r w:rsidRPr="00405CA2">
                                <w:rPr>
                                  <w:color w:val="FF00FF"/>
                                  <w:sz w:val="18"/>
                                  <w:szCs w:val="18"/>
                                </w:rPr>
                                <w:t>'#00ff00'</w:t>
                              </w:r>
                              <w:r w:rsidRPr="00405CA2">
                                <w:rPr>
                                  <w:sz w:val="18"/>
                                  <w:szCs w:val="18"/>
                                </w:rPr>
                                <w:t>,fontSize:</w:t>
                              </w:r>
                              <w:r w:rsidRPr="00405CA2">
                                <w:rPr>
                                  <w:color w:val="FF00FF"/>
                                  <w:sz w:val="18"/>
                                  <w:szCs w:val="18"/>
                                </w:rPr>
                                <w:t>'16px'</w:t>
                              </w:r>
                              <w:r w:rsidRPr="00405CA2">
                                <w:rPr>
                                  <w:sz w:val="18"/>
                                  <w:szCs w:val="18"/>
                                </w:rPr>
                                <w:t>});</w:t>
                              </w:r>
                            </w:p>
                            <w:p w:rsidR="0023747D" w:rsidRPr="00405CA2" w:rsidRDefault="0023747D" w:rsidP="00375F9C">
                              <w:pPr>
                                <w:spacing w:line="240" w:lineRule="exact"/>
                                <w:rPr>
                                  <w:sz w:val="18"/>
                                  <w:szCs w:val="18"/>
                                </w:rPr>
                              </w:pPr>
                              <w:r w:rsidRPr="00405CA2">
                                <w:rPr>
                                  <w:sz w:val="18"/>
                                  <w:szCs w:val="18"/>
                                </w:rPr>
                                <w:t>},</w:t>
                              </w:r>
                              <w:r w:rsidRPr="00405CA2">
                                <w:rPr>
                                  <w:color w:val="800000"/>
                                  <w:sz w:val="18"/>
                                  <w:szCs w:val="18"/>
                                </w:rPr>
                                <w:t>2000</w:t>
                              </w:r>
                              <w:r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_.asyRun(</w:t>
                              </w:r>
                              <w:r w:rsidRPr="00405CA2">
                                <w:rPr>
                                  <w:color w:val="0000FF"/>
                                  <w:sz w:val="18"/>
                                  <w:szCs w:val="18"/>
                                </w:rPr>
                                <w:t>function</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node.attr(</w:t>
                              </w:r>
                              <w:r w:rsidRPr="00405CA2">
                                <w:rPr>
                                  <w:color w:val="FF00FF"/>
                                  <w:sz w:val="18"/>
                                  <w:szCs w:val="18"/>
                                </w:rPr>
                                <w:t>'style'</w:t>
                              </w:r>
                              <w:r w:rsidRPr="00405CA2">
                                <w:rPr>
                                  <w:sz w:val="18"/>
                                  <w:szCs w:val="18"/>
                                </w:rPr>
                                <w:t>,</w:t>
                              </w:r>
                              <w:r w:rsidRPr="00405CA2">
                                <w:rPr>
                                  <w:color w:val="FF00FF"/>
                                  <w:sz w:val="18"/>
                                  <w:szCs w:val="18"/>
                                </w:rPr>
                                <w:t>'border:none;font-size:18px;'</w:t>
                              </w:r>
                              <w:r w:rsidRPr="00405CA2">
                                <w:rPr>
                                  <w:sz w:val="18"/>
                                  <w:szCs w:val="18"/>
                                </w:rPr>
                                <w:t>)</w:t>
                              </w:r>
                            </w:p>
                            <w:p w:rsidR="0023747D" w:rsidRPr="00405CA2" w:rsidRDefault="0023747D" w:rsidP="00375F9C">
                              <w:pPr>
                                <w:spacing w:line="240" w:lineRule="exact"/>
                                <w:rPr>
                                  <w:sz w:val="18"/>
                                  <w:szCs w:val="18"/>
                                </w:rPr>
                              </w:pPr>
                              <w:r w:rsidRPr="00405CA2">
                                <w:rPr>
                                  <w:sz w:val="18"/>
                                  <w:szCs w:val="18"/>
                                </w:rPr>
                                <w:t>},</w:t>
                              </w:r>
                              <w:r w:rsidRPr="00405CA2">
                                <w:rPr>
                                  <w:color w:val="800000"/>
                                  <w:sz w:val="18"/>
                                  <w:szCs w:val="18"/>
                                </w:rPr>
                                <w:t>3000</w:t>
                              </w:r>
                              <w:r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_.asyRun(</w:t>
                              </w:r>
                              <w:r w:rsidRPr="00405CA2">
                                <w:rPr>
                                  <w:color w:val="0000FF"/>
                                  <w:sz w:val="18"/>
                                  <w:szCs w:val="18"/>
                                </w:rPr>
                                <w:t>function</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r w:rsidR="00F70C1C">
                                <w:rPr>
                                  <w:sz w:val="18"/>
                                  <w:szCs w:val="18"/>
                                </w:rPr>
                                <w:t>xui</w:t>
                              </w:r>
                              <w:r w:rsidRPr="00405CA2">
                                <w:rPr>
                                  <w:sz w:val="18"/>
                                  <w:szCs w:val="18"/>
                                </w:rPr>
                                <w:t>.message(node.last().attr(</w:t>
                              </w:r>
                              <w:r w:rsidRPr="00405CA2">
                                <w:rPr>
                                  <w:color w:val="FF00FF"/>
                                  <w:sz w:val="18"/>
                                  <w:szCs w:val="18"/>
                                </w:rPr>
                                <w:t>'value'</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node.last().attr(</w:t>
                              </w:r>
                              <w:r w:rsidRPr="00405CA2">
                                <w:rPr>
                                  <w:color w:val="FF00FF"/>
                                  <w:sz w:val="18"/>
                                  <w:szCs w:val="18"/>
                                </w:rPr>
                                <w:t>'value'</w:t>
                              </w:r>
                              <w:r w:rsidRPr="00405CA2">
                                <w:rPr>
                                  <w:sz w:val="18"/>
                                  <w:szCs w:val="18"/>
                                </w:rPr>
                                <w:t>,</w:t>
                              </w:r>
                              <w:r w:rsidRPr="00405CA2">
                                <w:rPr>
                                  <w:color w:val="FF00FF"/>
                                  <w:sz w:val="18"/>
                                  <w:szCs w:val="18"/>
                                </w:rPr>
                                <w:t>'updated'</w:t>
                              </w:r>
                              <w:r w:rsidRPr="00405CA2">
                                <w:rPr>
                                  <w:sz w:val="18"/>
                                  <w:szCs w:val="18"/>
                                </w:rPr>
                                <w:t>);</w:t>
                              </w:r>
                            </w:p>
                            <w:p w:rsidR="0023747D" w:rsidRPr="00405CA2" w:rsidRDefault="0023747D" w:rsidP="00375F9C">
                              <w:pPr>
                                <w:rPr>
                                  <w:szCs w:val="18"/>
                                </w:rPr>
                              </w:pPr>
                              <w:r w:rsidRPr="00405CA2">
                                <w:rPr>
                                  <w:sz w:val="18"/>
                                  <w:szCs w:val="18"/>
                                </w:rPr>
                                <w:t>},</w:t>
                              </w:r>
                              <w:r w:rsidRPr="00405CA2">
                                <w:rPr>
                                  <w:color w:val="800000"/>
                                  <w:sz w:val="18"/>
                                  <w:szCs w:val="18"/>
                                </w:rPr>
                                <w:t>4000</w:t>
                              </w:r>
                              <w:r w:rsidRPr="00405CA2">
                                <w:rPr>
                                  <w:sz w:val="18"/>
                                  <w:szCs w:val="18"/>
                                </w:rPr>
                                <w:t>);</w:t>
                              </w:r>
                            </w:p>
                          </w:txbxContent>
                        </wps:txbx>
                        <wps:bodyPr rot="0" vert="horz" wrap="square" lIns="54000" tIns="46800" rIns="54000" bIns="45720" anchor="t" anchorCtr="0" upright="1">
                          <a:spAutoFit/>
                        </wps:bodyPr>
                      </wps:wsp>
                      <wps:wsp>
                        <wps:cNvPr id="261" name="AutoShape 298"/>
                        <wps:cNvSpPr>
                          <a:spLocks noChangeArrowheads="1"/>
                        </wps:cNvSpPr>
                        <wps:spPr bwMode="auto">
                          <a:xfrm flipH="1">
                            <a:off x="2400300" y="396240"/>
                            <a:ext cx="1028700" cy="198120"/>
                          </a:xfrm>
                          <a:prstGeom prst="wedgeRoundRectCallout">
                            <a:avLst>
                              <a:gd name="adj1" fmla="val 87157"/>
                              <a:gd name="adj2" fmla="val 6987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373AC" w:rsidRDefault="0023747D" w:rsidP="00375F9C">
                              <w:pPr>
                                <w:rPr>
                                  <w:szCs w:val="18"/>
                                </w:rPr>
                              </w:pPr>
                              <w:r>
                                <w:rPr>
                                  <w:rFonts w:hint="eastAsia"/>
                                  <w:szCs w:val="18"/>
                                </w:rPr>
                                <w:t>Sets contents</w:t>
                              </w:r>
                            </w:p>
                          </w:txbxContent>
                        </wps:txbx>
                        <wps:bodyPr rot="0" vert="horz" wrap="square" lIns="0" tIns="0" rIns="0" bIns="0" anchor="t" anchorCtr="0" upright="1">
                          <a:noAutofit/>
                        </wps:bodyPr>
                      </wps:wsp>
                      <wps:wsp>
                        <wps:cNvPr id="262" name="AutoShape 300"/>
                        <wps:cNvSpPr>
                          <a:spLocks noChangeArrowheads="1"/>
                        </wps:cNvSpPr>
                        <wps:spPr bwMode="auto">
                          <a:xfrm flipH="1">
                            <a:off x="2400300" y="3268980"/>
                            <a:ext cx="1600200" cy="198120"/>
                          </a:xfrm>
                          <a:prstGeom prst="wedgeRoundRectCallout">
                            <a:avLst>
                              <a:gd name="adj1" fmla="val 83412"/>
                              <a:gd name="adj2" fmla="val -650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U</w:t>
                              </w:r>
                              <w:r>
                                <w:rPr>
                                  <w:rFonts w:hint="eastAsia"/>
                                  <w:szCs w:val="18"/>
                                </w:rPr>
                                <w:t>pdated input</w:t>
                              </w:r>
                              <w:r>
                                <w:rPr>
                                  <w:szCs w:val="18"/>
                                </w:rPr>
                                <w:t>’</w:t>
                              </w:r>
                              <w:r>
                                <w:rPr>
                                  <w:rFonts w:hint="eastAsia"/>
                                  <w:szCs w:val="18"/>
                                </w:rPr>
                                <w:t>s value attr</w:t>
                              </w:r>
                            </w:p>
                          </w:txbxContent>
                        </wps:txbx>
                        <wps:bodyPr rot="0" vert="horz" wrap="square" lIns="0" tIns="0" rIns="0" bIns="0" anchor="t" anchorCtr="0" upright="1">
                          <a:noAutofit/>
                        </wps:bodyPr>
                      </wps:wsp>
                      <wps:wsp>
                        <wps:cNvPr id="264" name="AutoShape 301"/>
                        <wps:cNvSpPr>
                          <a:spLocks noChangeArrowheads="1"/>
                        </wps:cNvSpPr>
                        <wps:spPr bwMode="auto">
                          <a:xfrm flipH="1">
                            <a:off x="2514600" y="1287780"/>
                            <a:ext cx="1371600" cy="198120"/>
                          </a:xfrm>
                          <a:prstGeom prst="wedgeRoundRectCallout">
                            <a:avLst>
                              <a:gd name="adj1" fmla="val 88287"/>
                              <a:gd name="adj2" fmla="val 14807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Gets CSS fontSize</w:t>
                              </w:r>
                            </w:p>
                          </w:txbxContent>
                        </wps:txbx>
                        <wps:bodyPr rot="0" vert="horz" wrap="square" lIns="0" tIns="0" rIns="0" bIns="0" anchor="t" anchorCtr="0" upright="1">
                          <a:noAutofit/>
                        </wps:bodyPr>
                      </wps:wsp>
                      <wps:wsp>
                        <wps:cNvPr id="265" name="AutoShape 302"/>
                        <wps:cNvSpPr>
                          <a:spLocks noChangeArrowheads="1"/>
                        </wps:cNvSpPr>
                        <wps:spPr bwMode="auto">
                          <a:xfrm flipH="1">
                            <a:off x="3086100" y="2278380"/>
                            <a:ext cx="1257300" cy="198120"/>
                          </a:xfrm>
                          <a:prstGeom prst="wedgeRoundRectCallout">
                            <a:avLst>
                              <a:gd name="adj1" fmla="val 100856"/>
                              <a:gd name="adj2" fmla="val 368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Updates all style</w:t>
                              </w:r>
                            </w:p>
                          </w:txbxContent>
                        </wps:txbx>
                        <wps:bodyPr rot="0" vert="horz" wrap="square" lIns="0" tIns="0" rIns="0" bIns="0" anchor="t" anchorCtr="0" upright="1">
                          <a:noAutofit/>
                        </wps:bodyPr>
                      </wps:wsp>
                      <wps:wsp>
                        <wps:cNvPr id="266" name="AutoShape 303"/>
                        <wps:cNvSpPr>
                          <a:spLocks noChangeArrowheads="1"/>
                        </wps:cNvSpPr>
                        <wps:spPr bwMode="auto">
                          <a:xfrm flipH="1">
                            <a:off x="2857500" y="1684020"/>
                            <a:ext cx="2057400" cy="198120"/>
                          </a:xfrm>
                          <a:prstGeom prst="wedgeRoundRectCallout">
                            <a:avLst>
                              <a:gd name="adj1" fmla="val 62097"/>
                              <a:gd name="adj2" fmla="val 423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U</w:t>
                              </w:r>
                              <w:r>
                                <w:rPr>
                                  <w:rFonts w:hint="eastAsia"/>
                                  <w:szCs w:val="18"/>
                                </w:rPr>
                                <w:t>pdates fontSize and backgorund</w:t>
                              </w:r>
                            </w:p>
                          </w:txbxContent>
                        </wps:txbx>
                        <wps:bodyPr rot="0" vert="horz" wrap="square" lIns="0" tIns="0" rIns="0" bIns="0" anchor="t" anchorCtr="0" upright="1">
                          <a:noAutofit/>
                        </wps:bodyPr>
                      </wps:wsp>
                      <wps:wsp>
                        <wps:cNvPr id="268" name="AutoShape 304"/>
                        <wps:cNvSpPr>
                          <a:spLocks noChangeArrowheads="1"/>
                        </wps:cNvSpPr>
                        <wps:spPr bwMode="auto">
                          <a:xfrm flipH="1">
                            <a:off x="2171700" y="792480"/>
                            <a:ext cx="1485900" cy="198120"/>
                          </a:xfrm>
                          <a:prstGeom prst="wedgeRoundRectCallout">
                            <a:avLst>
                              <a:gd name="adj1" fmla="val 84056"/>
                              <a:gd name="adj2" fmla="val 1131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Updates CSS border</w:t>
                              </w:r>
                            </w:p>
                          </w:txbxContent>
                        </wps:txbx>
                        <wps:bodyPr rot="0" vert="horz" wrap="square" lIns="0" tIns="0" rIns="0" bIns="0" anchor="t" anchorCtr="0" upright="1">
                          <a:noAutofit/>
                        </wps:bodyPr>
                      </wps:wsp>
                      <wps:wsp>
                        <wps:cNvPr id="271" name="AutoShape 305"/>
                        <wps:cNvSpPr>
                          <a:spLocks noChangeArrowheads="1"/>
                        </wps:cNvSpPr>
                        <wps:spPr bwMode="auto">
                          <a:xfrm flipH="1">
                            <a:off x="2514600" y="2872740"/>
                            <a:ext cx="1600200" cy="198120"/>
                          </a:xfrm>
                          <a:prstGeom prst="wedgeRoundRectCallout">
                            <a:avLst>
                              <a:gd name="adj1" fmla="val 81625"/>
                              <a:gd name="adj2" fmla="val 397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G</w:t>
                              </w:r>
                              <w:r>
                                <w:rPr>
                                  <w:rFonts w:hint="eastAsia"/>
                                  <w:szCs w:val="18"/>
                                </w:rPr>
                                <w:t>ets input</w:t>
                              </w:r>
                              <w:r>
                                <w:rPr>
                                  <w:szCs w:val="18"/>
                                </w:rPr>
                                <w:t>’</w:t>
                              </w:r>
                              <w:r>
                                <w:rPr>
                                  <w:rFonts w:hint="eastAsia"/>
                                  <w:szCs w:val="18"/>
                                </w:rPr>
                                <w:t xml:space="preserve"> value attr</w:t>
                              </w:r>
                            </w:p>
                          </w:txbxContent>
                        </wps:txbx>
                        <wps:bodyPr rot="0" vert="horz" wrap="square" lIns="0" tIns="0" rIns="0" bIns="0" anchor="t" anchorCtr="0" upright="1">
                          <a:noAutofit/>
                        </wps:bodyPr>
                      </wps:wsp>
                    </wpc:wpc>
                  </a:graphicData>
                </a:graphic>
              </wp:inline>
            </w:drawing>
          </mc:Choice>
          <mc:Fallback>
            <w:pict>
              <v:group id="画布 295" o:spid="_x0000_s1978" editas="canvas" style="width:414pt;height:295.35pt;mso-position-horizontal-relative:char;mso-position-vertical-relative:line" coordsize="52578,37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">
                <v:shape id="_x0000_s1979" type="#_x0000_t75" style="position:absolute;width:52578;height:37509;visibility:visible;mso-wrap-style:square">
                  <v:fill o:detectmouseclick="t"/>
                  <v:path o:connecttype="none"/>
                </v:shape>
                <v:shape id="Text Box 297" o:spid="_x0000_s1980" type="#_x0000_t202" style="position:absolute;top:488;width:52578;height:3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kA58MA&#10;AADcAAAADwAAAGRycy9kb3ducmV2LnhtbESPT2sCMRTE74LfITyhN81WqOjWKEWR7aXg3/tj87pZ&#10;3LwsSVzXb98UBI/DzPyGWa5724iOfKgdK3ifZCCIS6drrhScT7vxHESIyBobx6TgQQHWq+Fgibl2&#10;dz5Qd4yVSBAOOSowMba5lKE0ZDFMXEucvF/nLcYkfSW1x3uC20ZOs2wmLdacFgy2tDFUXo83q6C8&#10;bvttUV+M7252vteL4vEzK5R6G/VfnyAi9fEVfra/tYLpxwL+z6Qj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kA58MAAADcAAAADwAAAAAAAAAAAAAAAACYAgAAZHJzL2Rv&#10;d25yZXYueG1sUEsFBgAAAAAEAAQA9QAAAIgDAAAAAA==&#10;" strokeweight="1pt">
                  <v:textbox style="mso-fit-shape-to-text:t" inset="1.5mm,1.3mm,1.5mm">
                    <w:txbxContent>
                      <w:p w:rsidR="0023747D" w:rsidRPr="00405CA2" w:rsidRDefault="0023747D" w:rsidP="00375F9C">
                        <w:pPr>
                          <w:spacing w:line="240" w:lineRule="exact"/>
                          <w:rPr>
                            <w:sz w:val="18"/>
                            <w:szCs w:val="18"/>
                          </w:rPr>
                        </w:pPr>
                        <w:proofErr w:type="gramStart"/>
                        <w:r w:rsidRPr="00405CA2">
                          <w:rPr>
                            <w:color w:val="0000FF"/>
                            <w:sz w:val="18"/>
                            <w:szCs w:val="18"/>
                          </w:rPr>
                          <w:t>var</w:t>
                        </w:r>
                        <w:proofErr w:type="gramEnd"/>
                        <w:r w:rsidRPr="00405CA2">
                          <w:rPr>
                            <w:sz w:val="18"/>
                            <w:szCs w:val="18"/>
                          </w:rPr>
                          <w:t xml:space="preserve"> node;</w:t>
                        </w:r>
                      </w:p>
                      <w:p w:rsidR="0023747D" w:rsidRPr="00405CA2" w:rsidRDefault="00F70C1C" w:rsidP="00375F9C">
                        <w:pPr>
                          <w:spacing w:line="240" w:lineRule="exact"/>
                          <w:rPr>
                            <w:sz w:val="18"/>
                            <w:szCs w:val="18"/>
                          </w:rPr>
                        </w:pPr>
                        <w:proofErr w:type="gramStart"/>
                        <w:r>
                          <w:rPr>
                            <w:sz w:val="18"/>
                            <w:szCs w:val="18"/>
                          </w:rPr>
                          <w:t>xui</w:t>
                        </w:r>
                        <w:r w:rsidR="0023747D" w:rsidRPr="00405CA2">
                          <w:rPr>
                            <w:sz w:val="18"/>
                            <w:szCs w:val="18"/>
                          </w:rPr>
                          <w:t>(</w:t>
                        </w:r>
                        <w:proofErr w:type="gramEnd"/>
                        <w:r w:rsidR="0023747D" w:rsidRPr="00405CA2">
                          <w:rPr>
                            <w:color w:val="FF00FF"/>
                            <w:sz w:val="18"/>
                            <w:szCs w:val="18"/>
                          </w:rPr>
                          <w:t>'body'</w:t>
                        </w:r>
                        <w:r w:rsidR="0023747D" w:rsidRPr="00405CA2">
                          <w:rPr>
                            <w:sz w:val="18"/>
                            <w:szCs w:val="18"/>
                          </w:rPr>
                          <w:t>).append(node=</w:t>
                        </w:r>
                        <w:r>
                          <w:rPr>
                            <w:sz w:val="18"/>
                            <w:szCs w:val="18"/>
                          </w:rPr>
                          <w:t>xui</w:t>
                        </w:r>
                        <w:r w:rsidR="0023747D" w:rsidRPr="00405CA2">
                          <w:rPr>
                            <w:sz w:val="18"/>
                            <w:szCs w:val="18"/>
                          </w:rPr>
                          <w:t>.create(</w:t>
                        </w:r>
                        <w:r w:rsidR="0023747D" w:rsidRPr="00405CA2">
                          <w:rPr>
                            <w:color w:val="FF00FF"/>
                            <w:sz w:val="18"/>
                            <w:szCs w:val="18"/>
                          </w:rPr>
                          <w:t>'div'</w:t>
                        </w:r>
                        <w:r w:rsidR="0023747D"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proofErr w:type="gramStart"/>
                        <w:r w:rsidRPr="00405CA2">
                          <w:rPr>
                            <w:sz w:val="18"/>
                            <w:szCs w:val="18"/>
                          </w:rPr>
                          <w:t>node.html(</w:t>
                        </w:r>
                        <w:proofErr w:type="gramEnd"/>
                        <w:r w:rsidRPr="00405CA2">
                          <w:rPr>
                            <w:color w:val="FF00FF"/>
                            <w:sz w:val="18"/>
                            <w:szCs w:val="18"/>
                          </w:rPr>
                          <w:t>'content&lt;input value="ini"&gt;'</w:t>
                        </w:r>
                        <w:r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_.</w:t>
                        </w:r>
                        <w:proofErr w:type="gramStart"/>
                        <w:r w:rsidRPr="00405CA2">
                          <w:rPr>
                            <w:sz w:val="18"/>
                            <w:szCs w:val="18"/>
                          </w:rPr>
                          <w:t>asyRun(</w:t>
                        </w:r>
                        <w:proofErr w:type="gramEnd"/>
                        <w:r w:rsidRPr="00405CA2">
                          <w:rPr>
                            <w:color w:val="0000FF"/>
                            <w:sz w:val="18"/>
                            <w:szCs w:val="18"/>
                          </w:rPr>
                          <w:t>function</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Pr="00405CA2">
                          <w:rPr>
                            <w:sz w:val="18"/>
                            <w:szCs w:val="18"/>
                          </w:rPr>
                          <w:t>node.css(</w:t>
                        </w:r>
                        <w:proofErr w:type="gramEnd"/>
                        <w:r w:rsidRPr="00405CA2">
                          <w:rPr>
                            <w:color w:val="FF00FF"/>
                            <w:sz w:val="18"/>
                            <w:szCs w:val="18"/>
                          </w:rPr>
                          <w:t>'border'</w:t>
                        </w:r>
                        <w:r w:rsidRPr="00405CA2">
                          <w:rPr>
                            <w:sz w:val="18"/>
                            <w:szCs w:val="18"/>
                          </w:rPr>
                          <w:t>,</w:t>
                        </w:r>
                        <w:r w:rsidRPr="00405CA2">
                          <w:rPr>
                            <w:color w:val="FF00FF"/>
                            <w:sz w:val="18"/>
                            <w:szCs w:val="18"/>
                          </w:rPr>
                          <w:t>'solid 1px'</w:t>
                        </w:r>
                        <w:r w:rsidRPr="00405CA2">
                          <w:rPr>
                            <w:sz w:val="18"/>
                            <w:szCs w:val="18"/>
                          </w:rPr>
                          <w:t>);</w:t>
                        </w:r>
                      </w:p>
                      <w:p w:rsidR="0023747D" w:rsidRPr="00405CA2" w:rsidRDefault="0023747D" w:rsidP="00375F9C">
                        <w:pPr>
                          <w:spacing w:line="240" w:lineRule="exact"/>
                          <w:rPr>
                            <w:sz w:val="18"/>
                            <w:szCs w:val="18"/>
                          </w:rPr>
                        </w:pPr>
                        <w:r w:rsidRPr="00405CA2">
                          <w:rPr>
                            <w:sz w:val="18"/>
                            <w:szCs w:val="18"/>
                          </w:rPr>
                          <w:t>}</w:t>
                        </w:r>
                        <w:proofErr w:type="gramStart"/>
                        <w:r w:rsidRPr="00405CA2">
                          <w:rPr>
                            <w:sz w:val="18"/>
                            <w:szCs w:val="18"/>
                          </w:rPr>
                          <w:t>,</w:t>
                        </w:r>
                        <w:r w:rsidRPr="00405CA2">
                          <w:rPr>
                            <w:color w:val="800000"/>
                            <w:sz w:val="18"/>
                            <w:szCs w:val="18"/>
                          </w:rPr>
                          <w:t>1000</w:t>
                        </w:r>
                        <w:proofErr w:type="gramEnd"/>
                        <w:r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_.</w:t>
                        </w:r>
                        <w:proofErr w:type="gramStart"/>
                        <w:r w:rsidRPr="00405CA2">
                          <w:rPr>
                            <w:sz w:val="18"/>
                            <w:szCs w:val="18"/>
                          </w:rPr>
                          <w:t>asyRun(</w:t>
                        </w:r>
                        <w:proofErr w:type="gramEnd"/>
                        <w:r w:rsidRPr="00405CA2">
                          <w:rPr>
                            <w:color w:val="0000FF"/>
                            <w:sz w:val="18"/>
                            <w:szCs w:val="18"/>
                          </w:rPr>
                          <w:t>function</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00F70C1C">
                          <w:rPr>
                            <w:sz w:val="18"/>
                            <w:szCs w:val="18"/>
                          </w:rPr>
                          <w:t>xui</w:t>
                        </w:r>
                        <w:r w:rsidRPr="00405CA2">
                          <w:rPr>
                            <w:sz w:val="18"/>
                            <w:szCs w:val="18"/>
                          </w:rPr>
                          <w:t>.message(</w:t>
                        </w:r>
                        <w:proofErr w:type="gramEnd"/>
                        <w:r w:rsidRPr="00405CA2">
                          <w:rPr>
                            <w:sz w:val="18"/>
                            <w:szCs w:val="18"/>
                          </w:rPr>
                          <w:t>node.css(</w:t>
                        </w:r>
                        <w:r w:rsidRPr="00405CA2">
                          <w:rPr>
                            <w:color w:val="FF00FF"/>
                            <w:sz w:val="18"/>
                            <w:szCs w:val="18"/>
                          </w:rPr>
                          <w:t>'fontSize'</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Pr="00405CA2">
                          <w:rPr>
                            <w:sz w:val="18"/>
                            <w:szCs w:val="18"/>
                          </w:rPr>
                          <w:t>node.css(</w:t>
                        </w:r>
                        <w:proofErr w:type="gramEnd"/>
                        <w:r w:rsidRPr="00405CA2">
                          <w:rPr>
                            <w:sz w:val="18"/>
                            <w:szCs w:val="18"/>
                          </w:rPr>
                          <w:t>{background:</w:t>
                        </w:r>
                        <w:r w:rsidRPr="00405CA2">
                          <w:rPr>
                            <w:color w:val="FF00FF"/>
                            <w:sz w:val="18"/>
                            <w:szCs w:val="18"/>
                          </w:rPr>
                          <w:t>'#00ff00'</w:t>
                        </w:r>
                        <w:r w:rsidRPr="00405CA2">
                          <w:rPr>
                            <w:sz w:val="18"/>
                            <w:szCs w:val="18"/>
                          </w:rPr>
                          <w:t>,fontSize:</w:t>
                        </w:r>
                        <w:r w:rsidRPr="00405CA2">
                          <w:rPr>
                            <w:color w:val="FF00FF"/>
                            <w:sz w:val="18"/>
                            <w:szCs w:val="18"/>
                          </w:rPr>
                          <w:t>'16px'</w:t>
                        </w:r>
                        <w:r w:rsidRPr="00405CA2">
                          <w:rPr>
                            <w:sz w:val="18"/>
                            <w:szCs w:val="18"/>
                          </w:rPr>
                          <w:t>});</w:t>
                        </w:r>
                      </w:p>
                      <w:p w:rsidR="0023747D" w:rsidRPr="00405CA2" w:rsidRDefault="0023747D" w:rsidP="00375F9C">
                        <w:pPr>
                          <w:spacing w:line="240" w:lineRule="exact"/>
                          <w:rPr>
                            <w:sz w:val="18"/>
                            <w:szCs w:val="18"/>
                          </w:rPr>
                        </w:pPr>
                        <w:r w:rsidRPr="00405CA2">
                          <w:rPr>
                            <w:sz w:val="18"/>
                            <w:szCs w:val="18"/>
                          </w:rPr>
                          <w:t>}</w:t>
                        </w:r>
                        <w:proofErr w:type="gramStart"/>
                        <w:r w:rsidRPr="00405CA2">
                          <w:rPr>
                            <w:sz w:val="18"/>
                            <w:szCs w:val="18"/>
                          </w:rPr>
                          <w:t>,</w:t>
                        </w:r>
                        <w:r w:rsidRPr="00405CA2">
                          <w:rPr>
                            <w:color w:val="800000"/>
                            <w:sz w:val="18"/>
                            <w:szCs w:val="18"/>
                          </w:rPr>
                          <w:t>2000</w:t>
                        </w:r>
                        <w:proofErr w:type="gramEnd"/>
                        <w:r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_.</w:t>
                        </w:r>
                        <w:proofErr w:type="gramStart"/>
                        <w:r w:rsidRPr="00405CA2">
                          <w:rPr>
                            <w:sz w:val="18"/>
                            <w:szCs w:val="18"/>
                          </w:rPr>
                          <w:t>asyRun(</w:t>
                        </w:r>
                        <w:proofErr w:type="gramEnd"/>
                        <w:r w:rsidRPr="00405CA2">
                          <w:rPr>
                            <w:color w:val="0000FF"/>
                            <w:sz w:val="18"/>
                            <w:szCs w:val="18"/>
                          </w:rPr>
                          <w:t>function</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Pr="00405CA2">
                          <w:rPr>
                            <w:sz w:val="18"/>
                            <w:szCs w:val="18"/>
                          </w:rPr>
                          <w:t>node.attr(</w:t>
                        </w:r>
                        <w:proofErr w:type="gramEnd"/>
                        <w:r w:rsidRPr="00405CA2">
                          <w:rPr>
                            <w:color w:val="FF00FF"/>
                            <w:sz w:val="18"/>
                            <w:szCs w:val="18"/>
                          </w:rPr>
                          <w:t>'style'</w:t>
                        </w:r>
                        <w:r w:rsidRPr="00405CA2">
                          <w:rPr>
                            <w:sz w:val="18"/>
                            <w:szCs w:val="18"/>
                          </w:rPr>
                          <w:t>,</w:t>
                        </w:r>
                        <w:r w:rsidRPr="00405CA2">
                          <w:rPr>
                            <w:color w:val="FF00FF"/>
                            <w:sz w:val="18"/>
                            <w:szCs w:val="18"/>
                          </w:rPr>
                          <w:t>'border:none;font-size:18px;'</w:t>
                        </w:r>
                        <w:r w:rsidRPr="00405CA2">
                          <w:rPr>
                            <w:sz w:val="18"/>
                            <w:szCs w:val="18"/>
                          </w:rPr>
                          <w:t>)</w:t>
                        </w:r>
                      </w:p>
                      <w:p w:rsidR="0023747D" w:rsidRPr="00405CA2" w:rsidRDefault="0023747D" w:rsidP="00375F9C">
                        <w:pPr>
                          <w:spacing w:line="240" w:lineRule="exact"/>
                          <w:rPr>
                            <w:sz w:val="18"/>
                            <w:szCs w:val="18"/>
                          </w:rPr>
                        </w:pPr>
                        <w:r w:rsidRPr="00405CA2">
                          <w:rPr>
                            <w:sz w:val="18"/>
                            <w:szCs w:val="18"/>
                          </w:rPr>
                          <w:t>}</w:t>
                        </w:r>
                        <w:proofErr w:type="gramStart"/>
                        <w:r w:rsidRPr="00405CA2">
                          <w:rPr>
                            <w:sz w:val="18"/>
                            <w:szCs w:val="18"/>
                          </w:rPr>
                          <w:t>,</w:t>
                        </w:r>
                        <w:r w:rsidRPr="00405CA2">
                          <w:rPr>
                            <w:color w:val="800000"/>
                            <w:sz w:val="18"/>
                            <w:szCs w:val="18"/>
                          </w:rPr>
                          <w:t>3000</w:t>
                        </w:r>
                        <w:proofErr w:type="gramEnd"/>
                        <w:r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_.</w:t>
                        </w:r>
                        <w:proofErr w:type="gramStart"/>
                        <w:r w:rsidRPr="00405CA2">
                          <w:rPr>
                            <w:sz w:val="18"/>
                            <w:szCs w:val="18"/>
                          </w:rPr>
                          <w:t>asyRun(</w:t>
                        </w:r>
                        <w:proofErr w:type="gramEnd"/>
                        <w:r w:rsidRPr="00405CA2">
                          <w:rPr>
                            <w:color w:val="0000FF"/>
                            <w:sz w:val="18"/>
                            <w:szCs w:val="18"/>
                          </w:rPr>
                          <w:t>function</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00F70C1C">
                          <w:rPr>
                            <w:sz w:val="18"/>
                            <w:szCs w:val="18"/>
                          </w:rPr>
                          <w:t>xui</w:t>
                        </w:r>
                        <w:r w:rsidRPr="00405CA2">
                          <w:rPr>
                            <w:sz w:val="18"/>
                            <w:szCs w:val="18"/>
                          </w:rPr>
                          <w:t>.message(</w:t>
                        </w:r>
                        <w:proofErr w:type="gramEnd"/>
                        <w:r w:rsidRPr="00405CA2">
                          <w:rPr>
                            <w:sz w:val="18"/>
                            <w:szCs w:val="18"/>
                          </w:rPr>
                          <w:t>node.last().attr(</w:t>
                        </w:r>
                        <w:r w:rsidRPr="00405CA2">
                          <w:rPr>
                            <w:color w:val="FF00FF"/>
                            <w:sz w:val="18"/>
                            <w:szCs w:val="18"/>
                          </w:rPr>
                          <w:t>'value'</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Pr="00405CA2">
                          <w:rPr>
                            <w:sz w:val="18"/>
                            <w:szCs w:val="18"/>
                          </w:rPr>
                          <w:t>node.last(</w:t>
                        </w:r>
                        <w:proofErr w:type="gramEnd"/>
                        <w:r w:rsidRPr="00405CA2">
                          <w:rPr>
                            <w:sz w:val="18"/>
                            <w:szCs w:val="18"/>
                          </w:rPr>
                          <w:t>).attr(</w:t>
                        </w:r>
                        <w:r w:rsidRPr="00405CA2">
                          <w:rPr>
                            <w:color w:val="FF00FF"/>
                            <w:sz w:val="18"/>
                            <w:szCs w:val="18"/>
                          </w:rPr>
                          <w:t>'value'</w:t>
                        </w:r>
                        <w:r w:rsidRPr="00405CA2">
                          <w:rPr>
                            <w:sz w:val="18"/>
                            <w:szCs w:val="18"/>
                          </w:rPr>
                          <w:t>,</w:t>
                        </w:r>
                        <w:r w:rsidRPr="00405CA2">
                          <w:rPr>
                            <w:color w:val="FF00FF"/>
                            <w:sz w:val="18"/>
                            <w:szCs w:val="18"/>
                          </w:rPr>
                          <w:t>'updated'</w:t>
                        </w:r>
                        <w:r w:rsidRPr="00405CA2">
                          <w:rPr>
                            <w:sz w:val="18"/>
                            <w:szCs w:val="18"/>
                          </w:rPr>
                          <w:t>);</w:t>
                        </w:r>
                      </w:p>
                      <w:p w:rsidR="0023747D" w:rsidRPr="00405CA2" w:rsidRDefault="0023747D" w:rsidP="00375F9C">
                        <w:pPr>
                          <w:rPr>
                            <w:szCs w:val="18"/>
                          </w:rPr>
                        </w:pPr>
                        <w:r w:rsidRPr="00405CA2">
                          <w:rPr>
                            <w:sz w:val="18"/>
                            <w:szCs w:val="18"/>
                          </w:rPr>
                          <w:t>}</w:t>
                        </w:r>
                        <w:proofErr w:type="gramStart"/>
                        <w:r w:rsidRPr="00405CA2">
                          <w:rPr>
                            <w:sz w:val="18"/>
                            <w:szCs w:val="18"/>
                          </w:rPr>
                          <w:t>,</w:t>
                        </w:r>
                        <w:r w:rsidRPr="00405CA2">
                          <w:rPr>
                            <w:color w:val="800000"/>
                            <w:sz w:val="18"/>
                            <w:szCs w:val="18"/>
                          </w:rPr>
                          <w:t>4000</w:t>
                        </w:r>
                        <w:proofErr w:type="gramEnd"/>
                        <w:r w:rsidRPr="00405CA2">
                          <w:rPr>
                            <w:sz w:val="18"/>
                            <w:szCs w:val="18"/>
                          </w:rPr>
                          <w:t>);</w:t>
                        </w:r>
                      </w:p>
                    </w:txbxContent>
                  </v:textbox>
                </v:shape>
                <v:shape id="AutoShape 298" o:spid="_x0000_s1981" type="#_x0000_t62" style="position:absolute;left:24003;top:3962;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BKxsYA&#10;AADcAAAADwAAAGRycy9kb3ducmV2LnhtbESPQWvCQBCF7wX/wzJCb3UTS4Ok2YgIxVKLYPTQ45Cd&#10;JqHZ2bC71eiv7xYEj48373vziuVoenEi5zvLCtJZAoK4trrjRsHx8Pa0AOEDssbeMim4kIdlOXko&#10;MNf2zHs6VaEREcI+RwVtCEMupa9bMuhndiCO3rd1BkOUrpHa4TnCTS/nSZJJgx3HhhYHWrdU/1S/&#10;Jr7xVR8/Lt3uZePSsb9u988h+9wo9TgdV68gAo3hfnxLv2sF8yyF/zGRALL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BKxsYAAADcAAAADwAAAAAAAAAAAAAAAACYAgAAZHJz&#10;L2Rvd25yZXYueG1sUEsFBgAAAAAEAAQA9QAAAIsDAAAAAA==&#10;" adj="29626,25892" fillcolor="#ff9">
                  <v:textbox inset="0,0,0,0">
                    <w:txbxContent>
                      <w:p w:rsidR="0023747D" w:rsidRPr="000373AC" w:rsidRDefault="0023747D" w:rsidP="00375F9C">
                        <w:pPr>
                          <w:rPr>
                            <w:szCs w:val="18"/>
                          </w:rPr>
                        </w:pPr>
                        <w:r>
                          <w:rPr>
                            <w:rFonts w:hint="eastAsia"/>
                            <w:szCs w:val="18"/>
                          </w:rPr>
                          <w:t>Sets contents</w:t>
                        </w:r>
                      </w:p>
                    </w:txbxContent>
                  </v:textbox>
                </v:shape>
                <v:shape id="AutoShape 300" o:spid="_x0000_s1982" type="#_x0000_t62" style="position:absolute;left:24003;top:32689;width:16002;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9llb8A&#10;AADcAAAADwAAAGRycy9kb3ducmV2LnhtbESPzQrCMBCE74LvEFbwpqn1B6lGEUX06N8DLM3aFptN&#10;aaJWn94IgsdhZr5h5svGlOJBtSssKxj0IxDEqdUFZwou521vCsJ5ZI2lZVLwIgfLRbs1x0TbJx/p&#10;cfKZCBB2CSrIva8SKV2ak0HXtxVx8K62NuiDrDOpa3wGuCllHEUTabDgsJBjReuc0tvpbhRM+bXf&#10;3svjGA/jakij93uHo41S3U6zmoHw1Ph/+NfeawXxJIbvmXAE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32WVvwAAANwAAAAPAAAAAAAAAAAAAAAAAJgCAABkcnMvZG93bnJl&#10;di54bWxQSwUGAAAAAAQABAD1AAAAhAMAAAAA&#10;" adj="28817,-3254" fillcolor="#ff9">
                  <v:textbox inset="0,0,0,0">
                    <w:txbxContent>
                      <w:p w:rsidR="0023747D" w:rsidRPr="000E23E9" w:rsidRDefault="0023747D" w:rsidP="00375F9C">
                        <w:pPr>
                          <w:rPr>
                            <w:szCs w:val="18"/>
                          </w:rPr>
                        </w:pPr>
                        <w:r>
                          <w:rPr>
                            <w:szCs w:val="18"/>
                          </w:rPr>
                          <w:t>U</w:t>
                        </w:r>
                        <w:r>
                          <w:rPr>
                            <w:rFonts w:hint="eastAsia"/>
                            <w:szCs w:val="18"/>
                          </w:rPr>
                          <w:t>pdated input</w:t>
                        </w:r>
                        <w:r>
                          <w:rPr>
                            <w:szCs w:val="18"/>
                          </w:rPr>
                          <w:t>’</w:t>
                        </w:r>
                        <w:r>
                          <w:rPr>
                            <w:rFonts w:hint="eastAsia"/>
                            <w:szCs w:val="18"/>
                          </w:rPr>
                          <w:t>s value attr</w:t>
                        </w:r>
                      </w:p>
                    </w:txbxContent>
                  </v:textbox>
                </v:shape>
                <v:shape id="AutoShape 301" o:spid="_x0000_s1983" type="#_x0000_t62" style="position:absolute;left:25146;top:12877;width:13716;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rRy8UA&#10;AADcAAAADwAAAGRycy9kb3ducmV2LnhtbESPQWsCMRSE74L/IbxCb5qtVFtWo9hCocJedAvV2yN5&#10;bhY3L8sm1e2/N4LgcZiZb5jFqneNOFMXas8KXsYZCGLtTc2Vgp/ya/QOIkRkg41nUvBPAVbL4WCB&#10;ufEX3tJ5FyuRIBxyVGBjbHMpg7bkMIx9S5y8o+8cxiS7SpoOLwnuGjnJspl0WHNasNjSpyV92v05&#10;Bf2mKEqrD+V0o93HIb5Ni999q9TzU7+eg4jUx0f43v42CiazV7idSUd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utHLxQAAANwAAAAPAAAAAAAAAAAAAAAAAJgCAABkcnMv&#10;ZG93bnJldi54bWxQSwUGAAAAAAQABAD1AAAAigMAAAAA&#10;" adj="29870,42784" fillcolor="#ff9">
                  <v:textbox inset="0,0,0,0">
                    <w:txbxContent>
                      <w:p w:rsidR="0023747D" w:rsidRPr="000E23E9" w:rsidRDefault="0023747D" w:rsidP="00375F9C">
                        <w:pPr>
                          <w:rPr>
                            <w:szCs w:val="18"/>
                          </w:rPr>
                        </w:pPr>
                        <w:r>
                          <w:rPr>
                            <w:rFonts w:hint="eastAsia"/>
                            <w:szCs w:val="18"/>
                          </w:rPr>
                          <w:t>Gets CSS fontSize</w:t>
                        </w:r>
                      </w:p>
                    </w:txbxContent>
                  </v:textbox>
                </v:shape>
                <v:shape id="AutoShape 302" o:spid="_x0000_s1984" type="#_x0000_t62" style="position:absolute;left:30861;top:22783;width:12573;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g/GMQA&#10;AADcAAAADwAAAGRycy9kb3ducmV2LnhtbESPQUsDMRSE74L/ITyhN5vtgqWsTYsUFQ9lwdqLt8fm&#10;uVlM3luS2G7/fSMIHoeZ+YZZb6fg1YliGoQNLOYVKOJO7MC9gePHy/0KVMrIFr0wGbhQgu3m9maN&#10;jZUzv9PpkHtVIJwaNOByHhutU+coYJrLSFy8L4kBc5Gx1zbiucCD13VVLXXAgcuCw5F2jrrvw08w&#10;8CnU1/vWP+/bS5TXlW+dHFtjZnfT0yOoTFP+D/+136yBevkAv2fKEd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oPxjEAAAA3AAAAA8AAAAAAAAAAAAAAAAAmAIAAGRycy9k&#10;b3ducmV2LnhtbFBLBQYAAAAABAAEAPUAAACJAwAAAAA=&#10;" adj="32585,18761" fillcolor="#ff9">
                  <v:textbox inset="0,0,0,0">
                    <w:txbxContent>
                      <w:p w:rsidR="0023747D" w:rsidRPr="000E23E9" w:rsidRDefault="0023747D" w:rsidP="00375F9C">
                        <w:pPr>
                          <w:rPr>
                            <w:szCs w:val="18"/>
                          </w:rPr>
                        </w:pPr>
                        <w:r>
                          <w:rPr>
                            <w:rFonts w:hint="eastAsia"/>
                            <w:szCs w:val="18"/>
                          </w:rPr>
                          <w:t>Updates all style</w:t>
                        </w:r>
                      </w:p>
                    </w:txbxContent>
                  </v:textbox>
                </v:shape>
                <v:shape id="AutoShape 303" o:spid="_x0000_s1985" type="#_x0000_t62" style="position:absolute;left:28575;top:16840;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WHI8YA&#10;AADcAAAADwAAAGRycy9kb3ducmV2LnhtbESPT2vCQBTE7wW/w/KE3urGoKFGVxFRkUIP9c/B2yP7&#10;TILZt2F3q9FP3y0Uehxm5jfMbNGZRtzI+dqyguEgAUFcWF1zqeB42Ly9g/ABWWNjmRQ8yMNi3nuZ&#10;Ya7tnb/otg+liBD2OSqoQmhzKX1RkUE/sC1x9C7WGQxRulJqh/cIN41MkySTBmuOCxW2tKqouO6/&#10;jYKLCSN/+hiNn+v6sTn71adLtxOlXvvdcgoiUBf+w3/tnVaQZh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WHI8YAAADcAAAADwAAAAAAAAAAAAAAAACYAgAAZHJz&#10;L2Rvd25yZXYueG1sUEsFBgAAAAAEAAQA9QAAAIsDAAAAAA==&#10;" adj="24213,19938" fillcolor="#ff9">
                  <v:textbox inset="0,0,0,0">
                    <w:txbxContent>
                      <w:p w:rsidR="0023747D" w:rsidRPr="000E23E9" w:rsidRDefault="0023747D" w:rsidP="00375F9C">
                        <w:pPr>
                          <w:rPr>
                            <w:szCs w:val="18"/>
                          </w:rPr>
                        </w:pPr>
                        <w:r>
                          <w:rPr>
                            <w:szCs w:val="18"/>
                          </w:rPr>
                          <w:t>U</w:t>
                        </w:r>
                        <w:r>
                          <w:rPr>
                            <w:rFonts w:hint="eastAsia"/>
                            <w:szCs w:val="18"/>
                          </w:rPr>
                          <w:t>pdates fontSize and backgorund</w:t>
                        </w:r>
                      </w:p>
                    </w:txbxContent>
                  </v:textbox>
                </v:shape>
                <v:shape id="_x0000_s1986" type="#_x0000_t62" style="position:absolute;left:21717;top:7924;width:14859;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LusIA&#10;AADcAAAADwAAAGRycy9kb3ducmV2LnhtbERPTWsCMRC9F/ofwhS81Wz3ILI1ShHaCoJQK9jjsJlu&#10;lm4m22RcV399cxB6fLzvxWr0nRoopjawgadpAYq4DrblxsDh8/VxDioJssUuMBm4UILV8v5ugZUN&#10;Z/6gYS+NyiGcKjTgRPpK61Q78pimoSfO3HeIHiXD2Ggb8ZzDfafLophpjy3nBoc9rR3VP/uTN7Ad&#10;rkfHbyLd12+9K3fv8bp2W2MmD+PLMyihUf7FN/fGGihneW0+k4+AX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v4u6wgAAANwAAAAPAAAAAAAAAAAAAAAAAJgCAABkcnMvZG93&#10;bnJldi54bWxQSwUGAAAAAAQABAD1AAAAhwMAAAAA&#10;" adj="28956,35238" fillcolor="#ff9">
                  <v:textbox inset="0,0,0,0">
                    <w:txbxContent>
                      <w:p w:rsidR="0023747D" w:rsidRPr="000E23E9" w:rsidRDefault="0023747D" w:rsidP="00375F9C">
                        <w:pPr>
                          <w:rPr>
                            <w:szCs w:val="18"/>
                          </w:rPr>
                        </w:pPr>
                        <w:r>
                          <w:rPr>
                            <w:rFonts w:hint="eastAsia"/>
                            <w:szCs w:val="18"/>
                          </w:rPr>
                          <w:t>Updates CSS border</w:t>
                        </w:r>
                      </w:p>
                    </w:txbxContent>
                  </v:textbox>
                </v:shape>
                <v:shape id="AutoShape 305" o:spid="_x0000_s1987" type="#_x0000_t62" style="position:absolute;left:25146;top:28727;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skMMIA&#10;AADcAAAADwAAAGRycy9kb3ducmV2LnhtbESPUWvCMBSF3wf+h3AHvgxNLds6OqNoYTAfdf6AS3Pb&#10;lDU3JYm1/vtFEPZ4OOd8h7PeTrYXI/nQOVawWmYgiGunO24VnH++Fh8gQkTW2DsmBTcKsN3MntZY&#10;anflI42n2IoE4VCiAhPjUEoZakMWw9INxMlrnLcYk/St1B6vCW57mWfZu7TYcVowOFBlqP49XawC&#10;3BevTVO94UtlPRbejHk8SKXmz9PuE0SkKf6HH+1vrSAvVnA/k46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CyQwwgAAANwAAAAPAAAAAAAAAAAAAAAAAJgCAABkcnMvZG93&#10;bnJldi54bWxQSwUGAAAAAAQABAD1AAAAhwMAAAAA&#10;" adj="28431,19384" fillcolor="#ff9">
                  <v:textbox inset="0,0,0,0">
                    <w:txbxContent>
                      <w:p w:rsidR="0023747D" w:rsidRPr="000E23E9" w:rsidRDefault="0023747D" w:rsidP="00375F9C">
                        <w:pPr>
                          <w:rPr>
                            <w:szCs w:val="18"/>
                          </w:rPr>
                        </w:pPr>
                        <w:r>
                          <w:rPr>
                            <w:szCs w:val="18"/>
                          </w:rPr>
                          <w:t>G</w:t>
                        </w:r>
                        <w:r>
                          <w:rPr>
                            <w:rFonts w:hint="eastAsia"/>
                            <w:szCs w:val="18"/>
                          </w:rPr>
                          <w:t>ets input</w:t>
                        </w:r>
                        <w:r>
                          <w:rPr>
                            <w:szCs w:val="18"/>
                          </w:rPr>
                          <w:t>’</w:t>
                        </w:r>
                        <w:r>
                          <w:rPr>
                            <w:rFonts w:hint="eastAsia"/>
                            <w:szCs w:val="18"/>
                          </w:rPr>
                          <w:t xml:space="preserve"> value attr</w:t>
                        </w:r>
                      </w:p>
                    </w:txbxContent>
                  </v:textbox>
                </v:shape>
                <w10:anchorlock/>
              </v:group>
            </w:pict>
          </mc:Fallback>
        </mc:AlternateContent>
      </w:r>
    </w:p>
    <w:p w:rsidR="00375F9C" w:rsidRDefault="00375F9C" w:rsidP="00E45D25">
      <w:pPr>
        <w:pStyle w:val="3"/>
        <w:numPr>
          <w:ilvl w:val="2"/>
          <w:numId w:val="17"/>
        </w:numPr>
      </w:pPr>
      <w:bookmarkStart w:id="218" w:name="_Toc356466342"/>
      <w:r>
        <w:rPr>
          <w:rFonts w:hint="eastAsia"/>
        </w:rPr>
        <w:lastRenderedPageBreak/>
        <w:t>className</w:t>
      </w:r>
      <w:bookmarkEnd w:id="218"/>
    </w:p>
    <w:p w:rsidR="00375F9C" w:rsidRDefault="00375F9C" w:rsidP="00375F9C">
      <w:r>
        <w:rPr>
          <w:rFonts w:hint="eastAsia"/>
        </w:rPr>
        <w:t xml:space="preserve">There are five function to handle CSS className: </w:t>
      </w:r>
    </w:p>
    <w:p w:rsidR="00375F9C" w:rsidRDefault="00375F9C" w:rsidP="00E45D25">
      <w:pPr>
        <w:numPr>
          <w:ilvl w:val="0"/>
          <w:numId w:val="10"/>
        </w:numPr>
      </w:pPr>
      <w:r>
        <w:rPr>
          <w:rFonts w:hint="eastAsia"/>
        </w:rPr>
        <w:t>hasClass: Determines whether a specified class exists or not</w:t>
      </w:r>
    </w:p>
    <w:p w:rsidR="00375F9C" w:rsidRDefault="00375F9C" w:rsidP="00E45D25">
      <w:pPr>
        <w:numPr>
          <w:ilvl w:val="0"/>
          <w:numId w:val="10"/>
        </w:numPr>
      </w:pPr>
      <w:r>
        <w:rPr>
          <w:rFonts w:hint="eastAsia"/>
        </w:rPr>
        <w:t xml:space="preserve">addClass: Adds classes to the current DOM nodes </w:t>
      </w:r>
    </w:p>
    <w:p w:rsidR="00375F9C" w:rsidRDefault="00375F9C" w:rsidP="00E45D25">
      <w:pPr>
        <w:numPr>
          <w:ilvl w:val="0"/>
          <w:numId w:val="10"/>
        </w:numPr>
      </w:pPr>
      <w:r>
        <w:rPr>
          <w:rFonts w:hint="eastAsia"/>
        </w:rPr>
        <w:t>removeClass: Removes classes from the current DOM nodes</w:t>
      </w:r>
    </w:p>
    <w:p w:rsidR="00375F9C" w:rsidRDefault="00375F9C" w:rsidP="00E45D25">
      <w:pPr>
        <w:numPr>
          <w:ilvl w:val="0"/>
          <w:numId w:val="10"/>
        </w:numPr>
      </w:pPr>
      <w:r>
        <w:rPr>
          <w:rFonts w:hint="eastAsia"/>
        </w:rPr>
        <w:t>replaceClass: Replaces classes for the current DOM nodes</w:t>
      </w:r>
    </w:p>
    <w:p w:rsidR="00375F9C" w:rsidRPr="004553B4" w:rsidRDefault="00375F9C" w:rsidP="00E45D25">
      <w:pPr>
        <w:numPr>
          <w:ilvl w:val="0"/>
          <w:numId w:val="10"/>
        </w:numPr>
      </w:pPr>
      <w:r>
        <w:rPr>
          <w:rFonts w:hint="eastAsia"/>
        </w:rPr>
        <w:t>tagClass: Adds/Removes a tag to all classes of the current DOM nodes</w:t>
      </w:r>
    </w:p>
    <w:p w:rsidR="00375F9C" w:rsidRDefault="005C781A" w:rsidP="00375F9C">
      <w:r>
        <w:rPr>
          <w:noProof/>
        </w:rPr>
        <mc:AlternateContent>
          <mc:Choice Requires="wpc">
            <w:drawing>
              <wp:inline distT="0" distB="0" distL="0" distR="0" wp14:anchorId="3ED1B76E" wp14:editId="0E76CCFB">
                <wp:extent cx="5257800" cy="4467225"/>
                <wp:effectExtent l="9525" t="0" r="9525" b="9525"/>
                <wp:docPr id="306" name="画布 3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6" name="Text Box 308"/>
                        <wps:cNvSpPr txBox="1">
                          <a:spLocks noChangeArrowheads="1"/>
                        </wps:cNvSpPr>
                        <wps:spPr bwMode="auto">
                          <a:xfrm>
                            <a:off x="0" y="48895"/>
                            <a:ext cx="5257800" cy="4418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A5DA6" w:rsidRDefault="0023747D" w:rsidP="00375F9C">
                              <w:pPr>
                                <w:spacing w:line="240" w:lineRule="exact"/>
                                <w:rPr>
                                  <w:sz w:val="18"/>
                                  <w:szCs w:val="18"/>
                                </w:rPr>
                              </w:pPr>
                              <w:r w:rsidRPr="004A5DA6">
                                <w:rPr>
                                  <w:color w:val="0000FF"/>
                                  <w:sz w:val="18"/>
                                  <w:szCs w:val="18"/>
                                </w:rPr>
                                <w:t>var</w:t>
                              </w:r>
                              <w:r w:rsidRPr="004A5DA6">
                                <w:rPr>
                                  <w:sz w:val="18"/>
                                  <w:szCs w:val="18"/>
                                </w:rPr>
                                <w:t xml:space="preserve"> node;</w:t>
                              </w:r>
                            </w:p>
                            <w:p w:rsidR="0023747D" w:rsidRPr="004A5DA6" w:rsidRDefault="00F70C1C" w:rsidP="00375F9C">
                              <w:pPr>
                                <w:spacing w:line="240" w:lineRule="exact"/>
                                <w:rPr>
                                  <w:sz w:val="18"/>
                                  <w:szCs w:val="18"/>
                                </w:rPr>
                              </w:pPr>
                              <w:r>
                                <w:rPr>
                                  <w:sz w:val="18"/>
                                  <w:szCs w:val="18"/>
                                </w:rPr>
                                <w:t>xui</w:t>
                              </w:r>
                              <w:r w:rsidR="0023747D" w:rsidRPr="004A5DA6">
                                <w:rPr>
                                  <w:sz w:val="18"/>
                                  <w:szCs w:val="18"/>
                                </w:rPr>
                                <w:t>(</w:t>
                              </w:r>
                              <w:r w:rsidR="0023747D" w:rsidRPr="004A5DA6">
                                <w:rPr>
                                  <w:color w:val="FF00FF"/>
                                  <w:sz w:val="18"/>
                                  <w:szCs w:val="18"/>
                                </w:rPr>
                                <w:t>'body'</w:t>
                              </w:r>
                              <w:r w:rsidR="0023747D" w:rsidRPr="004A5DA6">
                                <w:rPr>
                                  <w:sz w:val="18"/>
                                  <w:szCs w:val="18"/>
                                </w:rPr>
                                <w:t>).append(node=</w:t>
                              </w:r>
                              <w:r>
                                <w:rPr>
                                  <w:sz w:val="18"/>
                                  <w:szCs w:val="18"/>
                                </w:rPr>
                                <w:t>xui</w:t>
                              </w:r>
                              <w:r w:rsidR="0023747D" w:rsidRPr="004A5DA6">
                                <w:rPr>
                                  <w:sz w:val="18"/>
                                  <w:szCs w:val="18"/>
                                </w:rPr>
                                <w:t>.create(</w:t>
                              </w:r>
                              <w:r w:rsidR="0023747D" w:rsidRPr="004A5DA6">
                                <w:rPr>
                                  <w:color w:val="FF00FF"/>
                                  <w:sz w:val="18"/>
                                  <w:szCs w:val="18"/>
                                </w:rPr>
                                <w:t>'div'</w:t>
                              </w:r>
                              <w:r w:rsidR="0023747D"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_.asyRun(</w:t>
                              </w:r>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node.addClass(</w:t>
                              </w:r>
                              <w:r w:rsidRPr="004A5DA6">
                                <w:rPr>
                                  <w:color w:val="FF00FF"/>
                                  <w:sz w:val="18"/>
                                  <w:szCs w:val="18"/>
                                </w:rPr>
                                <w:t>"cls1 cls2 cls3"</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r w:rsidR="00F70C1C">
                                <w:rPr>
                                  <w:sz w:val="18"/>
                                  <w:szCs w:val="18"/>
                                </w:rPr>
                                <w:t>xui</w:t>
                              </w:r>
                              <w:r w:rsidRPr="004A5DA6">
                                <w:rPr>
                                  <w:sz w:val="18"/>
                                  <w:szCs w:val="18"/>
                                </w:rPr>
                                <w:t>.message(node.hasClass(</w:t>
                              </w:r>
                              <w:r w:rsidRPr="004A5DA6">
                                <w:rPr>
                                  <w:color w:val="FF00FF"/>
                                  <w:sz w:val="18"/>
                                  <w:szCs w:val="18"/>
                                </w:rPr>
                                <w:t>'cls2'</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node.text(node.attr(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r w:rsidRPr="004A5DA6">
                                <w:rPr>
                                  <w:color w:val="800000"/>
                                  <w:sz w:val="18"/>
                                  <w:szCs w:val="18"/>
                                </w:rPr>
                                <w:t>1000</w:t>
                              </w:r>
                              <w:r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_.asyRun(</w:t>
                              </w:r>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node.removeClass(</w:t>
                              </w:r>
                              <w:r w:rsidRPr="004A5DA6">
                                <w:rPr>
                                  <w:color w:val="FF00FF"/>
                                  <w:sz w:val="18"/>
                                  <w:szCs w:val="18"/>
                                </w:rPr>
                                <w:t>"cls2"</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node.text(node.attr(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r w:rsidRPr="004A5DA6">
                                <w:rPr>
                                  <w:color w:val="800000"/>
                                  <w:sz w:val="18"/>
                                  <w:szCs w:val="18"/>
                                </w:rPr>
                                <w:t>2000</w:t>
                              </w:r>
                              <w:r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_.asyRun(</w:t>
                              </w:r>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node.replaceClass(</w:t>
                              </w:r>
                              <w:r w:rsidRPr="004A5DA6">
                                <w:rPr>
                                  <w:color w:val="FF8000"/>
                                  <w:sz w:val="18"/>
                                  <w:szCs w:val="18"/>
                                </w:rPr>
                                <w:t>/cls/g</w:t>
                              </w:r>
                              <w:r w:rsidRPr="004A5DA6">
                                <w:rPr>
                                  <w:sz w:val="18"/>
                                  <w:szCs w:val="18"/>
                                </w:rPr>
                                <w:t>,</w:t>
                              </w:r>
                              <w:r w:rsidRPr="004A5DA6">
                                <w:rPr>
                                  <w:color w:val="FF00FF"/>
                                  <w:sz w:val="18"/>
                                  <w:szCs w:val="18"/>
                                </w:rPr>
                                <w:t>"class"</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node.text(node.attr(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r w:rsidRPr="004A5DA6">
                                <w:rPr>
                                  <w:color w:val="800000"/>
                                  <w:sz w:val="18"/>
                                  <w:szCs w:val="18"/>
                                </w:rPr>
                                <w:t>3000</w:t>
                              </w:r>
                              <w:r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_.asyRun(</w:t>
                              </w:r>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node.tagClass(</w:t>
                              </w:r>
                              <w:r w:rsidRPr="004A5DA6">
                                <w:rPr>
                                  <w:color w:val="FF00FF"/>
                                  <w:sz w:val="18"/>
                                  <w:szCs w:val="18"/>
                                </w:rPr>
                                <w:t>"-mouseover"</w:t>
                              </w:r>
                              <w:r w:rsidRPr="004A5DA6">
                                <w:rPr>
                                  <w:sz w:val="18"/>
                                  <w:szCs w:val="18"/>
                                </w:rPr>
                                <w:t>,</w:t>
                              </w:r>
                              <w:r w:rsidRPr="004A5DA6">
                                <w:rPr>
                                  <w:color w:val="0000FF"/>
                                  <w:sz w:val="18"/>
                                  <w:szCs w:val="18"/>
                                </w:rPr>
                                <w:t>true</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node.text(node.attr(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r w:rsidRPr="004A5DA6">
                                <w:rPr>
                                  <w:color w:val="800000"/>
                                  <w:sz w:val="18"/>
                                  <w:szCs w:val="18"/>
                                </w:rPr>
                                <w:t>4000</w:t>
                              </w:r>
                              <w:r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_.asyRun(</w:t>
                              </w:r>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node.tagClass(</w:t>
                              </w:r>
                              <w:r w:rsidRPr="004A5DA6">
                                <w:rPr>
                                  <w:color w:val="FF00FF"/>
                                  <w:sz w:val="18"/>
                                  <w:szCs w:val="18"/>
                                </w:rPr>
                                <w:t>"-mouseover"</w:t>
                              </w:r>
                              <w:r w:rsidRPr="004A5DA6">
                                <w:rPr>
                                  <w:sz w:val="18"/>
                                  <w:szCs w:val="18"/>
                                </w:rPr>
                                <w:t>,</w:t>
                              </w:r>
                              <w:r w:rsidRPr="004A5DA6">
                                <w:rPr>
                                  <w:color w:val="0000FF"/>
                                  <w:sz w:val="18"/>
                                  <w:szCs w:val="18"/>
                                </w:rPr>
                                <w:t>false</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node.text(node.attr(</w:t>
                              </w:r>
                              <w:r w:rsidRPr="004A5DA6">
                                <w:rPr>
                                  <w:color w:val="FF00FF"/>
                                  <w:sz w:val="18"/>
                                  <w:szCs w:val="18"/>
                                </w:rPr>
                                <w:t>'className'</w:t>
                              </w:r>
                              <w:r w:rsidRPr="004A5DA6">
                                <w:rPr>
                                  <w:sz w:val="18"/>
                                  <w:szCs w:val="18"/>
                                </w:rPr>
                                <w:t>));</w:t>
                              </w:r>
                            </w:p>
                            <w:p w:rsidR="0023747D" w:rsidRPr="004A5DA6" w:rsidRDefault="0023747D" w:rsidP="00375F9C">
                              <w:pPr>
                                <w:rPr>
                                  <w:szCs w:val="18"/>
                                </w:rPr>
                              </w:pPr>
                              <w:r w:rsidRPr="004A5DA6">
                                <w:rPr>
                                  <w:sz w:val="18"/>
                                  <w:szCs w:val="18"/>
                                </w:rPr>
                                <w:t>},</w:t>
                              </w:r>
                              <w:r w:rsidRPr="004A5DA6">
                                <w:rPr>
                                  <w:color w:val="800000"/>
                                  <w:sz w:val="18"/>
                                  <w:szCs w:val="18"/>
                                </w:rPr>
                                <w:t>6000</w:t>
                              </w:r>
                              <w:r w:rsidRPr="004A5DA6">
                                <w:rPr>
                                  <w:sz w:val="18"/>
                                  <w:szCs w:val="18"/>
                                </w:rPr>
                                <w:t>);</w:t>
                              </w:r>
                            </w:p>
                          </w:txbxContent>
                        </wps:txbx>
                        <wps:bodyPr rot="0" vert="horz" wrap="square" lIns="54000" tIns="46800" rIns="54000" bIns="45720" anchor="t" anchorCtr="0" upright="1">
                          <a:spAutoFit/>
                        </wps:bodyPr>
                      </wps:wsp>
                      <wps:wsp>
                        <wps:cNvPr id="218" name="AutoShape 309"/>
                        <wps:cNvSpPr>
                          <a:spLocks noChangeArrowheads="1"/>
                        </wps:cNvSpPr>
                        <wps:spPr bwMode="auto">
                          <a:xfrm flipH="1">
                            <a:off x="2400300" y="297180"/>
                            <a:ext cx="800100" cy="198120"/>
                          </a:xfrm>
                          <a:prstGeom prst="wedgeRoundRectCallout">
                            <a:avLst>
                              <a:gd name="adj1" fmla="val 116824"/>
                              <a:gd name="adj2" fmla="val 2006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dds classes</w:t>
                              </w:r>
                            </w:p>
                          </w:txbxContent>
                        </wps:txbx>
                        <wps:bodyPr rot="0" vert="horz" wrap="square" lIns="0" tIns="0" rIns="0" bIns="0" anchor="t" anchorCtr="0" upright="1">
                          <a:noAutofit/>
                        </wps:bodyPr>
                      </wps:wsp>
                      <wps:wsp>
                        <wps:cNvPr id="219" name="AutoShape 310"/>
                        <wps:cNvSpPr>
                          <a:spLocks noChangeArrowheads="1"/>
                        </wps:cNvSpPr>
                        <wps:spPr bwMode="auto">
                          <a:xfrm flipH="1">
                            <a:off x="2171700" y="3764280"/>
                            <a:ext cx="914400" cy="198120"/>
                          </a:xfrm>
                          <a:prstGeom prst="wedgeRoundRectCallout">
                            <a:avLst>
                              <a:gd name="adj1" fmla="val 77222"/>
                              <a:gd name="adj2" fmla="val 63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emove tag</w:t>
                              </w:r>
                            </w:p>
                          </w:txbxContent>
                        </wps:txbx>
                        <wps:bodyPr rot="0" vert="horz" wrap="square" lIns="0" tIns="0" rIns="0" bIns="0" anchor="t" anchorCtr="0" upright="1">
                          <a:noAutofit/>
                        </wps:bodyPr>
                      </wps:wsp>
                      <wps:wsp>
                        <wps:cNvPr id="221" name="AutoShape 311"/>
                        <wps:cNvSpPr>
                          <a:spLocks noChangeArrowheads="1"/>
                        </wps:cNvSpPr>
                        <wps:spPr bwMode="auto">
                          <a:xfrm flipH="1">
                            <a:off x="2057400" y="1287780"/>
                            <a:ext cx="914400" cy="198120"/>
                          </a:xfrm>
                          <a:prstGeom prst="wedgeRoundRectCallout">
                            <a:avLst>
                              <a:gd name="adj1" fmla="val 98056"/>
                              <a:gd name="adj2" fmla="val 17115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emoves</w:t>
                              </w:r>
                            </w:p>
                          </w:txbxContent>
                        </wps:txbx>
                        <wps:bodyPr rot="0" vert="horz" wrap="square" lIns="0" tIns="0" rIns="0" bIns="0" anchor="t" anchorCtr="0" upright="1">
                          <a:noAutofit/>
                        </wps:bodyPr>
                      </wps:wsp>
                      <wps:wsp>
                        <wps:cNvPr id="223" name="AutoShape 313"/>
                        <wps:cNvSpPr>
                          <a:spLocks noChangeArrowheads="1"/>
                        </wps:cNvSpPr>
                        <wps:spPr bwMode="auto">
                          <a:xfrm flipH="1">
                            <a:off x="1943100" y="2080260"/>
                            <a:ext cx="800100" cy="198120"/>
                          </a:xfrm>
                          <a:prstGeom prst="wedgeRoundRectCallout">
                            <a:avLst>
                              <a:gd name="adj1" fmla="val 54917"/>
                              <a:gd name="adj2" fmla="val 11121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M</w:t>
                              </w:r>
                              <w:r>
                                <w:rPr>
                                  <w:rFonts w:hint="eastAsia"/>
                                  <w:szCs w:val="18"/>
                                </w:rPr>
                                <w:t>odifies</w:t>
                              </w:r>
                            </w:p>
                          </w:txbxContent>
                        </wps:txbx>
                        <wps:bodyPr rot="0" vert="horz" wrap="square" lIns="0" tIns="0" rIns="0" bIns="0" anchor="t" anchorCtr="0" upright="1">
                          <a:noAutofit/>
                        </wps:bodyPr>
                      </wps:wsp>
                      <wps:wsp>
                        <wps:cNvPr id="256" name="AutoShape 314"/>
                        <wps:cNvSpPr>
                          <a:spLocks noChangeArrowheads="1"/>
                        </wps:cNvSpPr>
                        <wps:spPr bwMode="auto">
                          <a:xfrm flipH="1">
                            <a:off x="2628900" y="594360"/>
                            <a:ext cx="1600200" cy="396240"/>
                          </a:xfrm>
                          <a:prstGeom prst="wedgeRoundRectCallout">
                            <a:avLst>
                              <a:gd name="adj1" fmla="val 90551"/>
                              <a:gd name="adj2" fmla="val 3541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373AC" w:rsidRDefault="0023747D" w:rsidP="00375F9C">
                              <w:pPr>
                                <w:rPr>
                                  <w:szCs w:val="18"/>
                                </w:rPr>
                              </w:pPr>
                              <w:r>
                                <w:rPr>
                                  <w:rStyle w:val="shorttext"/>
                                </w:rPr>
                                <w:t>Determine</w:t>
                              </w:r>
                              <w:r>
                                <w:rPr>
                                  <w:rStyle w:val="shorttext"/>
                                  <w:rFonts w:hint="eastAsia"/>
                                </w:rPr>
                                <w:t>s</w:t>
                              </w:r>
                              <w:r>
                                <w:rPr>
                                  <w:rStyle w:val="shorttext"/>
                                </w:rPr>
                                <w:t xml:space="preserve"> whether</w:t>
                              </w:r>
                              <w:r>
                                <w:rPr>
                                  <w:rStyle w:val="shorttext"/>
                                  <w:rFonts w:hint="eastAsia"/>
                                </w:rPr>
                                <w:t xml:space="preserve"> a class name exists or not</w:t>
                              </w:r>
                            </w:p>
                          </w:txbxContent>
                        </wps:txbx>
                        <wps:bodyPr rot="0" vert="horz" wrap="square" lIns="0" tIns="0" rIns="0" bIns="0" anchor="t" anchorCtr="0" upright="1">
                          <a:noAutofit/>
                        </wps:bodyPr>
                      </wps:wsp>
                      <wps:wsp>
                        <wps:cNvPr id="257" name="AutoShape 315"/>
                        <wps:cNvSpPr>
                          <a:spLocks noChangeArrowheads="1"/>
                        </wps:cNvSpPr>
                        <wps:spPr bwMode="auto">
                          <a:xfrm flipH="1">
                            <a:off x="1943100" y="2773680"/>
                            <a:ext cx="800100" cy="198120"/>
                          </a:xfrm>
                          <a:prstGeom prst="wedgeRoundRectCallout">
                            <a:avLst>
                              <a:gd name="adj1" fmla="val 59681"/>
                              <a:gd name="adj2" fmla="val 1708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Adds</w:t>
                              </w:r>
                              <w:r>
                                <w:rPr>
                                  <w:rFonts w:hint="eastAsia"/>
                                  <w:szCs w:val="18"/>
                                </w:rPr>
                                <w:t xml:space="preserve"> tag</w:t>
                              </w:r>
                            </w:p>
                          </w:txbxContent>
                        </wps:txbx>
                        <wps:bodyPr rot="0" vert="horz" wrap="square" lIns="0" tIns="0" rIns="0" bIns="0" anchor="t" anchorCtr="0" upright="1">
                          <a:noAutofit/>
                        </wps:bodyPr>
                      </wps:wsp>
                    </wpc:wpc>
                  </a:graphicData>
                </a:graphic>
              </wp:inline>
            </w:drawing>
          </mc:Choice>
          <mc:Fallback>
            <w:pict>
              <v:group id="画布 306" o:spid="_x0000_s1988" editas="canvas" style="width:414pt;height:351.75pt;mso-position-horizontal-relative:char;mso-position-vertical-relative:line" coordsize="52578,4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">
                <v:shape id="_x0000_s1989" type="#_x0000_t75" style="position:absolute;width:52578;height:44672;visibility:visible;mso-wrap-style:square">
                  <v:fill o:detectmouseclick="t"/>
                  <v:path o:connecttype="none"/>
                </v:shape>
                <v:shape id="Text Box 308" o:spid="_x0000_s1990" type="#_x0000_t202" style="position:absolute;top:488;width:52578;height:44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wtVcQA&#10;AADcAAAADwAAAGRycy9kb3ducmV2LnhtbESPQWvCQBSE7wX/w/KE3upGD8FG1yCKpJdCa+v9kX1m&#10;Q7Jvw+4a47/vFgo9DjPzDbMtJ9uLkXxoHStYLjIQxLXTLTcKvr9OL2sQISJr7B2TggcFKHezpy0W&#10;2t35k8ZzbESCcChQgYlxKKQMtSGLYeEG4uRdnbcYk/SN1B7vCW57ucqyXFpsOS0YHOhgqO7ON6ug&#10;7o7TsWovxo83u/7Qr9XjPa+Uep5P+w2ISFP8D/+137SC1TKH3zPpCM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sLVXEAAAA3AAAAA8AAAAAAAAAAAAAAAAAmAIAAGRycy9k&#10;b3ducmV2LnhtbFBLBQYAAAAABAAEAPUAAACJAwAAAAA=&#10;" strokeweight="1pt">
                  <v:textbox style="mso-fit-shape-to-text:t" inset="1.5mm,1.3mm,1.5mm">
                    <w:txbxContent>
                      <w:p w:rsidR="0023747D" w:rsidRPr="004A5DA6" w:rsidRDefault="0023747D" w:rsidP="00375F9C">
                        <w:pPr>
                          <w:spacing w:line="240" w:lineRule="exact"/>
                          <w:rPr>
                            <w:sz w:val="18"/>
                            <w:szCs w:val="18"/>
                          </w:rPr>
                        </w:pPr>
                        <w:proofErr w:type="gramStart"/>
                        <w:r w:rsidRPr="004A5DA6">
                          <w:rPr>
                            <w:color w:val="0000FF"/>
                            <w:sz w:val="18"/>
                            <w:szCs w:val="18"/>
                          </w:rPr>
                          <w:t>var</w:t>
                        </w:r>
                        <w:proofErr w:type="gramEnd"/>
                        <w:r w:rsidRPr="004A5DA6">
                          <w:rPr>
                            <w:sz w:val="18"/>
                            <w:szCs w:val="18"/>
                          </w:rPr>
                          <w:t xml:space="preserve"> node;</w:t>
                        </w:r>
                      </w:p>
                      <w:p w:rsidR="0023747D" w:rsidRPr="004A5DA6" w:rsidRDefault="00F70C1C" w:rsidP="00375F9C">
                        <w:pPr>
                          <w:spacing w:line="240" w:lineRule="exact"/>
                          <w:rPr>
                            <w:sz w:val="18"/>
                            <w:szCs w:val="18"/>
                          </w:rPr>
                        </w:pPr>
                        <w:proofErr w:type="gramStart"/>
                        <w:r>
                          <w:rPr>
                            <w:sz w:val="18"/>
                            <w:szCs w:val="18"/>
                          </w:rPr>
                          <w:t>xui</w:t>
                        </w:r>
                        <w:r w:rsidR="0023747D" w:rsidRPr="004A5DA6">
                          <w:rPr>
                            <w:sz w:val="18"/>
                            <w:szCs w:val="18"/>
                          </w:rPr>
                          <w:t>(</w:t>
                        </w:r>
                        <w:proofErr w:type="gramEnd"/>
                        <w:r w:rsidR="0023747D" w:rsidRPr="004A5DA6">
                          <w:rPr>
                            <w:color w:val="FF00FF"/>
                            <w:sz w:val="18"/>
                            <w:szCs w:val="18"/>
                          </w:rPr>
                          <w:t>'body'</w:t>
                        </w:r>
                        <w:r w:rsidR="0023747D" w:rsidRPr="004A5DA6">
                          <w:rPr>
                            <w:sz w:val="18"/>
                            <w:szCs w:val="18"/>
                          </w:rPr>
                          <w:t>).append(node=</w:t>
                        </w:r>
                        <w:r>
                          <w:rPr>
                            <w:sz w:val="18"/>
                            <w:szCs w:val="18"/>
                          </w:rPr>
                          <w:t>xui</w:t>
                        </w:r>
                        <w:r w:rsidR="0023747D" w:rsidRPr="004A5DA6">
                          <w:rPr>
                            <w:sz w:val="18"/>
                            <w:szCs w:val="18"/>
                          </w:rPr>
                          <w:t>.create(</w:t>
                        </w:r>
                        <w:r w:rsidR="0023747D" w:rsidRPr="004A5DA6">
                          <w:rPr>
                            <w:color w:val="FF00FF"/>
                            <w:sz w:val="18"/>
                            <w:szCs w:val="18"/>
                          </w:rPr>
                          <w:t>'div'</w:t>
                        </w:r>
                        <w:r w:rsidR="0023747D"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w:t>
                        </w:r>
                        <w:proofErr w:type="gramStart"/>
                        <w:r w:rsidRPr="004A5DA6">
                          <w:rPr>
                            <w:sz w:val="18"/>
                            <w:szCs w:val="18"/>
                          </w:rPr>
                          <w:t>asyRun(</w:t>
                        </w:r>
                        <w:proofErr w:type="gramEnd"/>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node.addClass(</w:t>
                        </w:r>
                        <w:proofErr w:type="gramEnd"/>
                        <w:r w:rsidRPr="004A5DA6">
                          <w:rPr>
                            <w:color w:val="FF00FF"/>
                            <w:sz w:val="18"/>
                            <w:szCs w:val="18"/>
                          </w:rPr>
                          <w:t>"cls1 cls2 cls3"</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00F70C1C">
                          <w:rPr>
                            <w:sz w:val="18"/>
                            <w:szCs w:val="18"/>
                          </w:rPr>
                          <w:t>xui</w:t>
                        </w:r>
                        <w:r w:rsidRPr="004A5DA6">
                          <w:rPr>
                            <w:sz w:val="18"/>
                            <w:szCs w:val="18"/>
                          </w:rPr>
                          <w:t>.message(</w:t>
                        </w:r>
                        <w:proofErr w:type="gramEnd"/>
                        <w:r w:rsidRPr="004A5DA6">
                          <w:rPr>
                            <w:sz w:val="18"/>
                            <w:szCs w:val="18"/>
                          </w:rPr>
                          <w:t>node.hasClass(</w:t>
                        </w:r>
                        <w:r w:rsidRPr="004A5DA6">
                          <w:rPr>
                            <w:color w:val="FF00FF"/>
                            <w:sz w:val="18"/>
                            <w:szCs w:val="18"/>
                          </w:rPr>
                          <w:t>'cls2'</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node.text(</w:t>
                        </w:r>
                        <w:proofErr w:type="gramEnd"/>
                        <w:r w:rsidRPr="004A5DA6">
                          <w:rPr>
                            <w:sz w:val="18"/>
                            <w:szCs w:val="18"/>
                          </w:rPr>
                          <w: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proofErr w:type="gramStart"/>
                        <w:r w:rsidRPr="004A5DA6">
                          <w:rPr>
                            <w:sz w:val="18"/>
                            <w:szCs w:val="18"/>
                          </w:rPr>
                          <w:t>,</w:t>
                        </w:r>
                        <w:r w:rsidRPr="004A5DA6">
                          <w:rPr>
                            <w:color w:val="800000"/>
                            <w:sz w:val="18"/>
                            <w:szCs w:val="18"/>
                          </w:rPr>
                          <w:t>1000</w:t>
                        </w:r>
                        <w:proofErr w:type="gramEnd"/>
                        <w:r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w:t>
                        </w:r>
                        <w:proofErr w:type="gramStart"/>
                        <w:r w:rsidRPr="004A5DA6">
                          <w:rPr>
                            <w:sz w:val="18"/>
                            <w:szCs w:val="18"/>
                          </w:rPr>
                          <w:t>asyRun(</w:t>
                        </w:r>
                        <w:proofErr w:type="gramEnd"/>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node.removeClass(</w:t>
                        </w:r>
                        <w:proofErr w:type="gramEnd"/>
                        <w:r w:rsidRPr="004A5DA6">
                          <w:rPr>
                            <w:color w:val="FF00FF"/>
                            <w:sz w:val="18"/>
                            <w:szCs w:val="18"/>
                          </w:rPr>
                          <w:t>"cls2"</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node.text(</w:t>
                        </w:r>
                        <w:proofErr w:type="gramEnd"/>
                        <w:r w:rsidRPr="004A5DA6">
                          <w:rPr>
                            <w:sz w:val="18"/>
                            <w:szCs w:val="18"/>
                          </w:rPr>
                          <w: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proofErr w:type="gramStart"/>
                        <w:r w:rsidRPr="004A5DA6">
                          <w:rPr>
                            <w:sz w:val="18"/>
                            <w:szCs w:val="18"/>
                          </w:rPr>
                          <w:t>,</w:t>
                        </w:r>
                        <w:r w:rsidRPr="004A5DA6">
                          <w:rPr>
                            <w:color w:val="800000"/>
                            <w:sz w:val="18"/>
                            <w:szCs w:val="18"/>
                          </w:rPr>
                          <w:t>2000</w:t>
                        </w:r>
                        <w:proofErr w:type="gramEnd"/>
                        <w:r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w:t>
                        </w:r>
                        <w:proofErr w:type="gramStart"/>
                        <w:r w:rsidRPr="004A5DA6">
                          <w:rPr>
                            <w:sz w:val="18"/>
                            <w:szCs w:val="18"/>
                          </w:rPr>
                          <w:t>asyRun(</w:t>
                        </w:r>
                        <w:proofErr w:type="gramEnd"/>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node.replaceClass(</w:t>
                        </w:r>
                        <w:proofErr w:type="gramEnd"/>
                        <w:r w:rsidRPr="004A5DA6">
                          <w:rPr>
                            <w:color w:val="FF8000"/>
                            <w:sz w:val="18"/>
                            <w:szCs w:val="18"/>
                          </w:rPr>
                          <w:t>/cls/g</w:t>
                        </w:r>
                        <w:r w:rsidRPr="004A5DA6">
                          <w:rPr>
                            <w:sz w:val="18"/>
                            <w:szCs w:val="18"/>
                          </w:rPr>
                          <w:t>,</w:t>
                        </w:r>
                        <w:r w:rsidRPr="004A5DA6">
                          <w:rPr>
                            <w:color w:val="FF00FF"/>
                            <w:sz w:val="18"/>
                            <w:szCs w:val="18"/>
                          </w:rPr>
                          <w:t>"class"</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node.text(</w:t>
                        </w:r>
                        <w:proofErr w:type="gramEnd"/>
                        <w:r w:rsidRPr="004A5DA6">
                          <w:rPr>
                            <w:sz w:val="18"/>
                            <w:szCs w:val="18"/>
                          </w:rPr>
                          <w: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proofErr w:type="gramStart"/>
                        <w:r w:rsidRPr="004A5DA6">
                          <w:rPr>
                            <w:sz w:val="18"/>
                            <w:szCs w:val="18"/>
                          </w:rPr>
                          <w:t>,</w:t>
                        </w:r>
                        <w:r w:rsidRPr="004A5DA6">
                          <w:rPr>
                            <w:color w:val="800000"/>
                            <w:sz w:val="18"/>
                            <w:szCs w:val="18"/>
                          </w:rPr>
                          <w:t>3000</w:t>
                        </w:r>
                        <w:proofErr w:type="gramEnd"/>
                        <w:r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w:t>
                        </w:r>
                        <w:proofErr w:type="gramStart"/>
                        <w:r w:rsidRPr="004A5DA6">
                          <w:rPr>
                            <w:sz w:val="18"/>
                            <w:szCs w:val="18"/>
                          </w:rPr>
                          <w:t>asyRun(</w:t>
                        </w:r>
                        <w:proofErr w:type="gramEnd"/>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node.tagClass(</w:t>
                        </w:r>
                        <w:proofErr w:type="gramEnd"/>
                        <w:r w:rsidRPr="004A5DA6">
                          <w:rPr>
                            <w:color w:val="FF00FF"/>
                            <w:sz w:val="18"/>
                            <w:szCs w:val="18"/>
                          </w:rPr>
                          <w:t>"-mouseover"</w:t>
                        </w:r>
                        <w:r w:rsidRPr="004A5DA6">
                          <w:rPr>
                            <w:sz w:val="18"/>
                            <w:szCs w:val="18"/>
                          </w:rPr>
                          <w:t>,</w:t>
                        </w:r>
                        <w:r w:rsidRPr="004A5DA6">
                          <w:rPr>
                            <w:color w:val="0000FF"/>
                            <w:sz w:val="18"/>
                            <w:szCs w:val="18"/>
                          </w:rPr>
                          <w:t>true</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node.text(</w:t>
                        </w:r>
                        <w:proofErr w:type="gramEnd"/>
                        <w:r w:rsidRPr="004A5DA6">
                          <w:rPr>
                            <w:sz w:val="18"/>
                            <w:szCs w:val="18"/>
                          </w:rPr>
                          <w: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proofErr w:type="gramStart"/>
                        <w:r w:rsidRPr="004A5DA6">
                          <w:rPr>
                            <w:sz w:val="18"/>
                            <w:szCs w:val="18"/>
                          </w:rPr>
                          <w:t>,</w:t>
                        </w:r>
                        <w:r w:rsidRPr="004A5DA6">
                          <w:rPr>
                            <w:color w:val="800000"/>
                            <w:sz w:val="18"/>
                            <w:szCs w:val="18"/>
                          </w:rPr>
                          <w:t>4000</w:t>
                        </w:r>
                        <w:proofErr w:type="gramEnd"/>
                        <w:r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w:t>
                        </w:r>
                        <w:proofErr w:type="gramStart"/>
                        <w:r w:rsidRPr="004A5DA6">
                          <w:rPr>
                            <w:sz w:val="18"/>
                            <w:szCs w:val="18"/>
                          </w:rPr>
                          <w:t>asyRun(</w:t>
                        </w:r>
                        <w:proofErr w:type="gramEnd"/>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node.tagClass(</w:t>
                        </w:r>
                        <w:proofErr w:type="gramEnd"/>
                        <w:r w:rsidRPr="004A5DA6">
                          <w:rPr>
                            <w:color w:val="FF00FF"/>
                            <w:sz w:val="18"/>
                            <w:szCs w:val="18"/>
                          </w:rPr>
                          <w:t>"-mouseover"</w:t>
                        </w:r>
                        <w:r w:rsidRPr="004A5DA6">
                          <w:rPr>
                            <w:sz w:val="18"/>
                            <w:szCs w:val="18"/>
                          </w:rPr>
                          <w:t>,</w:t>
                        </w:r>
                        <w:r w:rsidRPr="004A5DA6">
                          <w:rPr>
                            <w:color w:val="0000FF"/>
                            <w:sz w:val="18"/>
                            <w:szCs w:val="18"/>
                          </w:rPr>
                          <w:t>false</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node.text(</w:t>
                        </w:r>
                        <w:proofErr w:type="gramEnd"/>
                        <w:r w:rsidRPr="004A5DA6">
                          <w:rPr>
                            <w:sz w:val="18"/>
                            <w:szCs w:val="18"/>
                          </w:rPr>
                          <w:t>node.attr(</w:t>
                        </w:r>
                        <w:r w:rsidRPr="004A5DA6">
                          <w:rPr>
                            <w:color w:val="FF00FF"/>
                            <w:sz w:val="18"/>
                            <w:szCs w:val="18"/>
                          </w:rPr>
                          <w:t>'className'</w:t>
                        </w:r>
                        <w:r w:rsidRPr="004A5DA6">
                          <w:rPr>
                            <w:sz w:val="18"/>
                            <w:szCs w:val="18"/>
                          </w:rPr>
                          <w:t>));</w:t>
                        </w:r>
                      </w:p>
                      <w:p w:rsidR="0023747D" w:rsidRPr="004A5DA6" w:rsidRDefault="0023747D" w:rsidP="00375F9C">
                        <w:pPr>
                          <w:rPr>
                            <w:szCs w:val="18"/>
                          </w:rPr>
                        </w:pPr>
                        <w:r w:rsidRPr="004A5DA6">
                          <w:rPr>
                            <w:sz w:val="18"/>
                            <w:szCs w:val="18"/>
                          </w:rPr>
                          <w:t>}</w:t>
                        </w:r>
                        <w:proofErr w:type="gramStart"/>
                        <w:r w:rsidRPr="004A5DA6">
                          <w:rPr>
                            <w:sz w:val="18"/>
                            <w:szCs w:val="18"/>
                          </w:rPr>
                          <w:t>,</w:t>
                        </w:r>
                        <w:r w:rsidRPr="004A5DA6">
                          <w:rPr>
                            <w:color w:val="800000"/>
                            <w:sz w:val="18"/>
                            <w:szCs w:val="18"/>
                          </w:rPr>
                          <w:t>6000</w:t>
                        </w:r>
                        <w:proofErr w:type="gramEnd"/>
                        <w:r w:rsidRPr="004A5DA6">
                          <w:rPr>
                            <w:sz w:val="18"/>
                            <w:szCs w:val="18"/>
                          </w:rPr>
                          <w:t>);</w:t>
                        </w:r>
                      </w:p>
                    </w:txbxContent>
                  </v:textbox>
                </v:shape>
                <v:shape id="AutoShape 309" o:spid="_x0000_s1991" type="#_x0000_t62" style="position:absolute;left:24003;top:2971;width:8001;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HLFcEA&#10;AADcAAAADwAAAGRycy9kb3ducmV2LnhtbERPS26DMBDdR+odrInUXWLIIi0UE0WVSNoVKu0BRngC&#10;qHiMbAfo7etFpS6f3r84rWYUMzk/WFaQ7hMQxK3VA3cKvj6r3TMIH5A1jpZJwQ95OJUPmwJzbRf+&#10;oLkJnYgh7HNU0Icw5VL6tieDfm8n4sjdrDMYInSd1A6XGG5GeUiSozQ4cGzocaLXntrv5m4U1C7t&#10;bjpcs6yyVbq+3+eny6VW6nG7nl9ABFrDv/jP/aYVHNK4Np6JR0C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hyxXBAAAA3AAAAA8AAAAAAAAAAAAAAAAAmAIAAGRycy9kb3du&#10;cmV2LnhtbFBLBQYAAAAABAAEAPUAAACGAwAAAAA=&#10;" adj="36034,54138" fillcolor="#ff9">
                  <v:textbox inset="0,0,0,0">
                    <w:txbxContent>
                      <w:p w:rsidR="0023747D" w:rsidRPr="000E23E9" w:rsidRDefault="0023747D" w:rsidP="00375F9C">
                        <w:pPr>
                          <w:rPr>
                            <w:szCs w:val="18"/>
                          </w:rPr>
                        </w:pPr>
                        <w:r>
                          <w:rPr>
                            <w:szCs w:val="18"/>
                          </w:rPr>
                          <w:t>A</w:t>
                        </w:r>
                        <w:r>
                          <w:rPr>
                            <w:rFonts w:hint="eastAsia"/>
                            <w:szCs w:val="18"/>
                          </w:rPr>
                          <w:t>dds classes</w:t>
                        </w:r>
                      </w:p>
                    </w:txbxContent>
                  </v:textbox>
                </v:shape>
                <v:shape id="AutoShape 310" o:spid="_x0000_s1992" type="#_x0000_t62" style="position:absolute;left:21717;top:37642;width:9144;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hL8UA&#10;AADcAAAADwAAAGRycy9kb3ducmV2LnhtbESPQWvCQBSE7wX/w/KEXqRuTEU0uoqWFsSLGAteH9nX&#10;bGj2bcyuGv99VxB6HGbmG2ax6mwtrtT6yrGC0TABQVw4XXGp4Pv49TYF4QOyxtoxKbiTh9Wy97LA&#10;TLsbH+iah1JECPsMFZgQmkxKXxiy6IeuIY7ej2sthijbUuoWbxFua5kmyURarDguGGzow1Dxm1+s&#10;gs+p260HY5NuLrNifzybe/l+ypV67XfrOYhAXfgPP9tbrSAdzeBx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2EvxQAAANwAAAAPAAAAAAAAAAAAAAAAAJgCAABkcnMv&#10;ZG93bnJldi54bWxQSwUGAAAAAAQABAD1AAAAigMAAAAA&#10;" adj="27480,24576" fillcolor="#ff9">
                  <v:textbox inset="0,0,0,0">
                    <w:txbxContent>
                      <w:p w:rsidR="0023747D" w:rsidRPr="000E23E9" w:rsidRDefault="0023747D" w:rsidP="00375F9C">
                        <w:pPr>
                          <w:rPr>
                            <w:szCs w:val="18"/>
                          </w:rPr>
                        </w:pPr>
                        <w:r>
                          <w:rPr>
                            <w:szCs w:val="18"/>
                          </w:rPr>
                          <w:t>R</w:t>
                        </w:r>
                        <w:r>
                          <w:rPr>
                            <w:rFonts w:hint="eastAsia"/>
                            <w:szCs w:val="18"/>
                          </w:rPr>
                          <w:t>emove tag</w:t>
                        </w:r>
                      </w:p>
                    </w:txbxContent>
                  </v:textbox>
                </v:shape>
                <v:shape id="AutoShape 311" o:spid="_x0000_s1993" type="#_x0000_t62" style="position:absolute;left:20574;top:12877;width:9144;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58UA&#10;AADcAAAADwAAAGRycy9kb3ducmV2LnhtbESPT2vCQBTE74V+h+UVvNVNcpASXcUKQosI9e/5kX1m&#10;Y7NvQ3Y1aT+9Kwgeh5n5DTOZ9bYWV2p95VhBOkxAEBdOV1wq2O+W7x8gfEDWWDsmBX/kYTZ9fZlg&#10;rl3HG7puQykihH2OCkwITS6lLwxZ9EPXEEfv5FqLIcq2lLrFLsJtLbMkGUmLFccFgw0tDBW/24tV&#10;cDinx261Xhwunz/V6fu87OfHf6PU4K2fj0EE6sMz/Gh/aQVZlsL9TDwC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b8/nxQAAANwAAAAPAAAAAAAAAAAAAAAAAJgCAABkcnMv&#10;ZG93bnJldi54bWxQSwUGAAAAAAQABAD1AAAAigMAAAAA&#10;" adj="31980,47769" fillcolor="#ff9">
                  <v:textbox inset="0,0,0,0">
                    <w:txbxContent>
                      <w:p w:rsidR="0023747D" w:rsidRPr="000E23E9" w:rsidRDefault="0023747D" w:rsidP="00375F9C">
                        <w:pPr>
                          <w:rPr>
                            <w:szCs w:val="18"/>
                          </w:rPr>
                        </w:pPr>
                        <w:r>
                          <w:rPr>
                            <w:szCs w:val="18"/>
                          </w:rPr>
                          <w:t>R</w:t>
                        </w:r>
                        <w:r>
                          <w:rPr>
                            <w:rFonts w:hint="eastAsia"/>
                            <w:szCs w:val="18"/>
                          </w:rPr>
                          <w:t>emoves</w:t>
                        </w:r>
                      </w:p>
                    </w:txbxContent>
                  </v:textbox>
                </v:shape>
                <v:shape id="AutoShape 313" o:spid="_x0000_s1994" type="#_x0000_t62" style="position:absolute;left:19431;top:20802;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9GkMcA&#10;AADcAAAADwAAAGRycy9kb3ducmV2LnhtbESPQWvCQBSE74X+h+UVvBTdNKFFoqtYQQg9tbZQvT2y&#10;L5tg9m3Mrib9991CweMwM98wy/VoW3Gl3jeOFTzNEhDEpdMNGwVfn7vpHIQPyBpbx6TghzysV/d3&#10;S8y1G/iDrvtgRISwz1FBHUKXS+nLmiz6meuIo1e53mKIsjdS9zhEuG1lmiQv0mLDcaHGjrY1laf9&#10;xSo4Pj8a85odimFTVcN7ccnOb8W3UpOHcbMAEWgMt/B/u9AK0jSDvzPx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RpDHAAAA3AAAAA8AAAAAAAAAAAAAAAAAmAIAAGRy&#10;cy9kb3ducmV2LnhtbFBLBQYAAAAABAAEAPUAAACMAwAAAAA=&#10;" adj="22662,34823" fillcolor="#ff9">
                  <v:textbox inset="0,0,0,0">
                    <w:txbxContent>
                      <w:p w:rsidR="0023747D" w:rsidRPr="000E23E9" w:rsidRDefault="0023747D" w:rsidP="00375F9C">
                        <w:pPr>
                          <w:rPr>
                            <w:szCs w:val="18"/>
                          </w:rPr>
                        </w:pPr>
                        <w:r>
                          <w:rPr>
                            <w:szCs w:val="18"/>
                          </w:rPr>
                          <w:t>M</w:t>
                        </w:r>
                        <w:r>
                          <w:rPr>
                            <w:rFonts w:hint="eastAsia"/>
                            <w:szCs w:val="18"/>
                          </w:rPr>
                          <w:t>odifies</w:t>
                        </w:r>
                      </w:p>
                    </w:txbxContent>
                  </v:textbox>
                </v:shape>
                <v:shape id="AutoShape 314" o:spid="_x0000_s1995" type="#_x0000_t62" style="position:absolute;left:26289;top:5943;width:16002;height:396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i5gcAA&#10;AADcAAAADwAAAGRycy9kb3ducmV2LnhtbESPwYrCQBBE7wv+w9CCt3ViQJHoKCIoXtcIemwybRLN&#10;9IRMa7J/v7OwsMeiql5R6+3gGvWmLtSeDcymCSjiwtuaSwOX/PC5BBUE2WLjmQx8U4DtZvSxxsz6&#10;nr/ofZZSRQiHDA1UIm2mdSgqchimviWO3t13DiXKrtS2wz7CXaPTJFlohzXHhQpb2ldUPM8vZ0Dy&#10;VyLH9HG8XcVKf20ewVFuzGQ87FaghAb5D/+1T9ZAOl/A75l4BPTm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1i5gcAAAADcAAAADwAAAAAAAAAAAAAAAACYAgAAZHJzL2Rvd25y&#10;ZXYueG1sUEsFBgAAAAAEAAQA9QAAAIUDAAAAAA==&#10;" adj="30359,18450" fillcolor="#ff9">
                  <v:textbox inset="0,0,0,0">
                    <w:txbxContent>
                      <w:p w:rsidR="0023747D" w:rsidRPr="000373AC" w:rsidRDefault="0023747D" w:rsidP="00375F9C">
                        <w:pPr>
                          <w:rPr>
                            <w:szCs w:val="18"/>
                          </w:rPr>
                        </w:pPr>
                        <w:r>
                          <w:rPr>
                            <w:rStyle w:val="shorttext"/>
                          </w:rPr>
                          <w:t>Determine</w:t>
                        </w:r>
                        <w:r>
                          <w:rPr>
                            <w:rStyle w:val="shorttext"/>
                            <w:rFonts w:hint="eastAsia"/>
                          </w:rPr>
                          <w:t>s</w:t>
                        </w:r>
                        <w:r>
                          <w:rPr>
                            <w:rStyle w:val="shorttext"/>
                          </w:rPr>
                          <w:t xml:space="preserve"> whether</w:t>
                        </w:r>
                        <w:r>
                          <w:rPr>
                            <w:rStyle w:val="shorttext"/>
                            <w:rFonts w:hint="eastAsia"/>
                          </w:rPr>
                          <w:t xml:space="preserve"> a class name exists or not</w:t>
                        </w:r>
                      </w:p>
                    </w:txbxContent>
                  </v:textbox>
                </v:shape>
                <v:shape id="AutoShape 315" o:spid="_x0000_s1996" type="#_x0000_t62" style="position:absolute;left:19431;top:27736;width:8001;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5j2MUA&#10;AADcAAAADwAAAGRycy9kb3ducmV2LnhtbESP3WoCMRSE7wu+QzhC72pWwVZXo0iLtIhC/cHrw+aY&#10;XUxOlk2qa5/eCIVeDjPzDTOdt86KCzWh8qyg38tAEBdeV2wUHPbLlxGIEJE1Ws+k4EYB5rPO0xRz&#10;7a+8pcsuGpEgHHJUUMZY51KGoiSHoedr4uSdfOMwJtkYqRu8JrizcpBlr9JhxWmhxJreSyrOux+n&#10;4NNs7PFmN/73UK32cv09/jDtWKnnbruYgIjUxv/wX/tLKxgM3+BxJh0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mPYxQAAANwAAAAPAAAAAAAAAAAAAAAAAJgCAABkcnMv&#10;ZG93bnJldi54bWxQSwUGAAAAAAQABAD1AAAAigMAAAAA&#10;" adj="23691,47699" fillcolor="#ff9">
                  <v:textbox inset="0,0,0,0">
                    <w:txbxContent>
                      <w:p w:rsidR="0023747D" w:rsidRPr="000E23E9" w:rsidRDefault="0023747D" w:rsidP="00375F9C">
                        <w:pPr>
                          <w:rPr>
                            <w:szCs w:val="18"/>
                          </w:rPr>
                        </w:pPr>
                        <w:r>
                          <w:rPr>
                            <w:szCs w:val="18"/>
                          </w:rPr>
                          <w:t>Adds</w:t>
                        </w:r>
                        <w:r>
                          <w:rPr>
                            <w:rFonts w:hint="eastAsia"/>
                            <w:szCs w:val="18"/>
                          </w:rPr>
                          <w:t xml:space="preserve"> tag</w:t>
                        </w:r>
                      </w:p>
                    </w:txbxContent>
                  </v:textbox>
                </v:shape>
                <w10:anchorlock/>
              </v:group>
            </w:pict>
          </mc:Fallback>
        </mc:AlternateContent>
      </w:r>
    </w:p>
    <w:p w:rsidR="00375F9C" w:rsidRPr="004A5DA6" w:rsidRDefault="00375F9C" w:rsidP="00375F9C">
      <w:pPr>
        <w:spacing w:line="240" w:lineRule="exact"/>
        <w:rPr>
          <w:sz w:val="18"/>
          <w:szCs w:val="18"/>
        </w:rPr>
      </w:pPr>
    </w:p>
    <w:p w:rsidR="00375F9C" w:rsidRDefault="00375F9C" w:rsidP="00E45D25">
      <w:pPr>
        <w:pStyle w:val="3"/>
        <w:numPr>
          <w:ilvl w:val="2"/>
          <w:numId w:val="17"/>
        </w:numPr>
      </w:pPr>
      <w:bookmarkStart w:id="219" w:name="_Toc356466343"/>
      <w:r>
        <w:rPr>
          <w:rFonts w:hint="eastAsia"/>
        </w:rPr>
        <w:t>Dom events</w:t>
      </w:r>
      <w:bookmarkEnd w:id="219"/>
    </w:p>
    <w:p w:rsidR="00375F9C" w:rsidRDefault="00375F9C" w:rsidP="00375F9C">
      <w:r>
        <w:t xml:space="preserve">There are three groups of event functions are designed for a DOM event in </w:t>
      </w:r>
      <w:r w:rsidR="007E23B3">
        <w:t>CrossUI</w:t>
      </w:r>
      <w:r>
        <w:t>: [before-], [on-] and [after-].</w:t>
      </w:r>
    </w:p>
    <w:p w:rsidR="00375F9C" w:rsidRDefault="00F70C1C" w:rsidP="00E45D25">
      <w:pPr>
        <w:numPr>
          <w:ilvl w:val="0"/>
          <w:numId w:val="24"/>
        </w:numPr>
      </w:pPr>
      <w:r>
        <w:t>xui(</w:t>
      </w:r>
      <w:r w:rsidR="00375F9C">
        <w:t>/**/).onClick([function], ‘label’) =&gt; adds the [function] to  [onclick]group</w:t>
      </w:r>
      <w:r w:rsidR="00375F9C">
        <w:rPr>
          <w:rFonts w:hint="eastAsia"/>
        </w:rPr>
        <w:t>;</w:t>
      </w:r>
    </w:p>
    <w:p w:rsidR="00375F9C" w:rsidRDefault="00F70C1C" w:rsidP="00E45D25">
      <w:pPr>
        <w:numPr>
          <w:ilvl w:val="0"/>
          <w:numId w:val="24"/>
        </w:numPr>
      </w:pPr>
      <w:r>
        <w:t>xui(</w:t>
      </w:r>
      <w:r w:rsidR="00375F9C">
        <w:t>/**/).onClick([function]) =&gt; removes all event functions in [onclick] group, and adds the [function] to [onclick] group</w:t>
      </w:r>
      <w:r w:rsidR="00375F9C">
        <w:rPr>
          <w:rFonts w:hint="eastAsia"/>
        </w:rPr>
        <w:t>;</w:t>
      </w:r>
    </w:p>
    <w:p w:rsidR="00375F9C" w:rsidRDefault="00F70C1C" w:rsidP="00E45D25">
      <w:pPr>
        <w:numPr>
          <w:ilvl w:val="0"/>
          <w:numId w:val="24"/>
        </w:numPr>
      </w:pPr>
      <w:r>
        <w:t>xui(</w:t>
      </w:r>
      <w:r w:rsidR="00375F9C">
        <w:t>/**/).onClick(null, ‘label’) =&gt; removes the event function labeled with ‘label’ from the [onclick] group</w:t>
      </w:r>
      <w:r w:rsidR="00375F9C">
        <w:rPr>
          <w:rFonts w:hint="eastAsia"/>
        </w:rPr>
        <w:t>;</w:t>
      </w:r>
    </w:p>
    <w:p w:rsidR="00375F9C" w:rsidRDefault="00F70C1C" w:rsidP="00E45D25">
      <w:pPr>
        <w:numPr>
          <w:ilvl w:val="0"/>
          <w:numId w:val="24"/>
        </w:numPr>
      </w:pPr>
      <w:r>
        <w:t>xui(</w:t>
      </w:r>
      <w:r w:rsidR="00375F9C">
        <w:t>/**/).onClick(null) =&gt; removes all event functions in [onclick] group</w:t>
      </w:r>
      <w:r w:rsidR="00375F9C">
        <w:rPr>
          <w:rFonts w:hint="eastAsia"/>
        </w:rPr>
        <w:t>;</w:t>
      </w:r>
    </w:p>
    <w:p w:rsidR="00375F9C" w:rsidRDefault="00F70C1C" w:rsidP="00E45D25">
      <w:pPr>
        <w:numPr>
          <w:ilvl w:val="0"/>
          <w:numId w:val="24"/>
        </w:numPr>
      </w:pPr>
      <w:r>
        <w:lastRenderedPageBreak/>
        <w:t>xui(</w:t>
      </w:r>
      <w:r w:rsidR="00375F9C">
        <w:t>/**/).onClick(null,null,true) =&gt; removes all event functions in [beforeclick] group, [onclick] group and [afterclick] group</w:t>
      </w:r>
      <w:r w:rsidR="00375F9C">
        <w:rPr>
          <w:rFonts w:hint="eastAsia"/>
        </w:rPr>
        <w:t>;</w:t>
      </w:r>
    </w:p>
    <w:p w:rsidR="00375F9C" w:rsidRDefault="00F70C1C" w:rsidP="00E45D25">
      <w:pPr>
        <w:numPr>
          <w:ilvl w:val="0"/>
          <w:numId w:val="24"/>
        </w:numPr>
      </w:pPr>
      <w:r>
        <w:t>xui(</w:t>
      </w:r>
      <w:r w:rsidR="00375F9C">
        <w:t>/**/).onClick() =&gt; fire event, executes all event functions in [onclick] group in order. If any of those functions returns [false], the remaining functions will be ignored</w:t>
      </w:r>
      <w:r w:rsidR="00375F9C">
        <w:rPr>
          <w:rFonts w:hint="eastAsia"/>
        </w:rPr>
        <w:t>;</w:t>
      </w:r>
    </w:p>
    <w:p w:rsidR="00375F9C" w:rsidRDefault="00F70C1C" w:rsidP="00E45D25">
      <w:pPr>
        <w:numPr>
          <w:ilvl w:val="0"/>
          <w:numId w:val="24"/>
        </w:numPr>
      </w:pPr>
      <w:r>
        <w:t>xui(</w:t>
      </w:r>
      <w:r w:rsidR="00375F9C">
        <w:t>/**/).onClick(true) =&gt; fire event, executes all event functions in [beforeclick] group, [onclick] group and [afterclick] group in order</w:t>
      </w:r>
      <w:r w:rsidR="00375F9C">
        <w:rPr>
          <w:rFonts w:hint="eastAsia"/>
        </w:rPr>
        <w:t>;</w:t>
      </w:r>
    </w:p>
    <w:p w:rsidR="00375F9C" w:rsidRPr="006118F7" w:rsidRDefault="005C781A" w:rsidP="00375F9C">
      <w:r>
        <w:rPr>
          <w:noProof/>
        </w:rPr>
        <mc:AlternateContent>
          <mc:Choice Requires="wpc">
            <w:drawing>
              <wp:inline distT="0" distB="0" distL="0" distR="0" wp14:anchorId="7EA280BD" wp14:editId="3B31BE68">
                <wp:extent cx="5257800" cy="3268980"/>
                <wp:effectExtent l="9525" t="0" r="9525" b="7620"/>
                <wp:docPr id="316" name="画布 3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3" name="Text Box 318"/>
                        <wps:cNvSpPr txBox="1">
                          <a:spLocks noChangeArrowheads="1"/>
                        </wps:cNvSpPr>
                        <wps:spPr bwMode="auto">
                          <a:xfrm>
                            <a:off x="0" y="48895"/>
                            <a:ext cx="5257800" cy="3199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6118F7" w:rsidRDefault="0023747D" w:rsidP="00375F9C">
                              <w:pPr>
                                <w:spacing w:line="240" w:lineRule="exact"/>
                                <w:rPr>
                                  <w:sz w:val="18"/>
                                  <w:szCs w:val="18"/>
                                </w:rPr>
                              </w:pPr>
                              <w:r w:rsidRPr="006118F7">
                                <w:rPr>
                                  <w:color w:val="0000FF"/>
                                  <w:sz w:val="18"/>
                                  <w:szCs w:val="18"/>
                                </w:rPr>
                                <w:t>var</w:t>
                              </w:r>
                              <w:r w:rsidRPr="006118F7">
                                <w:rPr>
                                  <w:sz w:val="18"/>
                                  <w:szCs w:val="18"/>
                                </w:rPr>
                                <w:t xml:space="preserve"> node;</w:t>
                              </w:r>
                            </w:p>
                            <w:p w:rsidR="0023747D" w:rsidRPr="006118F7" w:rsidRDefault="00F70C1C" w:rsidP="00375F9C">
                              <w:pPr>
                                <w:spacing w:line="240" w:lineRule="exact"/>
                                <w:rPr>
                                  <w:sz w:val="18"/>
                                  <w:szCs w:val="18"/>
                                </w:rPr>
                              </w:pPr>
                              <w:r>
                                <w:rPr>
                                  <w:sz w:val="18"/>
                                  <w:szCs w:val="18"/>
                                </w:rPr>
                                <w:t>xui(</w:t>
                              </w:r>
                              <w:r w:rsidR="0023747D" w:rsidRPr="006118F7">
                                <w:rPr>
                                  <w:color w:val="FF00FF"/>
                                  <w:sz w:val="18"/>
                                  <w:szCs w:val="18"/>
                                </w:rPr>
                                <w:t>'body'</w:t>
                              </w:r>
                              <w:r w:rsidR="0023747D" w:rsidRPr="006118F7">
                                <w:rPr>
                                  <w:sz w:val="18"/>
                                  <w:szCs w:val="18"/>
                                </w:rPr>
                                <w:t>).append(node=</w:t>
                              </w:r>
                              <w:r w:rsidR="00726AAF">
                                <w:rPr>
                                  <w:sz w:val="18"/>
                                  <w:szCs w:val="18"/>
                                </w:rPr>
                                <w:t>xui</w:t>
                              </w:r>
                              <w:r w:rsidR="0023747D" w:rsidRPr="006118F7">
                                <w:rPr>
                                  <w:sz w:val="18"/>
                                  <w:szCs w:val="18"/>
                                </w:rPr>
                                <w:t>.create(</w:t>
                              </w:r>
                              <w:r w:rsidR="0023747D" w:rsidRPr="006118F7">
                                <w:rPr>
                                  <w:color w:val="FF00FF"/>
                                  <w:sz w:val="18"/>
                                  <w:szCs w:val="18"/>
                                </w:rPr>
                                <w:t>"&lt;button&gt;click me&lt;/button&gt;"</w:t>
                              </w:r>
                              <w:r w:rsidR="0023747D" w:rsidRPr="006118F7">
                                <w:rPr>
                                  <w:sz w:val="18"/>
                                  <w:szCs w:val="18"/>
                                </w:rPr>
                                <w:t>));</w:t>
                              </w:r>
                            </w:p>
                            <w:p w:rsidR="0023747D" w:rsidRPr="006118F7" w:rsidRDefault="0023747D" w:rsidP="00375F9C">
                              <w:pPr>
                                <w:spacing w:line="240" w:lineRule="exact"/>
                                <w:rPr>
                                  <w:sz w:val="18"/>
                                  <w:szCs w:val="18"/>
                                </w:rPr>
                              </w:pPr>
                            </w:p>
                            <w:p w:rsidR="0023747D" w:rsidRPr="006118F7" w:rsidRDefault="0023747D" w:rsidP="00375F9C">
                              <w:pPr>
                                <w:spacing w:line="240" w:lineRule="exact"/>
                                <w:rPr>
                                  <w:sz w:val="18"/>
                                  <w:szCs w:val="18"/>
                                </w:rPr>
                              </w:pPr>
                              <w:r w:rsidRPr="006118F7">
                                <w:rPr>
                                  <w:sz w:val="18"/>
                                  <w:szCs w:val="18"/>
                                </w:rPr>
                                <w:t>node.onClick(</w:t>
                              </w:r>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alert(</w:t>
                              </w:r>
                              <w:r w:rsidRPr="006118F7">
                                <w:rPr>
                                  <w:color w:val="FF00FF"/>
                                  <w:sz w:val="18"/>
                                  <w:szCs w:val="18"/>
                                </w:rPr>
                                <w:t>'onClick'</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r w:rsidRPr="006118F7">
                                <w:rPr>
                                  <w:color w:val="0000FF"/>
                                  <w:sz w:val="18"/>
                                  <w:szCs w:val="18"/>
                                </w:rPr>
                                <w:t>return</w:t>
                              </w:r>
                              <w:r w:rsidRPr="006118F7">
                                <w:rPr>
                                  <w:sz w:val="18"/>
                                  <w:szCs w:val="18"/>
                                </w:rPr>
                                <w:t xml:space="preserve"> </w:t>
                              </w:r>
                              <w:r w:rsidRPr="006118F7">
                                <w:rPr>
                                  <w:color w:val="0000FF"/>
                                  <w:sz w:val="18"/>
                                  <w:szCs w:val="18"/>
                                </w:rPr>
                                <w:t>false</w:t>
                              </w: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
                            <w:p w:rsidR="0023747D" w:rsidRPr="006118F7" w:rsidRDefault="0023747D" w:rsidP="00375F9C">
                              <w:pPr>
                                <w:spacing w:line="240" w:lineRule="exact"/>
                                <w:rPr>
                                  <w:sz w:val="18"/>
                                  <w:szCs w:val="18"/>
                                </w:rPr>
                              </w:pPr>
                              <w:r w:rsidRPr="006118F7">
                                <w:rPr>
                                  <w:sz w:val="18"/>
                                  <w:szCs w:val="18"/>
                                </w:rPr>
                                <w:t>.beforeClick(</w:t>
                              </w:r>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alert(</w:t>
                              </w:r>
                              <w:r w:rsidRPr="006118F7">
                                <w:rPr>
                                  <w:color w:val="FF00FF"/>
                                  <w:sz w:val="18"/>
                                  <w:szCs w:val="18"/>
                                </w:rPr>
                                <w:t>'beforeClick'</w:t>
                              </w: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
                            <w:p w:rsidR="0023747D" w:rsidRPr="006118F7" w:rsidRDefault="0023747D" w:rsidP="00375F9C">
                              <w:pPr>
                                <w:spacing w:line="240" w:lineRule="exact"/>
                                <w:rPr>
                                  <w:sz w:val="18"/>
                                  <w:szCs w:val="18"/>
                                </w:rPr>
                              </w:pPr>
                              <w:r w:rsidRPr="006118F7">
                                <w:rPr>
                                  <w:sz w:val="18"/>
                                  <w:szCs w:val="18"/>
                                </w:rPr>
                                <w:t>.afterClick(</w:t>
                              </w:r>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alert(</w:t>
                              </w:r>
                              <w:r w:rsidRPr="006118F7">
                                <w:rPr>
                                  <w:color w:val="FF00FF"/>
                                  <w:sz w:val="18"/>
                                  <w:szCs w:val="18"/>
                                </w:rPr>
                                <w:t>'afterClick'</w:t>
                              </w: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
                            <w:p w:rsidR="0023747D" w:rsidRPr="006118F7" w:rsidRDefault="0023747D" w:rsidP="00375F9C">
                              <w:pPr>
                                <w:spacing w:line="240" w:lineRule="exact"/>
                                <w:rPr>
                                  <w:sz w:val="18"/>
                                  <w:szCs w:val="18"/>
                                </w:rPr>
                              </w:pPr>
                            </w:p>
                            <w:p w:rsidR="0023747D" w:rsidRPr="006118F7" w:rsidRDefault="0023747D" w:rsidP="00375F9C">
                              <w:pPr>
                                <w:spacing w:line="240" w:lineRule="exact"/>
                                <w:rPr>
                                  <w:sz w:val="18"/>
                                  <w:szCs w:val="18"/>
                                </w:rPr>
                              </w:pPr>
                              <w:r w:rsidRPr="006118F7">
                                <w:rPr>
                                  <w:sz w:val="18"/>
                                  <w:szCs w:val="18"/>
                                </w:rPr>
                                <w:t>node.onClick(</w:t>
                              </w:r>
                              <w:r w:rsidRPr="006118F7">
                                <w:rPr>
                                  <w:color w:val="0000FF"/>
                                  <w:sz w:val="18"/>
                                  <w:szCs w:val="18"/>
                                </w:rPr>
                                <w:t>true</w:t>
                              </w:r>
                              <w:r w:rsidRPr="006118F7">
                                <w:rPr>
                                  <w:sz w:val="18"/>
                                  <w:szCs w:val="18"/>
                                </w:rPr>
                                <w:t>);</w:t>
                              </w:r>
                            </w:p>
                            <w:p w:rsidR="0023747D" w:rsidRPr="006118F7" w:rsidRDefault="0023747D" w:rsidP="00375F9C">
                              <w:pPr>
                                <w:spacing w:line="240" w:lineRule="exact"/>
                                <w:rPr>
                                  <w:sz w:val="18"/>
                                  <w:szCs w:val="18"/>
                                </w:rPr>
                              </w:pPr>
                            </w:p>
                            <w:p w:rsidR="0023747D" w:rsidRPr="006118F7" w:rsidRDefault="0023747D" w:rsidP="00375F9C">
                              <w:pPr>
                                <w:spacing w:line="240" w:lineRule="exact"/>
                                <w:rPr>
                                  <w:sz w:val="18"/>
                                  <w:szCs w:val="18"/>
                                </w:rPr>
                              </w:pPr>
                              <w:r w:rsidRPr="006118F7">
                                <w:rPr>
                                  <w:sz w:val="18"/>
                                  <w:szCs w:val="18"/>
                                </w:rPr>
                                <w:t>_.asyRun(</w:t>
                              </w:r>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node.onClick(</w:t>
                              </w:r>
                              <w:r w:rsidRPr="006118F7">
                                <w:rPr>
                                  <w:color w:val="0000FF"/>
                                  <w:sz w:val="18"/>
                                  <w:szCs w:val="18"/>
                                </w:rPr>
                                <w:t>null</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node.onClick(</w:t>
                              </w:r>
                              <w:r w:rsidRPr="006118F7">
                                <w:rPr>
                                  <w:color w:val="0000FF"/>
                                  <w:sz w:val="18"/>
                                  <w:szCs w:val="18"/>
                                </w:rPr>
                                <w:t>true</w:t>
                              </w:r>
                              <w:r w:rsidRPr="006118F7">
                                <w:rPr>
                                  <w:sz w:val="18"/>
                                  <w:szCs w:val="18"/>
                                </w:rPr>
                                <w:t>);</w:t>
                              </w:r>
                            </w:p>
                            <w:p w:rsidR="0023747D" w:rsidRPr="006118F7" w:rsidRDefault="0023747D" w:rsidP="00375F9C">
                              <w:pPr>
                                <w:rPr>
                                  <w:szCs w:val="18"/>
                                </w:rPr>
                              </w:pPr>
                              <w:r w:rsidRPr="006118F7">
                                <w:rPr>
                                  <w:sz w:val="18"/>
                                  <w:szCs w:val="18"/>
                                </w:rPr>
                                <w:t>},</w:t>
                              </w:r>
                              <w:r w:rsidRPr="006118F7">
                                <w:rPr>
                                  <w:color w:val="800000"/>
                                  <w:sz w:val="18"/>
                                  <w:szCs w:val="18"/>
                                </w:rPr>
                                <w:t>2000</w:t>
                              </w:r>
                              <w:r w:rsidRPr="006118F7">
                                <w:rPr>
                                  <w:sz w:val="18"/>
                                  <w:szCs w:val="18"/>
                                </w:rPr>
                                <w:t>);</w:t>
                              </w:r>
                            </w:p>
                          </w:txbxContent>
                        </wps:txbx>
                        <wps:bodyPr rot="0" vert="horz" wrap="square" lIns="54000" tIns="46800" rIns="54000" bIns="45720" anchor="t" anchorCtr="0" upright="1">
                          <a:spAutoFit/>
                        </wps:bodyPr>
                      </wps:wsp>
                      <wps:wsp>
                        <wps:cNvPr id="205" name="AutoShape 319"/>
                        <wps:cNvSpPr>
                          <a:spLocks noChangeArrowheads="1"/>
                        </wps:cNvSpPr>
                        <wps:spPr bwMode="auto">
                          <a:xfrm flipH="1">
                            <a:off x="1600200" y="495300"/>
                            <a:ext cx="1371600" cy="198120"/>
                          </a:xfrm>
                          <a:prstGeom prst="wedgeRoundRectCallout">
                            <a:avLst>
                              <a:gd name="adj1" fmla="val 77176"/>
                              <a:gd name="adj2" fmla="val 2692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dds a onClick event</w:t>
                              </w:r>
                            </w:p>
                          </w:txbxContent>
                        </wps:txbx>
                        <wps:bodyPr rot="0" vert="horz" wrap="square" lIns="0" tIns="0" rIns="0" bIns="0" anchor="t" anchorCtr="0" upright="1">
                          <a:noAutofit/>
                        </wps:bodyPr>
                      </wps:wsp>
                      <wps:wsp>
                        <wps:cNvPr id="207" name="AutoShape 322"/>
                        <wps:cNvSpPr>
                          <a:spLocks noChangeArrowheads="1"/>
                        </wps:cNvSpPr>
                        <wps:spPr bwMode="auto">
                          <a:xfrm flipH="1">
                            <a:off x="1257300" y="1882140"/>
                            <a:ext cx="3200400" cy="396240"/>
                          </a:xfrm>
                          <a:prstGeom prst="wedgeRoundRectCallout">
                            <a:avLst>
                              <a:gd name="adj1" fmla="val 58370"/>
                              <a:gd name="adj2" fmla="val 6265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6118F7" w:rsidRDefault="0023747D" w:rsidP="00375F9C">
                              <w:pPr>
                                <w:rPr>
                                  <w:szCs w:val="18"/>
                                </w:rPr>
                              </w:pPr>
                              <w:r>
                                <w:rPr>
                                  <w:rFonts w:hint="eastAsia"/>
                                  <w:szCs w:val="18"/>
                                </w:rPr>
                                <w:t>Fires all click events. Since on</w:t>
                              </w:r>
                              <w:r>
                                <w:rPr>
                                  <w:szCs w:val="18"/>
                                </w:rPr>
                                <w:t>Click</w:t>
                              </w:r>
                              <w:r>
                                <w:rPr>
                                  <w:rFonts w:hint="eastAsia"/>
                                  <w:szCs w:val="18"/>
                                </w:rPr>
                                <w:t xml:space="preserve"> returns false, afterClick will not be fired.</w:t>
                              </w:r>
                            </w:p>
                          </w:txbxContent>
                        </wps:txbx>
                        <wps:bodyPr rot="0" vert="horz" wrap="square" lIns="0" tIns="0" rIns="0" bIns="0" anchor="t" anchorCtr="0" upright="1">
                          <a:noAutofit/>
                        </wps:bodyPr>
                      </wps:wsp>
                      <wps:wsp>
                        <wps:cNvPr id="209" name="AutoShape 324"/>
                        <wps:cNvSpPr>
                          <a:spLocks noChangeArrowheads="1"/>
                        </wps:cNvSpPr>
                        <wps:spPr bwMode="auto">
                          <a:xfrm flipH="1">
                            <a:off x="1600200" y="2377440"/>
                            <a:ext cx="1714500" cy="198120"/>
                          </a:xfrm>
                          <a:prstGeom prst="wedgeRoundRectCallout">
                            <a:avLst>
                              <a:gd name="adj1" fmla="val 71741"/>
                              <a:gd name="adj2" fmla="val 15833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emoves onClick event;</w:t>
                              </w:r>
                            </w:p>
                          </w:txbxContent>
                        </wps:txbx>
                        <wps:bodyPr rot="0" vert="horz" wrap="square" lIns="0" tIns="0" rIns="0" bIns="0" anchor="t" anchorCtr="0" upright="1">
                          <a:noAutofit/>
                        </wps:bodyPr>
                      </wps:wsp>
                      <wps:wsp>
                        <wps:cNvPr id="210" name="AutoShape 325"/>
                        <wps:cNvSpPr>
                          <a:spLocks noChangeArrowheads="1"/>
                        </wps:cNvSpPr>
                        <wps:spPr bwMode="auto">
                          <a:xfrm flipH="1">
                            <a:off x="1485900" y="1089660"/>
                            <a:ext cx="1600200" cy="198120"/>
                          </a:xfrm>
                          <a:prstGeom prst="wedgeRoundRectCallout">
                            <a:avLst>
                              <a:gd name="adj1" fmla="val 64361"/>
                              <a:gd name="adj2" fmla="val 2403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dds a beforeClick event</w:t>
                              </w:r>
                            </w:p>
                          </w:txbxContent>
                        </wps:txbx>
                        <wps:bodyPr rot="0" vert="horz" wrap="square" lIns="0" tIns="0" rIns="0" bIns="0" anchor="t" anchorCtr="0" upright="1">
                          <a:noAutofit/>
                        </wps:bodyPr>
                      </wps:wsp>
                      <wps:wsp>
                        <wps:cNvPr id="212" name="AutoShape 326"/>
                        <wps:cNvSpPr>
                          <a:spLocks noChangeArrowheads="1"/>
                        </wps:cNvSpPr>
                        <wps:spPr bwMode="auto">
                          <a:xfrm flipH="1">
                            <a:off x="1371600" y="1584960"/>
                            <a:ext cx="1600200" cy="198120"/>
                          </a:xfrm>
                          <a:prstGeom prst="wedgeRoundRectCallout">
                            <a:avLst>
                              <a:gd name="adj1" fmla="val 63769"/>
                              <a:gd name="adj2" fmla="val 1858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dds an afterClick event</w:t>
                              </w:r>
                            </w:p>
                          </w:txbxContent>
                        </wps:txbx>
                        <wps:bodyPr rot="0" vert="horz" wrap="square" lIns="0" tIns="0" rIns="0" bIns="0" anchor="t" anchorCtr="0" upright="1">
                          <a:noAutofit/>
                        </wps:bodyPr>
                      </wps:wsp>
                      <wps:wsp>
                        <wps:cNvPr id="214" name="AutoShape 327"/>
                        <wps:cNvSpPr>
                          <a:spLocks noChangeArrowheads="1"/>
                        </wps:cNvSpPr>
                        <wps:spPr bwMode="auto">
                          <a:xfrm flipH="1">
                            <a:off x="1600200" y="2773680"/>
                            <a:ext cx="2628900" cy="495300"/>
                          </a:xfrm>
                          <a:prstGeom prst="wedgeRoundRectCallout">
                            <a:avLst>
                              <a:gd name="adj1" fmla="val 64537"/>
                              <a:gd name="adj2" fmla="val -1667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6118F7" w:rsidRDefault="0023747D" w:rsidP="00375F9C">
                              <w:pPr>
                                <w:rPr>
                                  <w:szCs w:val="18"/>
                                </w:rPr>
                              </w:pPr>
                              <w:r>
                                <w:rPr>
                                  <w:rFonts w:hint="eastAsia"/>
                                  <w:szCs w:val="18"/>
                                </w:rPr>
                                <w:t>Fires all click events. Since on</w:t>
                              </w:r>
                              <w:r>
                                <w:rPr>
                                  <w:szCs w:val="18"/>
                                </w:rPr>
                                <w:t>Click</w:t>
                              </w:r>
                              <w:r>
                                <w:rPr>
                                  <w:rFonts w:hint="eastAsia"/>
                                  <w:szCs w:val="18"/>
                                </w:rPr>
                                <w:t xml:space="preserve"> was removed, afterClick will be fired this time.</w:t>
                              </w:r>
                            </w:p>
                            <w:p w:rsidR="0023747D" w:rsidRPr="00766BEC"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_x0000_s1997" editas="canvas" style="width:414pt;height:257.4pt;mso-position-horizontal-relative:char;mso-position-vertical-relative:line" coordsize="52578,3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">
                <v:shape id="_x0000_s1998" type="#_x0000_t75" style="position:absolute;width:52578;height:32689;visibility:visible;mso-wrap-style:square">
                  <v:fill o:detectmouseclick="t"/>
                  <v:path o:connecttype="none"/>
                </v:shape>
                <v:shape id="Text Box 318" o:spid="_x0000_s1999" type="#_x0000_t202" style="position:absolute;top:488;width:52578;height:31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IYEMMA&#10;AADcAAAADwAAAGRycy9kb3ducmV2LnhtbESPQWsCMRSE7wX/Q3iCt5pVQexqFFFkeylYq/fH5rlZ&#10;3LwsSVzXf98UhB6HmfmGWW1624iOfKgdK5iMMxDEpdM1VwrOP4f3BYgQkTU2jknBkwJs1oO3Feba&#10;PfibulOsRIJwyFGBibHNpQylIYth7Fri5F2dtxiT9JXUHh8Jbhs5zbK5tFhzWjDY0s5QeTvdrYLy&#10;tu/3RX0xvrvbxVF/FM+veaHUaNhvlyAi9fE//Gp/agXTbAZ/Z9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IYEMMAAADcAAAADwAAAAAAAAAAAAAAAACYAgAAZHJzL2Rv&#10;d25yZXYueG1sUEsFBgAAAAAEAAQA9QAAAIgDAAAAAA==&#10;" strokeweight="1pt">
                  <v:textbox style="mso-fit-shape-to-text:t" inset="1.5mm,1.3mm,1.5mm">
                    <w:txbxContent>
                      <w:p w:rsidR="0023747D" w:rsidRPr="006118F7" w:rsidRDefault="0023747D" w:rsidP="00375F9C">
                        <w:pPr>
                          <w:spacing w:line="240" w:lineRule="exact"/>
                          <w:rPr>
                            <w:sz w:val="18"/>
                            <w:szCs w:val="18"/>
                          </w:rPr>
                        </w:pPr>
                        <w:proofErr w:type="gramStart"/>
                        <w:r w:rsidRPr="006118F7">
                          <w:rPr>
                            <w:color w:val="0000FF"/>
                            <w:sz w:val="18"/>
                            <w:szCs w:val="18"/>
                          </w:rPr>
                          <w:t>var</w:t>
                        </w:r>
                        <w:proofErr w:type="gramEnd"/>
                        <w:r w:rsidRPr="006118F7">
                          <w:rPr>
                            <w:sz w:val="18"/>
                            <w:szCs w:val="18"/>
                          </w:rPr>
                          <w:t xml:space="preserve"> node;</w:t>
                        </w:r>
                      </w:p>
                      <w:p w:rsidR="0023747D" w:rsidRPr="006118F7" w:rsidRDefault="00F70C1C" w:rsidP="00375F9C">
                        <w:pPr>
                          <w:spacing w:line="240" w:lineRule="exact"/>
                          <w:rPr>
                            <w:sz w:val="18"/>
                            <w:szCs w:val="18"/>
                          </w:rPr>
                        </w:pPr>
                        <w:proofErr w:type="gramStart"/>
                        <w:r>
                          <w:rPr>
                            <w:sz w:val="18"/>
                            <w:szCs w:val="18"/>
                          </w:rPr>
                          <w:t>xui(</w:t>
                        </w:r>
                        <w:proofErr w:type="gramEnd"/>
                        <w:r w:rsidR="0023747D" w:rsidRPr="006118F7">
                          <w:rPr>
                            <w:color w:val="FF00FF"/>
                            <w:sz w:val="18"/>
                            <w:szCs w:val="18"/>
                          </w:rPr>
                          <w:t>'body'</w:t>
                        </w:r>
                        <w:r w:rsidR="0023747D" w:rsidRPr="006118F7">
                          <w:rPr>
                            <w:sz w:val="18"/>
                            <w:szCs w:val="18"/>
                          </w:rPr>
                          <w:t>).append(node=</w:t>
                        </w:r>
                        <w:r w:rsidR="00726AAF">
                          <w:rPr>
                            <w:sz w:val="18"/>
                            <w:szCs w:val="18"/>
                          </w:rPr>
                          <w:t>xui</w:t>
                        </w:r>
                        <w:r w:rsidR="0023747D" w:rsidRPr="006118F7">
                          <w:rPr>
                            <w:sz w:val="18"/>
                            <w:szCs w:val="18"/>
                          </w:rPr>
                          <w:t>.create(</w:t>
                        </w:r>
                        <w:r w:rsidR="0023747D" w:rsidRPr="006118F7">
                          <w:rPr>
                            <w:color w:val="FF00FF"/>
                            <w:sz w:val="18"/>
                            <w:szCs w:val="18"/>
                          </w:rPr>
                          <w:t>"&lt;button&gt;click me&lt;/button&gt;"</w:t>
                        </w:r>
                        <w:r w:rsidR="0023747D" w:rsidRPr="006118F7">
                          <w:rPr>
                            <w:sz w:val="18"/>
                            <w:szCs w:val="18"/>
                          </w:rPr>
                          <w:t>));</w:t>
                        </w:r>
                      </w:p>
                      <w:p w:rsidR="0023747D" w:rsidRPr="006118F7" w:rsidRDefault="0023747D" w:rsidP="00375F9C">
                        <w:pPr>
                          <w:spacing w:line="240" w:lineRule="exact"/>
                          <w:rPr>
                            <w:sz w:val="18"/>
                            <w:szCs w:val="18"/>
                          </w:rPr>
                        </w:pPr>
                      </w:p>
                      <w:p w:rsidR="0023747D" w:rsidRPr="006118F7" w:rsidRDefault="0023747D" w:rsidP="00375F9C">
                        <w:pPr>
                          <w:spacing w:line="240" w:lineRule="exact"/>
                          <w:rPr>
                            <w:sz w:val="18"/>
                            <w:szCs w:val="18"/>
                          </w:rPr>
                        </w:pPr>
                        <w:proofErr w:type="gramStart"/>
                        <w:r w:rsidRPr="006118F7">
                          <w:rPr>
                            <w:sz w:val="18"/>
                            <w:szCs w:val="18"/>
                          </w:rPr>
                          <w:t>node.onClick(</w:t>
                        </w:r>
                        <w:proofErr w:type="gramEnd"/>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sz w:val="18"/>
                            <w:szCs w:val="18"/>
                          </w:rPr>
                          <w:t>alert(</w:t>
                        </w:r>
                        <w:proofErr w:type="gramEnd"/>
                        <w:r w:rsidRPr="006118F7">
                          <w:rPr>
                            <w:color w:val="FF00FF"/>
                            <w:sz w:val="18"/>
                            <w:szCs w:val="18"/>
                          </w:rPr>
                          <w:t>'onClick'</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color w:val="0000FF"/>
                            <w:sz w:val="18"/>
                            <w:szCs w:val="18"/>
                          </w:rPr>
                          <w:t>return</w:t>
                        </w:r>
                        <w:proofErr w:type="gramEnd"/>
                        <w:r w:rsidRPr="006118F7">
                          <w:rPr>
                            <w:sz w:val="18"/>
                            <w:szCs w:val="18"/>
                          </w:rPr>
                          <w:t xml:space="preserve"> </w:t>
                        </w:r>
                        <w:r w:rsidRPr="006118F7">
                          <w:rPr>
                            <w:color w:val="0000FF"/>
                            <w:sz w:val="18"/>
                            <w:szCs w:val="18"/>
                          </w:rPr>
                          <w:t>false</w:t>
                        </w: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roofErr w:type="gramStart"/>
                        <w:r w:rsidRPr="006118F7">
                          <w:rPr>
                            <w:sz w:val="18"/>
                            <w:szCs w:val="18"/>
                          </w:rPr>
                          <w:t>beforeClick(</w:t>
                        </w:r>
                        <w:proofErr w:type="gramEnd"/>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sz w:val="18"/>
                            <w:szCs w:val="18"/>
                          </w:rPr>
                          <w:t>alert(</w:t>
                        </w:r>
                        <w:proofErr w:type="gramEnd"/>
                        <w:r w:rsidRPr="006118F7">
                          <w:rPr>
                            <w:color w:val="FF00FF"/>
                            <w:sz w:val="18"/>
                            <w:szCs w:val="18"/>
                          </w:rPr>
                          <w:t>'beforeClick'</w:t>
                        </w: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roofErr w:type="gramStart"/>
                        <w:r w:rsidRPr="006118F7">
                          <w:rPr>
                            <w:sz w:val="18"/>
                            <w:szCs w:val="18"/>
                          </w:rPr>
                          <w:t>afterClick(</w:t>
                        </w:r>
                        <w:proofErr w:type="gramEnd"/>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sz w:val="18"/>
                            <w:szCs w:val="18"/>
                          </w:rPr>
                          <w:t>alert(</w:t>
                        </w:r>
                        <w:proofErr w:type="gramEnd"/>
                        <w:r w:rsidRPr="006118F7">
                          <w:rPr>
                            <w:color w:val="FF00FF"/>
                            <w:sz w:val="18"/>
                            <w:szCs w:val="18"/>
                          </w:rPr>
                          <w:t>'afterClick'</w:t>
                        </w: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
                      <w:p w:rsidR="0023747D" w:rsidRPr="006118F7" w:rsidRDefault="0023747D" w:rsidP="00375F9C">
                        <w:pPr>
                          <w:spacing w:line="240" w:lineRule="exact"/>
                          <w:rPr>
                            <w:sz w:val="18"/>
                            <w:szCs w:val="18"/>
                          </w:rPr>
                        </w:pPr>
                      </w:p>
                      <w:p w:rsidR="0023747D" w:rsidRPr="006118F7" w:rsidRDefault="0023747D" w:rsidP="00375F9C">
                        <w:pPr>
                          <w:spacing w:line="240" w:lineRule="exact"/>
                          <w:rPr>
                            <w:sz w:val="18"/>
                            <w:szCs w:val="18"/>
                          </w:rPr>
                        </w:pPr>
                        <w:proofErr w:type="gramStart"/>
                        <w:r w:rsidRPr="006118F7">
                          <w:rPr>
                            <w:sz w:val="18"/>
                            <w:szCs w:val="18"/>
                          </w:rPr>
                          <w:t>node.onClick(</w:t>
                        </w:r>
                        <w:proofErr w:type="gramEnd"/>
                        <w:r w:rsidRPr="006118F7">
                          <w:rPr>
                            <w:color w:val="0000FF"/>
                            <w:sz w:val="18"/>
                            <w:szCs w:val="18"/>
                          </w:rPr>
                          <w:t>true</w:t>
                        </w:r>
                        <w:r w:rsidRPr="006118F7">
                          <w:rPr>
                            <w:sz w:val="18"/>
                            <w:szCs w:val="18"/>
                          </w:rPr>
                          <w:t>);</w:t>
                        </w:r>
                      </w:p>
                      <w:p w:rsidR="0023747D" w:rsidRPr="006118F7" w:rsidRDefault="0023747D" w:rsidP="00375F9C">
                        <w:pPr>
                          <w:spacing w:line="240" w:lineRule="exact"/>
                          <w:rPr>
                            <w:sz w:val="18"/>
                            <w:szCs w:val="18"/>
                          </w:rPr>
                        </w:pPr>
                      </w:p>
                      <w:p w:rsidR="0023747D" w:rsidRPr="006118F7" w:rsidRDefault="0023747D" w:rsidP="00375F9C">
                        <w:pPr>
                          <w:spacing w:line="240" w:lineRule="exact"/>
                          <w:rPr>
                            <w:sz w:val="18"/>
                            <w:szCs w:val="18"/>
                          </w:rPr>
                        </w:pPr>
                        <w:r w:rsidRPr="006118F7">
                          <w:rPr>
                            <w:sz w:val="18"/>
                            <w:szCs w:val="18"/>
                          </w:rPr>
                          <w:t>_.</w:t>
                        </w:r>
                        <w:proofErr w:type="gramStart"/>
                        <w:r w:rsidRPr="006118F7">
                          <w:rPr>
                            <w:sz w:val="18"/>
                            <w:szCs w:val="18"/>
                          </w:rPr>
                          <w:t>asyRun(</w:t>
                        </w:r>
                        <w:proofErr w:type="gramEnd"/>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sz w:val="18"/>
                            <w:szCs w:val="18"/>
                          </w:rPr>
                          <w:t>node.onClick(</w:t>
                        </w:r>
                        <w:proofErr w:type="gramEnd"/>
                        <w:r w:rsidRPr="006118F7">
                          <w:rPr>
                            <w:color w:val="0000FF"/>
                            <w:sz w:val="18"/>
                            <w:szCs w:val="18"/>
                          </w:rPr>
                          <w:t>null</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sz w:val="18"/>
                            <w:szCs w:val="18"/>
                          </w:rPr>
                          <w:t>node.onClick(</w:t>
                        </w:r>
                        <w:proofErr w:type="gramEnd"/>
                        <w:r w:rsidRPr="006118F7">
                          <w:rPr>
                            <w:color w:val="0000FF"/>
                            <w:sz w:val="18"/>
                            <w:szCs w:val="18"/>
                          </w:rPr>
                          <w:t>true</w:t>
                        </w:r>
                        <w:r w:rsidRPr="006118F7">
                          <w:rPr>
                            <w:sz w:val="18"/>
                            <w:szCs w:val="18"/>
                          </w:rPr>
                          <w:t>);</w:t>
                        </w:r>
                      </w:p>
                      <w:p w:rsidR="0023747D" w:rsidRPr="006118F7" w:rsidRDefault="0023747D" w:rsidP="00375F9C">
                        <w:pPr>
                          <w:rPr>
                            <w:szCs w:val="18"/>
                          </w:rPr>
                        </w:pPr>
                        <w:r w:rsidRPr="006118F7">
                          <w:rPr>
                            <w:sz w:val="18"/>
                            <w:szCs w:val="18"/>
                          </w:rPr>
                          <w:t>}</w:t>
                        </w:r>
                        <w:proofErr w:type="gramStart"/>
                        <w:r w:rsidRPr="006118F7">
                          <w:rPr>
                            <w:sz w:val="18"/>
                            <w:szCs w:val="18"/>
                          </w:rPr>
                          <w:t>,</w:t>
                        </w:r>
                        <w:r w:rsidRPr="006118F7">
                          <w:rPr>
                            <w:color w:val="800000"/>
                            <w:sz w:val="18"/>
                            <w:szCs w:val="18"/>
                          </w:rPr>
                          <w:t>2000</w:t>
                        </w:r>
                        <w:proofErr w:type="gramEnd"/>
                        <w:r w:rsidRPr="006118F7">
                          <w:rPr>
                            <w:sz w:val="18"/>
                            <w:szCs w:val="18"/>
                          </w:rPr>
                          <w:t>);</w:t>
                        </w:r>
                      </w:p>
                    </w:txbxContent>
                  </v:textbox>
                </v:shape>
                <v:shape id="AutoShape 319" o:spid="_x0000_s2000" type="#_x0000_t62" style="position:absolute;left:16002;top:4953;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5ZUcMA&#10;AADcAAAADwAAAGRycy9kb3ducmV2LnhtbESPQYvCMBSE74L/ITxhb5oqKmttKlIQ9Li6hx4fzbMt&#10;Ni+1ibXrrzcLC3scZuYbJtkNphE9da62rGA+i0AQF1bXXCr4vhymnyCcR9bYWCYFP+Rgl45HCcba&#10;PvmL+rMvRYCwi1FB5X0bS+mKigy6mW2Jg3e1nUEfZFdK3eEzwE0jF1G0lgZrDgsVtpRVVNzOD6Og&#10;sfnSv07FPd9k5TU7rWzvdK7Ux2TYb0F4Gvx/+K991AoW0Qp+z4QjIN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5ZUcMAAADcAAAADwAAAAAAAAAAAAAAAACYAgAAZHJzL2Rv&#10;d25yZXYueG1sUEsFBgAAAAAEAAQA9QAAAIgDAAAAAA==&#10;" adj="27470,16615" fillcolor="#ff9">
                  <v:textbox inset="0,0,0,0">
                    <w:txbxContent>
                      <w:p w:rsidR="0023747D" w:rsidRPr="000E23E9" w:rsidRDefault="0023747D" w:rsidP="00375F9C">
                        <w:pPr>
                          <w:rPr>
                            <w:szCs w:val="18"/>
                          </w:rPr>
                        </w:pPr>
                        <w:r>
                          <w:rPr>
                            <w:szCs w:val="18"/>
                          </w:rPr>
                          <w:t>A</w:t>
                        </w:r>
                        <w:r>
                          <w:rPr>
                            <w:rFonts w:hint="eastAsia"/>
                            <w:szCs w:val="18"/>
                          </w:rPr>
                          <w:t>dds a onClick event</w:t>
                        </w:r>
                      </w:p>
                    </w:txbxContent>
                  </v:textbox>
                </v:shape>
                <v:shape id="AutoShape 322" o:spid="_x0000_s2001" type="#_x0000_t62" style="position:absolute;left:12573;top:18821;width:32004;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tQIMQA&#10;AADcAAAADwAAAGRycy9kb3ducmV2LnhtbESPW2vCQBSE34X+h+UU+qYbQ/GSukoJKK1vXvD5mD1N&#10;QrNn4+7WpP/eFQQfh5n5hlmsetOIKzlfW1YwHiUgiAuray4VHA/r4QyED8gaG8uk4J88rJYvgwVm&#10;2na8o+s+lCJC2GeooAqhzaT0RUUG/ci2xNH7sc5giNKVUjvsItw0Mk2SiTRYc1yosKW8ouJ3/2cU&#10;9NvZ5uLO7/Nu40JK+fc4n54apd5e+88PEIH68Aw/2l9aQZpM4X4mHg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bUCDEAAAA3AAAAA8AAAAAAAAAAAAAAAAAmAIAAGRycy9k&#10;b3ducmV2LnhtbFBLBQYAAAAABAAEAPUAAACJAwAAAAA=&#10;" adj="23408,24334" fillcolor="#ff9">
                  <v:textbox inset="0,0,0,0">
                    <w:txbxContent>
                      <w:p w:rsidR="0023747D" w:rsidRPr="006118F7" w:rsidRDefault="0023747D" w:rsidP="00375F9C">
                        <w:pPr>
                          <w:rPr>
                            <w:szCs w:val="18"/>
                          </w:rPr>
                        </w:pPr>
                        <w:r>
                          <w:rPr>
                            <w:rFonts w:hint="eastAsia"/>
                            <w:szCs w:val="18"/>
                          </w:rPr>
                          <w:t>Fires all click events. Since on</w:t>
                        </w:r>
                        <w:r>
                          <w:rPr>
                            <w:szCs w:val="18"/>
                          </w:rPr>
                          <w:t>Click</w:t>
                        </w:r>
                        <w:r>
                          <w:rPr>
                            <w:rFonts w:hint="eastAsia"/>
                            <w:szCs w:val="18"/>
                          </w:rPr>
                          <w:t xml:space="preserve"> returns false, afterClick will not be fired.</w:t>
                        </w:r>
                      </w:p>
                    </w:txbxContent>
                  </v:textbox>
                </v:shape>
                <v:shape id="AutoShape 324" o:spid="_x0000_s2002" type="#_x0000_t62" style="position:absolute;left:16002;top:23774;width:1714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ECf8QA&#10;AADcAAAADwAAAGRycy9kb3ducmV2LnhtbESPQWvCQBSE7wX/w/KE3urGFEWjq2ihpYciRsXzI/tM&#10;gtm3YXerqb/eLQgeh5n5hpkvO9OICzlfW1YwHCQgiAuray4VHPafbxMQPiBrbCyTgj/ysFz0XuaY&#10;aXvlnC67UIoIYZ+hgiqENpPSFxUZ9APbEkfvZJ3BEKUrpXZ4jXDTyDRJxtJgzXGhwpY+KirOu1+j&#10;IOf3288x7UZf2407Eq2343xUKvXa71YzEIG68Aw/2t9aQZpM4f9MPA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RAn/EAAAA3AAAAA8AAAAAAAAAAAAAAAAAmAIAAGRycy9k&#10;b3ducmV2LnhtbFBLBQYAAAAABAAEAPUAAACJAwAAAAA=&#10;" adj="26296,45000" fillcolor="#ff9">
                  <v:textbox inset="0,0,0,0">
                    <w:txbxContent>
                      <w:p w:rsidR="0023747D" w:rsidRPr="000E23E9" w:rsidRDefault="0023747D" w:rsidP="00375F9C">
                        <w:pPr>
                          <w:rPr>
                            <w:szCs w:val="18"/>
                          </w:rPr>
                        </w:pPr>
                        <w:r>
                          <w:rPr>
                            <w:szCs w:val="18"/>
                          </w:rPr>
                          <w:t>R</w:t>
                        </w:r>
                        <w:r>
                          <w:rPr>
                            <w:rFonts w:hint="eastAsia"/>
                            <w:szCs w:val="18"/>
                          </w:rPr>
                          <w:t>emoves onClick event;</w:t>
                        </w:r>
                      </w:p>
                    </w:txbxContent>
                  </v:textbox>
                </v:shape>
                <v:shape id="AutoShape 325" o:spid="_x0000_s2003" type="#_x0000_t62" style="position:absolute;left:14859;top:10896;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e7JsEA&#10;AADcAAAADwAAAGRycy9kb3ducmV2LnhtbERPTYvCMBC9C/sfwix401SFRapRZGVhT8pqwfY2NGNb&#10;t5mUJGr99+YgeHy87+W6N624kfONZQWTcQKCuLS64UpBdvwZzUH4gKyxtUwKHuRhvfoYLDHV9s5/&#10;dDuESsQQ9ikqqEPoUil9WZNBP7YdceTO1hkMEbpKaof3GG5aOU2SL2mw4dhQY0ffNZX/h6tRsL1k&#10;+21VZEX+cJuQz9pZvt+dlBp+9psFiEB9eItf7l+tYDqJ8+O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uybBAAAA3AAAAA8AAAAAAAAAAAAAAAAAmAIAAGRycy9kb3du&#10;cmV2LnhtbFBLBQYAAAAABAAEAPUAAACGAwAAAAA=&#10;" adj="24702,15992" fillcolor="#ff9">
                  <v:textbox inset="0,0,0,0">
                    <w:txbxContent>
                      <w:p w:rsidR="0023747D" w:rsidRPr="000E23E9" w:rsidRDefault="0023747D" w:rsidP="00375F9C">
                        <w:pPr>
                          <w:rPr>
                            <w:szCs w:val="18"/>
                          </w:rPr>
                        </w:pPr>
                        <w:r>
                          <w:rPr>
                            <w:szCs w:val="18"/>
                          </w:rPr>
                          <w:t>A</w:t>
                        </w:r>
                        <w:r>
                          <w:rPr>
                            <w:rFonts w:hint="eastAsia"/>
                            <w:szCs w:val="18"/>
                          </w:rPr>
                          <w:t>dds a beforeClick event</w:t>
                        </w:r>
                      </w:p>
                    </w:txbxContent>
                  </v:textbox>
                </v:shape>
                <v:shape id="AutoShape 326" o:spid="_x0000_s2004" type="#_x0000_t62" style="position:absolute;left:13716;top:15849;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WCkcMA&#10;AADcAAAADwAAAGRycy9kb3ducmV2LnhtbESPQYvCMBSE78L+h/AWvGlqZUWqUYqgePCy1d6fzdu2&#10;a/NSmqjVX28WFjwOM/MNs1z3phE36lxtWcFkHIEgLqyuuVRwOm5HcxDOI2tsLJOCBzlYrz4GS0y0&#10;vfM33TJfigBhl6CCyvs2kdIVFRl0Y9sSB+/HdgZ9kF0pdYf3ADeNjKNoJg3WHBYqbGlTUXHJrkYB&#10;pa6wl3M9nbbpV5bvZs9DTr9KDT/7dAHCU+/f4f/2XiuIJzH8nQ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WCkcMAAADcAAAADwAAAAAAAAAAAAAAAACYAgAAZHJzL2Rv&#10;d25yZXYueG1sUEsFBgAAAAAEAAQA9QAAAIgDAAAAAA==&#10;" adj="24574,14815" fillcolor="#ff9">
                  <v:textbox inset="0,0,0,0">
                    <w:txbxContent>
                      <w:p w:rsidR="0023747D" w:rsidRPr="000E23E9" w:rsidRDefault="0023747D" w:rsidP="00375F9C">
                        <w:pPr>
                          <w:rPr>
                            <w:szCs w:val="18"/>
                          </w:rPr>
                        </w:pPr>
                        <w:r>
                          <w:rPr>
                            <w:szCs w:val="18"/>
                          </w:rPr>
                          <w:t>A</w:t>
                        </w:r>
                        <w:r>
                          <w:rPr>
                            <w:rFonts w:hint="eastAsia"/>
                            <w:szCs w:val="18"/>
                          </w:rPr>
                          <w:t>dds an afterClick event</w:t>
                        </w:r>
                      </w:p>
                    </w:txbxContent>
                  </v:textbox>
                </v:shape>
                <v:shape id="AutoShape 327" o:spid="_x0000_s2005" type="#_x0000_t62" style="position:absolute;left:16002;top:27736;width:26289;height:495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vFosUA&#10;AADcAAAADwAAAGRycy9kb3ducmV2LnhtbESPQWsCMRSE7wX/Q3hCbzVRFllWo4jQ1kuh2pZ6fGye&#10;m8XNy7KJ67a/3giFHoeZ+YZZrgfXiJ66UHvWMJ0oEMSlNzVXGj4/np9yECEiG2w8k4YfCrBejR6W&#10;WBh/5T31h1iJBOFQoAYbY1tIGUpLDsPEt8TJO/nOYUyyq6Tp8JrgrpEzpebSYc1pwWJLW0vl+XBx&#10;GvKX793l6zV7639t/36MKqhM5lo/jofNAkSkIf6H/9o7o2E2zeB+Jh0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u8WixQAAANwAAAAPAAAAAAAAAAAAAAAAAJgCAABkcnMv&#10;ZG93bnJldi54bWxQSwUGAAAAAAQABAD1AAAAigMAAAAA&#10;" adj="24740,7199" fillcolor="#ff9">
                  <v:textbox inset="0,0,0,0">
                    <w:txbxContent>
                      <w:p w:rsidR="0023747D" w:rsidRPr="006118F7" w:rsidRDefault="0023747D" w:rsidP="00375F9C">
                        <w:pPr>
                          <w:rPr>
                            <w:szCs w:val="18"/>
                          </w:rPr>
                        </w:pPr>
                        <w:r>
                          <w:rPr>
                            <w:rFonts w:hint="eastAsia"/>
                            <w:szCs w:val="18"/>
                          </w:rPr>
                          <w:t>Fires all click events. Since on</w:t>
                        </w:r>
                        <w:r>
                          <w:rPr>
                            <w:szCs w:val="18"/>
                          </w:rPr>
                          <w:t>Click</w:t>
                        </w:r>
                        <w:r>
                          <w:rPr>
                            <w:rFonts w:hint="eastAsia"/>
                            <w:szCs w:val="18"/>
                          </w:rPr>
                          <w:t xml:space="preserve"> was removed, afterClick will be fired this time.</w:t>
                        </w:r>
                      </w:p>
                      <w:p w:rsidR="0023747D" w:rsidRPr="00766BEC" w:rsidRDefault="0023747D" w:rsidP="00375F9C">
                        <w:pPr>
                          <w:rPr>
                            <w:szCs w:val="18"/>
                          </w:rPr>
                        </w:pPr>
                      </w:p>
                    </w:txbxContent>
                  </v:textbox>
                </v:shape>
                <w10:anchorlock/>
              </v:group>
            </w:pict>
          </mc:Fallback>
        </mc:AlternateContent>
      </w:r>
    </w:p>
    <w:p w:rsidR="00375F9C" w:rsidRDefault="00375F9C" w:rsidP="00E45D25">
      <w:pPr>
        <w:pStyle w:val="3"/>
        <w:numPr>
          <w:ilvl w:val="2"/>
          <w:numId w:val="17"/>
        </w:numPr>
      </w:pPr>
      <w:bookmarkStart w:id="220" w:name="_Toc356466344"/>
      <w:r>
        <w:rPr>
          <w:rFonts w:hint="eastAsia"/>
        </w:rPr>
        <w:t>Node Drag&amp;Drop</w:t>
      </w:r>
      <w:bookmarkEnd w:id="220"/>
    </w:p>
    <w:p w:rsidR="00375F9C" w:rsidRPr="001605A9" w:rsidRDefault="00375F9C" w:rsidP="00375F9C">
      <w:pPr>
        <w:rPr>
          <w:b/>
        </w:rPr>
      </w:pPr>
      <w:r w:rsidRPr="001605A9">
        <w:rPr>
          <w:b/>
        </w:rPr>
        <w:t>I</w:t>
      </w:r>
      <w:r w:rsidRPr="001605A9">
        <w:rPr>
          <w:rFonts w:hint="eastAsia"/>
          <w:b/>
        </w:rPr>
        <w:t>nput:</w:t>
      </w:r>
    </w:p>
    <w:p w:rsidR="00375F9C" w:rsidRDefault="005C781A" w:rsidP="00375F9C">
      <w:r>
        <w:rPr>
          <w:noProof/>
        </w:rPr>
        <mc:AlternateContent>
          <mc:Choice Requires="wpc">
            <w:drawing>
              <wp:inline distT="0" distB="0" distL="0" distR="0" wp14:anchorId="7E627D69" wp14:editId="237218FC">
                <wp:extent cx="5257800" cy="1882140"/>
                <wp:effectExtent l="9525" t="0" r="9525" b="3810"/>
                <wp:docPr id="201" name="画布 3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93" name="Text Box 330"/>
                        <wps:cNvSpPr txBox="1">
                          <a:spLocks noChangeArrowheads="1"/>
                        </wps:cNvSpPr>
                        <wps:spPr bwMode="auto">
                          <a:xfrm>
                            <a:off x="0" y="48895"/>
                            <a:ext cx="5257800" cy="1629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07472" w:rsidRDefault="0023747D" w:rsidP="00375F9C">
                              <w:pPr>
                                <w:spacing w:line="240" w:lineRule="exact"/>
                                <w:rPr>
                                  <w:sz w:val="18"/>
                                  <w:szCs w:val="18"/>
                                </w:rPr>
                              </w:pPr>
                              <w:r w:rsidRPr="00707472">
                                <w:rPr>
                                  <w:color w:val="0000FF"/>
                                  <w:sz w:val="18"/>
                                  <w:szCs w:val="18"/>
                                </w:rPr>
                                <w:t>var</w:t>
                              </w:r>
                              <w:r w:rsidRPr="00707472">
                                <w:rPr>
                                  <w:sz w:val="18"/>
                                  <w:szCs w:val="18"/>
                                </w:rPr>
                                <w:t xml:space="preserve"> btn,div;</w:t>
                              </w:r>
                            </w:p>
                            <w:p w:rsidR="0023747D" w:rsidRPr="00707472" w:rsidRDefault="00F70C1C" w:rsidP="00375F9C">
                              <w:pPr>
                                <w:spacing w:line="240" w:lineRule="exact"/>
                                <w:rPr>
                                  <w:sz w:val="18"/>
                                  <w:szCs w:val="18"/>
                                </w:rPr>
                              </w:pPr>
                              <w:r>
                                <w:rPr>
                                  <w:sz w:val="18"/>
                                  <w:szCs w:val="18"/>
                                </w:rPr>
                                <w:t>xui(</w:t>
                              </w:r>
                              <w:r w:rsidR="0023747D" w:rsidRPr="00707472">
                                <w:rPr>
                                  <w:color w:val="FF00FF"/>
                                  <w:sz w:val="18"/>
                                  <w:szCs w:val="18"/>
                                </w:rPr>
                                <w:t>'body'</w:t>
                              </w:r>
                              <w:r w:rsidR="0023747D" w:rsidRPr="00707472">
                                <w:rPr>
                                  <w:sz w:val="18"/>
                                  <w:szCs w:val="18"/>
                                </w:rPr>
                                <w:t>).append(btn=</w:t>
                              </w:r>
                              <w:r w:rsidR="00726AAF">
                                <w:rPr>
                                  <w:sz w:val="18"/>
                                  <w:szCs w:val="18"/>
                                </w:rPr>
                                <w:t>xui</w:t>
                              </w:r>
                              <w:r w:rsidR="0023747D" w:rsidRPr="00707472">
                                <w:rPr>
                                  <w:sz w:val="18"/>
                                  <w:szCs w:val="18"/>
                                </w:rPr>
                                <w:t>.create(</w:t>
                              </w:r>
                              <w:r w:rsidR="0023747D" w:rsidRPr="00707472">
                                <w:rPr>
                                  <w:color w:val="FF00FF"/>
                                  <w:sz w:val="18"/>
                                  <w:szCs w:val="18"/>
                                </w:rPr>
                                <w:t>"&lt;button&gt;drag me&lt;/button&gt;"</w:t>
                              </w:r>
                              <w:r w:rsidR="0023747D" w:rsidRPr="00707472">
                                <w:rPr>
                                  <w:sz w:val="18"/>
                                  <w:szCs w:val="18"/>
                                </w:rPr>
                                <w:t>))</w:t>
                              </w:r>
                            </w:p>
                            <w:p w:rsidR="0023747D" w:rsidRPr="00707472" w:rsidRDefault="0023747D" w:rsidP="00375F9C">
                              <w:pPr>
                                <w:spacing w:line="240" w:lineRule="exact"/>
                                <w:rPr>
                                  <w:sz w:val="18"/>
                                  <w:szCs w:val="18"/>
                                </w:rPr>
                              </w:pPr>
                              <w:r w:rsidRPr="00707472">
                                <w:rPr>
                                  <w:sz w:val="18"/>
                                  <w:szCs w:val="18"/>
                                </w:rPr>
                                <w:t>.append(div=</w:t>
                              </w:r>
                              <w:r w:rsidR="00726AAF">
                                <w:rPr>
                                  <w:sz w:val="18"/>
                                  <w:szCs w:val="18"/>
                                </w:rPr>
                                <w:t>xui</w:t>
                              </w:r>
                              <w:r w:rsidRPr="00707472">
                                <w:rPr>
                                  <w:sz w:val="18"/>
                                  <w:szCs w:val="18"/>
                                </w:rPr>
                                <w:t>.create(</w:t>
                              </w:r>
                              <w:r w:rsidRPr="00707472">
                                <w:rPr>
                                  <w:color w:val="FF00FF"/>
                                  <w:sz w:val="18"/>
                                  <w:szCs w:val="18"/>
                                </w:rPr>
                                <w:t>"&lt;div style='</w:t>
                              </w:r>
                              <w:r>
                                <w:rPr>
                                  <w:rFonts w:hint="eastAsia"/>
                                  <w:color w:val="FF00FF"/>
                                  <w:sz w:val="18"/>
                                  <w:szCs w:val="18"/>
                                </w:rPr>
                                <w:t>position:absolute;left:100px;top:100px;</w:t>
                              </w:r>
                              <w:r w:rsidRPr="00707472">
                                <w:rPr>
                                  <w:color w:val="FF00FF"/>
                                  <w:sz w:val="18"/>
                                  <w:szCs w:val="18"/>
                                </w:rPr>
                                <w:t>border:solid 1px;</w:t>
                              </w:r>
                              <w:r>
                                <w:rPr>
                                  <w:color w:val="FF00FF"/>
                                  <w:sz w:val="18"/>
                                  <w:szCs w:val="18"/>
                                </w:rPr>
                                <w:t>width</w:t>
                              </w:r>
                              <w:r>
                                <w:rPr>
                                  <w:rFonts w:hint="eastAsia"/>
                                  <w:color w:val="FF00FF"/>
                                  <w:sz w:val="18"/>
                                  <w:szCs w:val="18"/>
                                </w:rPr>
                                <w:t>:150px; height:150px;display:block;</w:t>
                              </w:r>
                              <w:r w:rsidRPr="00707472">
                                <w:rPr>
                                  <w:color w:val="FF00FF"/>
                                  <w:sz w:val="18"/>
                                  <w:szCs w:val="18"/>
                                </w:rPr>
                                <w:t>'&gt;</w:t>
                              </w:r>
                              <w:r>
                                <w:rPr>
                                  <w:rFonts w:hint="eastAsia"/>
                                  <w:color w:val="FF00FF"/>
                                  <w:sz w:val="18"/>
                                  <w:szCs w:val="18"/>
                                </w:rPr>
                                <w:t xml:space="preserve"> </w:t>
                              </w:r>
                              <w:r w:rsidRPr="00707472">
                                <w:rPr>
                                  <w:color w:val="FF00FF"/>
                                  <w:sz w:val="18"/>
                                  <w:szCs w:val="18"/>
                                </w:rPr>
                                <w:t>drop here</w:t>
                              </w:r>
                              <w:r>
                                <w:rPr>
                                  <w:rFonts w:hint="eastAsia"/>
                                  <w:color w:val="FF00FF"/>
                                  <w:sz w:val="18"/>
                                  <w:szCs w:val="18"/>
                                </w:rPr>
                                <w:t xml:space="preserve"> </w:t>
                              </w:r>
                              <w:r w:rsidRPr="00707472">
                                <w:rPr>
                                  <w:color w:val="FF00FF"/>
                                  <w:sz w:val="18"/>
                                  <w:szCs w:val="18"/>
                                </w:rPr>
                                <w:t>&lt;/button&gt;"</w:t>
                              </w:r>
                              <w:r w:rsidRPr="00707472">
                                <w:rPr>
                                  <w:sz w:val="18"/>
                                  <w:szCs w:val="18"/>
                                </w:rPr>
                                <w:t>))</w:t>
                              </w:r>
                            </w:p>
                            <w:p w:rsidR="0023747D" w:rsidRPr="00707472" w:rsidRDefault="0023747D" w:rsidP="00375F9C">
                              <w:pPr>
                                <w:spacing w:line="240" w:lineRule="exact"/>
                                <w:rPr>
                                  <w:sz w:val="18"/>
                                  <w:szCs w:val="18"/>
                                </w:rPr>
                              </w:pPr>
                            </w:p>
                            <w:p w:rsidR="0023747D" w:rsidRPr="00707472" w:rsidRDefault="0023747D" w:rsidP="00375F9C">
                              <w:pPr>
                                <w:spacing w:line="240" w:lineRule="exact"/>
                                <w:rPr>
                                  <w:sz w:val="18"/>
                                  <w:szCs w:val="18"/>
                                </w:rPr>
                              </w:pPr>
                              <w:r w:rsidRPr="00707472">
                                <w:rPr>
                                  <w:sz w:val="18"/>
                                  <w:szCs w:val="18"/>
                                </w:rPr>
                                <w:t>btn.dra</w:t>
                              </w:r>
                              <w:r>
                                <w:rPr>
                                  <w:rFonts w:hint="eastAsia"/>
                                  <w:sz w:val="18"/>
                                  <w:szCs w:val="18"/>
                                </w:rPr>
                                <w:t>g</w:t>
                              </w:r>
                              <w:r w:rsidRPr="00707472">
                                <w:rPr>
                                  <w:sz w:val="18"/>
                                  <w:szCs w:val="18"/>
                                </w:rPr>
                                <w:t>gable(</w:t>
                              </w:r>
                              <w:r w:rsidRPr="00707472">
                                <w:rPr>
                                  <w:color w:val="0000FF"/>
                                  <w:sz w:val="18"/>
                                  <w:szCs w:val="18"/>
                                </w:rPr>
                                <w:t>true</w:t>
                              </w:r>
                              <w:r w:rsidRPr="00707472">
                                <w:rPr>
                                  <w:sz w:val="18"/>
                                  <w:szCs w:val="18"/>
                                </w:rPr>
                                <w:t>,{dragType:</w:t>
                              </w:r>
                              <w:r w:rsidRPr="00707472">
                                <w:rPr>
                                  <w:color w:val="FF00FF"/>
                                  <w:sz w:val="18"/>
                                  <w:szCs w:val="18"/>
                                </w:rPr>
                                <w:t>'icon'</w:t>
                              </w:r>
                              <w:r w:rsidRPr="00707472">
                                <w:rPr>
                                  <w:sz w:val="18"/>
                                  <w:szCs w:val="18"/>
                                </w:rPr>
                                <w:t>},</w:t>
                              </w:r>
                              <w:r w:rsidRPr="00707472">
                                <w:rPr>
                                  <w:color w:val="FF00FF"/>
                                  <w:sz w:val="18"/>
                                  <w:szCs w:val="18"/>
                                </w:rPr>
                                <w:t>'dragkey'</w:t>
                              </w:r>
                              <w:r w:rsidRPr="00707472">
                                <w:rPr>
                                  <w:sz w:val="18"/>
                                  <w:szCs w:val="18"/>
                                </w:rPr>
                                <w:t>,</w:t>
                              </w:r>
                              <w:r w:rsidRPr="00707472">
                                <w:rPr>
                                  <w:color w:val="FF00FF"/>
                                  <w:sz w:val="18"/>
                                  <w:szCs w:val="18"/>
                                </w:rPr>
                                <w:t>'dragdata'</w:t>
                              </w:r>
                              <w:r w:rsidRPr="00707472">
                                <w:rPr>
                                  <w:sz w:val="18"/>
                                  <w:szCs w:val="18"/>
                                </w:rPr>
                                <w:t>);</w:t>
                              </w:r>
                            </w:p>
                            <w:p w:rsidR="0023747D" w:rsidRPr="00707472" w:rsidRDefault="0023747D" w:rsidP="00375F9C">
                              <w:pPr>
                                <w:spacing w:line="240" w:lineRule="exact"/>
                                <w:rPr>
                                  <w:sz w:val="18"/>
                                  <w:szCs w:val="18"/>
                                </w:rPr>
                              </w:pPr>
                              <w:r w:rsidRPr="00707472">
                                <w:rPr>
                                  <w:sz w:val="18"/>
                                  <w:szCs w:val="18"/>
                                </w:rPr>
                                <w:t>div.drop</w:t>
                              </w:r>
                              <w:r>
                                <w:rPr>
                                  <w:rFonts w:hint="eastAsia"/>
                                  <w:sz w:val="18"/>
                                  <w:szCs w:val="18"/>
                                </w:rPr>
                                <w:t>p</w:t>
                              </w:r>
                              <w:r w:rsidRPr="00707472">
                                <w:rPr>
                                  <w:sz w:val="18"/>
                                  <w:szCs w:val="18"/>
                                </w:rPr>
                                <w:t>able(</w:t>
                              </w:r>
                              <w:r w:rsidRPr="00707472">
                                <w:rPr>
                                  <w:color w:val="0000FF"/>
                                  <w:sz w:val="18"/>
                                  <w:szCs w:val="18"/>
                                </w:rPr>
                                <w:t>true</w:t>
                              </w:r>
                              <w:r w:rsidRPr="00707472">
                                <w:rPr>
                                  <w:sz w:val="18"/>
                                  <w:szCs w:val="18"/>
                                </w:rPr>
                                <w:t>,</w:t>
                              </w:r>
                              <w:r w:rsidRPr="00707472">
                                <w:rPr>
                                  <w:color w:val="FF00FF"/>
                                  <w:sz w:val="18"/>
                                  <w:szCs w:val="18"/>
                                </w:rPr>
                                <w:t>'dragkey'</w:t>
                              </w:r>
                              <w:r w:rsidRPr="00707472">
                                <w:rPr>
                                  <w:sz w:val="18"/>
                                  <w:szCs w:val="18"/>
                                </w:rPr>
                                <w:t>)</w:t>
                              </w:r>
                            </w:p>
                            <w:p w:rsidR="0023747D" w:rsidRPr="00707472" w:rsidRDefault="0023747D" w:rsidP="00375F9C">
                              <w:pPr>
                                <w:spacing w:line="240" w:lineRule="exact"/>
                                <w:rPr>
                                  <w:sz w:val="18"/>
                                  <w:szCs w:val="18"/>
                                </w:rPr>
                              </w:pPr>
                              <w:r w:rsidRPr="00707472">
                                <w:rPr>
                                  <w:sz w:val="18"/>
                                  <w:szCs w:val="18"/>
                                </w:rPr>
                                <w:t>.onDrop(</w:t>
                              </w:r>
                              <w:r w:rsidRPr="00707472">
                                <w:rPr>
                                  <w:color w:val="0000FF"/>
                                  <w:sz w:val="18"/>
                                  <w:szCs w:val="18"/>
                                </w:rPr>
                                <w:t>function</w:t>
                              </w:r>
                              <w:r w:rsidRPr="00707472">
                                <w:rPr>
                                  <w:sz w:val="18"/>
                                  <w:szCs w:val="18"/>
                                </w:rPr>
                                <w:t>(){</w:t>
                              </w:r>
                            </w:p>
                            <w:p w:rsidR="0023747D" w:rsidRPr="00707472" w:rsidRDefault="0023747D" w:rsidP="00375F9C">
                              <w:pPr>
                                <w:spacing w:line="240" w:lineRule="exact"/>
                                <w:rPr>
                                  <w:sz w:val="18"/>
                                  <w:szCs w:val="18"/>
                                </w:rPr>
                              </w:pPr>
                              <w:r w:rsidRPr="00707472">
                                <w:rPr>
                                  <w:sz w:val="18"/>
                                  <w:szCs w:val="18"/>
                                </w:rPr>
                                <w:t xml:space="preserve">    </w:t>
                              </w:r>
                              <w:r w:rsidR="00726AAF">
                                <w:rPr>
                                  <w:sz w:val="18"/>
                                  <w:szCs w:val="18"/>
                                </w:rPr>
                                <w:t>xui</w:t>
                              </w:r>
                              <w:r w:rsidRPr="00707472">
                                <w:rPr>
                                  <w:sz w:val="18"/>
                                  <w:szCs w:val="18"/>
                                </w:rPr>
                                <w:t>.alert(</w:t>
                              </w:r>
                              <w:r w:rsidR="00726AAF">
                                <w:rPr>
                                  <w:sz w:val="18"/>
                                  <w:szCs w:val="18"/>
                                </w:rPr>
                                <w:t>xui</w:t>
                              </w:r>
                              <w:r w:rsidRPr="00707472">
                                <w:rPr>
                                  <w:sz w:val="18"/>
                                  <w:szCs w:val="18"/>
                                </w:rPr>
                                <w:t>.DragDrop.getProfile().dragData);</w:t>
                              </w:r>
                            </w:p>
                            <w:p w:rsidR="0023747D" w:rsidRPr="00B43CEA" w:rsidRDefault="0023747D" w:rsidP="00375F9C">
                              <w:pPr>
                                <w:spacing w:line="240" w:lineRule="exact"/>
                                <w:rPr>
                                  <w:sz w:val="18"/>
                                  <w:szCs w:val="18"/>
                                </w:rPr>
                              </w:pPr>
                              <w:r w:rsidRPr="00707472">
                                <w:rPr>
                                  <w:sz w:val="18"/>
                                  <w:szCs w:val="18"/>
                                </w:rPr>
                                <w:t>});</w:t>
                              </w:r>
                            </w:p>
                          </w:txbxContent>
                        </wps:txbx>
                        <wps:bodyPr rot="0" vert="horz" wrap="square" lIns="54000" tIns="46800" rIns="54000" bIns="45720" anchor="t" anchorCtr="0" upright="1">
                          <a:spAutoFit/>
                        </wps:bodyPr>
                      </wps:wsp>
                      <wps:wsp>
                        <wps:cNvPr id="195" name="AutoShape 331"/>
                        <wps:cNvSpPr>
                          <a:spLocks noChangeArrowheads="1"/>
                        </wps:cNvSpPr>
                        <wps:spPr bwMode="auto">
                          <a:xfrm flipH="1">
                            <a:off x="3086100" y="693420"/>
                            <a:ext cx="1028700" cy="198120"/>
                          </a:xfrm>
                          <a:prstGeom prst="wedgeRoundRectCallout">
                            <a:avLst>
                              <a:gd name="adj1" fmla="val 90861"/>
                              <a:gd name="adj2" fmla="val 788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draggable</w:t>
                              </w:r>
                            </w:p>
                          </w:txbxContent>
                        </wps:txbx>
                        <wps:bodyPr rot="0" vert="horz" wrap="square" lIns="0" tIns="0" rIns="0" bIns="0" anchor="t" anchorCtr="0" upright="1">
                          <a:noAutofit/>
                        </wps:bodyPr>
                      </wps:wsp>
                      <wps:wsp>
                        <wps:cNvPr id="197" name="AutoShape 334"/>
                        <wps:cNvSpPr>
                          <a:spLocks noChangeArrowheads="1"/>
                        </wps:cNvSpPr>
                        <wps:spPr bwMode="auto">
                          <a:xfrm flipH="1">
                            <a:off x="1943100" y="1089660"/>
                            <a:ext cx="1143000" cy="198120"/>
                          </a:xfrm>
                          <a:prstGeom prst="wedgeRoundRectCallout">
                            <a:avLst>
                              <a:gd name="adj1" fmla="val 100111"/>
                              <a:gd name="adj2" fmla="val -4070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droppable</w:t>
                              </w:r>
                            </w:p>
                          </w:txbxContent>
                        </wps:txbx>
                        <wps:bodyPr rot="0" vert="horz" wrap="square" lIns="0" tIns="0" rIns="0" bIns="0" anchor="t" anchorCtr="0" upright="1">
                          <a:noAutofit/>
                        </wps:bodyPr>
                      </wps:wsp>
                      <wps:wsp>
                        <wps:cNvPr id="199" name="AutoShape 335"/>
                        <wps:cNvSpPr>
                          <a:spLocks noChangeArrowheads="1"/>
                        </wps:cNvSpPr>
                        <wps:spPr bwMode="auto">
                          <a:xfrm flipH="1">
                            <a:off x="2857500" y="1386840"/>
                            <a:ext cx="914400" cy="198120"/>
                          </a:xfrm>
                          <a:prstGeom prst="wedgeRoundRectCallout">
                            <a:avLst>
                              <a:gd name="adj1" fmla="val 85556"/>
                              <a:gd name="adj2" fmla="val -320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onDrop event</w:t>
                              </w:r>
                            </w:p>
                          </w:txbxContent>
                        </wps:txbx>
                        <wps:bodyPr rot="0" vert="horz" wrap="square" lIns="0" tIns="0" rIns="0" bIns="0" anchor="t" anchorCtr="0" upright="1">
                          <a:noAutofit/>
                        </wps:bodyPr>
                      </wps:wsp>
                    </wpc:wpc>
                  </a:graphicData>
                </a:graphic>
              </wp:inline>
            </w:drawing>
          </mc:Choice>
          <mc:Fallback>
            <w:pict>
              <v:group id="_x0000_s2006" editas="canvas" style="width:414pt;height:148.2pt;mso-position-horizontal-relative:char;mso-position-vertical-relative:line" coordsize="52578,18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">
                <v:shape id="_x0000_s2007" type="#_x0000_t75" style="position:absolute;width:52578;height:18821;visibility:visible;mso-wrap-style:square">
                  <v:fill o:detectmouseclick="t"/>
                  <v:path o:connecttype="none"/>
                </v:shape>
                <v:shape id="Text Box 330" o:spid="_x0000_s2008" type="#_x0000_t202" style="position:absolute;top:488;width:52578;height:16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3s68EA&#10;AADcAAAADwAAAGRycy9kb3ducmV2LnhtbERP32vCMBB+H+x/CCf4NlMniHZGkcmoL4LrtvejOZti&#10;cylJrPW/N4Kwt/v4ft5qM9hW9ORD41jBdJKBIK6cbrhW8Pvz9bYAESKyxtYxKbhRgM369WWFuXZX&#10;/qa+jLVIIRxyVGBi7HIpQ2XIYpi4jjhxJ+ctxgR9LbXHawq3rXzPsrm02HBqMNjRp6HqXF6sguq8&#10;G3ZF82d8f7GLo14Wt8O8UGo8GrYfICIN8V/8dO91mr+cweOZdIF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7OvBAAAA3AAAAA8AAAAAAAAAAAAAAAAAmAIAAGRycy9kb3du&#10;cmV2LnhtbFBLBQYAAAAABAAEAPUAAACGAwAAAAA=&#10;" strokeweight="1pt">
                  <v:textbox style="mso-fit-shape-to-text:t" inset="1.5mm,1.3mm,1.5mm">
                    <w:txbxContent>
                      <w:p w:rsidR="0023747D" w:rsidRPr="00707472" w:rsidRDefault="0023747D" w:rsidP="00375F9C">
                        <w:pPr>
                          <w:spacing w:line="240" w:lineRule="exact"/>
                          <w:rPr>
                            <w:sz w:val="18"/>
                            <w:szCs w:val="18"/>
                          </w:rPr>
                        </w:pPr>
                        <w:proofErr w:type="gramStart"/>
                        <w:r w:rsidRPr="00707472">
                          <w:rPr>
                            <w:color w:val="0000FF"/>
                            <w:sz w:val="18"/>
                            <w:szCs w:val="18"/>
                          </w:rPr>
                          <w:t>var</w:t>
                        </w:r>
                        <w:proofErr w:type="gramEnd"/>
                        <w:r w:rsidRPr="00707472">
                          <w:rPr>
                            <w:sz w:val="18"/>
                            <w:szCs w:val="18"/>
                          </w:rPr>
                          <w:t xml:space="preserve"> btn,div;</w:t>
                        </w:r>
                      </w:p>
                      <w:p w:rsidR="0023747D" w:rsidRPr="00707472" w:rsidRDefault="00F70C1C" w:rsidP="00375F9C">
                        <w:pPr>
                          <w:spacing w:line="240" w:lineRule="exact"/>
                          <w:rPr>
                            <w:sz w:val="18"/>
                            <w:szCs w:val="18"/>
                          </w:rPr>
                        </w:pPr>
                        <w:proofErr w:type="gramStart"/>
                        <w:r>
                          <w:rPr>
                            <w:sz w:val="18"/>
                            <w:szCs w:val="18"/>
                          </w:rPr>
                          <w:t>xui(</w:t>
                        </w:r>
                        <w:proofErr w:type="gramEnd"/>
                        <w:r w:rsidR="0023747D" w:rsidRPr="00707472">
                          <w:rPr>
                            <w:color w:val="FF00FF"/>
                            <w:sz w:val="18"/>
                            <w:szCs w:val="18"/>
                          </w:rPr>
                          <w:t>'body'</w:t>
                        </w:r>
                        <w:r w:rsidR="0023747D" w:rsidRPr="00707472">
                          <w:rPr>
                            <w:sz w:val="18"/>
                            <w:szCs w:val="18"/>
                          </w:rPr>
                          <w:t>).append(btn=</w:t>
                        </w:r>
                        <w:r w:rsidR="00726AAF">
                          <w:rPr>
                            <w:sz w:val="18"/>
                            <w:szCs w:val="18"/>
                          </w:rPr>
                          <w:t>xui</w:t>
                        </w:r>
                        <w:r w:rsidR="0023747D" w:rsidRPr="00707472">
                          <w:rPr>
                            <w:sz w:val="18"/>
                            <w:szCs w:val="18"/>
                          </w:rPr>
                          <w:t>.create(</w:t>
                        </w:r>
                        <w:r w:rsidR="0023747D" w:rsidRPr="00707472">
                          <w:rPr>
                            <w:color w:val="FF00FF"/>
                            <w:sz w:val="18"/>
                            <w:szCs w:val="18"/>
                          </w:rPr>
                          <w:t>"&lt;button&gt;drag me&lt;/button&gt;"</w:t>
                        </w:r>
                        <w:r w:rsidR="0023747D" w:rsidRPr="00707472">
                          <w:rPr>
                            <w:sz w:val="18"/>
                            <w:szCs w:val="18"/>
                          </w:rPr>
                          <w:t>))</w:t>
                        </w:r>
                      </w:p>
                      <w:p w:rsidR="0023747D" w:rsidRPr="00707472" w:rsidRDefault="0023747D" w:rsidP="00375F9C">
                        <w:pPr>
                          <w:spacing w:line="240" w:lineRule="exact"/>
                          <w:rPr>
                            <w:sz w:val="18"/>
                            <w:szCs w:val="18"/>
                          </w:rPr>
                        </w:pPr>
                        <w:r w:rsidRPr="00707472">
                          <w:rPr>
                            <w:sz w:val="18"/>
                            <w:szCs w:val="18"/>
                          </w:rPr>
                          <w:t>.append(div=</w:t>
                        </w:r>
                        <w:r w:rsidR="00726AAF">
                          <w:rPr>
                            <w:sz w:val="18"/>
                            <w:szCs w:val="18"/>
                          </w:rPr>
                          <w:t>xui</w:t>
                        </w:r>
                        <w:r w:rsidRPr="00707472">
                          <w:rPr>
                            <w:sz w:val="18"/>
                            <w:szCs w:val="18"/>
                          </w:rPr>
                          <w:t>.create(</w:t>
                        </w:r>
                        <w:r w:rsidRPr="00707472">
                          <w:rPr>
                            <w:color w:val="FF00FF"/>
                            <w:sz w:val="18"/>
                            <w:szCs w:val="18"/>
                          </w:rPr>
                          <w:t>"&lt;div style='</w:t>
                        </w:r>
                        <w:r>
                          <w:rPr>
                            <w:rFonts w:hint="eastAsia"/>
                            <w:color w:val="FF00FF"/>
                            <w:sz w:val="18"/>
                            <w:szCs w:val="18"/>
                          </w:rPr>
                          <w:t>position:absolute;left:100px;top:100px;</w:t>
                        </w:r>
                        <w:r w:rsidRPr="00707472">
                          <w:rPr>
                            <w:color w:val="FF00FF"/>
                            <w:sz w:val="18"/>
                            <w:szCs w:val="18"/>
                          </w:rPr>
                          <w:t>border:solid 1px;</w:t>
                        </w:r>
                        <w:r>
                          <w:rPr>
                            <w:color w:val="FF00FF"/>
                            <w:sz w:val="18"/>
                            <w:szCs w:val="18"/>
                          </w:rPr>
                          <w:t>width</w:t>
                        </w:r>
                        <w:r>
                          <w:rPr>
                            <w:rFonts w:hint="eastAsia"/>
                            <w:color w:val="FF00FF"/>
                            <w:sz w:val="18"/>
                            <w:szCs w:val="18"/>
                          </w:rPr>
                          <w:t>:150px; height:150px;display:block;</w:t>
                        </w:r>
                        <w:r w:rsidRPr="00707472">
                          <w:rPr>
                            <w:color w:val="FF00FF"/>
                            <w:sz w:val="18"/>
                            <w:szCs w:val="18"/>
                          </w:rPr>
                          <w:t>'&gt;</w:t>
                        </w:r>
                        <w:r>
                          <w:rPr>
                            <w:rFonts w:hint="eastAsia"/>
                            <w:color w:val="FF00FF"/>
                            <w:sz w:val="18"/>
                            <w:szCs w:val="18"/>
                          </w:rPr>
                          <w:t xml:space="preserve"> </w:t>
                        </w:r>
                        <w:r w:rsidRPr="00707472">
                          <w:rPr>
                            <w:color w:val="FF00FF"/>
                            <w:sz w:val="18"/>
                            <w:szCs w:val="18"/>
                          </w:rPr>
                          <w:t>drop here</w:t>
                        </w:r>
                        <w:r>
                          <w:rPr>
                            <w:rFonts w:hint="eastAsia"/>
                            <w:color w:val="FF00FF"/>
                            <w:sz w:val="18"/>
                            <w:szCs w:val="18"/>
                          </w:rPr>
                          <w:t xml:space="preserve"> </w:t>
                        </w:r>
                        <w:r w:rsidRPr="00707472">
                          <w:rPr>
                            <w:color w:val="FF00FF"/>
                            <w:sz w:val="18"/>
                            <w:szCs w:val="18"/>
                          </w:rPr>
                          <w:t>&lt;/button&gt;"</w:t>
                        </w:r>
                        <w:r w:rsidRPr="00707472">
                          <w:rPr>
                            <w:sz w:val="18"/>
                            <w:szCs w:val="18"/>
                          </w:rPr>
                          <w:t>))</w:t>
                        </w:r>
                      </w:p>
                      <w:p w:rsidR="0023747D" w:rsidRPr="00707472" w:rsidRDefault="0023747D" w:rsidP="00375F9C">
                        <w:pPr>
                          <w:spacing w:line="240" w:lineRule="exact"/>
                          <w:rPr>
                            <w:sz w:val="18"/>
                            <w:szCs w:val="18"/>
                          </w:rPr>
                        </w:pPr>
                      </w:p>
                      <w:p w:rsidR="0023747D" w:rsidRPr="00707472" w:rsidRDefault="0023747D" w:rsidP="00375F9C">
                        <w:pPr>
                          <w:spacing w:line="240" w:lineRule="exact"/>
                          <w:rPr>
                            <w:sz w:val="18"/>
                            <w:szCs w:val="18"/>
                          </w:rPr>
                        </w:pPr>
                        <w:proofErr w:type="gramStart"/>
                        <w:r w:rsidRPr="00707472">
                          <w:rPr>
                            <w:sz w:val="18"/>
                            <w:szCs w:val="18"/>
                          </w:rPr>
                          <w:t>btn.dra</w:t>
                        </w:r>
                        <w:r>
                          <w:rPr>
                            <w:rFonts w:hint="eastAsia"/>
                            <w:sz w:val="18"/>
                            <w:szCs w:val="18"/>
                          </w:rPr>
                          <w:t>g</w:t>
                        </w:r>
                        <w:r w:rsidRPr="00707472">
                          <w:rPr>
                            <w:sz w:val="18"/>
                            <w:szCs w:val="18"/>
                          </w:rPr>
                          <w:t>gable(</w:t>
                        </w:r>
                        <w:proofErr w:type="gramEnd"/>
                        <w:r w:rsidRPr="00707472">
                          <w:rPr>
                            <w:color w:val="0000FF"/>
                            <w:sz w:val="18"/>
                            <w:szCs w:val="18"/>
                          </w:rPr>
                          <w:t>true</w:t>
                        </w:r>
                        <w:r w:rsidRPr="00707472">
                          <w:rPr>
                            <w:sz w:val="18"/>
                            <w:szCs w:val="18"/>
                          </w:rPr>
                          <w:t>,{dragType:</w:t>
                        </w:r>
                        <w:r w:rsidRPr="00707472">
                          <w:rPr>
                            <w:color w:val="FF00FF"/>
                            <w:sz w:val="18"/>
                            <w:szCs w:val="18"/>
                          </w:rPr>
                          <w:t>'icon'</w:t>
                        </w:r>
                        <w:r w:rsidRPr="00707472">
                          <w:rPr>
                            <w:sz w:val="18"/>
                            <w:szCs w:val="18"/>
                          </w:rPr>
                          <w:t>},</w:t>
                        </w:r>
                        <w:r w:rsidRPr="00707472">
                          <w:rPr>
                            <w:color w:val="FF00FF"/>
                            <w:sz w:val="18"/>
                            <w:szCs w:val="18"/>
                          </w:rPr>
                          <w:t>'dragkey'</w:t>
                        </w:r>
                        <w:r w:rsidRPr="00707472">
                          <w:rPr>
                            <w:sz w:val="18"/>
                            <w:szCs w:val="18"/>
                          </w:rPr>
                          <w:t>,</w:t>
                        </w:r>
                        <w:r w:rsidRPr="00707472">
                          <w:rPr>
                            <w:color w:val="FF00FF"/>
                            <w:sz w:val="18"/>
                            <w:szCs w:val="18"/>
                          </w:rPr>
                          <w:t>'dragdata'</w:t>
                        </w:r>
                        <w:r w:rsidRPr="00707472">
                          <w:rPr>
                            <w:sz w:val="18"/>
                            <w:szCs w:val="18"/>
                          </w:rPr>
                          <w:t>);</w:t>
                        </w:r>
                      </w:p>
                      <w:p w:rsidR="0023747D" w:rsidRPr="00707472" w:rsidRDefault="0023747D" w:rsidP="00375F9C">
                        <w:pPr>
                          <w:spacing w:line="240" w:lineRule="exact"/>
                          <w:rPr>
                            <w:sz w:val="18"/>
                            <w:szCs w:val="18"/>
                          </w:rPr>
                        </w:pPr>
                        <w:proofErr w:type="gramStart"/>
                        <w:r w:rsidRPr="00707472">
                          <w:rPr>
                            <w:sz w:val="18"/>
                            <w:szCs w:val="18"/>
                          </w:rPr>
                          <w:t>div.drop</w:t>
                        </w:r>
                        <w:r>
                          <w:rPr>
                            <w:rFonts w:hint="eastAsia"/>
                            <w:sz w:val="18"/>
                            <w:szCs w:val="18"/>
                          </w:rPr>
                          <w:t>p</w:t>
                        </w:r>
                        <w:r w:rsidRPr="00707472">
                          <w:rPr>
                            <w:sz w:val="18"/>
                            <w:szCs w:val="18"/>
                          </w:rPr>
                          <w:t>able(</w:t>
                        </w:r>
                        <w:proofErr w:type="gramEnd"/>
                        <w:r w:rsidRPr="00707472">
                          <w:rPr>
                            <w:color w:val="0000FF"/>
                            <w:sz w:val="18"/>
                            <w:szCs w:val="18"/>
                          </w:rPr>
                          <w:t>true</w:t>
                        </w:r>
                        <w:r w:rsidRPr="00707472">
                          <w:rPr>
                            <w:sz w:val="18"/>
                            <w:szCs w:val="18"/>
                          </w:rPr>
                          <w:t>,</w:t>
                        </w:r>
                        <w:r w:rsidRPr="00707472">
                          <w:rPr>
                            <w:color w:val="FF00FF"/>
                            <w:sz w:val="18"/>
                            <w:szCs w:val="18"/>
                          </w:rPr>
                          <w:t>'dragkey'</w:t>
                        </w:r>
                        <w:r w:rsidRPr="00707472">
                          <w:rPr>
                            <w:sz w:val="18"/>
                            <w:szCs w:val="18"/>
                          </w:rPr>
                          <w:t>)</w:t>
                        </w:r>
                      </w:p>
                      <w:p w:rsidR="0023747D" w:rsidRPr="00707472" w:rsidRDefault="0023747D" w:rsidP="00375F9C">
                        <w:pPr>
                          <w:spacing w:line="240" w:lineRule="exact"/>
                          <w:rPr>
                            <w:sz w:val="18"/>
                            <w:szCs w:val="18"/>
                          </w:rPr>
                        </w:pPr>
                        <w:r w:rsidRPr="00707472">
                          <w:rPr>
                            <w:sz w:val="18"/>
                            <w:szCs w:val="18"/>
                          </w:rPr>
                          <w:t>.</w:t>
                        </w:r>
                        <w:proofErr w:type="gramStart"/>
                        <w:r w:rsidRPr="00707472">
                          <w:rPr>
                            <w:sz w:val="18"/>
                            <w:szCs w:val="18"/>
                          </w:rPr>
                          <w:t>onDrop(</w:t>
                        </w:r>
                        <w:proofErr w:type="gramEnd"/>
                        <w:r w:rsidRPr="00707472">
                          <w:rPr>
                            <w:color w:val="0000FF"/>
                            <w:sz w:val="18"/>
                            <w:szCs w:val="18"/>
                          </w:rPr>
                          <w:t>function</w:t>
                        </w:r>
                        <w:r w:rsidRPr="00707472">
                          <w:rPr>
                            <w:sz w:val="18"/>
                            <w:szCs w:val="18"/>
                          </w:rPr>
                          <w:t>(){</w:t>
                        </w:r>
                      </w:p>
                      <w:p w:rsidR="0023747D" w:rsidRPr="00707472" w:rsidRDefault="0023747D" w:rsidP="00375F9C">
                        <w:pPr>
                          <w:spacing w:line="240" w:lineRule="exact"/>
                          <w:rPr>
                            <w:sz w:val="18"/>
                            <w:szCs w:val="18"/>
                          </w:rPr>
                        </w:pPr>
                        <w:r w:rsidRPr="00707472">
                          <w:rPr>
                            <w:sz w:val="18"/>
                            <w:szCs w:val="18"/>
                          </w:rPr>
                          <w:t xml:space="preserve">    </w:t>
                        </w:r>
                        <w:proofErr w:type="gramStart"/>
                        <w:r w:rsidR="00726AAF">
                          <w:rPr>
                            <w:sz w:val="18"/>
                            <w:szCs w:val="18"/>
                          </w:rPr>
                          <w:t>xui</w:t>
                        </w:r>
                        <w:r w:rsidRPr="00707472">
                          <w:rPr>
                            <w:sz w:val="18"/>
                            <w:szCs w:val="18"/>
                          </w:rPr>
                          <w:t>.alert(</w:t>
                        </w:r>
                        <w:proofErr w:type="gramEnd"/>
                        <w:r w:rsidR="00726AAF">
                          <w:rPr>
                            <w:sz w:val="18"/>
                            <w:szCs w:val="18"/>
                          </w:rPr>
                          <w:t>xui</w:t>
                        </w:r>
                        <w:r w:rsidRPr="00707472">
                          <w:rPr>
                            <w:sz w:val="18"/>
                            <w:szCs w:val="18"/>
                          </w:rPr>
                          <w:t>.DragDrop.getProfile().dragData);</w:t>
                        </w:r>
                      </w:p>
                      <w:p w:rsidR="0023747D" w:rsidRPr="00B43CEA" w:rsidRDefault="0023747D" w:rsidP="00375F9C">
                        <w:pPr>
                          <w:spacing w:line="240" w:lineRule="exact"/>
                          <w:rPr>
                            <w:sz w:val="18"/>
                            <w:szCs w:val="18"/>
                          </w:rPr>
                        </w:pPr>
                        <w:r w:rsidRPr="00707472">
                          <w:rPr>
                            <w:sz w:val="18"/>
                            <w:szCs w:val="18"/>
                          </w:rPr>
                          <w:t>});</w:t>
                        </w:r>
                      </w:p>
                    </w:txbxContent>
                  </v:textbox>
                </v:shape>
                <v:shape id="AutoShape 331" o:spid="_x0000_s2009" type="#_x0000_t62" style="position:absolute;left:30861;top:6934;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bSR8MA&#10;AADcAAAADwAAAGRycy9kb3ducmV2LnhtbERPTW/CMAy9I+0/REbaDVKmbYyOFE1DSOw4YJxN47WF&#10;xsmaFDp+PUFC4uan9+nprDO1OFLjK8sKRsMEBHFudcWFgs16MXgD4QOyxtoyKfgnD7PsoTfFVNsT&#10;f9NxFQoRQ9inqKAMwaVS+rwkg35oHXHkfm1jMETYFFI3eIrhppZPSfIqDVYcG0p09FlSfli1RsF+&#10;ky9cO5bu5+yXX8/bOe4m8z+lHvvdxzuIQF24i2/upY7zJy9wfSZeIL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bSR8MAAADcAAAADwAAAAAAAAAAAAAAAACYAgAAZHJzL2Rv&#10;d25yZXYueG1sUEsFBgAAAAAEAAQA9QAAAIgDAAAAAA==&#10;" adj="30426,27830" fillcolor="#ff9">
                  <v:textbox inset="0,0,0,0">
                    <w:txbxContent>
                      <w:p w:rsidR="0023747D" w:rsidRPr="000E23E9" w:rsidRDefault="0023747D" w:rsidP="00375F9C">
                        <w:pPr>
                          <w:rPr>
                            <w:szCs w:val="18"/>
                          </w:rPr>
                        </w:pPr>
                        <w:r>
                          <w:rPr>
                            <w:szCs w:val="18"/>
                          </w:rPr>
                          <w:t>S</w:t>
                        </w:r>
                        <w:r>
                          <w:rPr>
                            <w:rFonts w:hint="eastAsia"/>
                            <w:szCs w:val="18"/>
                          </w:rPr>
                          <w:t>ets draggable</w:t>
                        </w:r>
                      </w:p>
                    </w:txbxContent>
                  </v:textbox>
                </v:shape>
                <v:shape id="AutoShape 334" o:spid="_x0000_s2010" type="#_x0000_t62" style="position:absolute;left:19431;top:10896;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bWG8AA&#10;AADcAAAADwAAAGRycy9kb3ducmV2LnhtbERPTYvCMBC9L/gfwgjeNFVh1WoUFQX3plX0OjRjW2wm&#10;pUm1/vvNgrC3ebzPWaxaU4on1a6wrGA4iEAQp1YXnCm4nPf9KQjnkTWWlknBmxyslp2vBcbavvhE&#10;z8RnIoSwi1FB7n0VS+nSnAy6ga2IA3e3tUEfYJ1JXeMrhJtSjqLoWxosODTkWNE2p/SRNEbBcXyb&#10;bJqmoqMjl+yuZr8tfoZK9brteg7CU+v/xR/3QYf5swn8PRMukM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PbWG8AAAADcAAAADwAAAAAAAAAAAAAAAACYAgAAZHJzL2Rvd25y&#10;ZXYueG1sUEsFBgAAAAAEAAQA9QAAAIUDAAAAAA==&#10;" adj="32424,2007" fillcolor="#ff9">
                  <v:textbox inset="0,0,0,0">
                    <w:txbxContent>
                      <w:p w:rsidR="0023747D" w:rsidRPr="000E23E9" w:rsidRDefault="0023747D" w:rsidP="00375F9C">
                        <w:pPr>
                          <w:rPr>
                            <w:szCs w:val="18"/>
                          </w:rPr>
                        </w:pPr>
                        <w:r>
                          <w:rPr>
                            <w:szCs w:val="18"/>
                          </w:rPr>
                          <w:t>S</w:t>
                        </w:r>
                        <w:r>
                          <w:rPr>
                            <w:rFonts w:hint="eastAsia"/>
                            <w:szCs w:val="18"/>
                          </w:rPr>
                          <w:t>ets droppable</w:t>
                        </w:r>
                      </w:p>
                    </w:txbxContent>
                  </v:textbox>
                </v:shape>
                <v:shape id="AutoShape 335" o:spid="_x0000_s2011" type="#_x0000_t62" style="position:absolute;left:28575;top:13868;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xoN8EA&#10;AADcAAAADwAAAGRycy9kb3ducmV2LnhtbERPTWsCMRC9C/6HMEJvmm0PZV2NshUEUXqorfdhM81u&#10;TSZLkrrrv28Khd7m8T5nvR2dFTcKsfOs4HFRgCBuvO7YKPh4389LEDEha7SeScGdImw308kaK+0H&#10;fqPbORmRQzhWqKBNqa+kjE1LDuPC98SZ+/TBYcowGKkDDjncWflUFM/SYce5ocWedi011/O3UyAN&#10;2q608Xp6qb9cujhztK+1Ug+zsV6BSDSmf/Gf+6Dz/OUSfp/JF8j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saDfBAAAA3AAAAA8AAAAAAAAAAAAAAAAAmAIAAGRycy9kb3du&#10;cmV2LnhtbFBLBQYAAAAABAAEAPUAAACGAwAAAAA=&#10;" adj="29280,3876" fillcolor="#ff9">
                  <v:textbox inset="0,0,0,0">
                    <w:txbxContent>
                      <w:p w:rsidR="0023747D" w:rsidRPr="000E23E9" w:rsidRDefault="0023747D" w:rsidP="00375F9C">
                        <w:pPr>
                          <w:rPr>
                            <w:szCs w:val="18"/>
                          </w:rPr>
                        </w:pPr>
                        <w:proofErr w:type="gramStart"/>
                        <w:r>
                          <w:rPr>
                            <w:rFonts w:hint="eastAsia"/>
                            <w:szCs w:val="18"/>
                          </w:rPr>
                          <w:t>onDrop</w:t>
                        </w:r>
                        <w:proofErr w:type="gramEnd"/>
                        <w:r>
                          <w:rPr>
                            <w:rFonts w:hint="eastAsia"/>
                            <w:szCs w:val="18"/>
                          </w:rPr>
                          <w:t xml:space="preserve"> event</w:t>
                        </w:r>
                      </w:p>
                    </w:txbxContent>
                  </v:textbox>
                </v:shape>
                <w10:anchorlock/>
              </v:group>
            </w:pict>
          </mc:Fallback>
        </mc:AlternateContent>
      </w:r>
    </w:p>
    <w:p w:rsidR="00375F9C" w:rsidRDefault="00375F9C" w:rsidP="00375F9C">
      <w:r>
        <w:t>O</w:t>
      </w:r>
      <w:r>
        <w:rPr>
          <w:rFonts w:hint="eastAsia"/>
        </w:rPr>
        <w:t>utput:</w:t>
      </w:r>
    </w:p>
    <w:p w:rsidR="00375F9C" w:rsidRDefault="005C781A" w:rsidP="00375F9C">
      <w:r>
        <w:rPr>
          <w:rFonts w:hint="eastAsia"/>
          <w:noProof/>
        </w:rPr>
        <w:lastRenderedPageBreak/>
        <w:drawing>
          <wp:inline distT="0" distB="0" distL="0" distR="0" wp14:anchorId="6B354E7D" wp14:editId="77111488">
            <wp:extent cx="2286000" cy="1933575"/>
            <wp:effectExtent l="0" t="0" r="0" b="9525"/>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286000" cy="1933575"/>
                    </a:xfrm>
                    <a:prstGeom prst="rect">
                      <a:avLst/>
                    </a:prstGeom>
                    <a:noFill/>
                    <a:ln>
                      <a:noFill/>
                    </a:ln>
                  </pic:spPr>
                </pic:pic>
              </a:graphicData>
            </a:graphic>
          </wp:inline>
        </w:drawing>
      </w:r>
    </w:p>
    <w:p w:rsidR="00375F9C" w:rsidRDefault="00375F9C" w:rsidP="00E45D25">
      <w:pPr>
        <w:pStyle w:val="4"/>
        <w:numPr>
          <w:ilvl w:val="3"/>
          <w:numId w:val="17"/>
        </w:numPr>
      </w:pPr>
      <w:bookmarkStart w:id="221" w:name="_Toc356466345"/>
      <w:r>
        <w:rPr>
          <w:rFonts w:hint="eastAsia"/>
        </w:rPr>
        <w:t>Drag&amp;Drop profile</w:t>
      </w:r>
      <w:bookmarkEnd w:id="221"/>
    </w:p>
    <w:p w:rsidR="00375F9C" w:rsidRDefault="00375F9C" w:rsidP="00375F9C">
      <w:pPr>
        <w:ind w:left="105" w:hangingChars="50" w:hanging="105"/>
      </w:pPr>
      <w:r>
        <w:rPr>
          <w:rFonts w:hint="eastAsia"/>
        </w:rPr>
        <w:t xml:space="preserve">The </w:t>
      </w:r>
      <w:r>
        <w:t>“</w:t>
      </w:r>
      <w:r>
        <w:rPr>
          <w:rFonts w:hint="eastAsia"/>
        </w:rPr>
        <w:t>draggable</w:t>
      </w:r>
      <w:r>
        <w:t>”</w:t>
      </w:r>
      <w:r>
        <w:rPr>
          <w:rFonts w:hint="eastAsia"/>
        </w:rPr>
        <w:t xml:space="preserve"> function</w:t>
      </w:r>
      <w:r>
        <w:t>’</w:t>
      </w:r>
      <w:r>
        <w:rPr>
          <w:rFonts w:hint="eastAsia"/>
        </w:rPr>
        <w:t>s second parameter is Drag&amp;Drop profile object. It</w:t>
      </w:r>
      <w:r>
        <w:t>’</w:t>
      </w:r>
      <w:r>
        <w:rPr>
          <w:rFonts w:hint="eastAsia"/>
        </w:rPr>
        <w:t xml:space="preserve">s a key/value pairs. In dragging process, the Drag&amp;Drop profile object can be got by </w:t>
      </w:r>
      <w:r w:rsidR="00704D04">
        <w:rPr>
          <w:rFonts w:hint="eastAsia"/>
        </w:rPr>
        <w:t>xui.</w:t>
      </w:r>
      <w:r>
        <w:rPr>
          <w:rFonts w:hint="eastAsia"/>
        </w:rPr>
        <w:t xml:space="preserve">DragDrop.getProfile(). The profile </w:t>
      </w:r>
      <w:r>
        <w:t>object</w:t>
      </w:r>
      <w:r>
        <w:rPr>
          <w:rFonts w:hint="eastAsia"/>
        </w:rPr>
        <w:t>:</w:t>
      </w:r>
    </w:p>
    <w:p w:rsidR="00375F9C" w:rsidRDefault="00375F9C" w:rsidP="00E45D25">
      <w:pPr>
        <w:numPr>
          <w:ilvl w:val="0"/>
          <w:numId w:val="25"/>
        </w:numPr>
      </w:pPr>
      <w:r>
        <w:t>dragType: ‘move’,’copy’,’deep_copy’,’shape’,’icon’, ‘blank’ or ‘none’, Default is ‘shape’;</w:t>
      </w:r>
    </w:p>
    <w:p w:rsidR="00375F9C" w:rsidRDefault="00375F9C" w:rsidP="00E45D25">
      <w:pPr>
        <w:numPr>
          <w:ilvl w:val="0"/>
          <w:numId w:val="25"/>
        </w:numPr>
      </w:pPr>
      <w:r>
        <w:t>shadowFrom</w:t>
      </w:r>
      <w:r>
        <w:rPr>
          <w:rFonts w:hint="eastAsia"/>
        </w:rPr>
        <w:t>:</w:t>
      </w:r>
      <w:r>
        <w:t xml:space="preserve"> DOM element or </w:t>
      </w:r>
      <w:r w:rsidR="00704D04">
        <w:t>xui.</w:t>
      </w:r>
      <w:r>
        <w:t>Dom Object. It’s valid when dragType==‘icon’;</w:t>
      </w:r>
    </w:p>
    <w:p w:rsidR="00375F9C" w:rsidRDefault="00375F9C" w:rsidP="00E45D25">
      <w:pPr>
        <w:numPr>
          <w:ilvl w:val="0"/>
          <w:numId w:val="25"/>
        </w:numPr>
      </w:pPr>
      <w:r>
        <w:t>targetReposition: Boolean, does dd reset the target position, Default is [true];</w:t>
      </w:r>
    </w:p>
    <w:p w:rsidR="00375F9C" w:rsidRDefault="00375F9C" w:rsidP="00E45D25">
      <w:pPr>
        <w:numPr>
          <w:ilvl w:val="0"/>
          <w:numId w:val="25"/>
        </w:numPr>
      </w:pPr>
      <w:r>
        <w:t>dragIcon: String, the drag icon image path, Default is [</w:t>
      </w:r>
      <w:r w:rsidR="00704D04">
        <w:t>xui.</w:t>
      </w:r>
      <w:r>
        <w:t>ini.path+’ondrag.gif’]</w:t>
      </w:r>
      <w:r>
        <w:rPr>
          <w:rFonts w:hint="eastAsia"/>
        </w:rPr>
        <w:t>;</w:t>
      </w:r>
    </w:p>
    <w:p w:rsidR="00375F9C" w:rsidRDefault="00375F9C" w:rsidP="00E45D25">
      <w:pPr>
        <w:numPr>
          <w:ilvl w:val="0"/>
          <w:numId w:val="25"/>
        </w:numPr>
      </w:pPr>
      <w:r>
        <w:t>magneticDistance: Number, the magnetic distance, Default is 0;</w:t>
      </w:r>
    </w:p>
    <w:p w:rsidR="00375F9C" w:rsidRDefault="00375F9C" w:rsidP="00E45D25">
      <w:pPr>
        <w:numPr>
          <w:ilvl w:val="0"/>
          <w:numId w:val="25"/>
        </w:numPr>
      </w:pPr>
      <w:r>
        <w:t>xMagneticLines: Array of Number, the magnetic line values in horizontal dir, Default is [];</w:t>
      </w:r>
    </w:p>
    <w:p w:rsidR="00375F9C" w:rsidRDefault="00375F9C" w:rsidP="00E45D25">
      <w:pPr>
        <w:numPr>
          <w:ilvl w:val="0"/>
          <w:numId w:val="25"/>
        </w:numPr>
      </w:pPr>
      <w:r>
        <w:t>yMagneticLines: Array of Number, the magnetic line values in vertical dir, Default is [];</w:t>
      </w:r>
    </w:p>
    <w:p w:rsidR="00375F9C" w:rsidRDefault="00375F9C" w:rsidP="00E45D25">
      <w:pPr>
        <w:numPr>
          <w:ilvl w:val="0"/>
          <w:numId w:val="25"/>
        </w:numPr>
      </w:pPr>
      <w:r>
        <w:t>widthIncrement: Number, the width increment in horizontal dir, Default is 0;</w:t>
      </w:r>
    </w:p>
    <w:p w:rsidR="00375F9C" w:rsidRDefault="00375F9C" w:rsidP="00E45D25">
      <w:pPr>
        <w:numPr>
          <w:ilvl w:val="0"/>
          <w:numId w:val="25"/>
        </w:numPr>
      </w:pPr>
      <w:r>
        <w:t>heightIncrement: Number, the height increment in vertical dir, Default is 0;</w:t>
      </w:r>
    </w:p>
    <w:p w:rsidR="00375F9C" w:rsidRDefault="00375F9C" w:rsidP="00E45D25">
      <w:pPr>
        <w:numPr>
          <w:ilvl w:val="0"/>
          <w:numId w:val="25"/>
        </w:numPr>
      </w:pPr>
      <w:r>
        <w:t>dragDefer: Number, when [</w:t>
      </w:r>
      <w:r w:rsidR="00704D04">
        <w:t>xui.</w:t>
      </w:r>
      <w:r>
        <w:t>DragDrop.startDrag] is called, the real drag action will be triggered after [document.onmousemove] runs [dragDefer] times, Default is 0;</w:t>
      </w:r>
    </w:p>
    <w:p w:rsidR="00375F9C" w:rsidRDefault="00375F9C" w:rsidP="00E45D25">
      <w:pPr>
        <w:numPr>
          <w:ilvl w:val="0"/>
          <w:numId w:val="25"/>
        </w:numPr>
      </w:pPr>
      <w:r>
        <w:t>horizontalOnly:Boolean, drag horizontal dir only, Default is [false];</w:t>
      </w:r>
    </w:p>
    <w:p w:rsidR="00375F9C" w:rsidRDefault="00375F9C" w:rsidP="00E45D25">
      <w:pPr>
        <w:numPr>
          <w:ilvl w:val="0"/>
          <w:numId w:val="25"/>
        </w:numPr>
      </w:pPr>
      <w:r>
        <w:t>verticalOnly: Boolean, drag vertical dir only, Default is [false];</w:t>
      </w:r>
    </w:p>
    <w:p w:rsidR="00375F9C" w:rsidRDefault="00375F9C" w:rsidP="00E45D25">
      <w:pPr>
        <w:numPr>
          <w:ilvl w:val="0"/>
          <w:numId w:val="25"/>
        </w:numPr>
      </w:pPr>
      <w:r>
        <w:t>maxBottomOffset&lt;/strong&gt;:Number, the offset between [the restricted bottom] and [the current mouse Y], for mouse restricted region, Default is [null];</w:t>
      </w:r>
    </w:p>
    <w:p w:rsidR="00375F9C" w:rsidRDefault="00375F9C" w:rsidP="00E45D25">
      <w:pPr>
        <w:numPr>
          <w:ilvl w:val="0"/>
          <w:numId w:val="25"/>
        </w:numPr>
      </w:pPr>
      <w:r>
        <w:t>maxLeftOffset&lt;/strong&gt;:Number, the offset between [the restricted left] and [the current mouse X], for mouse restricted region, Default is [null];</w:t>
      </w:r>
    </w:p>
    <w:p w:rsidR="00375F9C" w:rsidRDefault="00375F9C" w:rsidP="00E45D25">
      <w:pPr>
        <w:numPr>
          <w:ilvl w:val="0"/>
          <w:numId w:val="25"/>
        </w:numPr>
      </w:pPr>
      <w:r>
        <w:t>maxRightOffset&lt;/strong&gt;:Number, the offset between [the restricted right] and [the current mouse X], for mouse restricted region, Default is [null];</w:t>
      </w:r>
    </w:p>
    <w:p w:rsidR="00375F9C" w:rsidRDefault="00375F9C" w:rsidP="00E45D25">
      <w:pPr>
        <w:numPr>
          <w:ilvl w:val="0"/>
          <w:numId w:val="25"/>
        </w:numPr>
      </w:pPr>
      <w:r>
        <w:t>maxTopOffset: Number, the offset between [the restricted top] and [the current mouse Y], for mouse restricted region, Default is [null];</w:t>
      </w:r>
    </w:p>
    <w:p w:rsidR="00375F9C" w:rsidRDefault="00375F9C" w:rsidP="00E45D25">
      <w:pPr>
        <w:numPr>
          <w:ilvl w:val="0"/>
          <w:numId w:val="25"/>
        </w:numPr>
      </w:pPr>
      <w:r>
        <w:t xml:space="preserve">targetNode: DOM element or </w:t>
      </w:r>
      <w:r w:rsidR="00704D04">
        <w:t>xui.</w:t>
      </w:r>
      <w:r>
        <w:t>Dom Object, the drag target node;</w:t>
      </w:r>
    </w:p>
    <w:p w:rsidR="00375F9C" w:rsidRDefault="00375F9C" w:rsidP="00E45D25">
      <w:pPr>
        <w:numPr>
          <w:ilvl w:val="0"/>
          <w:numId w:val="25"/>
        </w:numPr>
      </w:pPr>
      <w:r>
        <w:t>targetCSS: Number, the drag target node’s CSS key/value Object, Default is [null];</w:t>
      </w:r>
    </w:p>
    <w:p w:rsidR="00375F9C" w:rsidRDefault="00375F9C" w:rsidP="00E45D25">
      <w:pPr>
        <w:numPr>
          <w:ilvl w:val="0"/>
          <w:numId w:val="25"/>
        </w:numPr>
      </w:pPr>
      <w:r>
        <w:t>dragKey: String, the drag key, Default is [null];</w:t>
      </w:r>
    </w:p>
    <w:p w:rsidR="00375F9C" w:rsidRDefault="00375F9C" w:rsidP="00E45D25">
      <w:pPr>
        <w:numPr>
          <w:ilvl w:val="0"/>
          <w:numId w:val="25"/>
        </w:numPr>
      </w:pPr>
      <w:r>
        <w:t>dragData: Object, the drag data, Default is [null];</w:t>
      </w:r>
    </w:p>
    <w:p w:rsidR="00375F9C" w:rsidRDefault="00375F9C" w:rsidP="00E45D25">
      <w:pPr>
        <w:numPr>
          <w:ilvl w:val="0"/>
          <w:numId w:val="25"/>
        </w:numPr>
      </w:pPr>
      <w:r>
        <w:t>targetLeft: Number, the drag target node’s CSS left, Default is [null];</w:t>
      </w:r>
    </w:p>
    <w:p w:rsidR="00375F9C" w:rsidRDefault="00375F9C" w:rsidP="00E45D25">
      <w:pPr>
        <w:numPr>
          <w:ilvl w:val="0"/>
          <w:numId w:val="25"/>
        </w:numPr>
      </w:pPr>
      <w:r>
        <w:t>targetTop: Number, the drag target node’s CSS top, Default is [null];</w:t>
      </w:r>
    </w:p>
    <w:p w:rsidR="00375F9C" w:rsidRDefault="00375F9C" w:rsidP="00E45D25">
      <w:pPr>
        <w:numPr>
          <w:ilvl w:val="0"/>
          <w:numId w:val="25"/>
        </w:numPr>
      </w:pPr>
      <w:r>
        <w:t>targetWidth: Number, the drag target node’s CSS width, Default is [null];</w:t>
      </w:r>
    </w:p>
    <w:p w:rsidR="00375F9C" w:rsidRDefault="00375F9C" w:rsidP="00E45D25">
      <w:pPr>
        <w:numPr>
          <w:ilvl w:val="0"/>
          <w:numId w:val="25"/>
        </w:numPr>
      </w:pPr>
      <w:r>
        <w:lastRenderedPageBreak/>
        <w:t>targetHeight: Number, the drag target node’s CSS height, Default is [null];</w:t>
      </w:r>
    </w:p>
    <w:p w:rsidR="00375F9C" w:rsidRDefault="00375F9C" w:rsidP="00E45D25">
      <w:pPr>
        <w:numPr>
          <w:ilvl w:val="0"/>
          <w:numId w:val="25"/>
        </w:numPr>
      </w:pPr>
      <w:r>
        <w:t xml:space="preserve">targetOffsetParent: </w:t>
      </w:r>
      <w:r w:rsidR="00704D04">
        <w:t>xui.</w:t>
      </w:r>
      <w:r>
        <w:t>Dom Object, the drag target node offsetParent node, Default is [null];</w:t>
      </w:r>
    </w:p>
    <w:p w:rsidR="00375F9C" w:rsidRDefault="00375F9C" w:rsidP="00E45D25">
      <w:pPr>
        <w:numPr>
          <w:ilvl w:val="0"/>
          <w:numId w:val="25"/>
        </w:numPr>
      </w:pPr>
      <w:r>
        <w:t>dragCursor:  ‘none’, ‘move’, ‘link’, or ‘add’, the drag cursor key; [readonly]</w:t>
      </w:r>
    </w:p>
    <w:p w:rsidR="00375F9C" w:rsidRDefault="00375F9C" w:rsidP="00E45D25">
      <w:pPr>
        <w:numPr>
          <w:ilvl w:val="0"/>
          <w:numId w:val="25"/>
        </w:numPr>
      </w:pPr>
      <w:r>
        <w:t>x: Number, current X value of mouse; [readonly]</w:t>
      </w:r>
    </w:p>
    <w:p w:rsidR="00375F9C" w:rsidRDefault="00375F9C" w:rsidP="00E45D25">
      <w:pPr>
        <w:numPr>
          <w:ilvl w:val="0"/>
          <w:numId w:val="25"/>
        </w:numPr>
      </w:pPr>
      <w:r>
        <w:t>y: Number, current Y value of mouse; [readonly]</w:t>
      </w:r>
    </w:p>
    <w:p w:rsidR="00375F9C" w:rsidRDefault="00375F9C" w:rsidP="00E45D25">
      <w:pPr>
        <w:numPr>
          <w:ilvl w:val="0"/>
          <w:numId w:val="25"/>
        </w:numPr>
      </w:pPr>
      <w:r>
        <w:t>ox: Number, original X value of mouse; [readonly]</w:t>
      </w:r>
    </w:p>
    <w:p w:rsidR="00375F9C" w:rsidRDefault="00375F9C" w:rsidP="00E45D25">
      <w:pPr>
        <w:numPr>
          <w:ilvl w:val="0"/>
          <w:numId w:val="25"/>
        </w:numPr>
      </w:pPr>
      <w:r>
        <w:t>oy: Number, original Y value of mouse; [readonly]</w:t>
      </w:r>
    </w:p>
    <w:p w:rsidR="00375F9C" w:rsidRDefault="00375F9C" w:rsidP="00E45D25">
      <w:pPr>
        <w:numPr>
          <w:ilvl w:val="0"/>
          <w:numId w:val="25"/>
        </w:numPr>
      </w:pPr>
      <w:r>
        <w:t>curPos: {left:Number,top:Number}, current CSS pos of the dragging node [readonly]</w:t>
      </w:r>
    </w:p>
    <w:p w:rsidR="00375F9C" w:rsidRDefault="00375F9C" w:rsidP="00E45D25">
      <w:pPr>
        <w:numPr>
          <w:ilvl w:val="0"/>
          <w:numId w:val="25"/>
        </w:numPr>
      </w:pPr>
      <w:r>
        <w:t>offset: {x:Number,y:Number}, offset from now to origin [readonly]</w:t>
      </w:r>
    </w:p>
    <w:p w:rsidR="00375F9C" w:rsidRDefault="00375F9C" w:rsidP="00E45D25">
      <w:pPr>
        <w:numPr>
          <w:ilvl w:val="0"/>
          <w:numId w:val="25"/>
        </w:numPr>
      </w:pPr>
      <w:r>
        <w:t>isWorking: Boolean, is dd working or not? [readonly]</w:t>
      </w:r>
    </w:p>
    <w:p w:rsidR="00375F9C" w:rsidRDefault="00375F9C" w:rsidP="00E45D25">
      <w:pPr>
        <w:numPr>
          <w:ilvl w:val="0"/>
          <w:numId w:val="25"/>
        </w:numPr>
      </w:pPr>
      <w:r>
        <w:t>restrictedLeft: Number, the calculated restricted left value; [readonly]</w:t>
      </w:r>
    </w:p>
    <w:p w:rsidR="00375F9C" w:rsidRDefault="00375F9C" w:rsidP="00E45D25">
      <w:pPr>
        <w:numPr>
          <w:ilvl w:val="0"/>
          <w:numId w:val="25"/>
        </w:numPr>
      </w:pPr>
      <w:r>
        <w:t>restrictedRight: Number, the calculated restricted right value; [readonly]</w:t>
      </w:r>
    </w:p>
    <w:p w:rsidR="00375F9C" w:rsidRDefault="00375F9C" w:rsidP="00E45D25">
      <w:pPr>
        <w:numPr>
          <w:ilvl w:val="0"/>
          <w:numId w:val="25"/>
        </w:numPr>
      </w:pPr>
      <w:r>
        <w:t>restrictedTop: Number, the calculated restricted top value; [readonly]</w:t>
      </w:r>
    </w:p>
    <w:p w:rsidR="00375F9C" w:rsidRDefault="00375F9C" w:rsidP="00E45D25">
      <w:pPr>
        <w:numPr>
          <w:ilvl w:val="0"/>
          <w:numId w:val="25"/>
        </w:numPr>
      </w:pPr>
      <w:r>
        <w:t>restrictedBottom: Number, the calculated restricted bottom value; [readonly]</w:t>
      </w:r>
    </w:p>
    <w:p w:rsidR="00375F9C" w:rsidRDefault="00375F9C" w:rsidP="00E45D25">
      <w:pPr>
        <w:numPr>
          <w:ilvl w:val="0"/>
          <w:numId w:val="25"/>
        </w:numPr>
      </w:pPr>
      <w:r>
        <w:t xml:space="preserve">proxyNode: </w:t>
      </w:r>
      <w:r w:rsidR="00704D04">
        <w:t>xui.</w:t>
      </w:r>
      <w:r>
        <w:t>Dom Object, the proxy Object; [readonly]</w:t>
      </w:r>
    </w:p>
    <w:p w:rsidR="00375F9C" w:rsidRDefault="00375F9C" w:rsidP="00E45D25">
      <w:pPr>
        <w:numPr>
          <w:ilvl w:val="0"/>
          <w:numId w:val="25"/>
        </w:numPr>
      </w:pPr>
      <w:r>
        <w:t>dropElement: String, the target drop element DOM id. [readonly]</w:t>
      </w:r>
    </w:p>
    <w:p w:rsidR="00375F9C" w:rsidRDefault="00375F9C" w:rsidP="00375F9C"/>
    <w:p w:rsidR="00375F9C" w:rsidRDefault="00375F9C" w:rsidP="00375F9C">
      <w:pPr>
        <w:rPr>
          <w:b/>
        </w:rPr>
      </w:pPr>
      <w:r>
        <w:rPr>
          <w:rFonts w:hint="eastAsia"/>
        </w:rPr>
        <w:t xml:space="preserve">There is an DD overall example in </w:t>
      </w:r>
      <w:r w:rsidRPr="008B04AC">
        <w:rPr>
          <w:b/>
        </w:rPr>
        <w:t>chapter3</w:t>
      </w:r>
      <w:r w:rsidRPr="008B04AC">
        <w:rPr>
          <w:rFonts w:hint="eastAsia"/>
          <w:b/>
        </w:rPr>
        <w:t>/dd/ddProfile.html</w:t>
      </w:r>
      <w:r>
        <w:rPr>
          <w:rFonts w:hint="eastAsia"/>
          <w:b/>
        </w:rPr>
        <w:t xml:space="preserve">. </w:t>
      </w:r>
    </w:p>
    <w:p w:rsidR="00375F9C" w:rsidRPr="008B04AC" w:rsidRDefault="005C781A" w:rsidP="00375F9C">
      <w:pPr>
        <w:ind w:left="420"/>
        <w:rPr>
          <w:b/>
        </w:rPr>
      </w:pPr>
      <w:r>
        <w:rPr>
          <w:rFonts w:hint="eastAsia"/>
          <w:b/>
          <w:noProof/>
        </w:rPr>
        <w:drawing>
          <wp:inline distT="0" distB="0" distL="0" distR="0" wp14:anchorId="654DA0D0" wp14:editId="6E1F2BB1">
            <wp:extent cx="5391150" cy="2143125"/>
            <wp:effectExtent l="0" t="0" r="0" b="9525"/>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391150" cy="2143125"/>
                    </a:xfrm>
                    <a:prstGeom prst="rect">
                      <a:avLst/>
                    </a:prstGeom>
                    <a:noFill/>
                    <a:ln>
                      <a:noFill/>
                    </a:ln>
                  </pic:spPr>
                </pic:pic>
              </a:graphicData>
            </a:graphic>
          </wp:inline>
        </w:drawing>
      </w:r>
    </w:p>
    <w:p w:rsidR="00375F9C" w:rsidRDefault="00375F9C" w:rsidP="00E45D25">
      <w:pPr>
        <w:pStyle w:val="4"/>
        <w:numPr>
          <w:ilvl w:val="3"/>
          <w:numId w:val="17"/>
        </w:numPr>
      </w:pPr>
      <w:bookmarkStart w:id="222" w:name="_Toc356466346"/>
      <w:r>
        <w:rPr>
          <w:rFonts w:hint="eastAsia"/>
        </w:rPr>
        <w:t>Events in Drag&amp;Drop</w:t>
      </w:r>
      <w:bookmarkEnd w:id="222"/>
    </w:p>
    <w:p w:rsidR="00375F9C" w:rsidRDefault="00375F9C" w:rsidP="00375F9C">
      <w:r>
        <w:rPr>
          <w:rFonts w:hint="eastAsia"/>
        </w:rPr>
        <w:t xml:space="preserve">For that node in dragging, </w:t>
      </w:r>
    </w:p>
    <w:p w:rsidR="00375F9C" w:rsidRDefault="00375F9C" w:rsidP="00E45D25">
      <w:pPr>
        <w:numPr>
          <w:ilvl w:val="0"/>
          <w:numId w:val="11"/>
        </w:numPr>
      </w:pPr>
      <w:r>
        <w:t>onDragbegin</w:t>
      </w:r>
      <w:r>
        <w:rPr>
          <w:rFonts w:hint="eastAsia"/>
        </w:rPr>
        <w:t xml:space="preserve"> </w:t>
      </w:r>
    </w:p>
    <w:p w:rsidR="00375F9C" w:rsidRDefault="00375F9C" w:rsidP="00E45D25">
      <w:pPr>
        <w:numPr>
          <w:ilvl w:val="0"/>
          <w:numId w:val="11"/>
        </w:numPr>
      </w:pPr>
      <w:r>
        <w:t>onDrag</w:t>
      </w:r>
      <w:r>
        <w:rPr>
          <w:rFonts w:hint="eastAsia"/>
        </w:rPr>
        <w:t xml:space="preserve"> </w:t>
      </w:r>
    </w:p>
    <w:p w:rsidR="00375F9C" w:rsidRDefault="00375F9C" w:rsidP="00E45D25">
      <w:pPr>
        <w:numPr>
          <w:ilvl w:val="0"/>
          <w:numId w:val="11"/>
        </w:numPr>
      </w:pPr>
      <w:r>
        <w:t>onDragstop</w:t>
      </w:r>
      <w:r>
        <w:rPr>
          <w:rFonts w:hint="eastAsia"/>
        </w:rPr>
        <w:t xml:space="preserve"> </w:t>
      </w:r>
    </w:p>
    <w:p w:rsidR="00375F9C" w:rsidRDefault="00375F9C" w:rsidP="00375F9C">
      <w:r>
        <w:rPr>
          <w:rFonts w:hint="eastAsia"/>
        </w:rPr>
        <w:t>For that droppable node,</w:t>
      </w:r>
    </w:p>
    <w:p w:rsidR="00375F9C" w:rsidRDefault="00375F9C" w:rsidP="00E45D25">
      <w:pPr>
        <w:numPr>
          <w:ilvl w:val="0"/>
          <w:numId w:val="11"/>
        </w:numPr>
      </w:pPr>
      <w:r>
        <w:t>onDragenter</w:t>
      </w:r>
      <w:r>
        <w:rPr>
          <w:rFonts w:hint="eastAsia"/>
        </w:rPr>
        <w:t xml:space="preserve"> </w:t>
      </w:r>
    </w:p>
    <w:p w:rsidR="00375F9C" w:rsidRDefault="00375F9C" w:rsidP="00E45D25">
      <w:pPr>
        <w:numPr>
          <w:ilvl w:val="0"/>
          <w:numId w:val="11"/>
        </w:numPr>
      </w:pPr>
      <w:r>
        <w:t>onDragleave</w:t>
      </w:r>
      <w:r>
        <w:rPr>
          <w:rFonts w:hint="eastAsia"/>
        </w:rPr>
        <w:t xml:space="preserve"> </w:t>
      </w:r>
    </w:p>
    <w:p w:rsidR="00375F9C" w:rsidRDefault="00375F9C" w:rsidP="00E45D25">
      <w:pPr>
        <w:numPr>
          <w:ilvl w:val="0"/>
          <w:numId w:val="11"/>
        </w:numPr>
      </w:pPr>
      <w:r>
        <w:t>onDragover</w:t>
      </w:r>
      <w:r>
        <w:rPr>
          <w:rFonts w:hint="eastAsia"/>
        </w:rPr>
        <w:t xml:space="preserve"> </w:t>
      </w:r>
    </w:p>
    <w:p w:rsidR="00375F9C" w:rsidRPr="00B77B4B" w:rsidRDefault="00375F9C" w:rsidP="00E45D25">
      <w:pPr>
        <w:numPr>
          <w:ilvl w:val="0"/>
          <w:numId w:val="11"/>
        </w:numPr>
        <w:rPr>
          <w:lang w:val="pt-BR"/>
        </w:rPr>
      </w:pPr>
      <w:r w:rsidRPr="00B77B4B">
        <w:rPr>
          <w:lang w:val="pt-BR"/>
        </w:rPr>
        <w:t>onDrop</w:t>
      </w:r>
      <w:r>
        <w:rPr>
          <w:rFonts w:hint="eastAsia"/>
        </w:rPr>
        <w:t xml:space="preserve"> </w:t>
      </w:r>
    </w:p>
    <w:p w:rsidR="00375F9C" w:rsidRDefault="00375F9C" w:rsidP="00375F9C">
      <w:pPr>
        <w:rPr>
          <w:lang w:val="pt-BR"/>
        </w:rPr>
      </w:pPr>
    </w:p>
    <w:p w:rsidR="00375F9C" w:rsidRPr="00220E70" w:rsidRDefault="00375F9C" w:rsidP="00375F9C">
      <w:pPr>
        <w:rPr>
          <w:b/>
          <w:lang w:val="pt-BR"/>
        </w:rPr>
      </w:pPr>
      <w:r w:rsidRPr="00220E70">
        <w:rPr>
          <w:rFonts w:hint="eastAsia"/>
          <w:b/>
          <w:lang w:val="pt-BR"/>
        </w:rPr>
        <w:t>Input:</w:t>
      </w:r>
    </w:p>
    <w:p w:rsidR="00375F9C" w:rsidRDefault="005C781A" w:rsidP="00375F9C">
      <w:r>
        <w:rPr>
          <w:noProof/>
        </w:rPr>
        <w:lastRenderedPageBreak/>
        <mc:AlternateContent>
          <mc:Choice Requires="wpc">
            <w:drawing>
              <wp:inline distT="0" distB="0" distL="0" distR="0" wp14:anchorId="3CDC273A" wp14:editId="64D9B4B5">
                <wp:extent cx="5257800" cy="4878705"/>
                <wp:effectExtent l="9525" t="0" r="9525" b="7620"/>
                <wp:docPr id="449" name="画布 4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91" name="Text Box 451"/>
                        <wps:cNvSpPr txBox="1">
                          <a:spLocks noChangeArrowheads="1"/>
                        </wps:cNvSpPr>
                        <wps:spPr bwMode="auto">
                          <a:xfrm>
                            <a:off x="0" y="48895"/>
                            <a:ext cx="5257800" cy="482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001A7" w:rsidRDefault="0023747D" w:rsidP="00375F9C">
                              <w:pPr>
                                <w:spacing w:line="240" w:lineRule="exact"/>
                                <w:rPr>
                                  <w:sz w:val="18"/>
                                  <w:szCs w:val="18"/>
                                </w:rPr>
                              </w:pPr>
                              <w:r w:rsidRPr="00B001A7">
                                <w:rPr>
                                  <w:color w:val="0000FF"/>
                                  <w:sz w:val="18"/>
                                  <w:szCs w:val="18"/>
                                </w:rPr>
                                <w:t>var</w:t>
                              </w:r>
                              <w:r w:rsidRPr="00B001A7">
                                <w:rPr>
                                  <w:sz w:val="18"/>
                                  <w:szCs w:val="18"/>
                                </w:rPr>
                                <w:t xml:space="preserve"> btn,div,elist;</w:t>
                              </w:r>
                            </w:p>
                            <w:p w:rsidR="0023747D" w:rsidRPr="00B001A7" w:rsidRDefault="00F70C1C" w:rsidP="00375F9C">
                              <w:pPr>
                                <w:spacing w:line="240" w:lineRule="exact"/>
                                <w:rPr>
                                  <w:sz w:val="18"/>
                                  <w:szCs w:val="18"/>
                                </w:rPr>
                              </w:pPr>
                              <w:r>
                                <w:rPr>
                                  <w:sz w:val="18"/>
                                  <w:szCs w:val="18"/>
                                </w:rPr>
                                <w:t>xui(</w:t>
                              </w:r>
                              <w:r w:rsidR="0023747D" w:rsidRPr="00B001A7">
                                <w:rPr>
                                  <w:color w:val="FF00FF"/>
                                  <w:sz w:val="18"/>
                                  <w:szCs w:val="18"/>
                                </w:rPr>
                                <w:t>'body'</w:t>
                              </w:r>
                              <w:r w:rsidR="0023747D" w:rsidRPr="00B001A7">
                                <w:rPr>
                                  <w:sz w:val="18"/>
                                  <w:szCs w:val="18"/>
                                </w:rPr>
                                <w:t>).append(btn=</w:t>
                              </w:r>
                              <w:r w:rsidR="00726AAF">
                                <w:rPr>
                                  <w:sz w:val="18"/>
                                  <w:szCs w:val="18"/>
                                </w:rPr>
                                <w:t>xui</w:t>
                              </w:r>
                              <w:r w:rsidR="0023747D" w:rsidRPr="00B001A7">
                                <w:rPr>
                                  <w:sz w:val="18"/>
                                  <w:szCs w:val="18"/>
                                </w:rPr>
                                <w:t>.create(</w:t>
                              </w:r>
                              <w:r w:rsidR="0023747D" w:rsidRPr="00B001A7">
                                <w:rPr>
                                  <w:color w:val="FF00FF"/>
                                  <w:sz w:val="18"/>
                                  <w:szCs w:val="18"/>
                                </w:rPr>
                                <w:t>"&lt;button&gt;drag me&lt;/button&gt;"</w:t>
                              </w:r>
                              <w:r w:rsidR="0023747D" w:rsidRPr="00B001A7">
                                <w:rPr>
                                  <w:sz w:val="18"/>
                                  <w:szCs w:val="18"/>
                                </w:rPr>
                                <w:t>))</w:t>
                              </w:r>
                            </w:p>
                            <w:p w:rsidR="0023747D" w:rsidRPr="00B001A7" w:rsidRDefault="0023747D" w:rsidP="00375F9C">
                              <w:pPr>
                                <w:spacing w:line="240" w:lineRule="exact"/>
                                <w:rPr>
                                  <w:sz w:val="18"/>
                                  <w:szCs w:val="18"/>
                                </w:rPr>
                              </w:pPr>
                              <w:r w:rsidRPr="00B001A7">
                                <w:rPr>
                                  <w:sz w:val="18"/>
                                  <w:szCs w:val="18"/>
                                </w:rPr>
                                <w:t>.append(div=</w:t>
                              </w:r>
                              <w:r w:rsidR="00726AAF">
                                <w:rPr>
                                  <w:sz w:val="18"/>
                                  <w:szCs w:val="18"/>
                                </w:rPr>
                                <w:t>xui</w:t>
                              </w:r>
                              <w:r w:rsidRPr="00B001A7">
                                <w:rPr>
                                  <w:sz w:val="18"/>
                                  <w:szCs w:val="18"/>
                                </w:rPr>
                                <w:t>.create(</w:t>
                              </w:r>
                              <w:r w:rsidRPr="00B001A7">
                                <w:rPr>
                                  <w:color w:val="FF00FF"/>
                                  <w:sz w:val="18"/>
                                  <w:szCs w:val="18"/>
                                </w:rPr>
                                <w:t>"&lt;div style='border:solid 1px;width:100px;height:100px;'&gt;drop here&lt;/button&gt;"</w:t>
                              </w:r>
                              <w:r w:rsidRPr="00B001A7">
                                <w:rPr>
                                  <w:sz w:val="18"/>
                                  <w:szCs w:val="18"/>
                                </w:rPr>
                                <w:t>))</w:t>
                              </w:r>
                            </w:p>
                            <w:p w:rsidR="0023747D" w:rsidRPr="00B001A7" w:rsidRDefault="0023747D" w:rsidP="00375F9C">
                              <w:pPr>
                                <w:spacing w:line="240" w:lineRule="exact"/>
                                <w:rPr>
                                  <w:sz w:val="18"/>
                                  <w:szCs w:val="18"/>
                                </w:rPr>
                              </w:pPr>
                            </w:p>
                            <w:p w:rsidR="0023747D" w:rsidRPr="00B001A7" w:rsidRDefault="00F70C1C" w:rsidP="00375F9C">
                              <w:pPr>
                                <w:spacing w:line="240" w:lineRule="exact"/>
                                <w:rPr>
                                  <w:sz w:val="18"/>
                                  <w:szCs w:val="18"/>
                                </w:rPr>
                              </w:pPr>
                              <w:r>
                                <w:rPr>
                                  <w:sz w:val="18"/>
                                  <w:szCs w:val="18"/>
                                </w:rPr>
                                <w:t>xui(</w:t>
                              </w:r>
                              <w:r w:rsidR="0023747D" w:rsidRPr="00B001A7">
                                <w:rPr>
                                  <w:color w:val="FF00FF"/>
                                  <w:sz w:val="18"/>
                                  <w:szCs w:val="18"/>
                                </w:rPr>
                                <w:t>'body'</w:t>
                              </w:r>
                              <w:r w:rsidR="0023747D" w:rsidRPr="00B001A7">
                                <w:rPr>
                                  <w:sz w:val="18"/>
                                  <w:szCs w:val="18"/>
                                </w:rPr>
                                <w:t>).append(elist=</w:t>
                              </w:r>
                              <w:r w:rsidR="00726AAF">
                                <w:rPr>
                                  <w:sz w:val="18"/>
                                  <w:szCs w:val="18"/>
                                </w:rPr>
                                <w:t>xui</w:t>
                              </w:r>
                              <w:r w:rsidR="0023747D" w:rsidRPr="00B001A7">
                                <w:rPr>
                                  <w:sz w:val="18"/>
                                  <w:szCs w:val="18"/>
                                </w:rPr>
                                <w:t>.create(</w:t>
                              </w:r>
                              <w:r w:rsidR="0023747D" w:rsidRPr="00B001A7">
                                <w:rPr>
                                  <w:color w:val="FF00FF"/>
                                  <w:sz w:val="18"/>
                                  <w:szCs w:val="18"/>
                                </w:rPr>
                                <w:t>'&lt;div style="position:absolute;left:140px;top:40px;width:600px;height:400px;overflow:auto;"&gt;&lt;/div&gt;'</w:t>
                              </w:r>
                              <w:r w:rsidR="0023747D" w:rsidRPr="00B001A7">
                                <w:rPr>
                                  <w:sz w:val="18"/>
                                  <w:szCs w:val="18"/>
                                </w:rPr>
                                <w:t>))</w:t>
                              </w:r>
                            </w:p>
                            <w:p w:rsidR="0023747D" w:rsidRPr="00B001A7" w:rsidRDefault="0023747D" w:rsidP="00375F9C">
                              <w:pPr>
                                <w:spacing w:line="240" w:lineRule="exact"/>
                                <w:rPr>
                                  <w:sz w:val="18"/>
                                  <w:szCs w:val="18"/>
                                </w:rPr>
                              </w:pPr>
                            </w:p>
                            <w:p w:rsidR="0023747D" w:rsidRPr="00B001A7" w:rsidRDefault="0023747D" w:rsidP="00375F9C">
                              <w:pPr>
                                <w:spacing w:line="240" w:lineRule="exact"/>
                                <w:rPr>
                                  <w:sz w:val="18"/>
                                  <w:szCs w:val="18"/>
                                </w:rPr>
                              </w:pPr>
                              <w:r w:rsidRPr="00B001A7">
                                <w:rPr>
                                  <w:sz w:val="18"/>
                                  <w:szCs w:val="18"/>
                                </w:rPr>
                                <w:t>btn.dragable(</w:t>
                              </w:r>
                              <w:r w:rsidRPr="00B001A7">
                                <w:rPr>
                                  <w:color w:val="0000FF"/>
                                  <w:sz w:val="18"/>
                                  <w:szCs w:val="18"/>
                                </w:rPr>
                                <w:t>true</w:t>
                              </w:r>
                              <w:r w:rsidRPr="00B001A7">
                                <w:rPr>
                                  <w:sz w:val="18"/>
                                  <w:szCs w:val="18"/>
                                </w:rPr>
                                <w:t>,{dragType:</w:t>
                              </w:r>
                              <w:r w:rsidRPr="00B001A7">
                                <w:rPr>
                                  <w:color w:val="FF00FF"/>
                                  <w:sz w:val="18"/>
                                  <w:szCs w:val="18"/>
                                </w:rPr>
                                <w:t>'icon'</w:t>
                              </w:r>
                              <w:r w:rsidRPr="00B001A7">
                                <w:rPr>
                                  <w:sz w:val="18"/>
                                  <w:szCs w:val="18"/>
                                </w:rPr>
                                <w:t>},</w:t>
                              </w:r>
                              <w:r w:rsidRPr="00B001A7">
                                <w:rPr>
                                  <w:color w:val="FF00FF"/>
                                  <w:sz w:val="18"/>
                                  <w:szCs w:val="18"/>
                                </w:rPr>
                                <w:t>'dragkey'</w:t>
                              </w:r>
                              <w:r w:rsidRPr="00B001A7">
                                <w:rPr>
                                  <w:sz w:val="18"/>
                                  <w:szCs w:val="18"/>
                                </w:rPr>
                                <w:t>,</w:t>
                              </w:r>
                              <w:r w:rsidRPr="00B001A7">
                                <w:rPr>
                                  <w:color w:val="FF00FF"/>
                                  <w:sz w:val="18"/>
                                  <w:szCs w:val="18"/>
                                </w:rPr>
                                <w:t>'dragdata'</w:t>
                              </w:r>
                              <w:r w:rsidRPr="00B001A7">
                                <w:rPr>
                                  <w:sz w:val="18"/>
                                  <w:szCs w:val="18"/>
                                </w:rPr>
                                <w:t>)</w:t>
                              </w:r>
                            </w:p>
                            <w:p w:rsidR="0023747D" w:rsidRPr="00B001A7" w:rsidRDefault="0023747D" w:rsidP="00375F9C">
                              <w:pPr>
                                <w:spacing w:line="240" w:lineRule="exact"/>
                                <w:rPr>
                                  <w:sz w:val="18"/>
                                  <w:szCs w:val="18"/>
                                </w:rPr>
                              </w:pPr>
                              <w:r w:rsidRPr="00B001A7">
                                <w:rPr>
                                  <w:sz w:val="18"/>
                                  <w:szCs w:val="18"/>
                                </w:rPr>
                                <w:t>.onDragbegin(</w:t>
                              </w:r>
                              <w:r w:rsidRPr="00B001A7">
                                <w:rPr>
                                  <w:color w:val="0000FF"/>
                                  <w:sz w:val="18"/>
                                  <w:szCs w:val="18"/>
                                </w:rPr>
                                <w:t>function</w:t>
                              </w:r>
                              <w:r w:rsidRPr="00B001A7">
                                <w:rPr>
                                  <w:sz w:val="18"/>
                                  <w:szCs w:val="18"/>
                                </w:rPr>
                                <w:t>(){</w:t>
                              </w:r>
                            </w:p>
                            <w:p w:rsidR="0023747D" w:rsidRPr="00B001A7" w:rsidRDefault="0023747D" w:rsidP="00375F9C">
                              <w:pPr>
                                <w:spacing w:line="240" w:lineRule="exact"/>
                                <w:rPr>
                                  <w:sz w:val="18"/>
                                  <w:szCs w:val="18"/>
                                </w:rPr>
                              </w:pPr>
                              <w:r w:rsidRPr="00B001A7">
                                <w:rPr>
                                  <w:sz w:val="18"/>
                                  <w:szCs w:val="18"/>
                                </w:rPr>
                                <w:t xml:space="preserve">    elist.append(</w:t>
                              </w:r>
                              <w:r w:rsidRPr="00B001A7">
                                <w:rPr>
                                  <w:color w:val="FF00FF"/>
                                  <w:sz w:val="18"/>
                                  <w:szCs w:val="18"/>
                                </w:rPr>
                                <w:t>'&lt;strong&gt;onDragbegin &lt;/strong&gt;'</w:t>
                              </w:r>
                              <w:r w:rsidRPr="00B001A7">
                                <w:rPr>
                                  <w:sz w:val="18"/>
                                  <w:szCs w:val="18"/>
                                </w:rPr>
                                <w:t>);</w:t>
                              </w:r>
                            </w:p>
                            <w:p w:rsidR="0023747D" w:rsidRPr="00B001A7" w:rsidRDefault="0023747D" w:rsidP="00375F9C">
                              <w:pPr>
                                <w:spacing w:line="240" w:lineRule="exact"/>
                                <w:rPr>
                                  <w:sz w:val="18"/>
                                  <w:szCs w:val="18"/>
                                  <w:lang w:val="sv-SE"/>
                                </w:rPr>
                              </w:pP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.onDrag(</w:t>
                              </w:r>
                              <w:r w:rsidRPr="00B001A7">
                                <w:rPr>
                                  <w:color w:val="0000FF"/>
                                  <w:sz w:val="18"/>
                                  <w:szCs w:val="18"/>
                                  <w:lang w:val="sv-SE"/>
                                </w:rPr>
                                <w:t>function</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 xml:space="preserve">    elist.append(</w:t>
                              </w:r>
                              <w:r w:rsidRPr="00B001A7">
                                <w:rPr>
                                  <w:color w:val="FF00FF"/>
                                  <w:sz w:val="18"/>
                                  <w:szCs w:val="18"/>
                                  <w:lang w:val="sv-SE"/>
                                </w:rPr>
                                <w:t>'&lt;em&gt;onDrag &lt;/em&gt;'</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.onDragstop(</w:t>
                              </w:r>
                              <w:r w:rsidRPr="00B001A7">
                                <w:rPr>
                                  <w:color w:val="0000FF"/>
                                  <w:sz w:val="18"/>
                                  <w:szCs w:val="18"/>
                                  <w:lang w:val="sv-SE"/>
                                </w:rPr>
                                <w:t>function</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 xml:space="preserve">    elist.append(</w:t>
                              </w:r>
                              <w:r w:rsidRPr="00B001A7">
                                <w:rPr>
                                  <w:color w:val="FF00FF"/>
                                  <w:sz w:val="18"/>
                                  <w:szCs w:val="18"/>
                                  <w:lang w:val="sv-SE"/>
                                </w:rPr>
                                <w:t>'&lt;strong&gt;onDragend &lt;/strong&gt;'</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w:t>
                              </w:r>
                            </w:p>
                            <w:p w:rsidR="0023747D" w:rsidRPr="00B001A7" w:rsidRDefault="0023747D" w:rsidP="00375F9C">
                              <w:pPr>
                                <w:spacing w:line="240" w:lineRule="exact"/>
                                <w:rPr>
                                  <w:sz w:val="18"/>
                                  <w:szCs w:val="18"/>
                                  <w:lang w:val="sv-SE"/>
                                </w:rPr>
                              </w:pPr>
                            </w:p>
                            <w:p w:rsidR="0023747D" w:rsidRPr="00B001A7" w:rsidRDefault="0023747D" w:rsidP="00375F9C">
                              <w:pPr>
                                <w:spacing w:line="240" w:lineRule="exact"/>
                                <w:rPr>
                                  <w:sz w:val="18"/>
                                  <w:szCs w:val="18"/>
                                  <w:lang w:val="sv-SE"/>
                                </w:rPr>
                              </w:pPr>
                              <w:r w:rsidRPr="00B001A7">
                                <w:rPr>
                                  <w:sz w:val="18"/>
                                  <w:szCs w:val="18"/>
                                  <w:lang w:val="sv-SE"/>
                                </w:rPr>
                                <w:t>div.dropable(</w:t>
                              </w:r>
                              <w:r w:rsidRPr="00B001A7">
                                <w:rPr>
                                  <w:color w:val="0000FF"/>
                                  <w:sz w:val="18"/>
                                  <w:szCs w:val="18"/>
                                  <w:lang w:val="sv-SE"/>
                                </w:rPr>
                                <w:t>true</w:t>
                              </w:r>
                              <w:r w:rsidRPr="00B001A7">
                                <w:rPr>
                                  <w:sz w:val="18"/>
                                  <w:szCs w:val="18"/>
                                  <w:lang w:val="sv-SE"/>
                                </w:rPr>
                                <w:t>,</w:t>
                              </w:r>
                              <w:r w:rsidRPr="00B001A7">
                                <w:rPr>
                                  <w:color w:val="FF00FF"/>
                                  <w:sz w:val="18"/>
                                  <w:szCs w:val="18"/>
                                  <w:lang w:val="sv-SE"/>
                                </w:rPr>
                                <w:t>'dragkey'</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.onDragenter(</w:t>
                              </w:r>
                              <w:r w:rsidRPr="00B001A7">
                                <w:rPr>
                                  <w:color w:val="0000FF"/>
                                  <w:sz w:val="18"/>
                                  <w:szCs w:val="18"/>
                                  <w:lang w:val="sv-SE"/>
                                </w:rPr>
                                <w:t>function</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 xml:space="preserve">    elist.append(</w:t>
                              </w:r>
                              <w:r w:rsidRPr="00B001A7">
                                <w:rPr>
                                  <w:color w:val="FF00FF"/>
                                  <w:sz w:val="18"/>
                                  <w:szCs w:val="18"/>
                                  <w:lang w:val="sv-SE"/>
                                </w:rPr>
                                <w:t>'&lt;strong&gt;onDragenter &lt;/strong&gt;'</w:t>
                              </w:r>
                              <w:r w:rsidRPr="00B001A7">
                                <w:rPr>
                                  <w:sz w:val="18"/>
                                  <w:szCs w:val="18"/>
                                  <w:lang w:val="sv-SE"/>
                                </w:rPr>
                                <w:t>);</w:t>
                              </w:r>
                            </w:p>
                            <w:p w:rsidR="0023747D" w:rsidRPr="00B001A7" w:rsidRDefault="0023747D" w:rsidP="00375F9C">
                              <w:pPr>
                                <w:spacing w:line="240" w:lineRule="exact"/>
                                <w:rPr>
                                  <w:sz w:val="18"/>
                                  <w:szCs w:val="18"/>
                                  <w:lang w:val="pt-BR"/>
                                </w:rPr>
                              </w:pPr>
                              <w:r w:rsidRPr="00B001A7">
                                <w:rPr>
                                  <w:sz w:val="18"/>
                                  <w:szCs w:val="18"/>
                                  <w:lang w:val="pt-BR"/>
                                </w:rPr>
                                <w:t>})</w:t>
                              </w:r>
                            </w:p>
                            <w:p w:rsidR="0023747D" w:rsidRPr="00B001A7" w:rsidRDefault="0023747D" w:rsidP="00375F9C">
                              <w:pPr>
                                <w:spacing w:line="240" w:lineRule="exact"/>
                                <w:rPr>
                                  <w:sz w:val="18"/>
                                  <w:szCs w:val="18"/>
                                  <w:lang w:val="pt-BR"/>
                                </w:rPr>
                              </w:pPr>
                              <w:r w:rsidRPr="00B001A7">
                                <w:rPr>
                                  <w:sz w:val="18"/>
                                  <w:szCs w:val="18"/>
                                  <w:lang w:val="pt-BR"/>
                                </w:rPr>
                                <w:t>.onDragover(</w:t>
                              </w:r>
                              <w:r w:rsidRPr="00B001A7">
                                <w:rPr>
                                  <w:color w:val="0000FF"/>
                                  <w:sz w:val="18"/>
                                  <w:szCs w:val="18"/>
                                  <w:lang w:val="pt-BR"/>
                                </w:rPr>
                                <w:t>function</w:t>
                              </w:r>
                              <w:r w:rsidRPr="00B001A7">
                                <w:rPr>
                                  <w:sz w:val="18"/>
                                  <w:szCs w:val="18"/>
                                  <w:lang w:val="pt-BR"/>
                                </w:rPr>
                                <w:t>(){</w:t>
                              </w:r>
                            </w:p>
                            <w:p w:rsidR="0023747D" w:rsidRPr="00B001A7" w:rsidRDefault="0023747D" w:rsidP="00375F9C">
                              <w:pPr>
                                <w:spacing w:line="240" w:lineRule="exact"/>
                                <w:rPr>
                                  <w:sz w:val="18"/>
                                  <w:szCs w:val="18"/>
                                  <w:lang w:val="pt-BR"/>
                                </w:rPr>
                              </w:pPr>
                              <w:r w:rsidRPr="00B001A7">
                                <w:rPr>
                                  <w:sz w:val="18"/>
                                  <w:szCs w:val="18"/>
                                  <w:lang w:val="pt-BR"/>
                                </w:rPr>
                                <w:t xml:space="preserve">    elist.append(</w:t>
                              </w:r>
                              <w:r w:rsidRPr="00B001A7">
                                <w:rPr>
                                  <w:color w:val="FF00FF"/>
                                  <w:sz w:val="18"/>
                                  <w:szCs w:val="18"/>
                                  <w:lang w:val="pt-BR"/>
                                </w:rPr>
                                <w:t>'&lt;em&gt;onDragover &lt;/em&gt;'</w:t>
                              </w:r>
                              <w:r w:rsidRPr="00B001A7">
                                <w:rPr>
                                  <w:sz w:val="18"/>
                                  <w:szCs w:val="18"/>
                                  <w:lang w:val="pt-BR"/>
                                </w:rPr>
                                <w:t>);</w:t>
                              </w:r>
                            </w:p>
                            <w:p w:rsidR="0023747D" w:rsidRPr="00B001A7" w:rsidRDefault="0023747D" w:rsidP="00375F9C">
                              <w:pPr>
                                <w:spacing w:line="240" w:lineRule="exact"/>
                                <w:rPr>
                                  <w:sz w:val="18"/>
                                  <w:szCs w:val="18"/>
                                </w:rPr>
                              </w:pPr>
                              <w:r w:rsidRPr="00B001A7">
                                <w:rPr>
                                  <w:sz w:val="18"/>
                                  <w:szCs w:val="18"/>
                                </w:rPr>
                                <w:t>})</w:t>
                              </w:r>
                            </w:p>
                            <w:p w:rsidR="0023747D" w:rsidRPr="00B001A7" w:rsidRDefault="0023747D" w:rsidP="00375F9C">
                              <w:pPr>
                                <w:spacing w:line="240" w:lineRule="exact"/>
                                <w:rPr>
                                  <w:sz w:val="18"/>
                                  <w:szCs w:val="18"/>
                                </w:rPr>
                              </w:pPr>
                              <w:r w:rsidRPr="00B001A7">
                                <w:rPr>
                                  <w:sz w:val="18"/>
                                  <w:szCs w:val="18"/>
                                </w:rPr>
                                <w:t>.onDragleave(</w:t>
                              </w:r>
                              <w:r w:rsidRPr="00B001A7">
                                <w:rPr>
                                  <w:color w:val="0000FF"/>
                                  <w:sz w:val="18"/>
                                  <w:szCs w:val="18"/>
                                </w:rPr>
                                <w:t>function</w:t>
                              </w:r>
                              <w:r w:rsidRPr="00B001A7">
                                <w:rPr>
                                  <w:sz w:val="18"/>
                                  <w:szCs w:val="18"/>
                                </w:rPr>
                                <w:t>(){</w:t>
                              </w:r>
                            </w:p>
                            <w:p w:rsidR="0023747D" w:rsidRPr="00B001A7" w:rsidRDefault="0023747D" w:rsidP="00375F9C">
                              <w:pPr>
                                <w:spacing w:line="240" w:lineRule="exact"/>
                                <w:rPr>
                                  <w:sz w:val="18"/>
                                  <w:szCs w:val="18"/>
                                </w:rPr>
                              </w:pPr>
                              <w:r w:rsidRPr="00B001A7">
                                <w:rPr>
                                  <w:sz w:val="18"/>
                                  <w:szCs w:val="18"/>
                                </w:rPr>
                                <w:t xml:space="preserve">    elist.append(</w:t>
                              </w:r>
                              <w:r w:rsidRPr="00B001A7">
                                <w:rPr>
                                  <w:color w:val="FF00FF"/>
                                  <w:sz w:val="18"/>
                                  <w:szCs w:val="18"/>
                                </w:rPr>
                                <w:t>'&lt;strong&gt;onDragleave &lt;/strong&gt;'</w:t>
                              </w:r>
                              <w:r w:rsidRPr="00B001A7">
                                <w:rPr>
                                  <w:sz w:val="18"/>
                                  <w:szCs w:val="18"/>
                                </w:rPr>
                                <w:t>);</w:t>
                              </w:r>
                            </w:p>
                            <w:p w:rsidR="0023747D" w:rsidRPr="00B001A7" w:rsidRDefault="0023747D" w:rsidP="00375F9C">
                              <w:pPr>
                                <w:spacing w:line="240" w:lineRule="exact"/>
                                <w:rPr>
                                  <w:sz w:val="18"/>
                                  <w:szCs w:val="18"/>
                                </w:rPr>
                              </w:pPr>
                              <w:r w:rsidRPr="00B001A7">
                                <w:rPr>
                                  <w:sz w:val="18"/>
                                  <w:szCs w:val="18"/>
                                </w:rPr>
                                <w:t>})</w:t>
                              </w:r>
                            </w:p>
                            <w:p w:rsidR="0023747D" w:rsidRPr="00B001A7" w:rsidRDefault="0023747D" w:rsidP="00375F9C">
                              <w:pPr>
                                <w:spacing w:line="240" w:lineRule="exact"/>
                                <w:rPr>
                                  <w:sz w:val="18"/>
                                  <w:szCs w:val="18"/>
                                </w:rPr>
                              </w:pPr>
                              <w:r w:rsidRPr="00B001A7">
                                <w:rPr>
                                  <w:sz w:val="18"/>
                                  <w:szCs w:val="18"/>
                                </w:rPr>
                                <w:t>.onDrop(</w:t>
                              </w:r>
                              <w:r w:rsidRPr="00B001A7">
                                <w:rPr>
                                  <w:color w:val="0000FF"/>
                                  <w:sz w:val="18"/>
                                  <w:szCs w:val="18"/>
                                </w:rPr>
                                <w:t>function</w:t>
                              </w:r>
                              <w:r w:rsidRPr="00B001A7">
                                <w:rPr>
                                  <w:sz w:val="18"/>
                                  <w:szCs w:val="18"/>
                                </w:rPr>
                                <w:t>(){</w:t>
                              </w:r>
                            </w:p>
                            <w:p w:rsidR="0023747D" w:rsidRPr="00B001A7" w:rsidRDefault="0023747D" w:rsidP="00375F9C">
                              <w:pPr>
                                <w:spacing w:line="240" w:lineRule="exact"/>
                                <w:rPr>
                                  <w:sz w:val="18"/>
                                  <w:szCs w:val="18"/>
                                </w:rPr>
                              </w:pPr>
                              <w:r w:rsidRPr="00B001A7">
                                <w:rPr>
                                  <w:sz w:val="18"/>
                                  <w:szCs w:val="18"/>
                                </w:rPr>
                                <w:t xml:space="preserve">    elist.append(</w:t>
                              </w:r>
                              <w:r w:rsidRPr="00B001A7">
                                <w:rPr>
                                  <w:color w:val="FF00FF"/>
                                  <w:sz w:val="18"/>
                                  <w:szCs w:val="18"/>
                                </w:rPr>
                                <w:t>'&lt;strong&gt;onDrop &lt;/strong&gt;'</w:t>
                              </w:r>
                              <w:r w:rsidRPr="00B001A7">
                                <w:rPr>
                                  <w:sz w:val="18"/>
                                  <w:szCs w:val="18"/>
                                </w:rPr>
                                <w:t>);</w:t>
                              </w:r>
                            </w:p>
                            <w:p w:rsidR="0023747D" w:rsidRPr="006E3E29" w:rsidRDefault="0023747D" w:rsidP="00375F9C">
                              <w:pPr>
                                <w:spacing w:line="240" w:lineRule="exact"/>
                                <w:rPr>
                                  <w:sz w:val="18"/>
                                  <w:szCs w:val="18"/>
                                </w:rPr>
                              </w:pPr>
                              <w:r w:rsidRPr="00B001A7">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449" o:spid="_x0000_s2012" editas="canvas" style="width:414pt;height:384.15pt;mso-position-horizontal-relative:char;mso-position-vertical-relative:line" coordsize="52578,48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">
                <v:shape id="_x0000_s2013" type="#_x0000_t75" style="position:absolute;width:52578;height:48787;visibility:visible;mso-wrap-style:square">
                  <v:fill o:detectmouseclick="t"/>
                  <v:path o:connecttype="none"/>
                </v:shape>
                <v:shape id="Text Box 451" o:spid="_x0000_s2014" type="#_x0000_t202" style="position:absolute;top:488;width:52578;height:48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XB8AA&#10;AADcAAAADwAAAGRycy9kb3ducmV2LnhtbERPS4vCMBC+L/gfwgje1tQ9iFajiCLdy4Lr4z40Y1Ns&#10;JiWJtf57syDsbT6+5yzXvW1ERz7UjhVMxhkI4tLpmisF59P+cwYiRGSNjWNS8KQA69XgY4m5dg/+&#10;pe4YK5FCOOSowMTY5lKG0pDFMHYtceKuzluMCfpKao+PFG4b+ZVlU2mx5tRgsKWtofJ2vFsF5W3X&#10;74r6Ynx3t7ODnhfPn2mh1GjYbxYgIvXxX/x2f+s0fz6Bv2fSB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bPXB8AAAADcAAAADwAAAAAAAAAAAAAAAACYAgAAZHJzL2Rvd25y&#10;ZXYueG1sUEsFBgAAAAAEAAQA9QAAAIUDAAAAAA==&#10;" strokeweight="1pt">
                  <v:textbox style="mso-fit-shape-to-text:t" inset="1.5mm,1.3mm,1.5mm">
                    <w:txbxContent>
                      <w:p w:rsidR="0023747D" w:rsidRPr="00B001A7" w:rsidRDefault="0023747D" w:rsidP="00375F9C">
                        <w:pPr>
                          <w:spacing w:line="240" w:lineRule="exact"/>
                          <w:rPr>
                            <w:sz w:val="18"/>
                            <w:szCs w:val="18"/>
                          </w:rPr>
                        </w:pPr>
                        <w:proofErr w:type="gramStart"/>
                        <w:r w:rsidRPr="00B001A7">
                          <w:rPr>
                            <w:color w:val="0000FF"/>
                            <w:sz w:val="18"/>
                            <w:szCs w:val="18"/>
                          </w:rPr>
                          <w:t>var</w:t>
                        </w:r>
                        <w:proofErr w:type="gramEnd"/>
                        <w:r w:rsidRPr="00B001A7">
                          <w:rPr>
                            <w:sz w:val="18"/>
                            <w:szCs w:val="18"/>
                          </w:rPr>
                          <w:t xml:space="preserve"> btn,div,elist;</w:t>
                        </w:r>
                      </w:p>
                      <w:p w:rsidR="0023747D" w:rsidRPr="00B001A7" w:rsidRDefault="00F70C1C" w:rsidP="00375F9C">
                        <w:pPr>
                          <w:spacing w:line="240" w:lineRule="exact"/>
                          <w:rPr>
                            <w:sz w:val="18"/>
                            <w:szCs w:val="18"/>
                          </w:rPr>
                        </w:pPr>
                        <w:proofErr w:type="gramStart"/>
                        <w:r>
                          <w:rPr>
                            <w:sz w:val="18"/>
                            <w:szCs w:val="18"/>
                          </w:rPr>
                          <w:t>xui(</w:t>
                        </w:r>
                        <w:proofErr w:type="gramEnd"/>
                        <w:r w:rsidR="0023747D" w:rsidRPr="00B001A7">
                          <w:rPr>
                            <w:color w:val="FF00FF"/>
                            <w:sz w:val="18"/>
                            <w:szCs w:val="18"/>
                          </w:rPr>
                          <w:t>'body'</w:t>
                        </w:r>
                        <w:r w:rsidR="0023747D" w:rsidRPr="00B001A7">
                          <w:rPr>
                            <w:sz w:val="18"/>
                            <w:szCs w:val="18"/>
                          </w:rPr>
                          <w:t>).append(btn=</w:t>
                        </w:r>
                        <w:r w:rsidR="00726AAF">
                          <w:rPr>
                            <w:sz w:val="18"/>
                            <w:szCs w:val="18"/>
                          </w:rPr>
                          <w:t>xui</w:t>
                        </w:r>
                        <w:r w:rsidR="0023747D" w:rsidRPr="00B001A7">
                          <w:rPr>
                            <w:sz w:val="18"/>
                            <w:szCs w:val="18"/>
                          </w:rPr>
                          <w:t>.create(</w:t>
                        </w:r>
                        <w:r w:rsidR="0023747D" w:rsidRPr="00B001A7">
                          <w:rPr>
                            <w:color w:val="FF00FF"/>
                            <w:sz w:val="18"/>
                            <w:szCs w:val="18"/>
                          </w:rPr>
                          <w:t>"&lt;button&gt;drag me&lt;/button&gt;"</w:t>
                        </w:r>
                        <w:r w:rsidR="0023747D" w:rsidRPr="00B001A7">
                          <w:rPr>
                            <w:sz w:val="18"/>
                            <w:szCs w:val="18"/>
                          </w:rPr>
                          <w:t>))</w:t>
                        </w:r>
                      </w:p>
                      <w:p w:rsidR="0023747D" w:rsidRPr="00B001A7" w:rsidRDefault="0023747D" w:rsidP="00375F9C">
                        <w:pPr>
                          <w:spacing w:line="240" w:lineRule="exact"/>
                          <w:rPr>
                            <w:sz w:val="18"/>
                            <w:szCs w:val="18"/>
                          </w:rPr>
                        </w:pPr>
                        <w:r w:rsidRPr="00B001A7">
                          <w:rPr>
                            <w:sz w:val="18"/>
                            <w:szCs w:val="18"/>
                          </w:rPr>
                          <w:t>.</w:t>
                        </w:r>
                        <w:proofErr w:type="gramStart"/>
                        <w:r w:rsidRPr="00B001A7">
                          <w:rPr>
                            <w:sz w:val="18"/>
                            <w:szCs w:val="18"/>
                          </w:rPr>
                          <w:t>append(</w:t>
                        </w:r>
                        <w:proofErr w:type="gramEnd"/>
                        <w:r w:rsidRPr="00B001A7">
                          <w:rPr>
                            <w:sz w:val="18"/>
                            <w:szCs w:val="18"/>
                          </w:rPr>
                          <w:t>div=</w:t>
                        </w:r>
                        <w:r w:rsidR="00726AAF">
                          <w:rPr>
                            <w:sz w:val="18"/>
                            <w:szCs w:val="18"/>
                          </w:rPr>
                          <w:t>xui</w:t>
                        </w:r>
                        <w:r w:rsidRPr="00B001A7">
                          <w:rPr>
                            <w:sz w:val="18"/>
                            <w:szCs w:val="18"/>
                          </w:rPr>
                          <w:t>.create(</w:t>
                        </w:r>
                        <w:r w:rsidRPr="00B001A7">
                          <w:rPr>
                            <w:color w:val="FF00FF"/>
                            <w:sz w:val="18"/>
                            <w:szCs w:val="18"/>
                          </w:rPr>
                          <w:t>"&lt;div style='border:solid 1px;width:100px;height:100px;'&gt;drop here&lt;/button&gt;"</w:t>
                        </w:r>
                        <w:r w:rsidRPr="00B001A7">
                          <w:rPr>
                            <w:sz w:val="18"/>
                            <w:szCs w:val="18"/>
                          </w:rPr>
                          <w:t>))</w:t>
                        </w:r>
                      </w:p>
                      <w:p w:rsidR="0023747D" w:rsidRPr="00B001A7" w:rsidRDefault="0023747D" w:rsidP="00375F9C">
                        <w:pPr>
                          <w:spacing w:line="240" w:lineRule="exact"/>
                          <w:rPr>
                            <w:sz w:val="18"/>
                            <w:szCs w:val="18"/>
                          </w:rPr>
                        </w:pPr>
                      </w:p>
                      <w:p w:rsidR="0023747D" w:rsidRPr="00B001A7" w:rsidRDefault="00F70C1C" w:rsidP="00375F9C">
                        <w:pPr>
                          <w:spacing w:line="240" w:lineRule="exact"/>
                          <w:rPr>
                            <w:sz w:val="18"/>
                            <w:szCs w:val="18"/>
                          </w:rPr>
                        </w:pPr>
                        <w:r>
                          <w:rPr>
                            <w:sz w:val="18"/>
                            <w:szCs w:val="18"/>
                          </w:rPr>
                          <w:t>xui(</w:t>
                        </w:r>
                        <w:r w:rsidR="0023747D" w:rsidRPr="00B001A7">
                          <w:rPr>
                            <w:color w:val="FF00FF"/>
                            <w:sz w:val="18"/>
                            <w:szCs w:val="18"/>
                          </w:rPr>
                          <w:t>'body'</w:t>
                        </w:r>
                        <w:r w:rsidR="0023747D" w:rsidRPr="00B001A7">
                          <w:rPr>
                            <w:sz w:val="18"/>
                            <w:szCs w:val="18"/>
                          </w:rPr>
                          <w:t>).append(elist=</w:t>
                        </w:r>
                        <w:r w:rsidR="00726AAF">
                          <w:rPr>
                            <w:sz w:val="18"/>
                            <w:szCs w:val="18"/>
                          </w:rPr>
                          <w:t>xui</w:t>
                        </w:r>
                        <w:r w:rsidR="0023747D" w:rsidRPr="00B001A7">
                          <w:rPr>
                            <w:sz w:val="18"/>
                            <w:szCs w:val="18"/>
                          </w:rPr>
                          <w:t>.create(</w:t>
                        </w:r>
                        <w:r w:rsidR="0023747D" w:rsidRPr="00B001A7">
                          <w:rPr>
                            <w:color w:val="FF00FF"/>
                            <w:sz w:val="18"/>
                            <w:szCs w:val="18"/>
                          </w:rPr>
                          <w:t>'&lt;div style="position:absolute;left:140px;top:40px;width:600px;height:400px;overflow:auto;"&gt;&lt;/div&gt;'</w:t>
                        </w:r>
                        <w:r w:rsidR="0023747D" w:rsidRPr="00B001A7">
                          <w:rPr>
                            <w:sz w:val="18"/>
                            <w:szCs w:val="18"/>
                          </w:rPr>
                          <w:t>))</w:t>
                        </w:r>
                      </w:p>
                      <w:p w:rsidR="0023747D" w:rsidRPr="00B001A7" w:rsidRDefault="0023747D" w:rsidP="00375F9C">
                        <w:pPr>
                          <w:spacing w:line="240" w:lineRule="exact"/>
                          <w:rPr>
                            <w:sz w:val="18"/>
                            <w:szCs w:val="18"/>
                          </w:rPr>
                        </w:pPr>
                      </w:p>
                      <w:p w:rsidR="0023747D" w:rsidRPr="00B001A7" w:rsidRDefault="0023747D" w:rsidP="00375F9C">
                        <w:pPr>
                          <w:spacing w:line="240" w:lineRule="exact"/>
                          <w:rPr>
                            <w:sz w:val="18"/>
                            <w:szCs w:val="18"/>
                          </w:rPr>
                        </w:pPr>
                        <w:proofErr w:type="gramStart"/>
                        <w:r w:rsidRPr="00B001A7">
                          <w:rPr>
                            <w:sz w:val="18"/>
                            <w:szCs w:val="18"/>
                          </w:rPr>
                          <w:t>btn.dragable(</w:t>
                        </w:r>
                        <w:proofErr w:type="gramEnd"/>
                        <w:r w:rsidRPr="00B001A7">
                          <w:rPr>
                            <w:color w:val="0000FF"/>
                            <w:sz w:val="18"/>
                            <w:szCs w:val="18"/>
                          </w:rPr>
                          <w:t>true</w:t>
                        </w:r>
                        <w:r w:rsidRPr="00B001A7">
                          <w:rPr>
                            <w:sz w:val="18"/>
                            <w:szCs w:val="18"/>
                          </w:rPr>
                          <w:t>,{dragType:</w:t>
                        </w:r>
                        <w:r w:rsidRPr="00B001A7">
                          <w:rPr>
                            <w:color w:val="FF00FF"/>
                            <w:sz w:val="18"/>
                            <w:szCs w:val="18"/>
                          </w:rPr>
                          <w:t>'icon'</w:t>
                        </w:r>
                        <w:r w:rsidRPr="00B001A7">
                          <w:rPr>
                            <w:sz w:val="18"/>
                            <w:szCs w:val="18"/>
                          </w:rPr>
                          <w:t>},</w:t>
                        </w:r>
                        <w:r w:rsidRPr="00B001A7">
                          <w:rPr>
                            <w:color w:val="FF00FF"/>
                            <w:sz w:val="18"/>
                            <w:szCs w:val="18"/>
                          </w:rPr>
                          <w:t>'dragkey'</w:t>
                        </w:r>
                        <w:r w:rsidRPr="00B001A7">
                          <w:rPr>
                            <w:sz w:val="18"/>
                            <w:szCs w:val="18"/>
                          </w:rPr>
                          <w:t>,</w:t>
                        </w:r>
                        <w:r w:rsidRPr="00B001A7">
                          <w:rPr>
                            <w:color w:val="FF00FF"/>
                            <w:sz w:val="18"/>
                            <w:szCs w:val="18"/>
                          </w:rPr>
                          <w:t>'dragdata'</w:t>
                        </w:r>
                        <w:r w:rsidRPr="00B001A7">
                          <w:rPr>
                            <w:sz w:val="18"/>
                            <w:szCs w:val="18"/>
                          </w:rPr>
                          <w:t>)</w:t>
                        </w:r>
                      </w:p>
                      <w:p w:rsidR="0023747D" w:rsidRPr="00B001A7" w:rsidRDefault="0023747D" w:rsidP="00375F9C">
                        <w:pPr>
                          <w:spacing w:line="240" w:lineRule="exact"/>
                          <w:rPr>
                            <w:sz w:val="18"/>
                            <w:szCs w:val="18"/>
                          </w:rPr>
                        </w:pPr>
                        <w:r w:rsidRPr="00B001A7">
                          <w:rPr>
                            <w:sz w:val="18"/>
                            <w:szCs w:val="18"/>
                          </w:rPr>
                          <w:t>.</w:t>
                        </w:r>
                        <w:proofErr w:type="gramStart"/>
                        <w:r w:rsidRPr="00B001A7">
                          <w:rPr>
                            <w:sz w:val="18"/>
                            <w:szCs w:val="18"/>
                          </w:rPr>
                          <w:t>onDragbegin(</w:t>
                        </w:r>
                        <w:proofErr w:type="gramEnd"/>
                        <w:r w:rsidRPr="00B001A7">
                          <w:rPr>
                            <w:color w:val="0000FF"/>
                            <w:sz w:val="18"/>
                            <w:szCs w:val="18"/>
                          </w:rPr>
                          <w:t>function</w:t>
                        </w:r>
                        <w:r w:rsidRPr="00B001A7">
                          <w:rPr>
                            <w:sz w:val="18"/>
                            <w:szCs w:val="18"/>
                          </w:rPr>
                          <w:t>(){</w:t>
                        </w:r>
                      </w:p>
                      <w:p w:rsidR="0023747D" w:rsidRPr="00B001A7" w:rsidRDefault="0023747D" w:rsidP="00375F9C">
                        <w:pPr>
                          <w:spacing w:line="240" w:lineRule="exact"/>
                          <w:rPr>
                            <w:sz w:val="18"/>
                            <w:szCs w:val="18"/>
                          </w:rPr>
                        </w:pPr>
                        <w:r w:rsidRPr="00B001A7">
                          <w:rPr>
                            <w:sz w:val="18"/>
                            <w:szCs w:val="18"/>
                          </w:rPr>
                          <w:t xml:space="preserve">    </w:t>
                        </w:r>
                        <w:proofErr w:type="gramStart"/>
                        <w:r w:rsidRPr="00B001A7">
                          <w:rPr>
                            <w:sz w:val="18"/>
                            <w:szCs w:val="18"/>
                          </w:rPr>
                          <w:t>elist.append(</w:t>
                        </w:r>
                        <w:proofErr w:type="gramEnd"/>
                        <w:r w:rsidRPr="00B001A7">
                          <w:rPr>
                            <w:color w:val="FF00FF"/>
                            <w:sz w:val="18"/>
                            <w:szCs w:val="18"/>
                          </w:rPr>
                          <w:t>'&lt;strong&gt;onDragbegin &lt;/strong&gt;'</w:t>
                        </w:r>
                        <w:r w:rsidRPr="00B001A7">
                          <w:rPr>
                            <w:sz w:val="18"/>
                            <w:szCs w:val="18"/>
                          </w:rPr>
                          <w:t>);</w:t>
                        </w:r>
                      </w:p>
                      <w:p w:rsidR="0023747D" w:rsidRPr="00B001A7" w:rsidRDefault="0023747D" w:rsidP="00375F9C">
                        <w:pPr>
                          <w:spacing w:line="240" w:lineRule="exact"/>
                          <w:rPr>
                            <w:sz w:val="18"/>
                            <w:szCs w:val="18"/>
                            <w:lang w:val="sv-SE"/>
                          </w:rPr>
                        </w:pP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.onDrag(</w:t>
                        </w:r>
                        <w:r w:rsidRPr="00B001A7">
                          <w:rPr>
                            <w:color w:val="0000FF"/>
                            <w:sz w:val="18"/>
                            <w:szCs w:val="18"/>
                            <w:lang w:val="sv-SE"/>
                          </w:rPr>
                          <w:t>function</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 xml:space="preserve">    elist.append(</w:t>
                        </w:r>
                        <w:r w:rsidRPr="00B001A7">
                          <w:rPr>
                            <w:color w:val="FF00FF"/>
                            <w:sz w:val="18"/>
                            <w:szCs w:val="18"/>
                            <w:lang w:val="sv-SE"/>
                          </w:rPr>
                          <w:t>'&lt;em&gt;onDrag &lt;/em&gt;'</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.onDragstop(</w:t>
                        </w:r>
                        <w:r w:rsidRPr="00B001A7">
                          <w:rPr>
                            <w:color w:val="0000FF"/>
                            <w:sz w:val="18"/>
                            <w:szCs w:val="18"/>
                            <w:lang w:val="sv-SE"/>
                          </w:rPr>
                          <w:t>function</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 xml:space="preserve">    elist.append(</w:t>
                        </w:r>
                        <w:r w:rsidRPr="00B001A7">
                          <w:rPr>
                            <w:color w:val="FF00FF"/>
                            <w:sz w:val="18"/>
                            <w:szCs w:val="18"/>
                            <w:lang w:val="sv-SE"/>
                          </w:rPr>
                          <w:t>'&lt;strong&gt;onDragend &lt;/strong&gt;'</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w:t>
                        </w:r>
                      </w:p>
                      <w:p w:rsidR="0023747D" w:rsidRPr="00B001A7" w:rsidRDefault="0023747D" w:rsidP="00375F9C">
                        <w:pPr>
                          <w:spacing w:line="240" w:lineRule="exact"/>
                          <w:rPr>
                            <w:sz w:val="18"/>
                            <w:szCs w:val="18"/>
                            <w:lang w:val="sv-SE"/>
                          </w:rPr>
                        </w:pPr>
                      </w:p>
                      <w:p w:rsidR="0023747D" w:rsidRPr="00B001A7" w:rsidRDefault="0023747D" w:rsidP="00375F9C">
                        <w:pPr>
                          <w:spacing w:line="240" w:lineRule="exact"/>
                          <w:rPr>
                            <w:sz w:val="18"/>
                            <w:szCs w:val="18"/>
                            <w:lang w:val="sv-SE"/>
                          </w:rPr>
                        </w:pPr>
                        <w:r w:rsidRPr="00B001A7">
                          <w:rPr>
                            <w:sz w:val="18"/>
                            <w:szCs w:val="18"/>
                            <w:lang w:val="sv-SE"/>
                          </w:rPr>
                          <w:t>div.dropable(</w:t>
                        </w:r>
                        <w:r w:rsidRPr="00B001A7">
                          <w:rPr>
                            <w:color w:val="0000FF"/>
                            <w:sz w:val="18"/>
                            <w:szCs w:val="18"/>
                            <w:lang w:val="sv-SE"/>
                          </w:rPr>
                          <w:t>true</w:t>
                        </w:r>
                        <w:r w:rsidRPr="00B001A7">
                          <w:rPr>
                            <w:sz w:val="18"/>
                            <w:szCs w:val="18"/>
                            <w:lang w:val="sv-SE"/>
                          </w:rPr>
                          <w:t>,</w:t>
                        </w:r>
                        <w:r w:rsidRPr="00B001A7">
                          <w:rPr>
                            <w:color w:val="FF00FF"/>
                            <w:sz w:val="18"/>
                            <w:szCs w:val="18"/>
                            <w:lang w:val="sv-SE"/>
                          </w:rPr>
                          <w:t>'dragkey'</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.onDragenter(</w:t>
                        </w:r>
                        <w:r w:rsidRPr="00B001A7">
                          <w:rPr>
                            <w:color w:val="0000FF"/>
                            <w:sz w:val="18"/>
                            <w:szCs w:val="18"/>
                            <w:lang w:val="sv-SE"/>
                          </w:rPr>
                          <w:t>function</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 xml:space="preserve">    elist.append(</w:t>
                        </w:r>
                        <w:r w:rsidRPr="00B001A7">
                          <w:rPr>
                            <w:color w:val="FF00FF"/>
                            <w:sz w:val="18"/>
                            <w:szCs w:val="18"/>
                            <w:lang w:val="sv-SE"/>
                          </w:rPr>
                          <w:t>'&lt;strong&gt;onDragenter &lt;/strong&gt;'</w:t>
                        </w:r>
                        <w:r w:rsidRPr="00B001A7">
                          <w:rPr>
                            <w:sz w:val="18"/>
                            <w:szCs w:val="18"/>
                            <w:lang w:val="sv-SE"/>
                          </w:rPr>
                          <w:t>);</w:t>
                        </w:r>
                      </w:p>
                      <w:p w:rsidR="0023747D" w:rsidRPr="00B001A7" w:rsidRDefault="0023747D" w:rsidP="00375F9C">
                        <w:pPr>
                          <w:spacing w:line="240" w:lineRule="exact"/>
                          <w:rPr>
                            <w:sz w:val="18"/>
                            <w:szCs w:val="18"/>
                            <w:lang w:val="pt-BR"/>
                          </w:rPr>
                        </w:pPr>
                        <w:r w:rsidRPr="00B001A7">
                          <w:rPr>
                            <w:sz w:val="18"/>
                            <w:szCs w:val="18"/>
                            <w:lang w:val="pt-BR"/>
                          </w:rPr>
                          <w:t>})</w:t>
                        </w:r>
                      </w:p>
                      <w:p w:rsidR="0023747D" w:rsidRPr="00B001A7" w:rsidRDefault="0023747D" w:rsidP="00375F9C">
                        <w:pPr>
                          <w:spacing w:line="240" w:lineRule="exact"/>
                          <w:rPr>
                            <w:sz w:val="18"/>
                            <w:szCs w:val="18"/>
                            <w:lang w:val="pt-BR"/>
                          </w:rPr>
                        </w:pPr>
                        <w:r w:rsidRPr="00B001A7">
                          <w:rPr>
                            <w:sz w:val="18"/>
                            <w:szCs w:val="18"/>
                            <w:lang w:val="pt-BR"/>
                          </w:rPr>
                          <w:t>.onDragover(</w:t>
                        </w:r>
                        <w:r w:rsidRPr="00B001A7">
                          <w:rPr>
                            <w:color w:val="0000FF"/>
                            <w:sz w:val="18"/>
                            <w:szCs w:val="18"/>
                            <w:lang w:val="pt-BR"/>
                          </w:rPr>
                          <w:t>function</w:t>
                        </w:r>
                        <w:r w:rsidRPr="00B001A7">
                          <w:rPr>
                            <w:sz w:val="18"/>
                            <w:szCs w:val="18"/>
                            <w:lang w:val="pt-BR"/>
                          </w:rPr>
                          <w:t>(){</w:t>
                        </w:r>
                      </w:p>
                      <w:p w:rsidR="0023747D" w:rsidRPr="00B001A7" w:rsidRDefault="0023747D" w:rsidP="00375F9C">
                        <w:pPr>
                          <w:spacing w:line="240" w:lineRule="exact"/>
                          <w:rPr>
                            <w:sz w:val="18"/>
                            <w:szCs w:val="18"/>
                            <w:lang w:val="pt-BR"/>
                          </w:rPr>
                        </w:pPr>
                        <w:r w:rsidRPr="00B001A7">
                          <w:rPr>
                            <w:sz w:val="18"/>
                            <w:szCs w:val="18"/>
                            <w:lang w:val="pt-BR"/>
                          </w:rPr>
                          <w:t xml:space="preserve">    elist.append(</w:t>
                        </w:r>
                        <w:r w:rsidRPr="00B001A7">
                          <w:rPr>
                            <w:color w:val="FF00FF"/>
                            <w:sz w:val="18"/>
                            <w:szCs w:val="18"/>
                            <w:lang w:val="pt-BR"/>
                          </w:rPr>
                          <w:t>'&lt;em&gt;onDragover &lt;/em&gt;'</w:t>
                        </w:r>
                        <w:r w:rsidRPr="00B001A7">
                          <w:rPr>
                            <w:sz w:val="18"/>
                            <w:szCs w:val="18"/>
                            <w:lang w:val="pt-BR"/>
                          </w:rPr>
                          <w:t>);</w:t>
                        </w:r>
                      </w:p>
                      <w:p w:rsidR="0023747D" w:rsidRPr="00B001A7" w:rsidRDefault="0023747D" w:rsidP="00375F9C">
                        <w:pPr>
                          <w:spacing w:line="240" w:lineRule="exact"/>
                          <w:rPr>
                            <w:sz w:val="18"/>
                            <w:szCs w:val="18"/>
                          </w:rPr>
                        </w:pPr>
                        <w:r w:rsidRPr="00B001A7">
                          <w:rPr>
                            <w:sz w:val="18"/>
                            <w:szCs w:val="18"/>
                          </w:rPr>
                          <w:t>})</w:t>
                        </w:r>
                      </w:p>
                      <w:p w:rsidR="0023747D" w:rsidRPr="00B001A7" w:rsidRDefault="0023747D" w:rsidP="00375F9C">
                        <w:pPr>
                          <w:spacing w:line="240" w:lineRule="exact"/>
                          <w:rPr>
                            <w:sz w:val="18"/>
                            <w:szCs w:val="18"/>
                          </w:rPr>
                        </w:pPr>
                        <w:r w:rsidRPr="00B001A7">
                          <w:rPr>
                            <w:sz w:val="18"/>
                            <w:szCs w:val="18"/>
                          </w:rPr>
                          <w:t>.</w:t>
                        </w:r>
                        <w:proofErr w:type="gramStart"/>
                        <w:r w:rsidRPr="00B001A7">
                          <w:rPr>
                            <w:sz w:val="18"/>
                            <w:szCs w:val="18"/>
                          </w:rPr>
                          <w:t>onDragleave(</w:t>
                        </w:r>
                        <w:proofErr w:type="gramEnd"/>
                        <w:r w:rsidRPr="00B001A7">
                          <w:rPr>
                            <w:color w:val="0000FF"/>
                            <w:sz w:val="18"/>
                            <w:szCs w:val="18"/>
                          </w:rPr>
                          <w:t>function</w:t>
                        </w:r>
                        <w:r w:rsidRPr="00B001A7">
                          <w:rPr>
                            <w:sz w:val="18"/>
                            <w:szCs w:val="18"/>
                          </w:rPr>
                          <w:t>(){</w:t>
                        </w:r>
                      </w:p>
                      <w:p w:rsidR="0023747D" w:rsidRPr="00B001A7" w:rsidRDefault="0023747D" w:rsidP="00375F9C">
                        <w:pPr>
                          <w:spacing w:line="240" w:lineRule="exact"/>
                          <w:rPr>
                            <w:sz w:val="18"/>
                            <w:szCs w:val="18"/>
                          </w:rPr>
                        </w:pPr>
                        <w:r w:rsidRPr="00B001A7">
                          <w:rPr>
                            <w:sz w:val="18"/>
                            <w:szCs w:val="18"/>
                          </w:rPr>
                          <w:t xml:space="preserve">    </w:t>
                        </w:r>
                        <w:proofErr w:type="gramStart"/>
                        <w:r w:rsidRPr="00B001A7">
                          <w:rPr>
                            <w:sz w:val="18"/>
                            <w:szCs w:val="18"/>
                          </w:rPr>
                          <w:t>elist.append(</w:t>
                        </w:r>
                        <w:proofErr w:type="gramEnd"/>
                        <w:r w:rsidRPr="00B001A7">
                          <w:rPr>
                            <w:color w:val="FF00FF"/>
                            <w:sz w:val="18"/>
                            <w:szCs w:val="18"/>
                          </w:rPr>
                          <w:t>'&lt;strong&gt;onDragleave &lt;/strong&gt;'</w:t>
                        </w:r>
                        <w:r w:rsidRPr="00B001A7">
                          <w:rPr>
                            <w:sz w:val="18"/>
                            <w:szCs w:val="18"/>
                          </w:rPr>
                          <w:t>);</w:t>
                        </w:r>
                      </w:p>
                      <w:p w:rsidR="0023747D" w:rsidRPr="00B001A7" w:rsidRDefault="0023747D" w:rsidP="00375F9C">
                        <w:pPr>
                          <w:spacing w:line="240" w:lineRule="exact"/>
                          <w:rPr>
                            <w:sz w:val="18"/>
                            <w:szCs w:val="18"/>
                          </w:rPr>
                        </w:pPr>
                        <w:r w:rsidRPr="00B001A7">
                          <w:rPr>
                            <w:sz w:val="18"/>
                            <w:szCs w:val="18"/>
                          </w:rPr>
                          <w:t>})</w:t>
                        </w:r>
                      </w:p>
                      <w:p w:rsidR="0023747D" w:rsidRPr="00B001A7" w:rsidRDefault="0023747D" w:rsidP="00375F9C">
                        <w:pPr>
                          <w:spacing w:line="240" w:lineRule="exact"/>
                          <w:rPr>
                            <w:sz w:val="18"/>
                            <w:szCs w:val="18"/>
                          </w:rPr>
                        </w:pPr>
                        <w:r w:rsidRPr="00B001A7">
                          <w:rPr>
                            <w:sz w:val="18"/>
                            <w:szCs w:val="18"/>
                          </w:rPr>
                          <w:t>.</w:t>
                        </w:r>
                        <w:proofErr w:type="gramStart"/>
                        <w:r w:rsidRPr="00B001A7">
                          <w:rPr>
                            <w:sz w:val="18"/>
                            <w:szCs w:val="18"/>
                          </w:rPr>
                          <w:t>onDrop(</w:t>
                        </w:r>
                        <w:proofErr w:type="gramEnd"/>
                        <w:r w:rsidRPr="00B001A7">
                          <w:rPr>
                            <w:color w:val="0000FF"/>
                            <w:sz w:val="18"/>
                            <w:szCs w:val="18"/>
                          </w:rPr>
                          <w:t>function</w:t>
                        </w:r>
                        <w:r w:rsidRPr="00B001A7">
                          <w:rPr>
                            <w:sz w:val="18"/>
                            <w:szCs w:val="18"/>
                          </w:rPr>
                          <w:t>(){</w:t>
                        </w:r>
                      </w:p>
                      <w:p w:rsidR="0023747D" w:rsidRPr="00B001A7" w:rsidRDefault="0023747D" w:rsidP="00375F9C">
                        <w:pPr>
                          <w:spacing w:line="240" w:lineRule="exact"/>
                          <w:rPr>
                            <w:sz w:val="18"/>
                            <w:szCs w:val="18"/>
                          </w:rPr>
                        </w:pPr>
                        <w:r w:rsidRPr="00B001A7">
                          <w:rPr>
                            <w:sz w:val="18"/>
                            <w:szCs w:val="18"/>
                          </w:rPr>
                          <w:t xml:space="preserve">    </w:t>
                        </w:r>
                        <w:proofErr w:type="gramStart"/>
                        <w:r w:rsidRPr="00B001A7">
                          <w:rPr>
                            <w:sz w:val="18"/>
                            <w:szCs w:val="18"/>
                          </w:rPr>
                          <w:t>elist.append(</w:t>
                        </w:r>
                        <w:proofErr w:type="gramEnd"/>
                        <w:r w:rsidRPr="00B001A7">
                          <w:rPr>
                            <w:color w:val="FF00FF"/>
                            <w:sz w:val="18"/>
                            <w:szCs w:val="18"/>
                          </w:rPr>
                          <w:t>'&lt;strong&gt;onDrop &lt;/strong&gt;'</w:t>
                        </w:r>
                        <w:r w:rsidRPr="00B001A7">
                          <w:rPr>
                            <w:sz w:val="18"/>
                            <w:szCs w:val="18"/>
                          </w:rPr>
                          <w:t>);</w:t>
                        </w:r>
                      </w:p>
                      <w:p w:rsidR="0023747D" w:rsidRPr="006E3E29" w:rsidRDefault="0023747D" w:rsidP="00375F9C">
                        <w:pPr>
                          <w:spacing w:line="240" w:lineRule="exact"/>
                          <w:rPr>
                            <w:sz w:val="18"/>
                            <w:szCs w:val="18"/>
                          </w:rPr>
                        </w:pPr>
                        <w:r w:rsidRPr="00B001A7">
                          <w:rPr>
                            <w:sz w:val="18"/>
                            <w:szCs w:val="18"/>
                          </w:rPr>
                          <w:t>});</w:t>
                        </w:r>
                      </w:p>
                    </w:txbxContent>
                  </v:textbox>
                </v:shape>
                <w10:anchorlock/>
              </v:group>
            </w:pict>
          </mc:Fallback>
        </mc:AlternateContent>
      </w:r>
    </w:p>
    <w:p w:rsidR="00375F9C" w:rsidRPr="00220E70" w:rsidRDefault="00375F9C" w:rsidP="00375F9C">
      <w:pPr>
        <w:rPr>
          <w:b/>
          <w:lang w:val="pt-BR"/>
        </w:rPr>
      </w:pPr>
      <w:r w:rsidRPr="00220E70">
        <w:rPr>
          <w:b/>
          <w:lang w:val="pt-BR"/>
        </w:rPr>
        <w:t>O</w:t>
      </w:r>
      <w:r w:rsidRPr="00220E70">
        <w:rPr>
          <w:rFonts w:hint="eastAsia"/>
          <w:b/>
          <w:lang w:val="pt-BR"/>
        </w:rPr>
        <w:t>utput:</w:t>
      </w:r>
    </w:p>
    <w:p w:rsidR="00375F9C" w:rsidRPr="00B77B4B" w:rsidRDefault="005C781A" w:rsidP="00375F9C">
      <w:pPr>
        <w:rPr>
          <w:lang w:val="pt-BR"/>
        </w:rPr>
      </w:pPr>
      <w:r>
        <w:rPr>
          <w:rFonts w:hint="eastAsia"/>
          <w:noProof/>
        </w:rPr>
        <w:drawing>
          <wp:inline distT="0" distB="0" distL="0" distR="0" wp14:anchorId="0EF67F64" wp14:editId="2181C791">
            <wp:extent cx="5400675" cy="1143000"/>
            <wp:effectExtent l="0" t="0" r="9525"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400675" cy="1143000"/>
                    </a:xfrm>
                    <a:prstGeom prst="rect">
                      <a:avLst/>
                    </a:prstGeom>
                    <a:noFill/>
                    <a:ln>
                      <a:noFill/>
                    </a:ln>
                  </pic:spPr>
                </pic:pic>
              </a:graphicData>
            </a:graphic>
          </wp:inline>
        </w:drawing>
      </w:r>
    </w:p>
    <w:p w:rsidR="00375F9C" w:rsidRDefault="00704D04" w:rsidP="00E45D25">
      <w:pPr>
        <w:pStyle w:val="2"/>
        <w:numPr>
          <w:ilvl w:val="1"/>
          <w:numId w:val="17"/>
        </w:numPr>
      </w:pPr>
      <w:bookmarkStart w:id="223" w:name="_Toc235676301"/>
      <w:bookmarkStart w:id="224" w:name="_Toc356466347"/>
      <w:r>
        <w:rPr>
          <w:rFonts w:hint="eastAsia"/>
        </w:rPr>
        <w:t>xui.</w:t>
      </w:r>
      <w:r w:rsidR="00375F9C">
        <w:rPr>
          <w:rFonts w:hint="eastAsia"/>
        </w:rPr>
        <w:t>Template</w:t>
      </w:r>
      <w:bookmarkEnd w:id="223"/>
      <w:bookmarkEnd w:id="224"/>
    </w:p>
    <w:p w:rsidR="00375F9C" w:rsidRPr="009D18EB" w:rsidRDefault="00704D04" w:rsidP="00375F9C">
      <w:r>
        <w:t>Xui.</w:t>
      </w:r>
      <w:r w:rsidR="00375F9C" w:rsidRPr="009D18EB">
        <w:t xml:space="preserve">Template is a completely independent </w:t>
      </w:r>
      <w:r w:rsidR="00375F9C">
        <w:rPr>
          <w:rFonts w:hint="eastAsia"/>
        </w:rPr>
        <w:t xml:space="preserve">UI wrapper. </w:t>
      </w:r>
      <w:r w:rsidR="00375F9C" w:rsidRPr="009D18EB">
        <w:t>It doesn</w:t>
      </w:r>
      <w:r w:rsidR="00375F9C">
        <w:t>’</w:t>
      </w:r>
      <w:r w:rsidR="00375F9C" w:rsidRPr="009D18EB">
        <w:t xml:space="preserve">t depend on </w:t>
      </w:r>
      <w:r>
        <w:t>xui.</w:t>
      </w:r>
      <w:r w:rsidR="00375F9C" w:rsidRPr="009D18EB">
        <w:t>UI Class and all its derived Classes.</w:t>
      </w:r>
    </w:p>
    <w:p w:rsidR="00375F9C" w:rsidRDefault="00375F9C" w:rsidP="00375F9C"/>
    <w:p w:rsidR="00375F9C" w:rsidRDefault="00375F9C" w:rsidP="00E45D25">
      <w:pPr>
        <w:pStyle w:val="3"/>
        <w:numPr>
          <w:ilvl w:val="2"/>
          <w:numId w:val="17"/>
        </w:numPr>
      </w:pPr>
      <w:bookmarkStart w:id="225" w:name="_Toc356466348"/>
      <w:r>
        <w:rPr>
          <w:rFonts w:hint="eastAsia"/>
        </w:rPr>
        <w:t>example 1</w:t>
      </w:r>
      <w:bookmarkEnd w:id="225"/>
    </w:p>
    <w:p w:rsidR="00375F9C" w:rsidRPr="002A0088" w:rsidRDefault="00704D04" w:rsidP="00375F9C">
      <w:r>
        <w:t>xui.</w:t>
      </w:r>
      <w:r w:rsidR="00375F9C" w:rsidRPr="002A0088">
        <w:t>Template includes three aspects: template, properties</w:t>
      </w:r>
      <w:r w:rsidR="00375F9C">
        <w:rPr>
          <w:rFonts w:hint="eastAsia"/>
        </w:rPr>
        <w:t xml:space="preserve"> </w:t>
      </w:r>
      <w:r w:rsidR="00375F9C" w:rsidRPr="002A0088">
        <w:t>and events:</w:t>
      </w:r>
    </w:p>
    <w:p w:rsidR="00375F9C" w:rsidRPr="002A0088" w:rsidRDefault="00375F9C" w:rsidP="00375F9C">
      <w:pPr>
        <w:rPr>
          <w:b/>
        </w:rPr>
      </w:pPr>
      <w:r w:rsidRPr="002A0088">
        <w:rPr>
          <w:rFonts w:hint="eastAsia"/>
          <w:b/>
        </w:rPr>
        <w:t>Input:</w:t>
      </w:r>
    </w:p>
    <w:p w:rsidR="00375F9C" w:rsidRDefault="005C781A" w:rsidP="00375F9C">
      <w:r>
        <w:rPr>
          <w:noProof/>
        </w:rPr>
        <w:lastRenderedPageBreak/>
        <mc:AlternateContent>
          <mc:Choice Requires="wpc">
            <w:drawing>
              <wp:inline distT="0" distB="0" distL="0" distR="0" wp14:anchorId="0AD1CDE9" wp14:editId="2DD51B05">
                <wp:extent cx="5257800" cy="2333625"/>
                <wp:effectExtent l="9525" t="9525" r="9525" b="9525"/>
                <wp:docPr id="189" name="画布 3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9" name="Text Box 347"/>
                        <wps:cNvSpPr txBox="1">
                          <a:spLocks noChangeArrowheads="1"/>
                        </wps:cNvSpPr>
                        <wps:spPr bwMode="auto">
                          <a:xfrm>
                            <a:off x="0" y="48895"/>
                            <a:ext cx="5257800" cy="2284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56D71" w:rsidRDefault="0023747D" w:rsidP="00375F9C">
                              <w:pPr>
                                <w:spacing w:line="240" w:lineRule="exact"/>
                                <w:rPr>
                                  <w:sz w:val="18"/>
                                  <w:szCs w:val="18"/>
                                </w:rPr>
                              </w:pPr>
                              <w:r w:rsidRPr="00756D71">
                                <w:rPr>
                                  <w:color w:val="0000FF"/>
                                  <w:sz w:val="18"/>
                                  <w:szCs w:val="18"/>
                                </w:rPr>
                                <w:t>var</w:t>
                              </w:r>
                              <w:r w:rsidRPr="00756D71">
                                <w:rPr>
                                  <w:sz w:val="18"/>
                                  <w:szCs w:val="18"/>
                                </w:rPr>
                                <w:t xml:space="preserve"> tpl=</w:t>
                              </w:r>
                              <w:r w:rsidRPr="00756D71">
                                <w:rPr>
                                  <w:color w:val="0000FF"/>
                                  <w:sz w:val="18"/>
                                  <w:szCs w:val="18"/>
                                </w:rPr>
                                <w:t>new</w:t>
                              </w:r>
                              <w:r w:rsidRPr="00756D71">
                                <w:rPr>
                                  <w:sz w:val="18"/>
                                  <w:szCs w:val="18"/>
                                </w:rPr>
                                <w:t xml:space="preserve"> </w:t>
                              </w:r>
                              <w:r w:rsidR="00726AAF">
                                <w:rPr>
                                  <w:sz w:val="18"/>
                                  <w:szCs w:val="18"/>
                                </w:rPr>
                                <w:t>xui</w:t>
                              </w:r>
                              <w:r w:rsidRPr="00756D71">
                                <w:rPr>
                                  <w:sz w:val="18"/>
                                  <w:szCs w:val="18"/>
                                </w:rPr>
                                <w:t>.Template;</w:t>
                              </w:r>
                            </w:p>
                            <w:p w:rsidR="0023747D" w:rsidRDefault="0023747D" w:rsidP="00375F9C">
                              <w:pPr>
                                <w:spacing w:line="240" w:lineRule="exact"/>
                                <w:rPr>
                                  <w:sz w:val="18"/>
                                  <w:szCs w:val="18"/>
                                </w:rPr>
                              </w:pPr>
                              <w:r w:rsidRPr="00756D71">
                                <w:rPr>
                                  <w:sz w:val="18"/>
                                  <w:szCs w:val="18"/>
                                </w:rPr>
                                <w:t>tpl.setTemplate(</w:t>
                              </w:r>
                              <w:r w:rsidRPr="00756D71">
                                <w:rPr>
                                  <w:color w:val="FF00FF"/>
                                  <w:sz w:val="18"/>
                                  <w:szCs w:val="18"/>
                                </w:rPr>
                                <w:t>"&lt;div [event]&gt;{con}&lt;/div&gt;"</w:t>
                              </w:r>
                              <w:r w:rsidRPr="00756D71">
                                <w:rPr>
                                  <w:sz w:val="18"/>
                                  <w:szCs w:val="18"/>
                                </w:rPr>
                                <w:t>)</w:t>
                              </w:r>
                            </w:p>
                            <w:p w:rsidR="0023747D" w:rsidRPr="00756D71" w:rsidRDefault="0023747D" w:rsidP="00375F9C">
                              <w:pPr>
                                <w:spacing w:line="240" w:lineRule="exact"/>
                                <w:rPr>
                                  <w:sz w:val="18"/>
                                  <w:szCs w:val="18"/>
                                </w:rPr>
                              </w:pPr>
                              <w:r>
                                <w:rPr>
                                  <w:rFonts w:hint="eastAsia"/>
                                  <w:sz w:val="18"/>
                                  <w:szCs w:val="18"/>
                                </w:rPr>
                                <w:t>//</w:t>
                              </w:r>
                              <w:r w:rsidRPr="00756D71">
                                <w:rPr>
                                  <w:sz w:val="18"/>
                                  <w:szCs w:val="18"/>
                                </w:rPr>
                                <w:t>tpl.setTemplate(</w:t>
                              </w:r>
                              <w:r>
                                <w:rPr>
                                  <w:rFonts w:hint="eastAsia"/>
                                  <w:sz w:val="18"/>
                                  <w:szCs w:val="18"/>
                                </w:rPr>
                                <w:t>{root:</w:t>
                              </w:r>
                              <w:r w:rsidRPr="00756D71">
                                <w:rPr>
                                  <w:color w:val="FF00FF"/>
                                  <w:sz w:val="18"/>
                                  <w:szCs w:val="18"/>
                                </w:rPr>
                                <w:t>"&lt;div [event]&gt;{con}&lt;/div&gt;"</w:t>
                              </w:r>
                              <w:r>
                                <w:rPr>
                                  <w:rFonts w:hint="eastAsia"/>
                                  <w:color w:val="FF00FF"/>
                                  <w:sz w:val="18"/>
                                  <w:szCs w:val="18"/>
                                </w:rPr>
                                <w:t>}</w:t>
                              </w:r>
                              <w:r w:rsidRPr="00756D71">
                                <w:rPr>
                                  <w:sz w:val="18"/>
                                  <w:szCs w:val="18"/>
                                </w:rPr>
                                <w:t>)</w:t>
                              </w:r>
                            </w:p>
                            <w:p w:rsidR="0023747D" w:rsidRDefault="0023747D" w:rsidP="00375F9C">
                              <w:pPr>
                                <w:spacing w:line="240" w:lineRule="exact"/>
                                <w:rPr>
                                  <w:sz w:val="18"/>
                                  <w:szCs w:val="18"/>
                                </w:rPr>
                              </w:pPr>
                              <w:r w:rsidRPr="00756D71">
                                <w:rPr>
                                  <w:sz w:val="18"/>
                                  <w:szCs w:val="18"/>
                                </w:rPr>
                                <w:t>.setProperties({</w:t>
                              </w:r>
                            </w:p>
                            <w:p w:rsidR="0023747D" w:rsidRDefault="0023747D" w:rsidP="00375F9C">
                              <w:pPr>
                                <w:spacing w:line="240" w:lineRule="exact"/>
                                <w:ind w:firstLineChars="200" w:firstLine="360"/>
                                <w:rPr>
                                  <w:color w:val="FF00FF"/>
                                  <w:sz w:val="18"/>
                                  <w:szCs w:val="18"/>
                                </w:rPr>
                              </w:pPr>
                              <w:r w:rsidRPr="00756D71">
                                <w:rPr>
                                  <w:sz w:val="18"/>
                                  <w:szCs w:val="18"/>
                                </w:rPr>
                                <w:t>con:</w:t>
                              </w:r>
                              <w:r w:rsidRPr="00756D71">
                                <w:rPr>
                                  <w:color w:val="FF00FF"/>
                                  <w:sz w:val="18"/>
                                  <w:szCs w:val="18"/>
                                </w:rPr>
                                <w:t>'click me'</w:t>
                              </w:r>
                            </w:p>
                            <w:p w:rsidR="0023747D" w:rsidRPr="00756D71" w:rsidRDefault="0023747D" w:rsidP="00375F9C">
                              <w:pPr>
                                <w:spacing w:line="240" w:lineRule="exact"/>
                                <w:rPr>
                                  <w:color w:val="FF00FF"/>
                                  <w:sz w:val="18"/>
                                  <w:szCs w:val="18"/>
                                </w:rPr>
                              </w:pPr>
                              <w:r w:rsidRPr="00756D71">
                                <w:rPr>
                                  <w:sz w:val="18"/>
                                  <w:szCs w:val="18"/>
                                </w:rPr>
                                <w:t>})</w:t>
                              </w:r>
                            </w:p>
                            <w:p w:rsidR="0023747D" w:rsidRPr="00756D71" w:rsidRDefault="0023747D" w:rsidP="00375F9C">
                              <w:pPr>
                                <w:spacing w:line="240" w:lineRule="exact"/>
                                <w:rPr>
                                  <w:sz w:val="18"/>
                                  <w:szCs w:val="18"/>
                                </w:rPr>
                              </w:pPr>
                              <w:r w:rsidRPr="00756D71">
                                <w:rPr>
                                  <w:sz w:val="18"/>
                                  <w:szCs w:val="18"/>
                                </w:rPr>
                                <w:t>.setEvents({</w:t>
                              </w:r>
                            </w:p>
                            <w:p w:rsidR="0023747D" w:rsidRPr="00756D71" w:rsidRDefault="0023747D" w:rsidP="00375F9C">
                              <w:pPr>
                                <w:spacing w:line="240" w:lineRule="exact"/>
                                <w:rPr>
                                  <w:sz w:val="18"/>
                                  <w:szCs w:val="18"/>
                                </w:rPr>
                              </w:pPr>
                              <w:r w:rsidRPr="00756D71">
                                <w:rPr>
                                  <w:sz w:val="18"/>
                                  <w:szCs w:val="18"/>
                                </w:rPr>
                                <w:t xml:space="preserve">    root:{</w:t>
                              </w:r>
                            </w:p>
                            <w:p w:rsidR="0023747D" w:rsidRPr="00756D71" w:rsidRDefault="0023747D" w:rsidP="00375F9C">
                              <w:pPr>
                                <w:spacing w:line="240" w:lineRule="exact"/>
                                <w:rPr>
                                  <w:sz w:val="18"/>
                                  <w:szCs w:val="18"/>
                                </w:rPr>
                              </w:pPr>
                              <w:r w:rsidRPr="00756D71">
                                <w:rPr>
                                  <w:sz w:val="18"/>
                                  <w:szCs w:val="18"/>
                                </w:rPr>
                                <w:t xml:space="preserve">        onClick:</w:t>
                              </w:r>
                              <w:r w:rsidRPr="00756D71">
                                <w:rPr>
                                  <w:color w:val="0000FF"/>
                                  <w:sz w:val="18"/>
                                  <w:szCs w:val="18"/>
                                </w:rPr>
                                <w:t>function</w:t>
                              </w:r>
                              <w:r w:rsidRPr="00756D71">
                                <w:rPr>
                                  <w:sz w:val="18"/>
                                  <w:szCs w:val="18"/>
                                </w:rPr>
                                <w:t>(){</w:t>
                              </w:r>
                            </w:p>
                            <w:p w:rsidR="0023747D" w:rsidRPr="00756D71" w:rsidRDefault="0023747D" w:rsidP="00375F9C">
                              <w:pPr>
                                <w:spacing w:line="240" w:lineRule="exact"/>
                                <w:rPr>
                                  <w:sz w:val="18"/>
                                  <w:szCs w:val="18"/>
                                </w:rPr>
                              </w:pPr>
                              <w:r w:rsidRPr="00756D71">
                                <w:rPr>
                                  <w:sz w:val="18"/>
                                  <w:szCs w:val="18"/>
                                </w:rPr>
                                <w:t xml:space="preserve">            </w:t>
                              </w:r>
                              <w:r w:rsidR="00726AAF">
                                <w:rPr>
                                  <w:sz w:val="18"/>
                                  <w:szCs w:val="18"/>
                                </w:rPr>
                                <w:t>xui</w:t>
                              </w:r>
                              <w:r w:rsidRPr="00756D71">
                                <w:rPr>
                                  <w:sz w:val="18"/>
                                  <w:szCs w:val="18"/>
                                </w:rPr>
                                <w:t>.alert(</w:t>
                              </w:r>
                              <w:r w:rsidRPr="00756D71">
                                <w:rPr>
                                  <w:color w:val="FF00FF"/>
                                  <w:sz w:val="18"/>
                                  <w:szCs w:val="18"/>
                                </w:rPr>
                                <w:t>'Hi'</w:t>
                              </w:r>
                              <w:r w:rsidRPr="00756D71">
                                <w:rPr>
                                  <w:sz w:val="18"/>
                                  <w:szCs w:val="18"/>
                                </w:rPr>
                                <w:t>);</w:t>
                              </w:r>
                            </w:p>
                            <w:p w:rsidR="0023747D" w:rsidRPr="00756D71" w:rsidRDefault="0023747D" w:rsidP="00375F9C">
                              <w:pPr>
                                <w:spacing w:line="240" w:lineRule="exact"/>
                                <w:rPr>
                                  <w:sz w:val="18"/>
                                  <w:szCs w:val="18"/>
                                </w:rPr>
                              </w:pPr>
                              <w:r w:rsidRPr="00756D71">
                                <w:rPr>
                                  <w:sz w:val="18"/>
                                  <w:szCs w:val="18"/>
                                </w:rPr>
                                <w:t xml:space="preserve">        }</w:t>
                              </w:r>
                            </w:p>
                            <w:p w:rsidR="0023747D" w:rsidRPr="00756D71" w:rsidRDefault="0023747D" w:rsidP="00375F9C">
                              <w:pPr>
                                <w:spacing w:line="240" w:lineRule="exact"/>
                                <w:rPr>
                                  <w:sz w:val="18"/>
                                  <w:szCs w:val="18"/>
                                </w:rPr>
                              </w:pPr>
                              <w:r w:rsidRPr="00756D71">
                                <w:rPr>
                                  <w:sz w:val="18"/>
                                  <w:szCs w:val="18"/>
                                </w:rPr>
                                <w:t xml:space="preserve">    }</w:t>
                              </w:r>
                            </w:p>
                            <w:p w:rsidR="0023747D" w:rsidRPr="00756D71" w:rsidRDefault="0023747D" w:rsidP="00375F9C">
                              <w:pPr>
                                <w:spacing w:line="240" w:lineRule="exact"/>
                                <w:rPr>
                                  <w:sz w:val="18"/>
                                  <w:szCs w:val="18"/>
                                </w:rPr>
                              </w:pPr>
                              <w:r w:rsidRPr="00756D71">
                                <w:rPr>
                                  <w:sz w:val="18"/>
                                  <w:szCs w:val="18"/>
                                </w:rPr>
                                <w:t>})</w:t>
                              </w:r>
                            </w:p>
                            <w:p w:rsidR="0023747D" w:rsidRPr="00752A88" w:rsidRDefault="0023747D" w:rsidP="00375F9C">
                              <w:pPr>
                                <w:rPr>
                                  <w:szCs w:val="18"/>
                                </w:rPr>
                              </w:pPr>
                              <w:r w:rsidRPr="00756D71">
                                <w:rPr>
                                  <w:sz w:val="18"/>
                                  <w:szCs w:val="18"/>
                                </w:rPr>
                                <w:t>.show()</w:t>
                              </w:r>
                            </w:p>
                          </w:txbxContent>
                        </wps:txbx>
                        <wps:bodyPr rot="0" vert="horz" wrap="square" lIns="54000" tIns="46800" rIns="54000" bIns="45720" anchor="t" anchorCtr="0" upright="1">
                          <a:spAutoFit/>
                        </wps:bodyPr>
                      </wps:wsp>
                      <wps:wsp>
                        <wps:cNvPr id="181" name="AutoShape 348"/>
                        <wps:cNvSpPr>
                          <a:spLocks noChangeArrowheads="1"/>
                        </wps:cNvSpPr>
                        <wps:spPr bwMode="auto">
                          <a:xfrm flipH="1">
                            <a:off x="2743200" y="297180"/>
                            <a:ext cx="914400" cy="198120"/>
                          </a:xfrm>
                          <a:prstGeom prst="wedgeRoundRectCallout">
                            <a:avLst>
                              <a:gd name="adj1" fmla="val 104306"/>
                              <a:gd name="adj2" fmla="val -307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template</w:t>
                              </w:r>
                            </w:p>
                          </w:txbxContent>
                        </wps:txbx>
                        <wps:bodyPr rot="0" vert="horz" wrap="square" lIns="0" tIns="0" rIns="0" bIns="0" anchor="t" anchorCtr="0" upright="1">
                          <a:noAutofit/>
                        </wps:bodyPr>
                      </wps:wsp>
                      <wps:wsp>
                        <wps:cNvPr id="183" name="AutoShape 349"/>
                        <wps:cNvSpPr>
                          <a:spLocks noChangeArrowheads="1"/>
                        </wps:cNvSpPr>
                        <wps:spPr bwMode="auto">
                          <a:xfrm flipH="1">
                            <a:off x="1371600" y="990600"/>
                            <a:ext cx="1028700" cy="198120"/>
                          </a:xfrm>
                          <a:prstGeom prst="wedgeRoundRectCallout">
                            <a:avLst>
                              <a:gd name="adj1" fmla="val 85306"/>
                              <a:gd name="adj2" fmla="val -12820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properties</w:t>
                              </w:r>
                            </w:p>
                          </w:txbxContent>
                        </wps:txbx>
                        <wps:bodyPr rot="0" vert="horz" wrap="square" lIns="0" tIns="0" rIns="0" bIns="0" anchor="t" anchorCtr="0" upright="1">
                          <a:noAutofit/>
                        </wps:bodyPr>
                      </wps:wsp>
                      <wps:wsp>
                        <wps:cNvPr id="185" name="AutoShape 350"/>
                        <wps:cNvSpPr>
                          <a:spLocks noChangeArrowheads="1"/>
                        </wps:cNvSpPr>
                        <wps:spPr bwMode="auto">
                          <a:xfrm flipH="1">
                            <a:off x="1828800" y="1287780"/>
                            <a:ext cx="1143000" cy="198120"/>
                          </a:xfrm>
                          <a:prstGeom prst="wedgeRoundRectCallout">
                            <a:avLst>
                              <a:gd name="adj1" fmla="val 150944"/>
                              <a:gd name="adj2" fmla="val -6154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events</w:t>
                              </w:r>
                            </w:p>
                          </w:txbxContent>
                        </wps:txbx>
                        <wps:bodyPr rot="0" vert="horz" wrap="square" lIns="0" tIns="0" rIns="0" bIns="0" anchor="t" anchorCtr="0" upright="1">
                          <a:noAutofit/>
                        </wps:bodyPr>
                      </wps:wsp>
                      <wps:wsp>
                        <wps:cNvPr id="187" name="AutoShape 351"/>
                        <wps:cNvSpPr>
                          <a:spLocks noChangeArrowheads="1"/>
                        </wps:cNvSpPr>
                        <wps:spPr bwMode="auto">
                          <a:xfrm flipH="1">
                            <a:off x="1485900" y="0"/>
                            <a:ext cx="914400" cy="198120"/>
                          </a:xfrm>
                          <a:prstGeom prst="wedgeRoundRectCallout">
                            <a:avLst>
                              <a:gd name="adj1" fmla="val 56389"/>
                              <a:gd name="adj2" fmla="val 8108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or event</w:t>
                              </w:r>
                            </w:p>
                          </w:txbxContent>
                        </wps:txbx>
                        <wps:bodyPr rot="0" vert="horz" wrap="square" lIns="0" tIns="0" rIns="0" bIns="0" anchor="t" anchorCtr="0" upright="1">
                          <a:noAutofit/>
                        </wps:bodyPr>
                      </wps:wsp>
                    </wpc:wpc>
                  </a:graphicData>
                </a:graphic>
              </wp:inline>
            </w:drawing>
          </mc:Choice>
          <mc:Fallback>
            <w:pict>
              <v:group id="画布 345" o:spid="_x0000_s2015" editas="canvas" style="width:414pt;height:183.75pt;mso-position-horizontal-relative:char;mso-position-vertical-relative:line" coordsize="52578,23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">
                <v:shape id="_x0000_s2016" type="#_x0000_t75" style="position:absolute;width:52578;height:23336;visibility:visible;mso-wrap-style:square">
                  <v:fill o:detectmouseclick="t"/>
                  <v:path o:connecttype="none"/>
                </v:shape>
                <v:shape id="Text Box 347" o:spid="_x0000_s2017" type="#_x0000_t202" style="position:absolute;top:488;width:52578;height:2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k9+8EA&#10;AADcAAAADwAAAGRycy9kb3ducmV2LnhtbERPS4vCMBC+C/sfwgjeNHUPPrpGkZWlXoTV3b0PzdgU&#10;m0lJYq3/3ggL3ubje85q09tGdORD7VjBdJKBIC6drrlS8PvzNV6ACBFZY+OYFNwpwGb9Nlhhrt2N&#10;j9SdYiVSCIccFZgY21zKUBqyGCauJU7c2XmLMUFfSe3xlsJtI9+zbCYt1pwaDLb0aai8nK5WQXnZ&#10;9bui/jO+u9rFt14W98OsUGo07LcfICL18SX+d+91mj9fwvOZdIF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JPfvBAAAA3AAAAA8AAAAAAAAAAAAAAAAAmAIAAGRycy9kb3du&#10;cmV2LnhtbFBLBQYAAAAABAAEAPUAAACGAwAAAAA=&#10;" strokeweight="1pt">
                  <v:textbox style="mso-fit-shape-to-text:t" inset="1.5mm,1.3mm,1.5mm">
                    <w:txbxContent>
                      <w:p w:rsidR="0023747D" w:rsidRPr="00756D71" w:rsidRDefault="0023747D" w:rsidP="00375F9C">
                        <w:pPr>
                          <w:spacing w:line="240" w:lineRule="exact"/>
                          <w:rPr>
                            <w:sz w:val="18"/>
                            <w:szCs w:val="18"/>
                          </w:rPr>
                        </w:pPr>
                        <w:proofErr w:type="gramStart"/>
                        <w:r w:rsidRPr="00756D71">
                          <w:rPr>
                            <w:color w:val="0000FF"/>
                            <w:sz w:val="18"/>
                            <w:szCs w:val="18"/>
                          </w:rPr>
                          <w:t>var</w:t>
                        </w:r>
                        <w:proofErr w:type="gramEnd"/>
                        <w:r w:rsidRPr="00756D71">
                          <w:rPr>
                            <w:sz w:val="18"/>
                            <w:szCs w:val="18"/>
                          </w:rPr>
                          <w:t xml:space="preserve"> tpl=</w:t>
                        </w:r>
                        <w:r w:rsidRPr="00756D71">
                          <w:rPr>
                            <w:color w:val="0000FF"/>
                            <w:sz w:val="18"/>
                            <w:szCs w:val="18"/>
                          </w:rPr>
                          <w:t>new</w:t>
                        </w:r>
                        <w:r w:rsidRPr="00756D71">
                          <w:rPr>
                            <w:sz w:val="18"/>
                            <w:szCs w:val="18"/>
                          </w:rPr>
                          <w:t xml:space="preserve"> </w:t>
                        </w:r>
                        <w:r w:rsidR="00726AAF">
                          <w:rPr>
                            <w:sz w:val="18"/>
                            <w:szCs w:val="18"/>
                          </w:rPr>
                          <w:t>xui</w:t>
                        </w:r>
                        <w:r w:rsidRPr="00756D71">
                          <w:rPr>
                            <w:sz w:val="18"/>
                            <w:szCs w:val="18"/>
                          </w:rPr>
                          <w:t>.Template;</w:t>
                        </w:r>
                      </w:p>
                      <w:p w:rsidR="0023747D" w:rsidRDefault="0023747D" w:rsidP="00375F9C">
                        <w:pPr>
                          <w:spacing w:line="240" w:lineRule="exact"/>
                          <w:rPr>
                            <w:sz w:val="18"/>
                            <w:szCs w:val="18"/>
                          </w:rPr>
                        </w:pPr>
                        <w:proofErr w:type="gramStart"/>
                        <w:r w:rsidRPr="00756D71">
                          <w:rPr>
                            <w:sz w:val="18"/>
                            <w:szCs w:val="18"/>
                          </w:rPr>
                          <w:t>tpl.setTemplate(</w:t>
                        </w:r>
                        <w:proofErr w:type="gramEnd"/>
                        <w:r w:rsidRPr="00756D71">
                          <w:rPr>
                            <w:color w:val="FF00FF"/>
                            <w:sz w:val="18"/>
                            <w:szCs w:val="18"/>
                          </w:rPr>
                          <w:t>"&lt;div [event]&gt;{con}&lt;/div&gt;"</w:t>
                        </w:r>
                        <w:r w:rsidRPr="00756D71">
                          <w:rPr>
                            <w:sz w:val="18"/>
                            <w:szCs w:val="18"/>
                          </w:rPr>
                          <w:t>)</w:t>
                        </w:r>
                      </w:p>
                      <w:p w:rsidR="0023747D" w:rsidRPr="00756D71" w:rsidRDefault="0023747D" w:rsidP="00375F9C">
                        <w:pPr>
                          <w:spacing w:line="240" w:lineRule="exact"/>
                          <w:rPr>
                            <w:sz w:val="18"/>
                            <w:szCs w:val="18"/>
                          </w:rPr>
                        </w:pPr>
                        <w:r>
                          <w:rPr>
                            <w:rFonts w:hint="eastAsia"/>
                            <w:sz w:val="18"/>
                            <w:szCs w:val="18"/>
                          </w:rPr>
                          <w:t>//</w:t>
                        </w:r>
                        <w:proofErr w:type="gramStart"/>
                        <w:r w:rsidRPr="00756D71">
                          <w:rPr>
                            <w:sz w:val="18"/>
                            <w:szCs w:val="18"/>
                          </w:rPr>
                          <w:t>tpl.setTemplate(</w:t>
                        </w:r>
                        <w:proofErr w:type="gramEnd"/>
                        <w:r>
                          <w:rPr>
                            <w:rFonts w:hint="eastAsia"/>
                            <w:sz w:val="18"/>
                            <w:szCs w:val="18"/>
                          </w:rPr>
                          <w:t>{root:</w:t>
                        </w:r>
                        <w:r w:rsidRPr="00756D71">
                          <w:rPr>
                            <w:color w:val="FF00FF"/>
                            <w:sz w:val="18"/>
                            <w:szCs w:val="18"/>
                          </w:rPr>
                          <w:t>"&lt;div [event]&gt;{con}&lt;/div&gt;"</w:t>
                        </w:r>
                        <w:r>
                          <w:rPr>
                            <w:rFonts w:hint="eastAsia"/>
                            <w:color w:val="FF00FF"/>
                            <w:sz w:val="18"/>
                            <w:szCs w:val="18"/>
                          </w:rPr>
                          <w:t>}</w:t>
                        </w:r>
                        <w:r w:rsidRPr="00756D71">
                          <w:rPr>
                            <w:sz w:val="18"/>
                            <w:szCs w:val="18"/>
                          </w:rPr>
                          <w:t>)</w:t>
                        </w:r>
                      </w:p>
                      <w:p w:rsidR="0023747D" w:rsidRDefault="0023747D" w:rsidP="00375F9C">
                        <w:pPr>
                          <w:spacing w:line="240" w:lineRule="exact"/>
                          <w:rPr>
                            <w:sz w:val="18"/>
                            <w:szCs w:val="18"/>
                          </w:rPr>
                        </w:pPr>
                        <w:r w:rsidRPr="00756D71">
                          <w:rPr>
                            <w:sz w:val="18"/>
                            <w:szCs w:val="18"/>
                          </w:rPr>
                          <w:t>.</w:t>
                        </w:r>
                        <w:proofErr w:type="gramStart"/>
                        <w:r w:rsidRPr="00756D71">
                          <w:rPr>
                            <w:sz w:val="18"/>
                            <w:szCs w:val="18"/>
                          </w:rPr>
                          <w:t>setProperties({</w:t>
                        </w:r>
                        <w:proofErr w:type="gramEnd"/>
                      </w:p>
                      <w:p w:rsidR="0023747D" w:rsidRDefault="0023747D" w:rsidP="00375F9C">
                        <w:pPr>
                          <w:spacing w:line="240" w:lineRule="exact"/>
                          <w:ind w:firstLineChars="200" w:firstLine="360"/>
                          <w:rPr>
                            <w:color w:val="FF00FF"/>
                            <w:sz w:val="18"/>
                            <w:szCs w:val="18"/>
                          </w:rPr>
                        </w:pPr>
                        <w:proofErr w:type="gramStart"/>
                        <w:r w:rsidRPr="00756D71">
                          <w:rPr>
                            <w:sz w:val="18"/>
                            <w:szCs w:val="18"/>
                          </w:rPr>
                          <w:t>con</w:t>
                        </w:r>
                        <w:proofErr w:type="gramEnd"/>
                        <w:r w:rsidRPr="00756D71">
                          <w:rPr>
                            <w:sz w:val="18"/>
                            <w:szCs w:val="18"/>
                          </w:rPr>
                          <w:t>:</w:t>
                        </w:r>
                        <w:r w:rsidRPr="00756D71">
                          <w:rPr>
                            <w:color w:val="FF00FF"/>
                            <w:sz w:val="18"/>
                            <w:szCs w:val="18"/>
                          </w:rPr>
                          <w:t>'click me'</w:t>
                        </w:r>
                      </w:p>
                      <w:p w:rsidR="0023747D" w:rsidRPr="00756D71" w:rsidRDefault="0023747D" w:rsidP="00375F9C">
                        <w:pPr>
                          <w:spacing w:line="240" w:lineRule="exact"/>
                          <w:rPr>
                            <w:color w:val="FF00FF"/>
                            <w:sz w:val="18"/>
                            <w:szCs w:val="18"/>
                          </w:rPr>
                        </w:pPr>
                        <w:r w:rsidRPr="00756D71">
                          <w:rPr>
                            <w:sz w:val="18"/>
                            <w:szCs w:val="18"/>
                          </w:rPr>
                          <w:t>})</w:t>
                        </w:r>
                      </w:p>
                      <w:p w:rsidR="0023747D" w:rsidRPr="00756D71" w:rsidRDefault="0023747D" w:rsidP="00375F9C">
                        <w:pPr>
                          <w:spacing w:line="240" w:lineRule="exact"/>
                          <w:rPr>
                            <w:sz w:val="18"/>
                            <w:szCs w:val="18"/>
                          </w:rPr>
                        </w:pPr>
                        <w:r w:rsidRPr="00756D71">
                          <w:rPr>
                            <w:sz w:val="18"/>
                            <w:szCs w:val="18"/>
                          </w:rPr>
                          <w:t>.</w:t>
                        </w:r>
                        <w:proofErr w:type="gramStart"/>
                        <w:r w:rsidRPr="00756D71">
                          <w:rPr>
                            <w:sz w:val="18"/>
                            <w:szCs w:val="18"/>
                          </w:rPr>
                          <w:t>setEvents({</w:t>
                        </w:r>
                        <w:proofErr w:type="gramEnd"/>
                      </w:p>
                      <w:p w:rsidR="0023747D" w:rsidRPr="00756D71" w:rsidRDefault="0023747D" w:rsidP="00375F9C">
                        <w:pPr>
                          <w:spacing w:line="240" w:lineRule="exact"/>
                          <w:rPr>
                            <w:sz w:val="18"/>
                            <w:szCs w:val="18"/>
                          </w:rPr>
                        </w:pPr>
                        <w:r w:rsidRPr="00756D71">
                          <w:rPr>
                            <w:sz w:val="18"/>
                            <w:szCs w:val="18"/>
                          </w:rPr>
                          <w:t xml:space="preserve">    </w:t>
                        </w:r>
                        <w:proofErr w:type="gramStart"/>
                        <w:r w:rsidRPr="00756D71">
                          <w:rPr>
                            <w:sz w:val="18"/>
                            <w:szCs w:val="18"/>
                          </w:rPr>
                          <w:t>root:</w:t>
                        </w:r>
                        <w:proofErr w:type="gramEnd"/>
                        <w:r w:rsidRPr="00756D71">
                          <w:rPr>
                            <w:sz w:val="18"/>
                            <w:szCs w:val="18"/>
                          </w:rPr>
                          <w:t>{</w:t>
                        </w:r>
                      </w:p>
                      <w:p w:rsidR="0023747D" w:rsidRPr="00756D71" w:rsidRDefault="0023747D" w:rsidP="00375F9C">
                        <w:pPr>
                          <w:spacing w:line="240" w:lineRule="exact"/>
                          <w:rPr>
                            <w:sz w:val="18"/>
                            <w:szCs w:val="18"/>
                          </w:rPr>
                        </w:pPr>
                        <w:r w:rsidRPr="00756D71">
                          <w:rPr>
                            <w:sz w:val="18"/>
                            <w:szCs w:val="18"/>
                          </w:rPr>
                          <w:t xml:space="preserve">        </w:t>
                        </w:r>
                        <w:proofErr w:type="gramStart"/>
                        <w:r w:rsidRPr="00756D71">
                          <w:rPr>
                            <w:sz w:val="18"/>
                            <w:szCs w:val="18"/>
                          </w:rPr>
                          <w:t>onClick:</w:t>
                        </w:r>
                        <w:proofErr w:type="gramEnd"/>
                        <w:r w:rsidRPr="00756D71">
                          <w:rPr>
                            <w:color w:val="0000FF"/>
                            <w:sz w:val="18"/>
                            <w:szCs w:val="18"/>
                          </w:rPr>
                          <w:t>function</w:t>
                        </w:r>
                        <w:r w:rsidRPr="00756D71">
                          <w:rPr>
                            <w:sz w:val="18"/>
                            <w:szCs w:val="18"/>
                          </w:rPr>
                          <w:t>(){</w:t>
                        </w:r>
                      </w:p>
                      <w:p w:rsidR="0023747D" w:rsidRPr="00756D71" w:rsidRDefault="0023747D" w:rsidP="00375F9C">
                        <w:pPr>
                          <w:spacing w:line="240" w:lineRule="exact"/>
                          <w:rPr>
                            <w:sz w:val="18"/>
                            <w:szCs w:val="18"/>
                          </w:rPr>
                        </w:pPr>
                        <w:r w:rsidRPr="00756D71">
                          <w:rPr>
                            <w:sz w:val="18"/>
                            <w:szCs w:val="18"/>
                          </w:rPr>
                          <w:t xml:space="preserve">            </w:t>
                        </w:r>
                        <w:proofErr w:type="gramStart"/>
                        <w:r w:rsidR="00726AAF">
                          <w:rPr>
                            <w:sz w:val="18"/>
                            <w:szCs w:val="18"/>
                          </w:rPr>
                          <w:t>xui</w:t>
                        </w:r>
                        <w:r w:rsidRPr="00756D71">
                          <w:rPr>
                            <w:sz w:val="18"/>
                            <w:szCs w:val="18"/>
                          </w:rPr>
                          <w:t>.alert(</w:t>
                        </w:r>
                        <w:proofErr w:type="gramEnd"/>
                        <w:r w:rsidRPr="00756D71">
                          <w:rPr>
                            <w:color w:val="FF00FF"/>
                            <w:sz w:val="18"/>
                            <w:szCs w:val="18"/>
                          </w:rPr>
                          <w:t>'Hi'</w:t>
                        </w:r>
                        <w:r w:rsidRPr="00756D71">
                          <w:rPr>
                            <w:sz w:val="18"/>
                            <w:szCs w:val="18"/>
                          </w:rPr>
                          <w:t>);</w:t>
                        </w:r>
                      </w:p>
                      <w:p w:rsidR="0023747D" w:rsidRPr="00756D71" w:rsidRDefault="0023747D" w:rsidP="00375F9C">
                        <w:pPr>
                          <w:spacing w:line="240" w:lineRule="exact"/>
                          <w:rPr>
                            <w:sz w:val="18"/>
                            <w:szCs w:val="18"/>
                          </w:rPr>
                        </w:pPr>
                        <w:r w:rsidRPr="00756D71">
                          <w:rPr>
                            <w:sz w:val="18"/>
                            <w:szCs w:val="18"/>
                          </w:rPr>
                          <w:t xml:space="preserve">        }</w:t>
                        </w:r>
                      </w:p>
                      <w:p w:rsidR="0023747D" w:rsidRPr="00756D71" w:rsidRDefault="0023747D" w:rsidP="00375F9C">
                        <w:pPr>
                          <w:spacing w:line="240" w:lineRule="exact"/>
                          <w:rPr>
                            <w:sz w:val="18"/>
                            <w:szCs w:val="18"/>
                          </w:rPr>
                        </w:pPr>
                        <w:r w:rsidRPr="00756D71">
                          <w:rPr>
                            <w:sz w:val="18"/>
                            <w:szCs w:val="18"/>
                          </w:rPr>
                          <w:t xml:space="preserve">    }</w:t>
                        </w:r>
                      </w:p>
                      <w:p w:rsidR="0023747D" w:rsidRPr="00756D71" w:rsidRDefault="0023747D" w:rsidP="00375F9C">
                        <w:pPr>
                          <w:spacing w:line="240" w:lineRule="exact"/>
                          <w:rPr>
                            <w:sz w:val="18"/>
                            <w:szCs w:val="18"/>
                          </w:rPr>
                        </w:pPr>
                        <w:r w:rsidRPr="00756D71">
                          <w:rPr>
                            <w:sz w:val="18"/>
                            <w:szCs w:val="18"/>
                          </w:rPr>
                          <w:t>})</w:t>
                        </w:r>
                      </w:p>
                      <w:p w:rsidR="0023747D" w:rsidRPr="00752A88" w:rsidRDefault="0023747D" w:rsidP="00375F9C">
                        <w:pPr>
                          <w:rPr>
                            <w:szCs w:val="18"/>
                          </w:rPr>
                        </w:pPr>
                        <w:r w:rsidRPr="00756D71">
                          <w:rPr>
                            <w:sz w:val="18"/>
                            <w:szCs w:val="18"/>
                          </w:rPr>
                          <w:t>.</w:t>
                        </w:r>
                        <w:proofErr w:type="gramStart"/>
                        <w:r w:rsidRPr="00756D71">
                          <w:rPr>
                            <w:sz w:val="18"/>
                            <w:szCs w:val="18"/>
                          </w:rPr>
                          <w:t>show()</w:t>
                        </w:r>
                        <w:proofErr w:type="gramEnd"/>
                      </w:p>
                    </w:txbxContent>
                  </v:textbox>
                </v:shape>
                <v:shape id="_x0000_s2018" type="#_x0000_t62" style="position:absolute;left:27432;top:2971;width:9144;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RgwcIA&#10;AADcAAAADwAAAGRycy9kb3ducmV2LnhtbERPTWsCMRC9C/0PYQq9SM3aQ5GtUVqL1JNSbcHjsBk3&#10;SzeTJRnX7b83BaG3ebzPmS8H36qeYmoCG5hOClDEVbAN1wa+DuvHGagkyBbbwGTglxIsF3ejOZY2&#10;XPiT+r3UKodwKtGAE+lKrVPlyGOahI44c6cQPUqGsdY24iWH+1Y/FcWz9thwbnDY0cpR9bM/ewPb&#10;DzrF8dvOHVcix/deb/rhOxjzcD+8voASGuRffHNvbJ4/m8LfM/kCvb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FGDBwgAAANwAAAAPAAAAAAAAAAAAAAAAAJgCAABkcnMvZG93&#10;bnJldi54bWxQSwUGAAAAAAQABAD1AAAAhwMAAAAA&#10;" adj="33330,4153" fillcolor="#ff9">
                  <v:textbox inset="0,0,0,0">
                    <w:txbxContent>
                      <w:p w:rsidR="0023747D" w:rsidRPr="000E23E9" w:rsidRDefault="0023747D" w:rsidP="00375F9C">
                        <w:pPr>
                          <w:rPr>
                            <w:szCs w:val="18"/>
                          </w:rPr>
                        </w:pPr>
                        <w:r>
                          <w:rPr>
                            <w:szCs w:val="18"/>
                          </w:rPr>
                          <w:t>S</w:t>
                        </w:r>
                        <w:r>
                          <w:rPr>
                            <w:rFonts w:hint="eastAsia"/>
                            <w:szCs w:val="18"/>
                          </w:rPr>
                          <w:t>ets template</w:t>
                        </w:r>
                      </w:p>
                    </w:txbxContent>
                  </v:textbox>
                </v:shape>
                <v:shape id="AutoShape 349" o:spid="_x0000_s2019" type="#_x0000_t62" style="position:absolute;left:13716;top:9906;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RucMA&#10;AADcAAAADwAAAGRycy9kb3ducmV2LnhtbERP30vDMBB+H/g/hBN8GS7dZKPUZcOJirAnq+Dr0Vyb&#10;YnMpSbpW/3ozGOztPr6ft91PthMn8qF1rGC5yEAQV0633Cj4+ny9z0GEiKyxc0wKfinAfncz22Kh&#10;3cgfdCpjI1IIhwIVmBj7QspQGbIYFq4nTlztvMWYoG+k9jimcNvJVZZtpMWWU4PBnp4NVT/lYBX8&#10;dd/lej5s6tVh8C/HN5Pn9VgpdXc7PT2CiDTFq/jiftdpfv4A52fSBX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RucMAAADcAAAADwAAAAAAAAAAAAAAAACYAgAAZHJzL2Rv&#10;d25yZXYueG1sUEsFBgAAAAAEAAQA9QAAAIgDAAAAAA==&#10;" adj="29226,-16893" fillcolor="#ff9">
                  <v:textbox inset="0,0,0,0">
                    <w:txbxContent>
                      <w:p w:rsidR="0023747D" w:rsidRPr="000E23E9" w:rsidRDefault="0023747D" w:rsidP="00375F9C">
                        <w:pPr>
                          <w:rPr>
                            <w:szCs w:val="18"/>
                          </w:rPr>
                        </w:pPr>
                        <w:r>
                          <w:rPr>
                            <w:szCs w:val="18"/>
                          </w:rPr>
                          <w:t>S</w:t>
                        </w:r>
                        <w:r>
                          <w:rPr>
                            <w:rFonts w:hint="eastAsia"/>
                            <w:szCs w:val="18"/>
                          </w:rPr>
                          <w:t>ets properties</w:t>
                        </w:r>
                      </w:p>
                    </w:txbxContent>
                  </v:textbox>
                </v:shape>
                <v:shape id="AutoShape 350" o:spid="_x0000_s2020" type="#_x0000_t62" style="position:absolute;left:18288;top:12877;width:11430;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AuksEA&#10;AADcAAAADwAAAGRycy9kb3ducmV2LnhtbERP3WrCMBS+H+wdwhl4N9MpzlKNIoLi1WDqAxyaY5vZ&#10;nNQktvXtF2Gwu/Px/Z7lerCN6MgH41jBxzgDQVw6bbhScD7t3nMQISJrbByTggcFWK9eX5ZYaNfz&#10;N3XHWIkUwqFABXWMbSFlKGuyGMauJU7cxXmLMUFfSe2xT+G2kZMs+5QWDaeGGlva1lRej3erYH6Z&#10;mq/9rcL99NoPebc9+x+TKTV6GzYLEJGG+C/+cx90mp/P4PlMuk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ALpLBAAAA3AAAAA8AAAAAAAAAAAAAAAAAmAIAAGRycy9kb3du&#10;cmV2LnhtbFBLBQYAAAAABAAEAPUAAACGAwAAAAA=&#10;" adj="43404,-2493" fillcolor="#ff9">
                  <v:textbox inset="0,0,0,0">
                    <w:txbxContent>
                      <w:p w:rsidR="0023747D" w:rsidRPr="000E23E9" w:rsidRDefault="0023747D" w:rsidP="00375F9C">
                        <w:pPr>
                          <w:rPr>
                            <w:szCs w:val="18"/>
                          </w:rPr>
                        </w:pPr>
                        <w:r>
                          <w:rPr>
                            <w:szCs w:val="18"/>
                          </w:rPr>
                          <w:t>S</w:t>
                        </w:r>
                        <w:r>
                          <w:rPr>
                            <w:rFonts w:hint="eastAsia"/>
                            <w:szCs w:val="18"/>
                          </w:rPr>
                          <w:t>ets events</w:t>
                        </w:r>
                      </w:p>
                    </w:txbxContent>
                  </v:textbox>
                </v:shape>
                <v:shape id="AutoShape 351" o:spid="_x0000_s2021" type="#_x0000_t62" style="position:absolute;left:14859;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VWccEA&#10;AADcAAAADwAAAGRycy9kb3ducmV2LnhtbERPPWvDMBDdC/kP4gJdSiKng2ucKKEEgr10aBqS9ZCu&#10;lol1MpZqu/++KhS63eN93u4wu06MNITWs4LNOgNBrL1puVFw+TitChAhIhvsPJOCbwpw2C8edlga&#10;P/E7jefYiBTCoUQFNsa+lDJoSw7D2vfEifv0g8OY4NBIM+CUwl0nn7Mslw5bTg0Wezpa0vfzl1Pg&#10;btcqvz+ddEVvsTbSFjxZrdTjcn7dgog0x3/xn7s2aX7xAr/PpAv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1VnHBAAAA3AAAAA8AAAAAAAAAAAAAAAAAmAIAAGRycy9kb3du&#10;cmV2LnhtbFBLBQYAAAAABAAEAPUAAACGAwAAAAA=&#10;" adj="22980,28315" fillcolor="#ff9">
                  <v:textbox inset="0,0,0,0">
                    <w:txbxContent>
                      <w:p w:rsidR="0023747D" w:rsidRPr="000E23E9" w:rsidRDefault="0023747D" w:rsidP="00375F9C">
                        <w:pPr>
                          <w:rPr>
                            <w:szCs w:val="18"/>
                          </w:rPr>
                        </w:pPr>
                        <w:r>
                          <w:rPr>
                            <w:szCs w:val="18"/>
                          </w:rPr>
                          <w:t>F</w:t>
                        </w:r>
                        <w:r>
                          <w:rPr>
                            <w:rFonts w:hint="eastAsia"/>
                            <w:szCs w:val="18"/>
                          </w:rPr>
                          <w:t>or event</w:t>
                        </w:r>
                      </w:p>
                    </w:txbxContent>
                  </v:textbox>
                </v:shape>
                <w10:anchorlock/>
              </v:group>
            </w:pict>
          </mc:Fallback>
        </mc:AlternateContent>
      </w:r>
    </w:p>
    <w:p w:rsidR="00375F9C" w:rsidRDefault="00375F9C" w:rsidP="00375F9C">
      <w:r>
        <w:t>Output</w:t>
      </w:r>
      <w:r>
        <w:rPr>
          <w:rFonts w:hint="eastAsia"/>
        </w:rPr>
        <w:t>:</w:t>
      </w:r>
    </w:p>
    <w:p w:rsidR="00375F9C" w:rsidRDefault="005C781A" w:rsidP="00375F9C">
      <w:r>
        <w:rPr>
          <w:rFonts w:hint="eastAsia"/>
          <w:noProof/>
        </w:rPr>
        <w:drawing>
          <wp:inline distT="0" distB="0" distL="0" distR="0" wp14:anchorId="637A4B35" wp14:editId="65A41987">
            <wp:extent cx="2352675" cy="1438275"/>
            <wp:effectExtent l="0" t="0" r="9525" b="9525"/>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352675" cy="1438275"/>
                    </a:xfrm>
                    <a:prstGeom prst="rect">
                      <a:avLst/>
                    </a:prstGeom>
                    <a:noFill/>
                    <a:ln>
                      <a:noFill/>
                    </a:ln>
                  </pic:spPr>
                </pic:pic>
              </a:graphicData>
            </a:graphic>
          </wp:inline>
        </w:drawing>
      </w:r>
    </w:p>
    <w:p w:rsidR="00375F9C" w:rsidRDefault="00375F9C" w:rsidP="00E45D25">
      <w:pPr>
        <w:pStyle w:val="3"/>
        <w:numPr>
          <w:ilvl w:val="2"/>
          <w:numId w:val="17"/>
        </w:numPr>
      </w:pPr>
      <w:bookmarkStart w:id="226" w:name="_Toc356466349"/>
      <w:r>
        <w:rPr>
          <w:rFonts w:hint="eastAsia"/>
        </w:rPr>
        <w:t>example 2</w:t>
      </w:r>
      <w:bookmarkEnd w:id="226"/>
    </w:p>
    <w:p w:rsidR="00375F9C" w:rsidRPr="00101033" w:rsidRDefault="00375F9C" w:rsidP="00375F9C">
      <w:pPr>
        <w:rPr>
          <w:b/>
        </w:rPr>
      </w:pPr>
      <w:r w:rsidRPr="00101033">
        <w:rPr>
          <w:rFonts w:hint="eastAsia"/>
          <w:b/>
        </w:rPr>
        <w:t>Input:</w:t>
      </w:r>
    </w:p>
    <w:p w:rsidR="00375F9C" w:rsidRPr="004F4575" w:rsidRDefault="005C781A" w:rsidP="00375F9C">
      <w:r>
        <w:rPr>
          <w:noProof/>
        </w:rPr>
        <w:lastRenderedPageBreak/>
        <mc:AlternateContent>
          <mc:Choice Requires="wpc">
            <w:drawing>
              <wp:inline distT="0" distB="0" distL="0" distR="0" wp14:anchorId="637431BF" wp14:editId="7BA56731">
                <wp:extent cx="5257800" cy="5076825"/>
                <wp:effectExtent l="9525" t="0" r="9525" b="9525"/>
                <wp:docPr id="177" name="画布 3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7" name="Text Box 355"/>
                        <wps:cNvSpPr txBox="1">
                          <a:spLocks noChangeArrowheads="1"/>
                        </wps:cNvSpPr>
                        <wps:spPr bwMode="auto">
                          <a:xfrm>
                            <a:off x="0" y="48895"/>
                            <a:ext cx="5257800" cy="502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F4575" w:rsidRDefault="0023747D" w:rsidP="00375F9C">
                              <w:pPr>
                                <w:spacing w:line="240" w:lineRule="exact"/>
                                <w:jc w:val="left"/>
                                <w:rPr>
                                  <w:sz w:val="18"/>
                                  <w:szCs w:val="18"/>
                                </w:rPr>
                              </w:pPr>
                              <w:r w:rsidRPr="004F4575">
                                <w:rPr>
                                  <w:sz w:val="18"/>
                                  <w:szCs w:val="18"/>
                                </w:rPr>
                                <w:t>(tpl=</w:t>
                              </w:r>
                              <w:r w:rsidRPr="004F4575">
                                <w:rPr>
                                  <w:color w:val="0000FF"/>
                                  <w:sz w:val="18"/>
                                  <w:szCs w:val="18"/>
                                </w:rPr>
                                <w:t>new</w:t>
                              </w:r>
                              <w:r w:rsidRPr="004F4575">
                                <w:rPr>
                                  <w:sz w:val="18"/>
                                  <w:szCs w:val="18"/>
                                </w:rPr>
                                <w:t xml:space="preserve"> </w:t>
                              </w:r>
                              <w:r w:rsidR="00726AAF">
                                <w:rPr>
                                  <w:sz w:val="18"/>
                                  <w:szCs w:val="18"/>
                                </w:rPr>
                                <w:t>xui</w:t>
                              </w:r>
                              <w:r w:rsidRPr="004F4575">
                                <w:rPr>
                                  <w:sz w:val="18"/>
                                  <w:szCs w:val="18"/>
                                </w:rPr>
                                <w:t>.Template)</w:t>
                              </w:r>
                            </w:p>
                            <w:p w:rsidR="0023747D" w:rsidRPr="004F4575" w:rsidRDefault="0023747D" w:rsidP="00375F9C">
                              <w:pPr>
                                <w:spacing w:line="240" w:lineRule="exact"/>
                                <w:jc w:val="left"/>
                                <w:rPr>
                                  <w:sz w:val="18"/>
                                  <w:szCs w:val="18"/>
                                </w:rPr>
                              </w:pPr>
                              <w:r w:rsidRPr="004F4575">
                                <w:rPr>
                                  <w:sz w:val="18"/>
                                  <w:szCs w:val="18"/>
                                </w:rPr>
                                <w:t>.setTemplate({</w:t>
                              </w:r>
                            </w:p>
                            <w:p w:rsidR="0023747D" w:rsidRPr="004F4575" w:rsidRDefault="0023747D" w:rsidP="00375F9C">
                              <w:pPr>
                                <w:spacing w:line="240" w:lineRule="exact"/>
                                <w:jc w:val="left"/>
                                <w:rPr>
                                  <w:sz w:val="18"/>
                                  <w:szCs w:val="18"/>
                                </w:rPr>
                              </w:pPr>
                              <w:r w:rsidRPr="004F4575">
                                <w:rPr>
                                  <w:sz w:val="18"/>
                                  <w:szCs w:val="18"/>
                                </w:rPr>
                                <w:t xml:space="preserve">    root : </w:t>
                              </w:r>
                              <w:r w:rsidRPr="004F4575">
                                <w:rPr>
                                  <w:color w:val="FF00FF"/>
                                  <w:sz w:val="18"/>
                                  <w:szCs w:val="18"/>
                                </w:rPr>
                                <w:t>"&lt;div style='width:200px;border:solid 1px;'&gt;&lt;h3&gt;{head}&lt;/h3&gt;&lt;ul&gt;{items}&lt;/ul&gt;&lt;div style='clear:both;'&gt;&lt;/div&gt;&lt;/div&gt;"</w:t>
                              </w: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items: </w:t>
                              </w:r>
                              <w:r w:rsidRPr="004F4575">
                                <w:rPr>
                                  <w:color w:val="FF00FF"/>
                                  <w:sz w:val="18"/>
                                  <w:szCs w:val="18"/>
                                </w:rPr>
                                <w:t>"&lt;li [event]  style='padding:4px;border-top:dashed 1px;'&gt;&lt;div &gt;&lt;div&gt;&lt;a href='{href}'&gt;&lt;img src='{src}'/&gt;</w:t>
                              </w:r>
                              <w:r w:rsidR="00F70C1C">
                                <w:rPr>
                                  <w:color w:val="FF00FF"/>
                                  <w:sz w:val="18"/>
                                  <w:szCs w:val="18"/>
                                </w:rPr>
                                <w:t>&lt;div&gt;</w:t>
                              </w:r>
                              <w:r w:rsidRPr="004F4575">
                                <w:rPr>
                                  <w:color w:val="FF00FF"/>
                                  <w:sz w:val="18"/>
                                  <w:szCs w:val="18"/>
                                </w:rPr>
                                <w:t>{price}</w:t>
                              </w:r>
                              <w:r w:rsidR="00F70C1C">
                                <w:rPr>
                                  <w:color w:val="FF00FF"/>
                                  <w:sz w:val="18"/>
                                  <w:szCs w:val="18"/>
                                </w:rPr>
                                <w:t>&lt;/div&gt;</w:t>
                              </w:r>
                              <w:r w:rsidRPr="004F4575">
                                <w:rPr>
                                  <w:color w:val="FF00FF"/>
                                  <w:sz w:val="18"/>
                                  <w:szCs w:val="18"/>
                                </w:rPr>
                                <w:t>&lt;/a&gt;&lt;/div&gt;&lt;/div&gt;&lt;div&gt;&lt;a href='{href}'&gt;&lt;h4&gt;{title}&lt;/h4&gt;&lt;div&gt;{desc}&lt;/div&gt;&lt;/a&gt;&lt;/div&gt;&lt;/li&gt;"</w:t>
                              </w:r>
                            </w:p>
                            <w:p w:rsidR="0023747D" w:rsidRPr="004F4575" w:rsidRDefault="0023747D" w:rsidP="00375F9C">
                              <w:pPr>
                                <w:spacing w:line="240" w:lineRule="exact"/>
                                <w:jc w:val="left"/>
                                <w:rPr>
                                  <w:sz w:val="18"/>
                                  <w:szCs w:val="18"/>
                                </w:rPr>
                              </w:pP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.setEvents({</w:t>
                              </w:r>
                            </w:p>
                            <w:p w:rsidR="0023747D" w:rsidRPr="004F4575" w:rsidRDefault="0023747D" w:rsidP="00375F9C">
                              <w:pPr>
                                <w:spacing w:line="240" w:lineRule="exact"/>
                                <w:jc w:val="left"/>
                                <w:rPr>
                                  <w:sz w:val="18"/>
                                  <w:szCs w:val="18"/>
                                </w:rPr>
                              </w:pPr>
                              <w:r w:rsidRPr="004F4575">
                                <w:rPr>
                                  <w:sz w:val="18"/>
                                  <w:szCs w:val="18"/>
                                </w:rPr>
                                <w:t xml:space="preserve">    items:{</w:t>
                              </w:r>
                            </w:p>
                            <w:p w:rsidR="0023747D" w:rsidRPr="004F4575" w:rsidRDefault="0023747D" w:rsidP="00375F9C">
                              <w:pPr>
                                <w:spacing w:line="240" w:lineRule="exact"/>
                                <w:jc w:val="left"/>
                                <w:rPr>
                                  <w:sz w:val="18"/>
                                  <w:szCs w:val="18"/>
                                </w:rPr>
                              </w:pPr>
                              <w:r w:rsidRPr="004F4575">
                                <w:rPr>
                                  <w:sz w:val="18"/>
                                  <w:szCs w:val="18"/>
                                </w:rPr>
                                <w:t xml:space="preserve">        onMouseover:</w:t>
                              </w:r>
                              <w:r w:rsidRPr="004F4575">
                                <w:rPr>
                                  <w:color w:val="0000FF"/>
                                  <w:sz w:val="18"/>
                                  <w:szCs w:val="18"/>
                                </w:rPr>
                                <w:t>function</w:t>
                              </w:r>
                              <w:r w:rsidRPr="004F4575">
                                <w:rPr>
                                  <w:sz w:val="18"/>
                                  <w:szCs w:val="18"/>
                                </w:rPr>
                                <w:t>(profile,e,src){</w:t>
                              </w:r>
                            </w:p>
                            <w:p w:rsidR="0023747D" w:rsidRPr="004F4575" w:rsidRDefault="0023747D" w:rsidP="00375F9C">
                              <w:pPr>
                                <w:spacing w:line="240" w:lineRule="exact"/>
                                <w:jc w:val="left"/>
                                <w:rPr>
                                  <w:sz w:val="18"/>
                                  <w:szCs w:val="18"/>
                                </w:rPr>
                              </w:pPr>
                              <w:r w:rsidRPr="004F4575">
                                <w:rPr>
                                  <w:sz w:val="18"/>
                                  <w:szCs w:val="18"/>
                                </w:rPr>
                                <w:t xml:space="preserve">            </w:t>
                              </w:r>
                              <w:r w:rsidR="00726AAF">
                                <w:rPr>
                                  <w:sz w:val="18"/>
                                  <w:szCs w:val="18"/>
                                </w:rPr>
                                <w:t>xui</w:t>
                              </w:r>
                              <w:r w:rsidRPr="004F4575">
                                <w:rPr>
                                  <w:sz w:val="18"/>
                                  <w:szCs w:val="18"/>
                                </w:rPr>
                                <w:t>.use(src).css(</w:t>
                              </w:r>
                              <w:r w:rsidRPr="004F4575">
                                <w:rPr>
                                  <w:color w:val="FF00FF"/>
                                  <w:sz w:val="18"/>
                                  <w:szCs w:val="18"/>
                                </w:rPr>
                                <w:t>'backgroundColor'</w:t>
                              </w:r>
                              <w:r w:rsidRPr="004F4575">
                                <w:rPr>
                                  <w:sz w:val="18"/>
                                  <w:szCs w:val="18"/>
                                </w:rPr>
                                <w:t>,</w:t>
                              </w:r>
                              <w:r w:rsidRPr="004F4575">
                                <w:rPr>
                                  <w:color w:val="FF00FF"/>
                                  <w:sz w:val="18"/>
                                  <w:szCs w:val="18"/>
                                </w:rPr>
                                <w:t>'#EEE'</w:t>
                              </w: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w:t>
                              </w:r>
                              <w:r w:rsidRPr="004F4575">
                                <w:rPr>
                                  <w:color w:val="008000"/>
                                  <w:sz w:val="18"/>
                                  <w:szCs w:val="18"/>
                                </w:rPr>
                                <w:t>//Tips</w:t>
                              </w:r>
                            </w:p>
                            <w:p w:rsidR="0023747D" w:rsidRPr="004F4575" w:rsidRDefault="0023747D" w:rsidP="00375F9C">
                              <w:pPr>
                                <w:spacing w:line="240" w:lineRule="exact"/>
                                <w:jc w:val="left"/>
                                <w:rPr>
                                  <w:sz w:val="18"/>
                                  <w:szCs w:val="18"/>
                                </w:rPr>
                              </w:pPr>
                              <w:r w:rsidRPr="004F4575">
                                <w:rPr>
                                  <w:sz w:val="18"/>
                                  <w:szCs w:val="18"/>
                                </w:rPr>
                                <w:t xml:space="preserve">            </w:t>
                              </w:r>
                              <w:r w:rsidRPr="004F4575">
                                <w:rPr>
                                  <w:color w:val="0000FF"/>
                                  <w:sz w:val="18"/>
                                  <w:szCs w:val="18"/>
                                </w:rPr>
                                <w:t>var</w:t>
                              </w:r>
                              <w:r w:rsidRPr="004F4575">
                                <w:rPr>
                                  <w:sz w:val="18"/>
                                  <w:szCs w:val="18"/>
                                </w:rPr>
                                <w:t xml:space="preserve"> item=profile.getItem(src),</w:t>
                              </w:r>
                            </w:p>
                            <w:p w:rsidR="0023747D" w:rsidRPr="004F4575" w:rsidRDefault="0023747D" w:rsidP="00375F9C">
                              <w:pPr>
                                <w:spacing w:line="240" w:lineRule="exact"/>
                                <w:jc w:val="left"/>
                                <w:rPr>
                                  <w:sz w:val="18"/>
                                  <w:szCs w:val="18"/>
                                </w:rPr>
                              </w:pPr>
                              <w:r w:rsidRPr="004F4575">
                                <w:rPr>
                                  <w:sz w:val="18"/>
                                  <w:szCs w:val="18"/>
                                </w:rPr>
                                <w:t xml:space="preserve">                tpl=</w:t>
                              </w:r>
                              <w:r w:rsidRPr="004F4575">
                                <w:rPr>
                                  <w:color w:val="0000FF"/>
                                  <w:sz w:val="18"/>
                                  <w:szCs w:val="18"/>
                                </w:rPr>
                                <w:t>new</w:t>
                              </w:r>
                              <w:r w:rsidRPr="004F4575">
                                <w:rPr>
                                  <w:sz w:val="18"/>
                                  <w:szCs w:val="18"/>
                                </w:rPr>
                                <w:t xml:space="preserve"> </w:t>
                              </w:r>
                              <w:r w:rsidR="00726AAF">
                                <w:rPr>
                                  <w:sz w:val="18"/>
                                  <w:szCs w:val="18"/>
                                </w:rPr>
                                <w:t>xui</w:t>
                              </w:r>
                              <w:r w:rsidRPr="004F4575">
                                <w:rPr>
                                  <w:sz w:val="18"/>
                                  <w:szCs w:val="18"/>
                                </w:rPr>
                                <w:t>.Template({</w:t>
                              </w:r>
                              <w:r w:rsidRPr="004F4575">
                                <w:rPr>
                                  <w:color w:val="FF00FF"/>
                                  <w:sz w:val="18"/>
                                  <w:szCs w:val="18"/>
                                </w:rPr>
                                <w:t>"root"</w:t>
                              </w:r>
                              <w:r w:rsidRPr="004F4575">
                                <w:rPr>
                                  <w:sz w:val="18"/>
                                  <w:szCs w:val="18"/>
                                </w:rPr>
                                <w:t>:</w:t>
                              </w:r>
                              <w:r w:rsidRPr="004F4575">
                                <w:rPr>
                                  <w:color w:val="FF00FF"/>
                                  <w:sz w:val="18"/>
                                  <w:szCs w:val="18"/>
                                </w:rPr>
                                <w:t>"&lt;div style='text-align:center;border:solid 1px;background:#fff;'&gt;&lt;h4&gt;{title}&lt;/h4&gt;&lt;/div&gt;</w:t>
                              </w:r>
                              <w:r w:rsidR="00F70C1C">
                                <w:rPr>
                                  <w:color w:val="FF00FF"/>
                                  <w:sz w:val="18"/>
                                  <w:szCs w:val="18"/>
                                </w:rPr>
                                <w:t>&lt;div&gt;</w:t>
                              </w:r>
                              <w:r w:rsidRPr="004F4575">
                                <w:rPr>
                                  <w:color w:val="FF00FF"/>
                                  <w:sz w:val="18"/>
                                  <w:szCs w:val="18"/>
                                </w:rPr>
                                <w:t>{desc}</w:t>
                              </w:r>
                              <w:r w:rsidR="00F70C1C">
                                <w:rPr>
                                  <w:color w:val="FF00FF"/>
                                  <w:sz w:val="18"/>
                                  <w:szCs w:val="18"/>
                                </w:rPr>
                                <w:t>&lt;/div&gt;</w:t>
                              </w:r>
                              <w:r w:rsidRPr="004F4575">
                                <w:rPr>
                                  <w:color w:val="FF00FF"/>
                                  <w:sz w:val="18"/>
                                  <w:szCs w:val="18"/>
                                </w:rPr>
                                <w:t>"</w:t>
                              </w:r>
                              <w:r w:rsidRPr="004F4575">
                                <w:rPr>
                                  <w:sz w:val="18"/>
                                  <w:szCs w:val="18"/>
                                </w:rPr>
                                <w:t>},item),</w:t>
                              </w:r>
                            </w:p>
                            <w:p w:rsidR="0023747D" w:rsidRPr="004F4575" w:rsidRDefault="0023747D" w:rsidP="00375F9C">
                              <w:pPr>
                                <w:spacing w:line="240" w:lineRule="exact"/>
                                <w:jc w:val="left"/>
                                <w:rPr>
                                  <w:sz w:val="18"/>
                                  <w:szCs w:val="18"/>
                                </w:rPr>
                              </w:pPr>
                              <w:r w:rsidRPr="004F4575">
                                <w:rPr>
                                  <w:sz w:val="18"/>
                                  <w:szCs w:val="18"/>
                                </w:rPr>
                                <w:t xml:space="preserve">                html=tpl.toHtml();</w:t>
                              </w:r>
                            </w:p>
                            <w:p w:rsidR="0023747D" w:rsidRPr="004F4575" w:rsidRDefault="0023747D" w:rsidP="00375F9C">
                              <w:pPr>
                                <w:spacing w:line="240" w:lineRule="exact"/>
                                <w:jc w:val="left"/>
                                <w:rPr>
                                  <w:sz w:val="18"/>
                                  <w:szCs w:val="18"/>
                                </w:rPr>
                              </w:pPr>
                              <w:r w:rsidRPr="004F4575">
                                <w:rPr>
                                  <w:sz w:val="18"/>
                                  <w:szCs w:val="18"/>
                                </w:rPr>
                                <w:t xml:space="preserve">            </w:t>
                              </w:r>
                              <w:r w:rsidR="00726AAF">
                                <w:rPr>
                                  <w:sz w:val="18"/>
                                  <w:szCs w:val="18"/>
                                </w:rPr>
                                <w:t>xui</w:t>
                              </w:r>
                              <w:r w:rsidRPr="004F4575">
                                <w:rPr>
                                  <w:sz w:val="18"/>
                                  <w:szCs w:val="18"/>
                                </w:rPr>
                                <w:t>.Tips.show(</w:t>
                              </w:r>
                              <w:r w:rsidR="00726AAF">
                                <w:rPr>
                                  <w:sz w:val="18"/>
                                  <w:szCs w:val="18"/>
                                </w:rPr>
                                <w:t>xui</w:t>
                              </w:r>
                              <w:r w:rsidRPr="004F4575">
                                <w:rPr>
                                  <w:sz w:val="18"/>
                                  <w:szCs w:val="18"/>
                                </w:rPr>
                                <w:t>.Event.getPos(e),html);</w:t>
                              </w:r>
                            </w:p>
                            <w:p w:rsidR="0023747D" w:rsidRPr="004F4575" w:rsidRDefault="0023747D" w:rsidP="00375F9C">
                              <w:pPr>
                                <w:spacing w:line="240" w:lineRule="exact"/>
                                <w:jc w:val="left"/>
                                <w:rPr>
                                  <w:sz w:val="18"/>
                                  <w:szCs w:val="18"/>
                                </w:rPr>
                              </w:pP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 xml:space="preserve">        onMouseout:</w:t>
                              </w:r>
                              <w:r w:rsidRPr="004F4575">
                                <w:rPr>
                                  <w:color w:val="0000FF"/>
                                  <w:sz w:val="18"/>
                                  <w:szCs w:val="18"/>
                                </w:rPr>
                                <w:t>function</w:t>
                              </w:r>
                              <w:r w:rsidRPr="004F4575">
                                <w:rPr>
                                  <w:sz w:val="18"/>
                                  <w:szCs w:val="18"/>
                                </w:rPr>
                                <w:t>(profile,e,src){</w:t>
                              </w:r>
                            </w:p>
                            <w:p w:rsidR="0023747D" w:rsidRPr="004F4575" w:rsidRDefault="0023747D" w:rsidP="00375F9C">
                              <w:pPr>
                                <w:spacing w:line="240" w:lineRule="exact"/>
                                <w:jc w:val="left"/>
                                <w:rPr>
                                  <w:sz w:val="18"/>
                                  <w:szCs w:val="18"/>
                                </w:rPr>
                              </w:pPr>
                              <w:r w:rsidRPr="004F4575">
                                <w:rPr>
                                  <w:sz w:val="18"/>
                                  <w:szCs w:val="18"/>
                                </w:rPr>
                                <w:t xml:space="preserve">            </w:t>
                              </w:r>
                              <w:r w:rsidR="00F70C1C">
                                <w:rPr>
                                  <w:sz w:val="18"/>
                                  <w:szCs w:val="18"/>
                                </w:rPr>
                                <w:t>xui(</w:t>
                              </w:r>
                              <w:r w:rsidRPr="004F4575">
                                <w:rPr>
                                  <w:sz w:val="18"/>
                                  <w:szCs w:val="18"/>
                                </w:rPr>
                                <w:t>src).css(</w:t>
                              </w:r>
                              <w:r w:rsidRPr="004F4575">
                                <w:rPr>
                                  <w:color w:val="FF00FF"/>
                                  <w:sz w:val="18"/>
                                  <w:szCs w:val="18"/>
                                </w:rPr>
                                <w:t>'backgroundColor'</w:t>
                              </w:r>
                              <w:r w:rsidRPr="004F4575">
                                <w:rPr>
                                  <w:sz w:val="18"/>
                                  <w:szCs w:val="18"/>
                                </w:rPr>
                                <w:t>,</w:t>
                              </w:r>
                              <w:r w:rsidRPr="004F4575">
                                <w:rPr>
                                  <w:color w:val="FF00FF"/>
                                  <w:sz w:val="18"/>
                                  <w:szCs w:val="18"/>
                                </w:rPr>
                                <w:t>'transparent'</w:t>
                              </w: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w:t>
                              </w:r>
                              <w:r w:rsidR="00726AAF">
                                <w:rPr>
                                  <w:sz w:val="18"/>
                                  <w:szCs w:val="18"/>
                                </w:rPr>
                                <w:t>xui</w:t>
                              </w:r>
                              <w:r w:rsidRPr="004F4575">
                                <w:rPr>
                                  <w:sz w:val="18"/>
                                  <w:szCs w:val="18"/>
                                </w:rPr>
                                <w:t>.Tips.hide();</w:t>
                              </w:r>
                            </w:p>
                            <w:p w:rsidR="0023747D" w:rsidRPr="004F4575" w:rsidRDefault="0023747D" w:rsidP="00375F9C">
                              <w:pPr>
                                <w:spacing w:line="240" w:lineRule="exact"/>
                                <w:jc w:val="left"/>
                                <w:rPr>
                                  <w:sz w:val="18"/>
                                  <w:szCs w:val="18"/>
                                </w:rPr>
                              </w:pP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.setProperties({</w:t>
                              </w:r>
                            </w:p>
                            <w:p w:rsidR="0023747D" w:rsidRPr="004F4575" w:rsidRDefault="0023747D" w:rsidP="00375F9C">
                              <w:pPr>
                                <w:spacing w:line="240" w:lineRule="exact"/>
                                <w:jc w:val="left"/>
                                <w:rPr>
                                  <w:sz w:val="18"/>
                                  <w:szCs w:val="18"/>
                                </w:rPr>
                              </w:pPr>
                              <w:r w:rsidRPr="004F4575">
                                <w:rPr>
                                  <w:sz w:val="18"/>
                                  <w:szCs w:val="18"/>
                                </w:rPr>
                                <w:t xml:space="preserve">    head:</w:t>
                              </w:r>
                              <w:r w:rsidRPr="004F4575">
                                <w:rPr>
                                  <w:color w:val="FF00FF"/>
                                  <w:sz w:val="18"/>
                                  <w:szCs w:val="18"/>
                                </w:rPr>
                                <w:t>"On sale products"</w:t>
                              </w:r>
                              <w:r w:rsidRPr="004F4575">
                                <w:rPr>
                                  <w:sz w:val="18"/>
                                  <w:szCs w:val="18"/>
                                </w:rPr>
                                <w:t>,</w:t>
                              </w:r>
                            </w:p>
                            <w:p w:rsidR="0023747D" w:rsidRDefault="0023747D" w:rsidP="00375F9C">
                              <w:pPr>
                                <w:spacing w:line="240" w:lineRule="exact"/>
                                <w:ind w:firstLine="360"/>
                                <w:jc w:val="left"/>
                                <w:rPr>
                                  <w:sz w:val="18"/>
                                  <w:szCs w:val="18"/>
                                </w:rPr>
                              </w:pPr>
                              <w:r w:rsidRPr="004F4575">
                                <w:rPr>
                                  <w:sz w:val="18"/>
                                  <w:szCs w:val="18"/>
                                </w:rPr>
                                <w:t>items:[{ id:</w:t>
                              </w:r>
                              <w:r w:rsidRPr="004F4575">
                                <w:rPr>
                                  <w:color w:val="FF00FF"/>
                                  <w:sz w:val="18"/>
                                  <w:szCs w:val="18"/>
                                </w:rPr>
                                <w:t>"a"</w:t>
                              </w:r>
                              <w:r w:rsidRPr="004F4575">
                                <w:rPr>
                                  <w:sz w:val="18"/>
                                  <w:szCs w:val="18"/>
                                </w:rPr>
                                <w:t>,</w:t>
                              </w:r>
                              <w:r>
                                <w:rPr>
                                  <w:rFonts w:hint="eastAsia"/>
                                  <w:sz w:val="18"/>
                                  <w:szCs w:val="18"/>
                                </w:rPr>
                                <w:t xml:space="preserve">  </w:t>
                              </w:r>
                              <w:r w:rsidRPr="004F4575">
                                <w:rPr>
                                  <w:sz w:val="18"/>
                                  <w:szCs w:val="18"/>
                                </w:rPr>
                                <w:t>href:</w:t>
                              </w:r>
                              <w:r w:rsidRPr="004F4575">
                                <w:rPr>
                                  <w:color w:val="FF00FF"/>
                                  <w:sz w:val="18"/>
                                  <w:szCs w:val="18"/>
                                </w:rPr>
                                <w:t>"#"</w:t>
                              </w:r>
                              <w:r w:rsidRPr="004F4575">
                                <w:rPr>
                                  <w:sz w:val="18"/>
                                  <w:szCs w:val="18"/>
                                </w:rPr>
                                <w:t>,</w:t>
                              </w:r>
                              <w:r>
                                <w:rPr>
                                  <w:rFonts w:hint="eastAsia"/>
                                  <w:sz w:val="18"/>
                                  <w:szCs w:val="18"/>
                                </w:rPr>
                                <w:t xml:space="preserve"> </w:t>
                              </w:r>
                              <w:r w:rsidRPr="004F4575">
                                <w:rPr>
                                  <w:sz w:val="18"/>
                                  <w:szCs w:val="18"/>
                                </w:rPr>
                                <w:t>price:</w:t>
                              </w:r>
                              <w:r w:rsidRPr="004F4575">
                                <w:rPr>
                                  <w:color w:val="FF00FF"/>
                                  <w:sz w:val="18"/>
                                  <w:szCs w:val="18"/>
                                </w:rPr>
                                <w:t>"$ 18.99"</w:t>
                              </w:r>
                              <w:r w:rsidRPr="004F4575">
                                <w:rPr>
                                  <w:sz w:val="18"/>
                                  <w:szCs w:val="18"/>
                                </w:rPr>
                                <w:t>,</w:t>
                              </w:r>
                              <w:r>
                                <w:rPr>
                                  <w:rFonts w:hint="eastAsia"/>
                                  <w:sz w:val="18"/>
                                  <w:szCs w:val="18"/>
                                </w:rPr>
                                <w:t xml:space="preserve"> </w:t>
                              </w:r>
                              <w:r w:rsidRPr="004F4575">
                                <w:rPr>
                                  <w:sz w:val="18"/>
                                  <w:szCs w:val="18"/>
                                </w:rPr>
                                <w:t>title:</w:t>
                              </w:r>
                              <w:r w:rsidRPr="004F4575">
                                <w:rPr>
                                  <w:color w:val="FF00FF"/>
                                  <w:sz w:val="18"/>
                                  <w:szCs w:val="18"/>
                                </w:rPr>
                                <w:t>"product #0"</w:t>
                              </w:r>
                              <w:r w:rsidRPr="004F4575">
                                <w:rPr>
                                  <w:sz w:val="18"/>
                                  <w:szCs w:val="18"/>
                                </w:rPr>
                                <w:t>,</w:t>
                              </w:r>
                              <w:r>
                                <w:rPr>
                                  <w:rFonts w:hint="eastAsia"/>
                                  <w:sz w:val="18"/>
                                  <w:szCs w:val="18"/>
                                </w:rPr>
                                <w:t xml:space="preserve"> </w:t>
                              </w:r>
                              <w:r w:rsidRPr="004F4575">
                                <w:rPr>
                                  <w:sz w:val="18"/>
                                  <w:szCs w:val="18"/>
                                </w:rPr>
                                <w:t>desc:</w:t>
                              </w:r>
                              <w:r w:rsidRPr="004F4575">
                                <w:rPr>
                                  <w:color w:val="FF00FF"/>
                                  <w:sz w:val="18"/>
                                  <w:szCs w:val="18"/>
                                </w:rPr>
                                <w:t>"product #0 is on sale now!"</w:t>
                              </w:r>
                              <w:r w:rsidRPr="004F4575">
                                <w:rPr>
                                  <w:sz w:val="18"/>
                                  <w:szCs w:val="18"/>
                                </w:rPr>
                                <w:t xml:space="preserve"> },</w:t>
                              </w:r>
                            </w:p>
                            <w:p w:rsidR="0023747D" w:rsidRDefault="0023747D" w:rsidP="00375F9C">
                              <w:pPr>
                                <w:spacing w:line="240" w:lineRule="exact"/>
                                <w:ind w:firstLineChars="500" w:firstLine="900"/>
                                <w:jc w:val="left"/>
                                <w:rPr>
                                  <w:sz w:val="18"/>
                                  <w:szCs w:val="18"/>
                                </w:rPr>
                              </w:pPr>
                              <w:r w:rsidRPr="004F4575">
                                <w:rPr>
                                  <w:sz w:val="18"/>
                                  <w:szCs w:val="18"/>
                                </w:rPr>
                                <w:t>{id:</w:t>
                              </w:r>
                              <w:r w:rsidRPr="004F4575">
                                <w:rPr>
                                  <w:color w:val="FF00FF"/>
                                  <w:sz w:val="18"/>
                                  <w:szCs w:val="18"/>
                                </w:rPr>
                                <w:t>"b"</w:t>
                              </w:r>
                              <w:r w:rsidRPr="004F4575">
                                <w:rPr>
                                  <w:sz w:val="18"/>
                                  <w:szCs w:val="18"/>
                                </w:rPr>
                                <w:t>,</w:t>
                              </w:r>
                              <w:r>
                                <w:rPr>
                                  <w:rFonts w:hint="eastAsia"/>
                                  <w:sz w:val="18"/>
                                  <w:szCs w:val="18"/>
                                </w:rPr>
                                <w:t xml:space="preserve"> </w:t>
                              </w:r>
                              <w:r w:rsidRPr="004F4575">
                                <w:rPr>
                                  <w:sz w:val="18"/>
                                  <w:szCs w:val="18"/>
                                </w:rPr>
                                <w:t>href:</w:t>
                              </w:r>
                              <w:r w:rsidRPr="004F4575">
                                <w:rPr>
                                  <w:color w:val="FF00FF"/>
                                  <w:sz w:val="18"/>
                                  <w:szCs w:val="18"/>
                                </w:rPr>
                                <w:t>"#"</w:t>
                              </w:r>
                              <w:r w:rsidRPr="004F4575">
                                <w:rPr>
                                  <w:sz w:val="18"/>
                                  <w:szCs w:val="18"/>
                                </w:rPr>
                                <w:t>,</w:t>
                              </w:r>
                              <w:r>
                                <w:rPr>
                                  <w:rFonts w:hint="eastAsia"/>
                                  <w:sz w:val="18"/>
                                  <w:szCs w:val="18"/>
                                </w:rPr>
                                <w:t xml:space="preserve"> </w:t>
                              </w:r>
                              <w:r w:rsidRPr="004F4575">
                                <w:rPr>
                                  <w:sz w:val="18"/>
                                  <w:szCs w:val="18"/>
                                </w:rPr>
                                <w:t>price:</w:t>
                              </w:r>
                              <w:r w:rsidRPr="004F4575">
                                <w:rPr>
                                  <w:color w:val="FF00FF"/>
                                  <w:sz w:val="18"/>
                                  <w:szCs w:val="18"/>
                                </w:rPr>
                                <w:t>"$ 23.99"</w:t>
                              </w:r>
                              <w:r w:rsidRPr="004F4575">
                                <w:rPr>
                                  <w:sz w:val="18"/>
                                  <w:szCs w:val="18"/>
                                </w:rPr>
                                <w:t>,</w:t>
                              </w:r>
                              <w:r>
                                <w:rPr>
                                  <w:rFonts w:hint="eastAsia"/>
                                  <w:sz w:val="18"/>
                                  <w:szCs w:val="18"/>
                                </w:rPr>
                                <w:t xml:space="preserve"> </w:t>
                              </w:r>
                              <w:r w:rsidRPr="004F4575">
                                <w:rPr>
                                  <w:sz w:val="18"/>
                                  <w:szCs w:val="18"/>
                                </w:rPr>
                                <w:t>title:</w:t>
                              </w:r>
                              <w:r w:rsidRPr="004F4575">
                                <w:rPr>
                                  <w:color w:val="FF00FF"/>
                                  <w:sz w:val="18"/>
                                  <w:szCs w:val="18"/>
                                </w:rPr>
                                <w:t>"product #1"</w:t>
                              </w:r>
                              <w:r w:rsidRPr="004F4575">
                                <w:rPr>
                                  <w:sz w:val="18"/>
                                  <w:szCs w:val="18"/>
                                </w:rPr>
                                <w:t>,</w:t>
                              </w:r>
                              <w:r>
                                <w:rPr>
                                  <w:rFonts w:hint="eastAsia"/>
                                  <w:sz w:val="18"/>
                                  <w:szCs w:val="18"/>
                                </w:rPr>
                                <w:t xml:space="preserve"> </w:t>
                              </w:r>
                              <w:r w:rsidRPr="004F4575">
                                <w:rPr>
                                  <w:sz w:val="18"/>
                                  <w:szCs w:val="18"/>
                                </w:rPr>
                                <w:t>desc:</w:t>
                              </w:r>
                              <w:r w:rsidRPr="004F4575">
                                <w:rPr>
                                  <w:color w:val="FF00FF"/>
                                  <w:sz w:val="18"/>
                                  <w:szCs w:val="18"/>
                                </w:rPr>
                                <w:t>"product #1 is on sale now!"</w:t>
                              </w:r>
                              <w:r w:rsidRPr="004F4575">
                                <w:rPr>
                                  <w:sz w:val="18"/>
                                  <w:szCs w:val="18"/>
                                </w:rPr>
                                <w:t xml:space="preserve"> },</w:t>
                              </w:r>
                            </w:p>
                            <w:p w:rsidR="0023747D" w:rsidRPr="004F4575" w:rsidRDefault="0023747D" w:rsidP="00375F9C">
                              <w:pPr>
                                <w:spacing w:line="240" w:lineRule="exact"/>
                                <w:ind w:firstLineChars="500" w:firstLine="900"/>
                                <w:jc w:val="left"/>
                                <w:rPr>
                                  <w:sz w:val="18"/>
                                  <w:szCs w:val="18"/>
                                </w:rPr>
                              </w:pPr>
                              <w:r w:rsidRPr="004F4575">
                                <w:rPr>
                                  <w:sz w:val="18"/>
                                  <w:szCs w:val="18"/>
                                </w:rPr>
                                <w:t>{id:</w:t>
                              </w:r>
                              <w:r w:rsidRPr="004F4575">
                                <w:rPr>
                                  <w:color w:val="FF00FF"/>
                                  <w:sz w:val="18"/>
                                  <w:szCs w:val="18"/>
                                </w:rPr>
                                <w:t>"c"</w:t>
                              </w:r>
                              <w:r w:rsidRPr="004F4575">
                                <w:rPr>
                                  <w:sz w:val="18"/>
                                  <w:szCs w:val="18"/>
                                </w:rPr>
                                <w:t>,</w:t>
                              </w:r>
                              <w:r>
                                <w:rPr>
                                  <w:rFonts w:hint="eastAsia"/>
                                  <w:sz w:val="18"/>
                                  <w:szCs w:val="18"/>
                                </w:rPr>
                                <w:t xml:space="preserve"> </w:t>
                              </w:r>
                              <w:r w:rsidRPr="004F4575">
                                <w:rPr>
                                  <w:sz w:val="18"/>
                                  <w:szCs w:val="18"/>
                                </w:rPr>
                                <w:t>href:</w:t>
                              </w:r>
                              <w:r w:rsidRPr="004F4575">
                                <w:rPr>
                                  <w:color w:val="FF00FF"/>
                                  <w:sz w:val="18"/>
                                  <w:szCs w:val="18"/>
                                </w:rPr>
                                <w:t>"#"</w:t>
                              </w:r>
                              <w:r w:rsidRPr="004F4575">
                                <w:rPr>
                                  <w:sz w:val="18"/>
                                  <w:szCs w:val="18"/>
                                </w:rPr>
                                <w:t>,</w:t>
                              </w:r>
                              <w:r>
                                <w:rPr>
                                  <w:rFonts w:hint="eastAsia"/>
                                  <w:sz w:val="18"/>
                                  <w:szCs w:val="18"/>
                                </w:rPr>
                                <w:t xml:space="preserve"> </w:t>
                              </w:r>
                              <w:r w:rsidRPr="004F4575">
                                <w:rPr>
                                  <w:sz w:val="18"/>
                                  <w:szCs w:val="18"/>
                                </w:rPr>
                                <w:t>price:</w:t>
                              </w:r>
                              <w:r w:rsidRPr="004F4575">
                                <w:rPr>
                                  <w:color w:val="FF00FF"/>
                                  <w:sz w:val="18"/>
                                  <w:szCs w:val="18"/>
                                </w:rPr>
                                <w:t>"$ 23.99"</w:t>
                              </w:r>
                              <w:r w:rsidRPr="004F4575">
                                <w:rPr>
                                  <w:sz w:val="18"/>
                                  <w:szCs w:val="18"/>
                                </w:rPr>
                                <w:t>,</w:t>
                              </w:r>
                              <w:r>
                                <w:rPr>
                                  <w:rFonts w:hint="eastAsia"/>
                                  <w:sz w:val="18"/>
                                  <w:szCs w:val="18"/>
                                </w:rPr>
                                <w:t xml:space="preserve"> </w:t>
                              </w:r>
                              <w:r w:rsidRPr="004F4575">
                                <w:rPr>
                                  <w:sz w:val="18"/>
                                  <w:szCs w:val="18"/>
                                </w:rPr>
                                <w:t>title:</w:t>
                              </w:r>
                              <w:r w:rsidRPr="004F4575">
                                <w:rPr>
                                  <w:color w:val="FF00FF"/>
                                  <w:sz w:val="18"/>
                                  <w:szCs w:val="18"/>
                                </w:rPr>
                                <w:t>"product #2"</w:t>
                              </w:r>
                              <w:r w:rsidRPr="004F4575">
                                <w:rPr>
                                  <w:sz w:val="18"/>
                                  <w:szCs w:val="18"/>
                                </w:rPr>
                                <w:t>,</w:t>
                              </w:r>
                              <w:r>
                                <w:rPr>
                                  <w:rFonts w:hint="eastAsia"/>
                                  <w:sz w:val="18"/>
                                  <w:szCs w:val="18"/>
                                </w:rPr>
                                <w:t xml:space="preserve"> </w:t>
                              </w:r>
                              <w:r w:rsidRPr="004F4575">
                                <w:rPr>
                                  <w:sz w:val="18"/>
                                  <w:szCs w:val="18"/>
                                </w:rPr>
                                <w:t>desc:</w:t>
                              </w:r>
                              <w:r w:rsidRPr="004F4575">
                                <w:rPr>
                                  <w:color w:val="FF00FF"/>
                                  <w:sz w:val="18"/>
                                  <w:szCs w:val="18"/>
                                </w:rPr>
                                <w:t>"product #2 is on sale now!"</w:t>
                              </w: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w:t>
                              </w:r>
                            </w:p>
                            <w:p w:rsidR="0023747D" w:rsidRPr="004F4575" w:rsidRDefault="0023747D" w:rsidP="00375F9C">
                              <w:pPr>
                                <w:rPr>
                                  <w:szCs w:val="18"/>
                                </w:rPr>
                              </w:pPr>
                              <w:r w:rsidRPr="004F4575">
                                <w:rPr>
                                  <w:sz w:val="18"/>
                                  <w:szCs w:val="18"/>
                                </w:rPr>
                                <w:t>.show()</w:t>
                              </w:r>
                            </w:p>
                          </w:txbxContent>
                        </wps:txbx>
                        <wps:bodyPr rot="0" vert="horz" wrap="square" lIns="54000" tIns="46800" rIns="54000" bIns="45720" anchor="t" anchorCtr="0" upright="1">
                          <a:spAutoFit/>
                        </wps:bodyPr>
                      </wps:wsp>
                      <wps:wsp>
                        <wps:cNvPr id="168" name="AutoShape 357"/>
                        <wps:cNvSpPr>
                          <a:spLocks noChangeArrowheads="1"/>
                        </wps:cNvSpPr>
                        <wps:spPr bwMode="auto">
                          <a:xfrm flipH="1">
                            <a:off x="1371600" y="1287780"/>
                            <a:ext cx="1371600" cy="198120"/>
                          </a:xfrm>
                          <a:prstGeom prst="wedgeRoundRectCallout">
                            <a:avLst>
                              <a:gd name="adj1" fmla="val 95231"/>
                              <a:gd name="adj2" fmla="val 923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events in </w:t>
                              </w:r>
                              <w:r>
                                <w:rPr>
                                  <w:szCs w:val="18"/>
                                </w:rPr>
                                <w:t>“</w:t>
                              </w:r>
                              <w:r>
                                <w:rPr>
                                  <w:rFonts w:hint="eastAsia"/>
                                  <w:szCs w:val="18"/>
                                </w:rPr>
                                <w:t>items</w:t>
                              </w:r>
                              <w:r>
                                <w:rPr>
                                  <w:szCs w:val="18"/>
                                </w:rPr>
                                <w:t>”</w:t>
                              </w:r>
                            </w:p>
                          </w:txbxContent>
                        </wps:txbx>
                        <wps:bodyPr rot="0" vert="horz" wrap="square" lIns="0" tIns="0" rIns="0" bIns="0" anchor="t" anchorCtr="0" upright="1">
                          <a:noAutofit/>
                        </wps:bodyPr>
                      </wps:wsp>
                      <wps:wsp>
                        <wps:cNvPr id="169" name="AutoShape 359"/>
                        <wps:cNvSpPr>
                          <a:spLocks noChangeArrowheads="1"/>
                        </wps:cNvSpPr>
                        <wps:spPr bwMode="auto">
                          <a:xfrm flipH="1">
                            <a:off x="1485900" y="99060"/>
                            <a:ext cx="1257300" cy="198120"/>
                          </a:xfrm>
                          <a:prstGeom prst="wedgeRoundRectCallout">
                            <a:avLst>
                              <a:gd name="adj1" fmla="val 62222"/>
                              <a:gd name="adj2" fmla="val 10769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ub template exists</w:t>
                              </w:r>
                            </w:p>
                          </w:txbxContent>
                        </wps:txbx>
                        <wps:bodyPr rot="0" vert="horz" wrap="square" lIns="0" tIns="0" rIns="0" bIns="0" anchor="t" anchorCtr="0" upright="1">
                          <a:noAutofit/>
                        </wps:bodyPr>
                      </wps:wsp>
                      <wps:wsp>
                        <wps:cNvPr id="171" name="AutoShape 455"/>
                        <wps:cNvSpPr>
                          <a:spLocks noChangeArrowheads="1"/>
                        </wps:cNvSpPr>
                        <wps:spPr bwMode="auto">
                          <a:xfrm flipH="1">
                            <a:off x="914400" y="594360"/>
                            <a:ext cx="1600200" cy="198120"/>
                          </a:xfrm>
                          <a:prstGeom prst="wedgeRoundRectCallout">
                            <a:avLst>
                              <a:gd name="adj1" fmla="val 73889"/>
                              <a:gd name="adj2" fmla="val -6634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H</w:t>
                              </w:r>
                              <w:r>
                                <w:rPr>
                                  <w:rFonts w:hint="eastAsia"/>
                                  <w:szCs w:val="18"/>
                                </w:rPr>
                                <w:t xml:space="preserve">ere, </w:t>
                              </w:r>
                              <w:r>
                                <w:rPr>
                                  <w:szCs w:val="18"/>
                                </w:rPr>
                                <w:t>“</w:t>
                              </w:r>
                              <w:r>
                                <w:rPr>
                                  <w:rFonts w:hint="eastAsia"/>
                                  <w:szCs w:val="18"/>
                                </w:rPr>
                                <w:t>root</w:t>
                              </w:r>
                              <w:r>
                                <w:rPr>
                                  <w:szCs w:val="18"/>
                                </w:rPr>
                                <w:t>”</w:t>
                              </w:r>
                              <w:r>
                                <w:rPr>
                                  <w:rFonts w:hint="eastAsia"/>
                                  <w:szCs w:val="18"/>
                                </w:rPr>
                                <w:t xml:space="preserve"> key is a must</w:t>
                              </w:r>
                            </w:p>
                          </w:txbxContent>
                        </wps:txbx>
                        <wps:bodyPr rot="0" vert="horz" wrap="square" lIns="0" tIns="0" rIns="0" bIns="0" anchor="t" anchorCtr="0" upright="1">
                          <a:noAutofit/>
                        </wps:bodyPr>
                      </wps:wsp>
                      <wps:wsp>
                        <wps:cNvPr id="172" name="AutoShape 456"/>
                        <wps:cNvSpPr>
                          <a:spLocks noChangeArrowheads="1"/>
                        </wps:cNvSpPr>
                        <wps:spPr bwMode="auto">
                          <a:xfrm flipH="1">
                            <a:off x="1143000" y="3566160"/>
                            <a:ext cx="1485900" cy="198120"/>
                          </a:xfrm>
                          <a:prstGeom prst="wedgeRoundRectCallout">
                            <a:avLst>
                              <a:gd name="adj1" fmla="val 43032"/>
                              <a:gd name="adj2" fmla="val 2054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properties in </w:t>
                              </w:r>
                              <w:r>
                                <w:rPr>
                                  <w:szCs w:val="18"/>
                                </w:rPr>
                                <w:t>“</w:t>
                              </w:r>
                              <w:r>
                                <w:rPr>
                                  <w:rFonts w:hint="eastAsia"/>
                                  <w:szCs w:val="18"/>
                                </w:rPr>
                                <w:t>root</w:t>
                              </w:r>
                              <w:r>
                                <w:rPr>
                                  <w:szCs w:val="18"/>
                                </w:rPr>
                                <w:t>”</w:t>
                              </w:r>
                            </w:p>
                          </w:txbxContent>
                        </wps:txbx>
                        <wps:bodyPr rot="0" vert="horz" wrap="square" lIns="0" tIns="0" rIns="0" bIns="0" anchor="t" anchorCtr="0" upright="1">
                          <a:noAutofit/>
                        </wps:bodyPr>
                      </wps:wsp>
                      <wps:wsp>
                        <wps:cNvPr id="174" name="AutoShape 457"/>
                        <wps:cNvSpPr>
                          <a:spLocks noChangeArrowheads="1"/>
                        </wps:cNvSpPr>
                        <wps:spPr bwMode="auto">
                          <a:xfrm flipH="1">
                            <a:off x="457200" y="4754880"/>
                            <a:ext cx="1600200" cy="198120"/>
                          </a:xfrm>
                          <a:prstGeom prst="wedgeRoundRectCallout">
                            <a:avLst>
                              <a:gd name="adj1" fmla="val 47102"/>
                              <a:gd name="adj2" fmla="val -24679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properties in </w:t>
                              </w:r>
                              <w:r>
                                <w:rPr>
                                  <w:szCs w:val="18"/>
                                </w:rPr>
                                <w:t>“</w:t>
                              </w:r>
                              <w:r>
                                <w:rPr>
                                  <w:rFonts w:hint="eastAsia"/>
                                  <w:szCs w:val="18"/>
                                </w:rPr>
                                <w:t>items</w:t>
                              </w:r>
                              <w:r>
                                <w:rPr>
                                  <w:szCs w:val="18"/>
                                </w:rPr>
                                <w:t>”</w:t>
                              </w:r>
                            </w:p>
                            <w:p w:rsidR="0023747D" w:rsidRPr="00101033"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353" o:spid="_x0000_s2022" editas="canvas" style="width:414pt;height:399.75pt;mso-position-horizontal-relative:char;mso-position-vertical-relative:line" coordsize="52578,50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">
                <v:shape id="_x0000_s2023" type="#_x0000_t75" style="position:absolute;width:52578;height:50768;visibility:visible;mso-wrap-style:square">
                  <v:fill o:detectmouseclick="t"/>
                  <v:path o:connecttype="none"/>
                </v:shape>
                <v:shape id="Text Box 355" o:spid="_x0000_s2024" type="#_x0000_t202" style="position:absolute;top:488;width:52578;height:50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Oaz8IA&#10;AADcAAAADwAAAGRycy9kb3ducmV2LnhtbERPTWvCQBC9C/6HZYTedGMPqU1dQ1FKeilUbe9DdpoN&#10;yc6G3TXGf98tFLzN433OtpxsL0byoXWsYL3KQBDXTrfcKPg6vy03IEJE1tg7JgU3ClDu5rMtFtpd&#10;+UjjKTYihXAoUIGJcSikDLUhi2HlBuLE/ThvMSboG6k9XlO47eVjluXSYsupweBAe0N1d7pYBXV3&#10;mA5V+238eLGbT/1c3T7ySqmHxfT6AiLSFO/if/e7TvPzJ/h7Jl0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w5rPwgAAANwAAAAPAAAAAAAAAAAAAAAAAJgCAABkcnMvZG93&#10;bnJldi54bWxQSwUGAAAAAAQABAD1AAAAhwMAAAAA&#10;" strokeweight="1pt">
                  <v:textbox style="mso-fit-shape-to-text:t" inset="1.5mm,1.3mm,1.5mm">
                    <w:txbxContent>
                      <w:p w:rsidR="0023747D" w:rsidRPr="004F4575" w:rsidRDefault="0023747D" w:rsidP="00375F9C">
                        <w:pPr>
                          <w:spacing w:line="240" w:lineRule="exact"/>
                          <w:jc w:val="left"/>
                          <w:rPr>
                            <w:sz w:val="18"/>
                            <w:szCs w:val="18"/>
                          </w:rPr>
                        </w:pPr>
                        <w:r w:rsidRPr="004F4575">
                          <w:rPr>
                            <w:sz w:val="18"/>
                            <w:szCs w:val="18"/>
                          </w:rPr>
                          <w:t>(</w:t>
                        </w:r>
                        <w:proofErr w:type="gramStart"/>
                        <w:r w:rsidRPr="004F4575">
                          <w:rPr>
                            <w:sz w:val="18"/>
                            <w:szCs w:val="18"/>
                          </w:rPr>
                          <w:t>tpl=</w:t>
                        </w:r>
                        <w:proofErr w:type="gramEnd"/>
                        <w:r w:rsidRPr="004F4575">
                          <w:rPr>
                            <w:color w:val="0000FF"/>
                            <w:sz w:val="18"/>
                            <w:szCs w:val="18"/>
                          </w:rPr>
                          <w:t>new</w:t>
                        </w:r>
                        <w:r w:rsidRPr="004F4575">
                          <w:rPr>
                            <w:sz w:val="18"/>
                            <w:szCs w:val="18"/>
                          </w:rPr>
                          <w:t xml:space="preserve"> </w:t>
                        </w:r>
                        <w:r w:rsidR="00726AAF">
                          <w:rPr>
                            <w:sz w:val="18"/>
                            <w:szCs w:val="18"/>
                          </w:rPr>
                          <w:t>xui</w:t>
                        </w:r>
                        <w:r w:rsidRPr="004F4575">
                          <w:rPr>
                            <w:sz w:val="18"/>
                            <w:szCs w:val="18"/>
                          </w:rPr>
                          <w:t>.Template)</w:t>
                        </w:r>
                      </w:p>
                      <w:p w:rsidR="0023747D" w:rsidRPr="004F4575" w:rsidRDefault="0023747D" w:rsidP="00375F9C">
                        <w:pPr>
                          <w:spacing w:line="240" w:lineRule="exact"/>
                          <w:jc w:val="left"/>
                          <w:rPr>
                            <w:sz w:val="18"/>
                            <w:szCs w:val="18"/>
                          </w:rPr>
                        </w:pPr>
                        <w:r w:rsidRPr="004F4575">
                          <w:rPr>
                            <w:sz w:val="18"/>
                            <w:szCs w:val="18"/>
                          </w:rPr>
                          <w:t>.</w:t>
                        </w:r>
                        <w:proofErr w:type="gramStart"/>
                        <w:r w:rsidRPr="004F4575">
                          <w:rPr>
                            <w:sz w:val="18"/>
                            <w:szCs w:val="18"/>
                          </w:rPr>
                          <w:t>setTemplate({</w:t>
                        </w:r>
                        <w:proofErr w:type="gramEnd"/>
                      </w:p>
                      <w:p w:rsidR="0023747D" w:rsidRPr="004F4575" w:rsidRDefault="0023747D" w:rsidP="00375F9C">
                        <w:pPr>
                          <w:spacing w:line="240" w:lineRule="exact"/>
                          <w:jc w:val="left"/>
                          <w:rPr>
                            <w:sz w:val="18"/>
                            <w:szCs w:val="18"/>
                          </w:rPr>
                        </w:pPr>
                        <w:r w:rsidRPr="004F4575">
                          <w:rPr>
                            <w:sz w:val="18"/>
                            <w:szCs w:val="18"/>
                          </w:rPr>
                          <w:t xml:space="preserve">    root : </w:t>
                        </w:r>
                        <w:r w:rsidRPr="004F4575">
                          <w:rPr>
                            <w:color w:val="FF00FF"/>
                            <w:sz w:val="18"/>
                            <w:szCs w:val="18"/>
                          </w:rPr>
                          <w:t>"&lt;div style='width:200px;border:solid 1px;'&gt;&lt;h3&gt;{head}&lt;/h3&gt;&lt;ul&gt;{items}&lt;/ul&gt;&lt;div style='clear:both;'&gt;&lt;/div&gt;&lt;/div&gt;"</w:t>
                        </w: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items: </w:t>
                        </w:r>
                        <w:r w:rsidRPr="004F4575">
                          <w:rPr>
                            <w:color w:val="FF00FF"/>
                            <w:sz w:val="18"/>
                            <w:szCs w:val="18"/>
                          </w:rPr>
                          <w:t>"&lt;li [event]  style='padding:4px;border-top:dashed 1px;'&gt;&lt;div &gt;&lt;div&gt;&lt;a href='{href}'&gt;&lt;img src='{src}'/&gt;</w:t>
                        </w:r>
                        <w:r w:rsidR="00F70C1C">
                          <w:rPr>
                            <w:color w:val="FF00FF"/>
                            <w:sz w:val="18"/>
                            <w:szCs w:val="18"/>
                          </w:rPr>
                          <w:t>&lt;div&gt;</w:t>
                        </w:r>
                        <w:r w:rsidRPr="004F4575">
                          <w:rPr>
                            <w:color w:val="FF00FF"/>
                            <w:sz w:val="18"/>
                            <w:szCs w:val="18"/>
                          </w:rPr>
                          <w:t>{price}</w:t>
                        </w:r>
                        <w:r w:rsidR="00F70C1C">
                          <w:rPr>
                            <w:color w:val="FF00FF"/>
                            <w:sz w:val="18"/>
                            <w:szCs w:val="18"/>
                          </w:rPr>
                          <w:t>&lt;/div&gt;</w:t>
                        </w:r>
                        <w:r w:rsidRPr="004F4575">
                          <w:rPr>
                            <w:color w:val="FF00FF"/>
                            <w:sz w:val="18"/>
                            <w:szCs w:val="18"/>
                          </w:rPr>
                          <w:t>&lt;/a&gt;&lt;/div&gt;&lt;/div&gt;&lt;div&gt;&lt;a href='{href}'&gt;&lt;h4&gt;{title}&lt;/h4&gt;&lt;div&gt;{desc}&lt;/div&gt;&lt;/a&gt;&lt;/div&gt;&lt;/li&gt;"</w:t>
                        </w:r>
                      </w:p>
                      <w:p w:rsidR="0023747D" w:rsidRPr="004F4575" w:rsidRDefault="0023747D" w:rsidP="00375F9C">
                        <w:pPr>
                          <w:spacing w:line="240" w:lineRule="exact"/>
                          <w:jc w:val="left"/>
                          <w:rPr>
                            <w:sz w:val="18"/>
                            <w:szCs w:val="18"/>
                          </w:rPr>
                        </w:pP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w:t>
                        </w:r>
                        <w:proofErr w:type="gramStart"/>
                        <w:r w:rsidRPr="004F4575">
                          <w:rPr>
                            <w:sz w:val="18"/>
                            <w:szCs w:val="18"/>
                          </w:rPr>
                          <w:t>setEvents({</w:t>
                        </w:r>
                        <w:proofErr w:type="gramEnd"/>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sz w:val="18"/>
                            <w:szCs w:val="18"/>
                          </w:rPr>
                          <w:t>items:</w:t>
                        </w:r>
                        <w:proofErr w:type="gramEnd"/>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sz w:val="18"/>
                            <w:szCs w:val="18"/>
                          </w:rPr>
                          <w:t>onMouseover:</w:t>
                        </w:r>
                        <w:proofErr w:type="gramEnd"/>
                        <w:r w:rsidRPr="004F4575">
                          <w:rPr>
                            <w:color w:val="0000FF"/>
                            <w:sz w:val="18"/>
                            <w:szCs w:val="18"/>
                          </w:rPr>
                          <w:t>function</w:t>
                        </w:r>
                        <w:r w:rsidRPr="004F4575">
                          <w:rPr>
                            <w:sz w:val="18"/>
                            <w:szCs w:val="18"/>
                          </w:rPr>
                          <w:t>(profile,e,src){</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00726AAF">
                          <w:rPr>
                            <w:sz w:val="18"/>
                            <w:szCs w:val="18"/>
                          </w:rPr>
                          <w:t>xui</w:t>
                        </w:r>
                        <w:r w:rsidRPr="004F4575">
                          <w:rPr>
                            <w:sz w:val="18"/>
                            <w:szCs w:val="18"/>
                          </w:rPr>
                          <w:t>.use(</w:t>
                        </w:r>
                        <w:proofErr w:type="gramEnd"/>
                        <w:r w:rsidRPr="004F4575">
                          <w:rPr>
                            <w:sz w:val="18"/>
                            <w:szCs w:val="18"/>
                          </w:rPr>
                          <w:t>src).css(</w:t>
                        </w:r>
                        <w:r w:rsidRPr="004F4575">
                          <w:rPr>
                            <w:color w:val="FF00FF"/>
                            <w:sz w:val="18"/>
                            <w:szCs w:val="18"/>
                          </w:rPr>
                          <w:t>'backgroundColor'</w:t>
                        </w:r>
                        <w:r w:rsidRPr="004F4575">
                          <w:rPr>
                            <w:sz w:val="18"/>
                            <w:szCs w:val="18"/>
                          </w:rPr>
                          <w:t>,</w:t>
                        </w:r>
                        <w:r w:rsidRPr="004F4575">
                          <w:rPr>
                            <w:color w:val="FF00FF"/>
                            <w:sz w:val="18"/>
                            <w:szCs w:val="18"/>
                          </w:rPr>
                          <w:t>'#EEE'</w:t>
                        </w: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w:t>
                        </w:r>
                        <w:r w:rsidRPr="004F4575">
                          <w:rPr>
                            <w:color w:val="008000"/>
                            <w:sz w:val="18"/>
                            <w:szCs w:val="18"/>
                          </w:rPr>
                          <w:t>//Tips</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color w:val="0000FF"/>
                            <w:sz w:val="18"/>
                            <w:szCs w:val="18"/>
                          </w:rPr>
                          <w:t>var</w:t>
                        </w:r>
                        <w:proofErr w:type="gramEnd"/>
                        <w:r w:rsidRPr="004F4575">
                          <w:rPr>
                            <w:sz w:val="18"/>
                            <w:szCs w:val="18"/>
                          </w:rPr>
                          <w:t xml:space="preserve"> item=profile.getItem(src),</w:t>
                        </w:r>
                      </w:p>
                      <w:p w:rsidR="0023747D" w:rsidRPr="004F4575" w:rsidRDefault="0023747D" w:rsidP="00375F9C">
                        <w:pPr>
                          <w:spacing w:line="240" w:lineRule="exact"/>
                          <w:jc w:val="left"/>
                          <w:rPr>
                            <w:sz w:val="18"/>
                            <w:szCs w:val="18"/>
                          </w:rPr>
                        </w:pPr>
                        <w:r w:rsidRPr="004F4575">
                          <w:rPr>
                            <w:sz w:val="18"/>
                            <w:szCs w:val="18"/>
                          </w:rPr>
                          <w:t xml:space="preserve">                tpl=</w:t>
                        </w:r>
                        <w:r w:rsidRPr="004F4575">
                          <w:rPr>
                            <w:color w:val="0000FF"/>
                            <w:sz w:val="18"/>
                            <w:szCs w:val="18"/>
                          </w:rPr>
                          <w:t>new</w:t>
                        </w:r>
                        <w:r w:rsidRPr="004F4575">
                          <w:rPr>
                            <w:sz w:val="18"/>
                            <w:szCs w:val="18"/>
                          </w:rPr>
                          <w:t xml:space="preserve"> </w:t>
                        </w:r>
                        <w:r w:rsidR="00726AAF">
                          <w:rPr>
                            <w:sz w:val="18"/>
                            <w:szCs w:val="18"/>
                          </w:rPr>
                          <w:t>xui</w:t>
                        </w:r>
                        <w:r w:rsidRPr="004F4575">
                          <w:rPr>
                            <w:sz w:val="18"/>
                            <w:szCs w:val="18"/>
                          </w:rPr>
                          <w:t>.Template({</w:t>
                        </w:r>
                        <w:r w:rsidRPr="004F4575">
                          <w:rPr>
                            <w:color w:val="FF00FF"/>
                            <w:sz w:val="18"/>
                            <w:szCs w:val="18"/>
                          </w:rPr>
                          <w:t>"root"</w:t>
                        </w:r>
                        <w:r w:rsidRPr="004F4575">
                          <w:rPr>
                            <w:sz w:val="18"/>
                            <w:szCs w:val="18"/>
                          </w:rPr>
                          <w:t>:</w:t>
                        </w:r>
                        <w:r w:rsidRPr="004F4575">
                          <w:rPr>
                            <w:color w:val="FF00FF"/>
                            <w:sz w:val="18"/>
                            <w:szCs w:val="18"/>
                          </w:rPr>
                          <w:t>"&lt;div style='text-align:center;border:solid 1px;background:#fff;'&gt;&lt;h4&gt;{title}&lt;/h4&gt;&lt;/div&gt;</w:t>
                        </w:r>
                        <w:r w:rsidR="00F70C1C">
                          <w:rPr>
                            <w:color w:val="FF00FF"/>
                            <w:sz w:val="18"/>
                            <w:szCs w:val="18"/>
                          </w:rPr>
                          <w:t>&lt;div&gt;</w:t>
                        </w:r>
                        <w:r w:rsidRPr="004F4575">
                          <w:rPr>
                            <w:color w:val="FF00FF"/>
                            <w:sz w:val="18"/>
                            <w:szCs w:val="18"/>
                          </w:rPr>
                          <w:t>{desc}</w:t>
                        </w:r>
                        <w:r w:rsidR="00F70C1C">
                          <w:rPr>
                            <w:color w:val="FF00FF"/>
                            <w:sz w:val="18"/>
                            <w:szCs w:val="18"/>
                          </w:rPr>
                          <w:t>&lt;/div&gt;</w:t>
                        </w:r>
                        <w:r w:rsidRPr="004F4575">
                          <w:rPr>
                            <w:color w:val="FF00FF"/>
                            <w:sz w:val="18"/>
                            <w:szCs w:val="18"/>
                          </w:rPr>
                          <w:t>"</w:t>
                        </w:r>
                        <w:r w:rsidRPr="004F4575">
                          <w:rPr>
                            <w:sz w:val="18"/>
                            <w:szCs w:val="18"/>
                          </w:rPr>
                          <w:t>},item),</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sz w:val="18"/>
                            <w:szCs w:val="18"/>
                          </w:rPr>
                          <w:t>html=</w:t>
                        </w:r>
                        <w:proofErr w:type="gramEnd"/>
                        <w:r w:rsidRPr="004F4575">
                          <w:rPr>
                            <w:sz w:val="18"/>
                            <w:szCs w:val="18"/>
                          </w:rPr>
                          <w:t>tpl.toHtml();</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00726AAF">
                          <w:rPr>
                            <w:sz w:val="18"/>
                            <w:szCs w:val="18"/>
                          </w:rPr>
                          <w:t>xui</w:t>
                        </w:r>
                        <w:r w:rsidRPr="004F4575">
                          <w:rPr>
                            <w:sz w:val="18"/>
                            <w:szCs w:val="18"/>
                          </w:rPr>
                          <w:t>.Tips.show(</w:t>
                        </w:r>
                        <w:proofErr w:type="gramEnd"/>
                        <w:r w:rsidR="00726AAF">
                          <w:rPr>
                            <w:sz w:val="18"/>
                            <w:szCs w:val="18"/>
                          </w:rPr>
                          <w:t>xui</w:t>
                        </w:r>
                        <w:r w:rsidRPr="004F4575">
                          <w:rPr>
                            <w:sz w:val="18"/>
                            <w:szCs w:val="18"/>
                          </w:rPr>
                          <w:t>.Event.getPos(e),html);</w:t>
                        </w:r>
                      </w:p>
                      <w:p w:rsidR="0023747D" w:rsidRPr="004F4575" w:rsidRDefault="0023747D" w:rsidP="00375F9C">
                        <w:pPr>
                          <w:spacing w:line="240" w:lineRule="exact"/>
                          <w:jc w:val="left"/>
                          <w:rPr>
                            <w:sz w:val="18"/>
                            <w:szCs w:val="18"/>
                          </w:rPr>
                        </w:pP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sz w:val="18"/>
                            <w:szCs w:val="18"/>
                          </w:rPr>
                          <w:t>onMouseout:</w:t>
                        </w:r>
                        <w:proofErr w:type="gramEnd"/>
                        <w:r w:rsidRPr="004F4575">
                          <w:rPr>
                            <w:color w:val="0000FF"/>
                            <w:sz w:val="18"/>
                            <w:szCs w:val="18"/>
                          </w:rPr>
                          <w:t>function</w:t>
                        </w:r>
                        <w:r w:rsidRPr="004F4575">
                          <w:rPr>
                            <w:sz w:val="18"/>
                            <w:szCs w:val="18"/>
                          </w:rPr>
                          <w:t>(profile,e,src){</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00F70C1C">
                          <w:rPr>
                            <w:sz w:val="18"/>
                            <w:szCs w:val="18"/>
                          </w:rPr>
                          <w:t>xui(</w:t>
                        </w:r>
                        <w:proofErr w:type="gramEnd"/>
                        <w:r w:rsidRPr="004F4575">
                          <w:rPr>
                            <w:sz w:val="18"/>
                            <w:szCs w:val="18"/>
                          </w:rPr>
                          <w:t>src).css(</w:t>
                        </w:r>
                        <w:r w:rsidRPr="004F4575">
                          <w:rPr>
                            <w:color w:val="FF00FF"/>
                            <w:sz w:val="18"/>
                            <w:szCs w:val="18"/>
                          </w:rPr>
                          <w:t>'backgroundColor'</w:t>
                        </w:r>
                        <w:r w:rsidRPr="004F4575">
                          <w:rPr>
                            <w:sz w:val="18"/>
                            <w:szCs w:val="18"/>
                          </w:rPr>
                          <w:t>,</w:t>
                        </w:r>
                        <w:r w:rsidRPr="004F4575">
                          <w:rPr>
                            <w:color w:val="FF00FF"/>
                            <w:sz w:val="18"/>
                            <w:szCs w:val="18"/>
                          </w:rPr>
                          <w:t>'transparent'</w:t>
                        </w: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00726AAF">
                          <w:rPr>
                            <w:sz w:val="18"/>
                            <w:szCs w:val="18"/>
                          </w:rPr>
                          <w:t>xui</w:t>
                        </w:r>
                        <w:r w:rsidRPr="004F4575">
                          <w:rPr>
                            <w:sz w:val="18"/>
                            <w:szCs w:val="18"/>
                          </w:rPr>
                          <w:t>.Tips.hide(</w:t>
                        </w:r>
                        <w:proofErr w:type="gramEnd"/>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w:t>
                        </w:r>
                        <w:proofErr w:type="gramStart"/>
                        <w:r w:rsidRPr="004F4575">
                          <w:rPr>
                            <w:sz w:val="18"/>
                            <w:szCs w:val="18"/>
                          </w:rPr>
                          <w:t>setProperties({</w:t>
                        </w:r>
                        <w:proofErr w:type="gramEnd"/>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sz w:val="18"/>
                            <w:szCs w:val="18"/>
                          </w:rPr>
                          <w:t>head</w:t>
                        </w:r>
                        <w:proofErr w:type="gramEnd"/>
                        <w:r w:rsidRPr="004F4575">
                          <w:rPr>
                            <w:sz w:val="18"/>
                            <w:szCs w:val="18"/>
                          </w:rPr>
                          <w:t>:</w:t>
                        </w:r>
                        <w:r w:rsidRPr="004F4575">
                          <w:rPr>
                            <w:color w:val="FF00FF"/>
                            <w:sz w:val="18"/>
                            <w:szCs w:val="18"/>
                          </w:rPr>
                          <w:t>"On sale products"</w:t>
                        </w:r>
                        <w:r w:rsidRPr="004F4575">
                          <w:rPr>
                            <w:sz w:val="18"/>
                            <w:szCs w:val="18"/>
                          </w:rPr>
                          <w:t>,</w:t>
                        </w:r>
                      </w:p>
                      <w:p w:rsidR="0023747D" w:rsidRDefault="0023747D" w:rsidP="00375F9C">
                        <w:pPr>
                          <w:spacing w:line="240" w:lineRule="exact"/>
                          <w:ind w:firstLine="360"/>
                          <w:jc w:val="left"/>
                          <w:rPr>
                            <w:sz w:val="18"/>
                            <w:szCs w:val="18"/>
                          </w:rPr>
                        </w:pPr>
                        <w:proofErr w:type="gramStart"/>
                        <w:r w:rsidRPr="004F4575">
                          <w:rPr>
                            <w:sz w:val="18"/>
                            <w:szCs w:val="18"/>
                          </w:rPr>
                          <w:t>items:</w:t>
                        </w:r>
                        <w:proofErr w:type="gramEnd"/>
                        <w:r w:rsidRPr="004F4575">
                          <w:rPr>
                            <w:sz w:val="18"/>
                            <w:szCs w:val="18"/>
                          </w:rPr>
                          <w:t>[{ id:</w:t>
                        </w:r>
                        <w:r w:rsidRPr="004F4575">
                          <w:rPr>
                            <w:color w:val="FF00FF"/>
                            <w:sz w:val="18"/>
                            <w:szCs w:val="18"/>
                          </w:rPr>
                          <w:t>"a"</w:t>
                        </w:r>
                        <w:r w:rsidRPr="004F4575">
                          <w:rPr>
                            <w:sz w:val="18"/>
                            <w:szCs w:val="18"/>
                          </w:rPr>
                          <w:t>,</w:t>
                        </w:r>
                        <w:r>
                          <w:rPr>
                            <w:rFonts w:hint="eastAsia"/>
                            <w:sz w:val="18"/>
                            <w:szCs w:val="18"/>
                          </w:rPr>
                          <w:t xml:space="preserve">  </w:t>
                        </w:r>
                        <w:r w:rsidRPr="004F4575">
                          <w:rPr>
                            <w:sz w:val="18"/>
                            <w:szCs w:val="18"/>
                          </w:rPr>
                          <w:t>href:</w:t>
                        </w:r>
                        <w:r w:rsidRPr="004F4575">
                          <w:rPr>
                            <w:color w:val="FF00FF"/>
                            <w:sz w:val="18"/>
                            <w:szCs w:val="18"/>
                          </w:rPr>
                          <w:t>"#"</w:t>
                        </w:r>
                        <w:r w:rsidRPr="004F4575">
                          <w:rPr>
                            <w:sz w:val="18"/>
                            <w:szCs w:val="18"/>
                          </w:rPr>
                          <w:t>,</w:t>
                        </w:r>
                        <w:r>
                          <w:rPr>
                            <w:rFonts w:hint="eastAsia"/>
                            <w:sz w:val="18"/>
                            <w:szCs w:val="18"/>
                          </w:rPr>
                          <w:t xml:space="preserve"> </w:t>
                        </w:r>
                        <w:r w:rsidRPr="004F4575">
                          <w:rPr>
                            <w:sz w:val="18"/>
                            <w:szCs w:val="18"/>
                          </w:rPr>
                          <w:t>price:</w:t>
                        </w:r>
                        <w:r w:rsidRPr="004F4575">
                          <w:rPr>
                            <w:color w:val="FF00FF"/>
                            <w:sz w:val="18"/>
                            <w:szCs w:val="18"/>
                          </w:rPr>
                          <w:t>"$ 18.99"</w:t>
                        </w:r>
                        <w:r w:rsidRPr="004F4575">
                          <w:rPr>
                            <w:sz w:val="18"/>
                            <w:szCs w:val="18"/>
                          </w:rPr>
                          <w:t>,</w:t>
                        </w:r>
                        <w:r>
                          <w:rPr>
                            <w:rFonts w:hint="eastAsia"/>
                            <w:sz w:val="18"/>
                            <w:szCs w:val="18"/>
                          </w:rPr>
                          <w:t xml:space="preserve"> </w:t>
                        </w:r>
                        <w:r w:rsidRPr="004F4575">
                          <w:rPr>
                            <w:sz w:val="18"/>
                            <w:szCs w:val="18"/>
                          </w:rPr>
                          <w:t>title:</w:t>
                        </w:r>
                        <w:r w:rsidRPr="004F4575">
                          <w:rPr>
                            <w:color w:val="FF00FF"/>
                            <w:sz w:val="18"/>
                            <w:szCs w:val="18"/>
                          </w:rPr>
                          <w:t>"product #0"</w:t>
                        </w:r>
                        <w:r w:rsidRPr="004F4575">
                          <w:rPr>
                            <w:sz w:val="18"/>
                            <w:szCs w:val="18"/>
                          </w:rPr>
                          <w:t>,</w:t>
                        </w:r>
                        <w:r>
                          <w:rPr>
                            <w:rFonts w:hint="eastAsia"/>
                            <w:sz w:val="18"/>
                            <w:szCs w:val="18"/>
                          </w:rPr>
                          <w:t xml:space="preserve"> </w:t>
                        </w:r>
                        <w:r w:rsidRPr="004F4575">
                          <w:rPr>
                            <w:sz w:val="18"/>
                            <w:szCs w:val="18"/>
                          </w:rPr>
                          <w:t>desc:</w:t>
                        </w:r>
                        <w:r w:rsidRPr="004F4575">
                          <w:rPr>
                            <w:color w:val="FF00FF"/>
                            <w:sz w:val="18"/>
                            <w:szCs w:val="18"/>
                          </w:rPr>
                          <w:t>"product #0 is on sale now!"</w:t>
                        </w:r>
                        <w:r w:rsidRPr="004F4575">
                          <w:rPr>
                            <w:sz w:val="18"/>
                            <w:szCs w:val="18"/>
                          </w:rPr>
                          <w:t xml:space="preserve"> },</w:t>
                        </w:r>
                      </w:p>
                      <w:p w:rsidR="0023747D" w:rsidRDefault="0023747D" w:rsidP="00375F9C">
                        <w:pPr>
                          <w:spacing w:line="240" w:lineRule="exact"/>
                          <w:ind w:firstLineChars="500" w:firstLine="900"/>
                          <w:jc w:val="left"/>
                          <w:rPr>
                            <w:sz w:val="18"/>
                            <w:szCs w:val="18"/>
                          </w:rPr>
                        </w:pPr>
                        <w:r w:rsidRPr="004F4575">
                          <w:rPr>
                            <w:sz w:val="18"/>
                            <w:szCs w:val="18"/>
                          </w:rPr>
                          <w:t>{</w:t>
                        </w:r>
                        <w:proofErr w:type="gramStart"/>
                        <w:r w:rsidRPr="004F4575">
                          <w:rPr>
                            <w:sz w:val="18"/>
                            <w:szCs w:val="18"/>
                          </w:rPr>
                          <w:t>id</w:t>
                        </w:r>
                        <w:proofErr w:type="gramEnd"/>
                        <w:r w:rsidRPr="004F4575">
                          <w:rPr>
                            <w:sz w:val="18"/>
                            <w:szCs w:val="18"/>
                          </w:rPr>
                          <w:t>:</w:t>
                        </w:r>
                        <w:r w:rsidRPr="004F4575">
                          <w:rPr>
                            <w:color w:val="FF00FF"/>
                            <w:sz w:val="18"/>
                            <w:szCs w:val="18"/>
                          </w:rPr>
                          <w:t>"b"</w:t>
                        </w:r>
                        <w:r w:rsidRPr="004F4575">
                          <w:rPr>
                            <w:sz w:val="18"/>
                            <w:szCs w:val="18"/>
                          </w:rPr>
                          <w:t>,</w:t>
                        </w:r>
                        <w:r>
                          <w:rPr>
                            <w:rFonts w:hint="eastAsia"/>
                            <w:sz w:val="18"/>
                            <w:szCs w:val="18"/>
                          </w:rPr>
                          <w:t xml:space="preserve"> </w:t>
                        </w:r>
                        <w:r w:rsidRPr="004F4575">
                          <w:rPr>
                            <w:sz w:val="18"/>
                            <w:szCs w:val="18"/>
                          </w:rPr>
                          <w:t>href:</w:t>
                        </w:r>
                        <w:r w:rsidRPr="004F4575">
                          <w:rPr>
                            <w:color w:val="FF00FF"/>
                            <w:sz w:val="18"/>
                            <w:szCs w:val="18"/>
                          </w:rPr>
                          <w:t>"#"</w:t>
                        </w:r>
                        <w:r w:rsidRPr="004F4575">
                          <w:rPr>
                            <w:sz w:val="18"/>
                            <w:szCs w:val="18"/>
                          </w:rPr>
                          <w:t>,</w:t>
                        </w:r>
                        <w:r>
                          <w:rPr>
                            <w:rFonts w:hint="eastAsia"/>
                            <w:sz w:val="18"/>
                            <w:szCs w:val="18"/>
                          </w:rPr>
                          <w:t xml:space="preserve"> </w:t>
                        </w:r>
                        <w:r w:rsidRPr="004F4575">
                          <w:rPr>
                            <w:sz w:val="18"/>
                            <w:szCs w:val="18"/>
                          </w:rPr>
                          <w:t>price:</w:t>
                        </w:r>
                        <w:r w:rsidRPr="004F4575">
                          <w:rPr>
                            <w:color w:val="FF00FF"/>
                            <w:sz w:val="18"/>
                            <w:szCs w:val="18"/>
                          </w:rPr>
                          <w:t>"$ 23.99"</w:t>
                        </w:r>
                        <w:r w:rsidRPr="004F4575">
                          <w:rPr>
                            <w:sz w:val="18"/>
                            <w:szCs w:val="18"/>
                          </w:rPr>
                          <w:t>,</w:t>
                        </w:r>
                        <w:r>
                          <w:rPr>
                            <w:rFonts w:hint="eastAsia"/>
                            <w:sz w:val="18"/>
                            <w:szCs w:val="18"/>
                          </w:rPr>
                          <w:t xml:space="preserve"> </w:t>
                        </w:r>
                        <w:r w:rsidRPr="004F4575">
                          <w:rPr>
                            <w:sz w:val="18"/>
                            <w:szCs w:val="18"/>
                          </w:rPr>
                          <w:t>title:</w:t>
                        </w:r>
                        <w:r w:rsidRPr="004F4575">
                          <w:rPr>
                            <w:color w:val="FF00FF"/>
                            <w:sz w:val="18"/>
                            <w:szCs w:val="18"/>
                          </w:rPr>
                          <w:t>"product #1"</w:t>
                        </w:r>
                        <w:r w:rsidRPr="004F4575">
                          <w:rPr>
                            <w:sz w:val="18"/>
                            <w:szCs w:val="18"/>
                          </w:rPr>
                          <w:t>,</w:t>
                        </w:r>
                        <w:r>
                          <w:rPr>
                            <w:rFonts w:hint="eastAsia"/>
                            <w:sz w:val="18"/>
                            <w:szCs w:val="18"/>
                          </w:rPr>
                          <w:t xml:space="preserve"> </w:t>
                        </w:r>
                        <w:r w:rsidRPr="004F4575">
                          <w:rPr>
                            <w:sz w:val="18"/>
                            <w:szCs w:val="18"/>
                          </w:rPr>
                          <w:t>desc:</w:t>
                        </w:r>
                        <w:r w:rsidRPr="004F4575">
                          <w:rPr>
                            <w:color w:val="FF00FF"/>
                            <w:sz w:val="18"/>
                            <w:szCs w:val="18"/>
                          </w:rPr>
                          <w:t>"product #1 is on sale now!"</w:t>
                        </w:r>
                        <w:r w:rsidRPr="004F4575">
                          <w:rPr>
                            <w:sz w:val="18"/>
                            <w:szCs w:val="18"/>
                          </w:rPr>
                          <w:t xml:space="preserve"> },</w:t>
                        </w:r>
                      </w:p>
                      <w:p w:rsidR="0023747D" w:rsidRPr="004F4575" w:rsidRDefault="0023747D" w:rsidP="00375F9C">
                        <w:pPr>
                          <w:spacing w:line="240" w:lineRule="exact"/>
                          <w:ind w:firstLineChars="500" w:firstLine="900"/>
                          <w:jc w:val="left"/>
                          <w:rPr>
                            <w:sz w:val="18"/>
                            <w:szCs w:val="18"/>
                          </w:rPr>
                        </w:pPr>
                        <w:r w:rsidRPr="004F4575">
                          <w:rPr>
                            <w:sz w:val="18"/>
                            <w:szCs w:val="18"/>
                          </w:rPr>
                          <w:t>{</w:t>
                        </w:r>
                        <w:proofErr w:type="gramStart"/>
                        <w:r w:rsidRPr="004F4575">
                          <w:rPr>
                            <w:sz w:val="18"/>
                            <w:szCs w:val="18"/>
                          </w:rPr>
                          <w:t>id</w:t>
                        </w:r>
                        <w:proofErr w:type="gramEnd"/>
                        <w:r w:rsidRPr="004F4575">
                          <w:rPr>
                            <w:sz w:val="18"/>
                            <w:szCs w:val="18"/>
                          </w:rPr>
                          <w:t>:</w:t>
                        </w:r>
                        <w:r w:rsidRPr="004F4575">
                          <w:rPr>
                            <w:color w:val="FF00FF"/>
                            <w:sz w:val="18"/>
                            <w:szCs w:val="18"/>
                          </w:rPr>
                          <w:t>"c"</w:t>
                        </w:r>
                        <w:r w:rsidRPr="004F4575">
                          <w:rPr>
                            <w:sz w:val="18"/>
                            <w:szCs w:val="18"/>
                          </w:rPr>
                          <w:t>,</w:t>
                        </w:r>
                        <w:r>
                          <w:rPr>
                            <w:rFonts w:hint="eastAsia"/>
                            <w:sz w:val="18"/>
                            <w:szCs w:val="18"/>
                          </w:rPr>
                          <w:t xml:space="preserve"> </w:t>
                        </w:r>
                        <w:r w:rsidRPr="004F4575">
                          <w:rPr>
                            <w:sz w:val="18"/>
                            <w:szCs w:val="18"/>
                          </w:rPr>
                          <w:t>href:</w:t>
                        </w:r>
                        <w:r w:rsidRPr="004F4575">
                          <w:rPr>
                            <w:color w:val="FF00FF"/>
                            <w:sz w:val="18"/>
                            <w:szCs w:val="18"/>
                          </w:rPr>
                          <w:t>"#"</w:t>
                        </w:r>
                        <w:r w:rsidRPr="004F4575">
                          <w:rPr>
                            <w:sz w:val="18"/>
                            <w:szCs w:val="18"/>
                          </w:rPr>
                          <w:t>,</w:t>
                        </w:r>
                        <w:r>
                          <w:rPr>
                            <w:rFonts w:hint="eastAsia"/>
                            <w:sz w:val="18"/>
                            <w:szCs w:val="18"/>
                          </w:rPr>
                          <w:t xml:space="preserve"> </w:t>
                        </w:r>
                        <w:r w:rsidRPr="004F4575">
                          <w:rPr>
                            <w:sz w:val="18"/>
                            <w:szCs w:val="18"/>
                          </w:rPr>
                          <w:t>price:</w:t>
                        </w:r>
                        <w:r w:rsidRPr="004F4575">
                          <w:rPr>
                            <w:color w:val="FF00FF"/>
                            <w:sz w:val="18"/>
                            <w:szCs w:val="18"/>
                          </w:rPr>
                          <w:t>"$ 23.99"</w:t>
                        </w:r>
                        <w:r w:rsidRPr="004F4575">
                          <w:rPr>
                            <w:sz w:val="18"/>
                            <w:szCs w:val="18"/>
                          </w:rPr>
                          <w:t>,</w:t>
                        </w:r>
                        <w:r>
                          <w:rPr>
                            <w:rFonts w:hint="eastAsia"/>
                            <w:sz w:val="18"/>
                            <w:szCs w:val="18"/>
                          </w:rPr>
                          <w:t xml:space="preserve"> </w:t>
                        </w:r>
                        <w:r w:rsidRPr="004F4575">
                          <w:rPr>
                            <w:sz w:val="18"/>
                            <w:szCs w:val="18"/>
                          </w:rPr>
                          <w:t>title:</w:t>
                        </w:r>
                        <w:r w:rsidRPr="004F4575">
                          <w:rPr>
                            <w:color w:val="FF00FF"/>
                            <w:sz w:val="18"/>
                            <w:szCs w:val="18"/>
                          </w:rPr>
                          <w:t>"product #2"</w:t>
                        </w:r>
                        <w:r w:rsidRPr="004F4575">
                          <w:rPr>
                            <w:sz w:val="18"/>
                            <w:szCs w:val="18"/>
                          </w:rPr>
                          <w:t>,</w:t>
                        </w:r>
                        <w:r>
                          <w:rPr>
                            <w:rFonts w:hint="eastAsia"/>
                            <w:sz w:val="18"/>
                            <w:szCs w:val="18"/>
                          </w:rPr>
                          <w:t xml:space="preserve"> </w:t>
                        </w:r>
                        <w:r w:rsidRPr="004F4575">
                          <w:rPr>
                            <w:sz w:val="18"/>
                            <w:szCs w:val="18"/>
                          </w:rPr>
                          <w:t>desc:</w:t>
                        </w:r>
                        <w:r w:rsidRPr="004F4575">
                          <w:rPr>
                            <w:color w:val="FF00FF"/>
                            <w:sz w:val="18"/>
                            <w:szCs w:val="18"/>
                          </w:rPr>
                          <w:t>"product #2 is on sale now!"</w:t>
                        </w: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w:t>
                        </w:r>
                      </w:p>
                      <w:p w:rsidR="0023747D" w:rsidRPr="004F4575" w:rsidRDefault="0023747D" w:rsidP="00375F9C">
                        <w:pPr>
                          <w:rPr>
                            <w:szCs w:val="18"/>
                          </w:rPr>
                        </w:pPr>
                        <w:r w:rsidRPr="004F4575">
                          <w:rPr>
                            <w:sz w:val="18"/>
                            <w:szCs w:val="18"/>
                          </w:rPr>
                          <w:t>.</w:t>
                        </w:r>
                        <w:proofErr w:type="gramStart"/>
                        <w:r w:rsidRPr="004F4575">
                          <w:rPr>
                            <w:sz w:val="18"/>
                            <w:szCs w:val="18"/>
                          </w:rPr>
                          <w:t>show()</w:t>
                        </w:r>
                        <w:proofErr w:type="gramEnd"/>
                      </w:p>
                    </w:txbxContent>
                  </v:textbox>
                </v:shape>
                <v:shape id="AutoShape 357" o:spid="_x0000_s2025" type="#_x0000_t62" style="position:absolute;left:13716;top:12877;width:13716;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m18cUA&#10;AADcAAAADwAAAGRycy9kb3ducmV2LnhtbESPQWvCQBCF74X+h2UEb3WjhyipGymWggg91PQHTLNj&#10;EpKdDbtbjf5651DobYb35r1vtrvJDepCIXaeDSwXGSji2tuOGwPf1cfLBlRMyBYHz2TgRhF25fPT&#10;Fgvrr/xFl1NqlIRwLNBAm9JYaB3rlhzGhR+JRTv74DDJGhptA14l3A16lWW5dtixNLQ40r6luj/9&#10;OgPVMX3u82G90j+bexj7psrP63dj5rPp7RVUoin9m/+uD1bwc6GVZ2QCX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SbXxxQAAANwAAAAPAAAAAAAAAAAAAAAAAJgCAABkcnMv&#10;ZG93bnJldi54bWxQSwUGAAAAAAQABAD1AAAAigMAAAAA&#10;" adj="31370,30738" fillcolor="#ff9">
                  <v:textbox inset="0,0,0,0">
                    <w:txbxContent>
                      <w:p w:rsidR="0023747D" w:rsidRPr="000E23E9" w:rsidRDefault="0023747D" w:rsidP="00375F9C">
                        <w:pPr>
                          <w:rPr>
                            <w:szCs w:val="18"/>
                          </w:rPr>
                        </w:pPr>
                        <w:r>
                          <w:rPr>
                            <w:szCs w:val="18"/>
                          </w:rPr>
                          <w:t>S</w:t>
                        </w:r>
                        <w:r>
                          <w:rPr>
                            <w:rFonts w:hint="eastAsia"/>
                            <w:szCs w:val="18"/>
                          </w:rPr>
                          <w:t xml:space="preserve">ets events in </w:t>
                        </w:r>
                        <w:r>
                          <w:rPr>
                            <w:szCs w:val="18"/>
                          </w:rPr>
                          <w:t>“</w:t>
                        </w:r>
                        <w:r>
                          <w:rPr>
                            <w:rFonts w:hint="eastAsia"/>
                            <w:szCs w:val="18"/>
                          </w:rPr>
                          <w:t>items</w:t>
                        </w:r>
                        <w:r>
                          <w:rPr>
                            <w:szCs w:val="18"/>
                          </w:rPr>
                          <w:t>”</w:t>
                        </w:r>
                      </w:p>
                    </w:txbxContent>
                  </v:textbox>
                </v:shape>
                <v:shape id="AutoShape 359" o:spid="_x0000_s2026" type="#_x0000_t62" style="position:absolute;left:14859;top:990;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RS8cMA&#10;AADcAAAADwAAAGRycy9kb3ducmV2LnhtbERPS2vCQBC+C/6HZYTedGMPoaZuQhALoQdbbXsfspMH&#10;yc7G7FZjf323UPA2H99zttlkenGh0bWWFaxXEQji0uqWawWfHy/LJxDOI2vsLZOCGznI0vlsi4m2&#10;Vz7S5eRrEULYJaig8X5IpHRlQwbdyg7EgavsaNAHONZSj3gN4aaXj1EUS4Mth4YGB9o1VHanb6Og&#10;svG+P/yci3fO3/zX7RBp99op9bCY8mcQniZ/F/+7Cx3mxxv4eyZc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RS8cMAAADcAAAADwAAAAAAAAAAAAAAAACYAgAAZHJzL2Rv&#10;d25yZXYueG1sUEsFBgAAAAAEAAQA9QAAAIgDAAAAAA==&#10;" adj="24240,34061" fillcolor="#ff9">
                  <v:textbox inset="0,0,0,0">
                    <w:txbxContent>
                      <w:p w:rsidR="0023747D" w:rsidRPr="000E23E9" w:rsidRDefault="0023747D" w:rsidP="00375F9C">
                        <w:pPr>
                          <w:rPr>
                            <w:szCs w:val="18"/>
                          </w:rPr>
                        </w:pPr>
                        <w:r>
                          <w:rPr>
                            <w:szCs w:val="18"/>
                          </w:rPr>
                          <w:t>S</w:t>
                        </w:r>
                        <w:r>
                          <w:rPr>
                            <w:rFonts w:hint="eastAsia"/>
                            <w:szCs w:val="18"/>
                          </w:rPr>
                          <w:t>ub template exists</w:t>
                        </w:r>
                      </w:p>
                    </w:txbxContent>
                  </v:textbox>
                </v:shape>
                <v:shape id="AutoShape 455" o:spid="_x0000_s2027" type="#_x0000_t62" style="position:absolute;left:9144;top:5943;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5S3MMA&#10;AADcAAAADwAAAGRycy9kb3ducmV2LnhtbERPS4vCMBC+C/sfwix4EU3r4oNqlGVB9OJhXR94G5qx&#10;LTaT0ESt/34jLOxtPr7nzJetqcWdGl9ZVpAOEhDEudUVFwr2P6v+FIQPyBpry6TgSR6Wi7fOHDNt&#10;H/xN910oRAxhn6GCMgSXSenzkgz6gXXEkbvYxmCIsCmkbvARw00th0kylgYrjg0lOvoqKb/ubkbB&#10;6EO73tOlh/PVndbbydHse3hUqvvefs5ABGrDv/jPvdFx/iSF1zPxAr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5S3MMAAADcAAAADwAAAAAAAAAAAAAAAACYAgAAZHJzL2Rv&#10;d25yZXYueG1sUEsFBgAAAAAEAAQA9QAAAIgDAAAAAA==&#10;" adj="26760,-3531" fillcolor="#ff9">
                  <v:textbox inset="0,0,0,0">
                    <w:txbxContent>
                      <w:p w:rsidR="0023747D" w:rsidRPr="000E23E9" w:rsidRDefault="0023747D" w:rsidP="00375F9C">
                        <w:pPr>
                          <w:rPr>
                            <w:szCs w:val="18"/>
                          </w:rPr>
                        </w:pPr>
                        <w:r>
                          <w:rPr>
                            <w:szCs w:val="18"/>
                          </w:rPr>
                          <w:t>H</w:t>
                        </w:r>
                        <w:r>
                          <w:rPr>
                            <w:rFonts w:hint="eastAsia"/>
                            <w:szCs w:val="18"/>
                          </w:rPr>
                          <w:t xml:space="preserve">ere, </w:t>
                        </w:r>
                        <w:r>
                          <w:rPr>
                            <w:szCs w:val="18"/>
                          </w:rPr>
                          <w:t>“</w:t>
                        </w:r>
                        <w:r>
                          <w:rPr>
                            <w:rFonts w:hint="eastAsia"/>
                            <w:szCs w:val="18"/>
                          </w:rPr>
                          <w:t>root</w:t>
                        </w:r>
                        <w:r>
                          <w:rPr>
                            <w:szCs w:val="18"/>
                          </w:rPr>
                          <w:t>”</w:t>
                        </w:r>
                        <w:r>
                          <w:rPr>
                            <w:rFonts w:hint="eastAsia"/>
                            <w:szCs w:val="18"/>
                          </w:rPr>
                          <w:t xml:space="preserve"> key is a must</w:t>
                        </w:r>
                      </w:p>
                    </w:txbxContent>
                  </v:textbox>
                </v:shape>
                <v:shape id="AutoShape 456" o:spid="_x0000_s2028" type="#_x0000_t62" style="position:absolute;left:11430;top:35661;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5aSMAA&#10;AADcAAAADwAAAGRycy9kb3ducmV2LnhtbESPzQrCMBCE74LvEFbwpqkiKtUoKog/J/8eYGnWtths&#10;ShNrfXsjCN52mdn5ZufLxhSipsrllhUM+hEI4sTqnFMFt+u2NwXhPLLGwjIpeJOD5aLdmmOs7YvP&#10;VF98KkIIuxgVZN6XsZQuycig69uSOGh3Wxn0Ya1SqSt8hXBTyGEUjaXBnAMhw5I2GSWPy9MoiOqH&#10;26wDNS2aw1GOd3v/PI2U6naa1QyEp8b/zb/rvQ71J0P4PhMm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o5aSMAAAADcAAAADwAAAAAAAAAAAAAAAACYAgAAZHJzL2Rvd25y&#10;ZXYueG1sUEsFBgAAAAAEAAQA9QAAAIUDAAAAAA==&#10;" adj="20095,55176" fillcolor="#ff9">
                  <v:textbox inset="0,0,0,0">
                    <w:txbxContent>
                      <w:p w:rsidR="0023747D" w:rsidRPr="000E23E9" w:rsidRDefault="0023747D" w:rsidP="00375F9C">
                        <w:pPr>
                          <w:rPr>
                            <w:szCs w:val="18"/>
                          </w:rPr>
                        </w:pPr>
                        <w:r>
                          <w:rPr>
                            <w:szCs w:val="18"/>
                          </w:rPr>
                          <w:t>S</w:t>
                        </w:r>
                        <w:r>
                          <w:rPr>
                            <w:rFonts w:hint="eastAsia"/>
                            <w:szCs w:val="18"/>
                          </w:rPr>
                          <w:t xml:space="preserve">ets properties in </w:t>
                        </w:r>
                        <w:r>
                          <w:rPr>
                            <w:szCs w:val="18"/>
                          </w:rPr>
                          <w:t>“</w:t>
                        </w:r>
                        <w:r>
                          <w:rPr>
                            <w:rFonts w:hint="eastAsia"/>
                            <w:szCs w:val="18"/>
                          </w:rPr>
                          <w:t>root</w:t>
                        </w:r>
                        <w:r>
                          <w:rPr>
                            <w:szCs w:val="18"/>
                          </w:rPr>
                          <w:t>”</w:t>
                        </w:r>
                      </w:p>
                    </w:txbxContent>
                  </v:textbox>
                </v:shape>
                <v:shape id="AutoShape 457" o:spid="_x0000_s2029" type="#_x0000_t62" style="position:absolute;left:4572;top:47548;width:16002;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QRE8IA&#10;AADcAAAADwAAAGRycy9kb3ducmV2LnhtbERP22oCMRB9L/gPYYS+FM22XqqrUaxV6ItCt/2AYTNu&#10;lm4mYZPq+veNIPRtDuc6y3VnG3GmNtSOFTwPMxDEpdM1Vwq+v/aDGYgQkTU2jknBlQKsV72HJeba&#10;XfiTzkWsRArhkKMCE6PPpQylIYth6Dxx4k6utRgTbCupW7ykcNvIlyybSos1pwaDnraGyp/i1yp4&#10;2hik3WTkJ/TevflydKjpOFfqsd9tFiAidfFffHd/6DT/dQy3Z9IF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hBETwgAAANwAAAAPAAAAAAAAAAAAAAAAAJgCAABkcnMvZG93&#10;bnJldi54bWxQSwUGAAAAAAQABAD1AAAAhwMAAAAA&#10;" adj="20974,-42508" fillcolor="#ff9">
                  <v:textbox inset="0,0,0,0">
                    <w:txbxContent>
                      <w:p w:rsidR="0023747D" w:rsidRPr="000E23E9" w:rsidRDefault="0023747D" w:rsidP="00375F9C">
                        <w:pPr>
                          <w:rPr>
                            <w:szCs w:val="18"/>
                          </w:rPr>
                        </w:pPr>
                        <w:r>
                          <w:rPr>
                            <w:szCs w:val="18"/>
                          </w:rPr>
                          <w:t>S</w:t>
                        </w:r>
                        <w:r>
                          <w:rPr>
                            <w:rFonts w:hint="eastAsia"/>
                            <w:szCs w:val="18"/>
                          </w:rPr>
                          <w:t xml:space="preserve">ets properties in </w:t>
                        </w:r>
                        <w:r>
                          <w:rPr>
                            <w:szCs w:val="18"/>
                          </w:rPr>
                          <w:t>“</w:t>
                        </w:r>
                        <w:r>
                          <w:rPr>
                            <w:rFonts w:hint="eastAsia"/>
                            <w:szCs w:val="18"/>
                          </w:rPr>
                          <w:t>items</w:t>
                        </w:r>
                        <w:r>
                          <w:rPr>
                            <w:szCs w:val="18"/>
                          </w:rPr>
                          <w:t>”</w:t>
                        </w:r>
                      </w:p>
                      <w:p w:rsidR="0023747D" w:rsidRPr="00101033" w:rsidRDefault="0023747D" w:rsidP="00375F9C">
                        <w:pPr>
                          <w:rPr>
                            <w:szCs w:val="18"/>
                          </w:rPr>
                        </w:pPr>
                      </w:p>
                    </w:txbxContent>
                  </v:textbox>
                </v:shape>
                <w10:anchorlock/>
              </v:group>
            </w:pict>
          </mc:Fallback>
        </mc:AlternateContent>
      </w:r>
    </w:p>
    <w:p w:rsidR="00375F9C" w:rsidRPr="00101033" w:rsidRDefault="00375F9C" w:rsidP="00375F9C">
      <w:pPr>
        <w:rPr>
          <w:b/>
        </w:rPr>
      </w:pPr>
      <w:r w:rsidRPr="00101033">
        <w:rPr>
          <w:b/>
        </w:rPr>
        <w:t>O</w:t>
      </w:r>
      <w:r w:rsidRPr="00101033">
        <w:rPr>
          <w:rFonts w:hint="eastAsia"/>
          <w:b/>
        </w:rPr>
        <w:t>utput:</w:t>
      </w:r>
    </w:p>
    <w:p w:rsidR="00375F9C" w:rsidRDefault="005C781A" w:rsidP="00375F9C">
      <w:r>
        <w:rPr>
          <w:rFonts w:hint="eastAsia"/>
          <w:noProof/>
        </w:rPr>
        <w:drawing>
          <wp:inline distT="0" distB="0" distL="0" distR="0" wp14:anchorId="1374B7D8" wp14:editId="7FBD8273">
            <wp:extent cx="2371725" cy="2057400"/>
            <wp:effectExtent l="0" t="0" r="9525" b="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371725" cy="2057400"/>
                    </a:xfrm>
                    <a:prstGeom prst="rect">
                      <a:avLst/>
                    </a:prstGeom>
                    <a:noFill/>
                    <a:ln>
                      <a:noFill/>
                    </a:ln>
                  </pic:spPr>
                </pic:pic>
              </a:graphicData>
            </a:graphic>
          </wp:inline>
        </w:drawing>
      </w:r>
    </w:p>
    <w:p w:rsidR="00375F9C" w:rsidRDefault="00375F9C" w:rsidP="00E45D25">
      <w:pPr>
        <w:pStyle w:val="3"/>
        <w:numPr>
          <w:ilvl w:val="2"/>
          <w:numId w:val="17"/>
        </w:numPr>
      </w:pPr>
      <w:bookmarkStart w:id="227" w:name="_Toc356466350"/>
      <w:r>
        <w:rPr>
          <w:rFonts w:hint="eastAsia"/>
        </w:rPr>
        <w:t xml:space="preserve">A SButton based on </w:t>
      </w:r>
      <w:r w:rsidR="00704D04">
        <w:rPr>
          <w:rFonts w:hint="eastAsia"/>
        </w:rPr>
        <w:t>xui.</w:t>
      </w:r>
      <w:r>
        <w:rPr>
          <w:rFonts w:hint="eastAsia"/>
        </w:rPr>
        <w:t>Template</w:t>
      </w:r>
      <w:bookmarkEnd w:id="227"/>
    </w:p>
    <w:p w:rsidR="00375F9C" w:rsidRDefault="00375F9C" w:rsidP="00375F9C">
      <w:r>
        <w:t>“</w:t>
      </w:r>
      <w:r w:rsidRPr="006B4DC8">
        <w:t>chapter5\SButton</w:t>
      </w:r>
      <w:r>
        <w:t>”</w:t>
      </w:r>
      <w:r>
        <w:rPr>
          <w:rFonts w:hint="eastAsia"/>
        </w:rPr>
        <w:t xml:space="preserve"> is an example for creating a </w:t>
      </w:r>
      <w:r w:rsidR="00704D04">
        <w:rPr>
          <w:rFonts w:hint="eastAsia"/>
        </w:rPr>
        <w:t>xui.</w:t>
      </w:r>
      <w:r>
        <w:rPr>
          <w:rFonts w:hint="eastAsia"/>
        </w:rPr>
        <w:t>UI.SButton</w:t>
      </w:r>
      <w:r w:rsidRPr="006B4DC8">
        <w:t xml:space="preserve"> </w:t>
      </w:r>
      <w:r>
        <w:rPr>
          <w:rFonts w:hint="eastAsia"/>
        </w:rPr>
        <w:t xml:space="preserve">like control based on </w:t>
      </w:r>
      <w:r w:rsidR="00704D04">
        <w:rPr>
          <w:rFonts w:hint="eastAsia"/>
        </w:rPr>
        <w:t>xui.</w:t>
      </w:r>
      <w:r>
        <w:rPr>
          <w:rFonts w:hint="eastAsia"/>
        </w:rPr>
        <w:t xml:space="preserve">Template. </w:t>
      </w:r>
    </w:p>
    <w:p w:rsidR="00375F9C" w:rsidRPr="006B4DC8" w:rsidRDefault="00375F9C" w:rsidP="00375F9C">
      <w:pPr>
        <w:ind w:firstLine="420"/>
        <w:rPr>
          <w:b/>
        </w:rPr>
      </w:pPr>
      <w:r w:rsidRPr="006B4DC8">
        <w:rPr>
          <w:b/>
        </w:rPr>
        <w:t>O</w:t>
      </w:r>
      <w:r w:rsidRPr="006B4DC8">
        <w:rPr>
          <w:rFonts w:hint="eastAsia"/>
          <w:b/>
        </w:rPr>
        <w:t>utput:</w:t>
      </w:r>
    </w:p>
    <w:p w:rsidR="00375F9C" w:rsidRPr="009A1A27" w:rsidRDefault="005C781A" w:rsidP="00375F9C">
      <w:pPr>
        <w:ind w:firstLine="420"/>
      </w:pPr>
      <w:r>
        <w:rPr>
          <w:rFonts w:hint="eastAsia"/>
          <w:noProof/>
        </w:rPr>
        <w:lastRenderedPageBreak/>
        <w:drawing>
          <wp:inline distT="0" distB="0" distL="0" distR="0" wp14:anchorId="244283B2" wp14:editId="26C2F857">
            <wp:extent cx="4286250" cy="1638300"/>
            <wp:effectExtent l="0" t="0" r="0" b="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286250" cy="1638300"/>
                    </a:xfrm>
                    <a:prstGeom prst="rect">
                      <a:avLst/>
                    </a:prstGeom>
                    <a:noFill/>
                    <a:ln>
                      <a:noFill/>
                    </a:ln>
                  </pic:spPr>
                </pic:pic>
              </a:graphicData>
            </a:graphic>
          </wp:inline>
        </w:drawing>
      </w:r>
    </w:p>
    <w:p w:rsidR="00375F9C" w:rsidRDefault="00375F9C" w:rsidP="00E45D25">
      <w:pPr>
        <w:pStyle w:val="2"/>
        <w:numPr>
          <w:ilvl w:val="1"/>
          <w:numId w:val="17"/>
        </w:numPr>
      </w:pPr>
      <w:bookmarkStart w:id="228" w:name="_Toc235676304"/>
      <w:bookmarkStart w:id="229" w:name="_Toc356466351"/>
      <w:r>
        <w:rPr>
          <w:rFonts w:hint="eastAsia"/>
        </w:rPr>
        <w:t>About Debugging</w:t>
      </w:r>
      <w:bookmarkEnd w:id="228"/>
      <w:bookmarkEnd w:id="229"/>
      <w:r>
        <w:rPr>
          <w:rFonts w:hint="eastAsia"/>
        </w:rPr>
        <w:t xml:space="preserve"> </w:t>
      </w:r>
    </w:p>
    <w:p w:rsidR="00375F9C" w:rsidRDefault="00375F9C" w:rsidP="00E45D25">
      <w:pPr>
        <w:pStyle w:val="3"/>
        <w:numPr>
          <w:ilvl w:val="2"/>
          <w:numId w:val="17"/>
        </w:numPr>
      </w:pPr>
      <w:bookmarkStart w:id="230" w:name="_Toc356466352"/>
      <w:r>
        <w:rPr>
          <w:rFonts w:hint="eastAsia"/>
        </w:rPr>
        <w:t>T</w:t>
      </w:r>
      <w:r w:rsidRPr="00EC58C8">
        <w:t xml:space="preserve">he code package </w:t>
      </w:r>
      <w:r>
        <w:rPr>
          <w:rFonts w:hint="eastAsia"/>
        </w:rPr>
        <w:t>f</w:t>
      </w:r>
      <w:r w:rsidRPr="00EC58C8">
        <w:t>or debugging</w:t>
      </w:r>
      <w:bookmarkEnd w:id="230"/>
    </w:p>
    <w:p w:rsidR="00375F9C" w:rsidRDefault="00375F9C" w:rsidP="00375F9C">
      <w:r>
        <w:rPr>
          <w:rFonts w:hint="eastAsia"/>
        </w:rPr>
        <w:t xml:space="preserve">In folder </w:t>
      </w:r>
      <w:r>
        <w:t>“</w:t>
      </w:r>
      <w:r w:rsidR="00E35A3D">
        <w:rPr>
          <w:rFonts w:hint="eastAsia"/>
        </w:rPr>
        <w:t>runtime/xui/</w:t>
      </w:r>
      <w:r>
        <w:rPr>
          <w:rFonts w:hint="eastAsia"/>
        </w:rPr>
        <w:t>js/</w:t>
      </w:r>
      <w:r>
        <w:t>”</w:t>
      </w:r>
      <w:r>
        <w:rPr>
          <w:rFonts w:hint="eastAsia"/>
        </w:rPr>
        <w:t xml:space="preserve">, </w:t>
      </w:r>
      <w:r w:rsidRPr="00EC58C8">
        <w:t>All files ending with ”-debug.js” are for debugging purpose.</w:t>
      </w:r>
      <w:r>
        <w:rPr>
          <w:rFonts w:hint="eastAsia"/>
        </w:rPr>
        <w:t xml:space="preserve"> </w:t>
      </w:r>
    </w:p>
    <w:p w:rsidR="00375F9C" w:rsidRPr="00A0349B" w:rsidRDefault="005C781A" w:rsidP="00375F9C">
      <w:pPr>
        <w:jc w:val="center"/>
      </w:pPr>
      <w:r>
        <w:rPr>
          <w:rFonts w:hint="eastAsia"/>
          <w:noProof/>
        </w:rPr>
        <mc:AlternateContent>
          <mc:Choice Requires="wps">
            <w:drawing>
              <wp:anchor distT="0" distB="0" distL="114300" distR="114300" simplePos="0" relativeHeight="251572736" behindDoc="0" locked="0" layoutInCell="1" allowOverlap="1" wp14:anchorId="20BDEFAF" wp14:editId="31A0CA64">
                <wp:simplePos x="0" y="0"/>
                <wp:positionH relativeFrom="column">
                  <wp:posOffset>4229100</wp:posOffset>
                </wp:positionH>
                <wp:positionV relativeFrom="line">
                  <wp:posOffset>1684020</wp:posOffset>
                </wp:positionV>
                <wp:extent cx="1028700" cy="198120"/>
                <wp:effectExtent l="352425" t="245745" r="9525" b="13335"/>
                <wp:wrapNone/>
                <wp:docPr id="166" name="AutoShape 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198120"/>
                        </a:xfrm>
                        <a:prstGeom prst="wedgeRoundRectCallout">
                          <a:avLst>
                            <a:gd name="adj1" fmla="val 77157"/>
                            <a:gd name="adj2" fmla="val -15833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or debugging</w:t>
                            </w:r>
                          </w:p>
                          <w:p w:rsidR="0023747D" w:rsidRPr="00226511"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61" o:spid="_x0000_s2030" type="#_x0000_t62" style="position:absolute;left:0;text-align:left;margin-left:333pt;margin-top:132.6pt;width:81pt;height:15.6pt;flip:x;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" adj="27466,-23401" fillcolor="#ff9">
                <v:textbox inset="0,0,0,0">
                  <w:txbxContent>
                    <w:p w:rsidR="0023747D" w:rsidRPr="000E23E9" w:rsidRDefault="0023747D" w:rsidP="00375F9C">
                      <w:pPr>
                        <w:rPr>
                          <w:szCs w:val="18"/>
                        </w:rPr>
                      </w:pPr>
                      <w:r>
                        <w:rPr>
                          <w:szCs w:val="18"/>
                        </w:rPr>
                        <w:t>F</w:t>
                      </w:r>
                      <w:r>
                        <w:rPr>
                          <w:rFonts w:hint="eastAsia"/>
                          <w:szCs w:val="18"/>
                        </w:rPr>
                        <w:t>or debugging</w:t>
                      </w:r>
                    </w:p>
                    <w:p w:rsidR="0023747D" w:rsidRPr="00226511" w:rsidRDefault="0023747D" w:rsidP="00375F9C">
                      <w:pPr>
                        <w:rPr>
                          <w:szCs w:val="18"/>
                        </w:rPr>
                      </w:pPr>
                    </w:p>
                  </w:txbxContent>
                </v:textbox>
                <w10:wrap anchory="line"/>
              </v:shape>
            </w:pict>
          </mc:Fallback>
        </mc:AlternateContent>
      </w:r>
      <w:r>
        <w:rPr>
          <w:rFonts w:hint="eastAsia"/>
          <w:noProof/>
        </w:rPr>
        <mc:AlternateContent>
          <mc:Choice Requires="wps">
            <w:drawing>
              <wp:anchor distT="0" distB="0" distL="114300" distR="114300" simplePos="0" relativeHeight="251573760" behindDoc="0" locked="0" layoutInCell="1" allowOverlap="1" wp14:anchorId="0081328D" wp14:editId="777D04FD">
                <wp:simplePos x="0" y="0"/>
                <wp:positionH relativeFrom="column">
                  <wp:posOffset>4114800</wp:posOffset>
                </wp:positionH>
                <wp:positionV relativeFrom="line">
                  <wp:posOffset>396240</wp:posOffset>
                </wp:positionV>
                <wp:extent cx="914400" cy="198120"/>
                <wp:effectExtent l="238125" t="5715" r="9525" b="5715"/>
                <wp:wrapNone/>
                <wp:docPr id="164" name="AutoShape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198120"/>
                        </a:xfrm>
                        <a:prstGeom prst="wedgeRoundRectCallout">
                          <a:avLst>
                            <a:gd name="adj1" fmla="val 71181"/>
                            <a:gd name="adj2" fmla="val -2275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or debugging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62" o:spid="_x0000_s2031" type="#_x0000_t62" style="position:absolute;left:0;text-align:left;margin-left:324pt;margin-top:31.2pt;width:1in;height:15.6pt;flip:x;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" adj="26175,5884" fillcolor="#ff9">
                <v:textbox inset="0,0,0,0">
                  <w:txbxContent>
                    <w:p w:rsidR="0023747D" w:rsidRPr="000E23E9" w:rsidRDefault="0023747D" w:rsidP="00375F9C">
                      <w:pPr>
                        <w:rPr>
                          <w:szCs w:val="18"/>
                        </w:rPr>
                      </w:pPr>
                      <w:r>
                        <w:rPr>
                          <w:szCs w:val="18"/>
                        </w:rPr>
                        <w:t>F</w:t>
                      </w:r>
                      <w:r>
                        <w:rPr>
                          <w:rFonts w:hint="eastAsia"/>
                          <w:szCs w:val="18"/>
                        </w:rPr>
                        <w:t>or debugging</w:t>
                      </w:r>
                    </w:p>
                  </w:txbxContent>
                </v:textbox>
                <w10:wrap anchory="line"/>
              </v:shape>
            </w:pict>
          </mc:Fallback>
        </mc:AlternateContent>
      </w:r>
      <w:r w:rsidR="00E35A3D" w:rsidRPr="00E35A3D">
        <w:rPr>
          <w:noProof/>
        </w:rPr>
        <w:t xml:space="preserve"> </w:t>
      </w:r>
      <w:r w:rsidR="00E35A3D">
        <w:rPr>
          <w:noProof/>
        </w:rPr>
        <w:drawing>
          <wp:inline distT="0" distB="0" distL="0" distR="0" wp14:anchorId="12355FD7" wp14:editId="24AA78C6">
            <wp:extent cx="2876191" cy="1638095"/>
            <wp:effectExtent l="0" t="0" r="635" b="635"/>
            <wp:docPr id="1214" name="图片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2876191" cy="1638095"/>
                    </a:xfrm>
                    <a:prstGeom prst="rect">
                      <a:avLst/>
                    </a:prstGeom>
                  </pic:spPr>
                </pic:pic>
              </a:graphicData>
            </a:graphic>
          </wp:inline>
        </w:drawing>
      </w:r>
    </w:p>
    <w:p w:rsidR="00375F9C" w:rsidRDefault="00375F9C" w:rsidP="00E45D25">
      <w:pPr>
        <w:pStyle w:val="3"/>
        <w:numPr>
          <w:ilvl w:val="2"/>
          <w:numId w:val="17"/>
        </w:numPr>
      </w:pPr>
      <w:bookmarkStart w:id="231" w:name="_Toc356466353"/>
      <w:r>
        <w:rPr>
          <w:rFonts w:hint="eastAsia"/>
        </w:rPr>
        <w:t>Debugging Tools</w:t>
      </w:r>
      <w:bookmarkEnd w:id="231"/>
      <w:r>
        <w:rPr>
          <w:rFonts w:hint="eastAsia"/>
        </w:rPr>
        <w:t xml:space="preserve"> </w:t>
      </w:r>
    </w:p>
    <w:p w:rsidR="00375F9C" w:rsidRDefault="00375F9C" w:rsidP="00375F9C">
      <w:r>
        <w:rPr>
          <w:rFonts w:hint="eastAsia"/>
        </w:rPr>
        <w:t>Y</w:t>
      </w:r>
      <w:r>
        <w:t>o</w:t>
      </w:r>
      <w:r>
        <w:rPr>
          <w:rFonts w:hint="eastAsia"/>
        </w:rPr>
        <w:t xml:space="preserve">u can use Firebug in Firefox, developer tool in IE8, chrome or opera10 to debug </w:t>
      </w:r>
      <w:r>
        <w:t>JavaScript</w:t>
      </w:r>
      <w:r>
        <w:rPr>
          <w:rFonts w:hint="eastAsia"/>
        </w:rPr>
        <w:t>.</w:t>
      </w:r>
    </w:p>
    <w:p w:rsidR="00375F9C" w:rsidRPr="00226511" w:rsidRDefault="00375F9C" w:rsidP="00375F9C">
      <w:pPr>
        <w:rPr>
          <w:b/>
        </w:rPr>
      </w:pPr>
      <w:r w:rsidRPr="00226511">
        <w:rPr>
          <w:rFonts w:hint="eastAsia"/>
          <w:b/>
        </w:rPr>
        <w:t>FireBug:</w:t>
      </w:r>
    </w:p>
    <w:p w:rsidR="00375F9C" w:rsidRDefault="005C781A" w:rsidP="00375F9C">
      <w:r>
        <w:rPr>
          <w:rFonts w:hint="eastAsia"/>
          <w:noProof/>
        </w:rPr>
        <w:drawing>
          <wp:inline distT="0" distB="0" distL="0" distR="0" wp14:anchorId="3AE80A37" wp14:editId="72DCA1FD">
            <wp:extent cx="5400675" cy="819150"/>
            <wp:effectExtent l="0" t="0" r="9525" b="0"/>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400675" cy="819150"/>
                    </a:xfrm>
                    <a:prstGeom prst="rect">
                      <a:avLst/>
                    </a:prstGeom>
                    <a:noFill/>
                    <a:ln>
                      <a:noFill/>
                    </a:ln>
                  </pic:spPr>
                </pic:pic>
              </a:graphicData>
            </a:graphic>
          </wp:inline>
        </w:drawing>
      </w:r>
    </w:p>
    <w:p w:rsidR="00375F9C" w:rsidRPr="00226511" w:rsidRDefault="00375F9C" w:rsidP="00375F9C">
      <w:pPr>
        <w:rPr>
          <w:b/>
        </w:rPr>
      </w:pPr>
      <w:r w:rsidRPr="00226511">
        <w:rPr>
          <w:rFonts w:hint="eastAsia"/>
          <w:b/>
        </w:rPr>
        <w:t>Developer Tools in IE8:</w:t>
      </w:r>
    </w:p>
    <w:p w:rsidR="00375F9C" w:rsidRDefault="005C781A" w:rsidP="00375F9C">
      <w:r>
        <w:rPr>
          <w:rFonts w:hint="eastAsia"/>
          <w:noProof/>
        </w:rPr>
        <w:drawing>
          <wp:inline distT="0" distB="0" distL="0" distR="0" wp14:anchorId="153F6817" wp14:editId="3C88F387">
            <wp:extent cx="5391150" cy="704850"/>
            <wp:effectExtent l="0" t="0" r="0" b="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391150" cy="704850"/>
                    </a:xfrm>
                    <a:prstGeom prst="rect">
                      <a:avLst/>
                    </a:prstGeom>
                    <a:noFill/>
                    <a:ln>
                      <a:noFill/>
                    </a:ln>
                  </pic:spPr>
                </pic:pic>
              </a:graphicData>
            </a:graphic>
          </wp:inline>
        </w:drawing>
      </w:r>
    </w:p>
    <w:p w:rsidR="00375F9C" w:rsidRDefault="00375F9C" w:rsidP="00E45D25">
      <w:pPr>
        <w:pStyle w:val="3"/>
        <w:numPr>
          <w:ilvl w:val="2"/>
          <w:numId w:val="17"/>
        </w:numPr>
      </w:pPr>
      <w:bookmarkStart w:id="232" w:name="_Toc356466354"/>
      <w:r>
        <w:rPr>
          <w:rFonts w:hint="eastAsia"/>
        </w:rPr>
        <w:lastRenderedPageBreak/>
        <w:t>Monitor Tools</w:t>
      </w:r>
      <w:bookmarkEnd w:id="232"/>
    </w:p>
    <w:p w:rsidR="00375F9C" w:rsidRPr="00AA351B" w:rsidRDefault="000B5B77" w:rsidP="00375F9C">
      <w:r>
        <w:rPr>
          <w:rFonts w:hint="eastAsia"/>
        </w:rPr>
        <w:t>CrossUI</w:t>
      </w:r>
      <w:r w:rsidR="00375F9C">
        <w:rPr>
          <w:rFonts w:hint="eastAsia"/>
        </w:rPr>
        <w:t xml:space="preserve"> has a variable monitor tools. </w:t>
      </w:r>
      <w:r w:rsidR="00E35A3D">
        <w:rPr>
          <w:rFonts w:hint="eastAsia"/>
        </w:rPr>
        <w:t>You can c</w:t>
      </w:r>
      <w:r w:rsidR="00375F9C">
        <w:rPr>
          <w:rFonts w:hint="eastAsia"/>
        </w:rPr>
        <w:t xml:space="preserve">all </w:t>
      </w:r>
      <w:r w:rsidR="00704D04">
        <w:rPr>
          <w:rFonts w:hint="eastAsia"/>
        </w:rPr>
        <w:t>xui.</w:t>
      </w:r>
      <w:r w:rsidR="00375F9C">
        <w:rPr>
          <w:rFonts w:hint="eastAsia"/>
        </w:rPr>
        <w:t>log(</w:t>
      </w:r>
      <w:r w:rsidR="00375F9C">
        <w:t>“xxx”</w:t>
      </w:r>
      <w:r w:rsidR="00375F9C">
        <w:rPr>
          <w:rFonts w:hint="eastAsia"/>
        </w:rPr>
        <w:t>) to show the monitor window:</w:t>
      </w:r>
    </w:p>
    <w:p w:rsidR="00375F9C" w:rsidRPr="00A0349B" w:rsidRDefault="005C781A" w:rsidP="00375F9C">
      <w:pPr>
        <w:ind w:firstLine="420"/>
      </w:pPr>
      <w:r>
        <w:rPr>
          <w:rFonts w:hint="eastAsia"/>
          <w:noProof/>
        </w:rPr>
        <w:drawing>
          <wp:inline distT="0" distB="0" distL="0" distR="0" wp14:anchorId="6CF34C38" wp14:editId="4CBFF9CD">
            <wp:extent cx="2971800" cy="3352800"/>
            <wp:effectExtent l="0" t="0" r="0" b="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971800" cy="3352800"/>
                    </a:xfrm>
                    <a:prstGeom prst="rect">
                      <a:avLst/>
                    </a:prstGeom>
                    <a:noFill/>
                    <a:ln>
                      <a:noFill/>
                    </a:ln>
                  </pic:spPr>
                </pic:pic>
              </a:graphicData>
            </a:graphic>
          </wp:inline>
        </w:drawing>
      </w:r>
    </w:p>
    <w:p w:rsidR="00375F9C" w:rsidRPr="00A0349B" w:rsidRDefault="00375F9C" w:rsidP="00375F9C">
      <w:pPr>
        <w:pStyle w:val="2"/>
        <w:sectPr w:rsidR="00375F9C" w:rsidRPr="00A0349B" w:rsidSect="00375F9C">
          <w:pgSz w:w="11906" w:h="16838"/>
          <w:pgMar w:top="1440" w:right="1701" w:bottom="1440" w:left="1701" w:header="851" w:footer="992" w:gutter="0"/>
          <w:cols w:space="425"/>
          <w:docGrid w:type="lines" w:linePitch="312"/>
        </w:sectPr>
      </w:pPr>
    </w:p>
    <w:p w:rsidR="00375F9C" w:rsidRPr="009921D7" w:rsidRDefault="00375F9C" w:rsidP="00E45D25">
      <w:pPr>
        <w:pStyle w:val="1"/>
        <w:numPr>
          <w:ilvl w:val="0"/>
          <w:numId w:val="17"/>
        </w:numPr>
      </w:pPr>
      <w:bookmarkStart w:id="233" w:name="_Toc356466355"/>
      <w:r>
        <w:lastRenderedPageBreak/>
        <w:t xml:space="preserve">Some typical </w:t>
      </w:r>
      <w:r>
        <w:rPr>
          <w:rFonts w:hint="eastAsia"/>
        </w:rPr>
        <w:t>issues</w:t>
      </w:r>
      <w:bookmarkEnd w:id="233"/>
    </w:p>
    <w:p w:rsidR="00375F9C" w:rsidRDefault="00375F9C" w:rsidP="00E45D25">
      <w:pPr>
        <w:pStyle w:val="2"/>
        <w:numPr>
          <w:ilvl w:val="1"/>
          <w:numId w:val="17"/>
        </w:numPr>
      </w:pPr>
      <w:bookmarkStart w:id="234" w:name="_Toc356466356"/>
      <w:r>
        <w:rPr>
          <w:rFonts w:hint="eastAsia"/>
        </w:rPr>
        <w:t>Layout</w:t>
      </w:r>
      <w:bookmarkEnd w:id="234"/>
    </w:p>
    <w:p w:rsidR="00375F9C" w:rsidRDefault="00375F9C" w:rsidP="00E45D25">
      <w:pPr>
        <w:pStyle w:val="3"/>
        <w:numPr>
          <w:ilvl w:val="2"/>
          <w:numId w:val="17"/>
        </w:numPr>
      </w:pPr>
      <w:bookmarkStart w:id="235" w:name="_Toc356466357"/>
      <w:r>
        <w:rPr>
          <w:rFonts w:hint="eastAsia"/>
        </w:rPr>
        <w:t>Docking</w:t>
      </w:r>
      <w:bookmarkEnd w:id="235"/>
    </w:p>
    <w:p w:rsidR="00375F9C" w:rsidRPr="00945DE3" w:rsidRDefault="00375F9C" w:rsidP="00375F9C">
      <w:pPr>
        <w:rPr>
          <w:b/>
        </w:rPr>
      </w:pPr>
      <w:r w:rsidRPr="00945DE3">
        <w:rPr>
          <w:b/>
        </w:rPr>
        <w:t>I</w:t>
      </w:r>
      <w:r w:rsidRPr="00945DE3">
        <w:rPr>
          <w:rFonts w:hint="eastAsia"/>
          <w:b/>
        </w:rPr>
        <w:t>nput:</w:t>
      </w:r>
    </w:p>
    <w:p w:rsidR="00375F9C" w:rsidRPr="004F4575" w:rsidRDefault="005C781A" w:rsidP="00375F9C">
      <w:r>
        <w:rPr>
          <w:noProof/>
        </w:rPr>
        <mc:AlternateContent>
          <mc:Choice Requires="wpc">
            <w:drawing>
              <wp:inline distT="0" distB="0" distL="0" distR="0" wp14:anchorId="7BDF183E" wp14:editId="38B1FC82">
                <wp:extent cx="5257800" cy="2592705"/>
                <wp:effectExtent l="9525" t="0" r="9525" b="7620"/>
                <wp:docPr id="163" name="画布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6" name="Text Box 365"/>
                        <wps:cNvSpPr txBox="1">
                          <a:spLocks noChangeArrowheads="1"/>
                        </wps:cNvSpPr>
                        <wps:spPr bwMode="auto">
                          <a:xfrm>
                            <a:off x="0" y="48895"/>
                            <a:ext cx="5257800" cy="2543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0E91" w:rsidRDefault="00F80527" w:rsidP="00375F9C">
                              <w:pPr>
                                <w:spacing w:line="240" w:lineRule="exact"/>
                                <w:rPr>
                                  <w:sz w:val="18"/>
                                  <w:szCs w:val="18"/>
                                </w:rPr>
                              </w:pPr>
                              <w:r>
                                <w:rPr>
                                  <w:sz w:val="18"/>
                                  <w:szCs w:val="18"/>
                                </w:rPr>
                                <w:t>xui</w:t>
                              </w:r>
                              <w:r w:rsidR="0023747D" w:rsidRPr="00500E91">
                                <w:rPr>
                                  <w:sz w:val="18"/>
                                  <w:szCs w:val="18"/>
                                </w:rPr>
                                <w:t>.create(</w:t>
                              </w:r>
                              <w:r w:rsidR="0023747D" w:rsidRPr="00500E91">
                                <w:rPr>
                                  <w:color w:val="FF00FF"/>
                                  <w:sz w:val="18"/>
                                  <w:szCs w:val="18"/>
                                </w:rPr>
                                <w:t>'Block'</w:t>
                              </w:r>
                              <w:r w:rsidR="0023747D" w:rsidRPr="00500E91">
                                <w:rPr>
                                  <w:sz w:val="18"/>
                                  <w:szCs w:val="18"/>
                                </w:rPr>
                                <w:t>,{dock:</w:t>
                              </w:r>
                              <w:r w:rsidR="0023747D" w:rsidRPr="00500E91">
                                <w:rPr>
                                  <w:color w:val="FF00FF"/>
                                  <w:sz w:val="18"/>
                                  <w:szCs w:val="18"/>
                                </w:rPr>
                                <w:t>"top"</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height:</w:t>
                              </w:r>
                              <w:r w:rsidRPr="00500E91">
                                <w:rPr>
                                  <w:color w:val="800000"/>
                                  <w:sz w:val="18"/>
                                  <w:szCs w:val="18"/>
                                </w:rPr>
                                <w:t>80</w:t>
                              </w:r>
                              <w:r w:rsidRPr="00500E91">
                                <w:rPr>
                                  <w:sz w:val="18"/>
                                  <w:szCs w:val="18"/>
                                </w:rPr>
                                <w:t>,html:</w:t>
                              </w:r>
                              <w:r w:rsidRPr="00500E91">
                                <w:rPr>
                                  <w:color w:val="FF00FF"/>
                                  <w:sz w:val="18"/>
                                  <w:szCs w:val="18"/>
                                </w:rPr>
                                <w:t>'top'</w:t>
                              </w:r>
                            </w:p>
                            <w:p w:rsidR="0023747D" w:rsidRPr="00500E91" w:rsidRDefault="0023747D" w:rsidP="00375F9C">
                              <w:pPr>
                                <w:spacing w:line="240" w:lineRule="exact"/>
                                <w:rPr>
                                  <w:sz w:val="18"/>
                                  <w:szCs w:val="18"/>
                                </w:rPr>
                              </w:pPr>
                              <w:r w:rsidRPr="00500E91">
                                <w:rPr>
                                  <w:sz w:val="18"/>
                                  <w:szCs w:val="18"/>
                                </w:rPr>
                                <w:t>}).show();</w:t>
                              </w:r>
                            </w:p>
                            <w:p w:rsidR="0023747D" w:rsidRPr="00500E91" w:rsidRDefault="00F80527" w:rsidP="00375F9C">
                              <w:pPr>
                                <w:spacing w:line="240" w:lineRule="exact"/>
                                <w:rPr>
                                  <w:sz w:val="18"/>
                                  <w:szCs w:val="18"/>
                                </w:rPr>
                              </w:pPr>
                              <w:r>
                                <w:rPr>
                                  <w:sz w:val="18"/>
                                  <w:szCs w:val="18"/>
                                </w:rPr>
                                <w:t>xui</w:t>
                              </w:r>
                              <w:r w:rsidR="0023747D" w:rsidRPr="00500E91">
                                <w:rPr>
                                  <w:sz w:val="18"/>
                                  <w:szCs w:val="18"/>
                                </w:rPr>
                                <w:t>.create(</w:t>
                              </w:r>
                              <w:r w:rsidR="0023747D" w:rsidRPr="00500E91">
                                <w:rPr>
                                  <w:color w:val="FF00FF"/>
                                  <w:sz w:val="18"/>
                                  <w:szCs w:val="18"/>
                                </w:rPr>
                                <w:t>'Block'</w:t>
                              </w:r>
                              <w:r w:rsidR="0023747D" w:rsidRPr="00500E91">
                                <w:rPr>
                                  <w:sz w:val="18"/>
                                  <w:szCs w:val="18"/>
                                </w:rPr>
                                <w:t>,{dock:</w:t>
                              </w:r>
                              <w:r w:rsidR="0023747D" w:rsidRPr="00500E91">
                                <w:rPr>
                                  <w:color w:val="FF00FF"/>
                                  <w:sz w:val="18"/>
                                  <w:szCs w:val="18"/>
                                </w:rPr>
                                <w:t>"bottom"</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height:</w:t>
                              </w:r>
                              <w:r w:rsidRPr="00500E91">
                                <w:rPr>
                                  <w:color w:val="800000"/>
                                  <w:sz w:val="18"/>
                                  <w:szCs w:val="18"/>
                                </w:rPr>
                                <w:t>30</w:t>
                              </w:r>
                              <w:r w:rsidRPr="00500E91">
                                <w:rPr>
                                  <w:sz w:val="18"/>
                                  <w:szCs w:val="18"/>
                                </w:rPr>
                                <w:t>,html:</w:t>
                              </w:r>
                              <w:r w:rsidRPr="00500E91">
                                <w:rPr>
                                  <w:color w:val="FF00FF"/>
                                  <w:sz w:val="18"/>
                                  <w:szCs w:val="18"/>
                                </w:rPr>
                                <w:t>'bottom'</w:t>
                              </w:r>
                            </w:p>
                            <w:p w:rsidR="0023747D" w:rsidRPr="00500E91" w:rsidRDefault="0023747D" w:rsidP="00375F9C">
                              <w:pPr>
                                <w:spacing w:line="240" w:lineRule="exact"/>
                                <w:rPr>
                                  <w:sz w:val="18"/>
                                  <w:szCs w:val="18"/>
                                </w:rPr>
                              </w:pPr>
                              <w:r w:rsidRPr="00500E91">
                                <w:rPr>
                                  <w:sz w:val="18"/>
                                  <w:szCs w:val="18"/>
                                </w:rPr>
                                <w:t>}).show();</w:t>
                              </w:r>
                            </w:p>
                            <w:p w:rsidR="0023747D" w:rsidRPr="00500E91" w:rsidRDefault="00F80527" w:rsidP="00375F9C">
                              <w:pPr>
                                <w:spacing w:line="240" w:lineRule="exact"/>
                                <w:rPr>
                                  <w:sz w:val="18"/>
                                  <w:szCs w:val="18"/>
                                </w:rPr>
                              </w:pPr>
                              <w:r>
                                <w:rPr>
                                  <w:sz w:val="18"/>
                                  <w:szCs w:val="18"/>
                                </w:rPr>
                                <w:t>xui</w:t>
                              </w:r>
                              <w:r w:rsidR="0023747D" w:rsidRPr="00500E91">
                                <w:rPr>
                                  <w:sz w:val="18"/>
                                  <w:szCs w:val="18"/>
                                </w:rPr>
                                <w:t>.create(</w:t>
                              </w:r>
                              <w:r w:rsidR="0023747D" w:rsidRPr="00500E91">
                                <w:rPr>
                                  <w:color w:val="FF00FF"/>
                                  <w:sz w:val="18"/>
                                  <w:szCs w:val="18"/>
                                </w:rPr>
                                <w:t>'Block'</w:t>
                              </w:r>
                              <w:r w:rsidR="0023747D" w:rsidRPr="00500E91">
                                <w:rPr>
                                  <w:sz w:val="18"/>
                                  <w:szCs w:val="18"/>
                                </w:rPr>
                                <w:t>,{dock:</w:t>
                              </w:r>
                              <w:r w:rsidR="0023747D" w:rsidRPr="00500E91">
                                <w:rPr>
                                  <w:color w:val="FF00FF"/>
                                  <w:sz w:val="18"/>
                                  <w:szCs w:val="18"/>
                                </w:rPr>
                                <w:t>"left"</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width:</w:t>
                              </w:r>
                              <w:r w:rsidRPr="00500E91">
                                <w:rPr>
                                  <w:color w:val="800000"/>
                                  <w:sz w:val="18"/>
                                  <w:szCs w:val="18"/>
                                </w:rPr>
                                <w:t>150</w:t>
                              </w:r>
                              <w:r w:rsidRPr="00500E91">
                                <w:rPr>
                                  <w:sz w:val="18"/>
                                  <w:szCs w:val="18"/>
                                </w:rPr>
                                <w:t>,html:</w:t>
                              </w:r>
                              <w:r w:rsidRPr="00500E91">
                                <w:rPr>
                                  <w:color w:val="FF00FF"/>
                                  <w:sz w:val="18"/>
                                  <w:szCs w:val="18"/>
                                </w:rPr>
                                <w:t>'left'</w:t>
                              </w:r>
                            </w:p>
                            <w:p w:rsidR="0023747D" w:rsidRPr="00500E91" w:rsidRDefault="0023747D" w:rsidP="00375F9C">
                              <w:pPr>
                                <w:spacing w:line="240" w:lineRule="exact"/>
                                <w:rPr>
                                  <w:sz w:val="18"/>
                                  <w:szCs w:val="18"/>
                                </w:rPr>
                              </w:pPr>
                              <w:r w:rsidRPr="00500E91">
                                <w:rPr>
                                  <w:sz w:val="18"/>
                                  <w:szCs w:val="18"/>
                                </w:rPr>
                                <w:t>}).show();</w:t>
                              </w:r>
                            </w:p>
                            <w:p w:rsidR="0023747D" w:rsidRPr="00500E91" w:rsidRDefault="00F80527" w:rsidP="00375F9C">
                              <w:pPr>
                                <w:spacing w:line="240" w:lineRule="exact"/>
                                <w:rPr>
                                  <w:sz w:val="18"/>
                                  <w:szCs w:val="18"/>
                                </w:rPr>
                              </w:pPr>
                              <w:r>
                                <w:rPr>
                                  <w:sz w:val="18"/>
                                  <w:szCs w:val="18"/>
                                </w:rPr>
                                <w:t>xui</w:t>
                              </w:r>
                              <w:r w:rsidR="0023747D" w:rsidRPr="00500E91">
                                <w:rPr>
                                  <w:sz w:val="18"/>
                                  <w:szCs w:val="18"/>
                                </w:rPr>
                                <w:t>.create(</w:t>
                              </w:r>
                              <w:r w:rsidR="0023747D" w:rsidRPr="00500E91">
                                <w:rPr>
                                  <w:color w:val="FF00FF"/>
                                  <w:sz w:val="18"/>
                                  <w:szCs w:val="18"/>
                                </w:rPr>
                                <w:t>'Block'</w:t>
                              </w:r>
                              <w:r w:rsidR="0023747D" w:rsidRPr="00500E91">
                                <w:rPr>
                                  <w:sz w:val="18"/>
                                  <w:szCs w:val="18"/>
                                </w:rPr>
                                <w:t>,{dock:</w:t>
                              </w:r>
                              <w:r w:rsidR="0023747D" w:rsidRPr="00500E91">
                                <w:rPr>
                                  <w:color w:val="FF00FF"/>
                                  <w:sz w:val="18"/>
                                  <w:szCs w:val="18"/>
                                </w:rPr>
                                <w:t>"right"</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width:</w:t>
                              </w:r>
                              <w:r w:rsidRPr="00500E91">
                                <w:rPr>
                                  <w:color w:val="800000"/>
                                  <w:sz w:val="18"/>
                                  <w:szCs w:val="18"/>
                                </w:rPr>
                                <w:t>150</w:t>
                              </w:r>
                              <w:r w:rsidRPr="00500E91">
                                <w:rPr>
                                  <w:sz w:val="18"/>
                                  <w:szCs w:val="18"/>
                                </w:rPr>
                                <w:t>,html:</w:t>
                              </w:r>
                              <w:r w:rsidRPr="00500E91">
                                <w:rPr>
                                  <w:color w:val="FF00FF"/>
                                  <w:sz w:val="18"/>
                                  <w:szCs w:val="18"/>
                                </w:rPr>
                                <w:t>'right'</w:t>
                              </w:r>
                            </w:p>
                            <w:p w:rsidR="0023747D" w:rsidRPr="00500E91" w:rsidRDefault="0023747D" w:rsidP="00375F9C">
                              <w:pPr>
                                <w:spacing w:line="240" w:lineRule="exact"/>
                                <w:rPr>
                                  <w:sz w:val="18"/>
                                  <w:szCs w:val="18"/>
                                </w:rPr>
                              </w:pPr>
                              <w:r w:rsidRPr="00500E91">
                                <w:rPr>
                                  <w:sz w:val="18"/>
                                  <w:szCs w:val="18"/>
                                </w:rPr>
                                <w:t>}).show();</w:t>
                              </w:r>
                            </w:p>
                            <w:p w:rsidR="0023747D" w:rsidRPr="00500E91" w:rsidRDefault="00F80527" w:rsidP="00375F9C">
                              <w:pPr>
                                <w:spacing w:line="240" w:lineRule="exact"/>
                                <w:rPr>
                                  <w:sz w:val="18"/>
                                  <w:szCs w:val="18"/>
                                </w:rPr>
                              </w:pPr>
                              <w:r>
                                <w:rPr>
                                  <w:sz w:val="18"/>
                                  <w:szCs w:val="18"/>
                                </w:rPr>
                                <w:t>xui</w:t>
                              </w:r>
                              <w:r w:rsidR="0023747D" w:rsidRPr="00500E91">
                                <w:rPr>
                                  <w:sz w:val="18"/>
                                  <w:szCs w:val="18"/>
                                </w:rPr>
                                <w:t>.create(</w:t>
                              </w:r>
                              <w:r w:rsidR="0023747D" w:rsidRPr="00500E91">
                                <w:rPr>
                                  <w:color w:val="FF00FF"/>
                                  <w:sz w:val="18"/>
                                  <w:szCs w:val="18"/>
                                </w:rPr>
                                <w:t>'Block'</w:t>
                              </w:r>
                              <w:r w:rsidR="0023747D" w:rsidRPr="00500E91">
                                <w:rPr>
                                  <w:sz w:val="18"/>
                                  <w:szCs w:val="18"/>
                                </w:rPr>
                                <w:t>,{dock:</w:t>
                              </w:r>
                              <w:r w:rsidR="0023747D" w:rsidRPr="00500E91">
                                <w:rPr>
                                  <w:color w:val="FF00FF"/>
                                  <w:sz w:val="18"/>
                                  <w:szCs w:val="18"/>
                                </w:rPr>
                                <w:t>"fill"</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html:</w:t>
                              </w:r>
                              <w:r w:rsidRPr="00500E91">
                                <w:rPr>
                                  <w:color w:val="FF00FF"/>
                                  <w:sz w:val="18"/>
                                  <w:szCs w:val="18"/>
                                </w:rPr>
                                <w:t>'main'</w:t>
                              </w:r>
                              <w:r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dockMargin:{left:</w:t>
                              </w:r>
                              <w:r w:rsidRPr="00500E91">
                                <w:rPr>
                                  <w:color w:val="800000"/>
                                  <w:sz w:val="18"/>
                                  <w:szCs w:val="18"/>
                                </w:rPr>
                                <w:t>10</w:t>
                              </w:r>
                              <w:r w:rsidRPr="00500E91">
                                <w:rPr>
                                  <w:sz w:val="18"/>
                                  <w:szCs w:val="18"/>
                                </w:rPr>
                                <w:t>,right:</w:t>
                              </w:r>
                              <w:r w:rsidRPr="00500E91">
                                <w:rPr>
                                  <w:color w:val="800000"/>
                                  <w:sz w:val="18"/>
                                  <w:szCs w:val="18"/>
                                </w:rPr>
                                <w:t>10</w:t>
                              </w:r>
                              <w:r w:rsidRPr="00500E91">
                                <w:rPr>
                                  <w:sz w:val="18"/>
                                  <w:szCs w:val="18"/>
                                </w:rPr>
                                <w:t>,top:</w:t>
                              </w:r>
                              <w:r w:rsidRPr="00500E91">
                                <w:rPr>
                                  <w:color w:val="800000"/>
                                  <w:sz w:val="18"/>
                                  <w:szCs w:val="18"/>
                                </w:rPr>
                                <w:t>10</w:t>
                              </w:r>
                              <w:r w:rsidRPr="00500E91">
                                <w:rPr>
                                  <w:sz w:val="18"/>
                                  <w:szCs w:val="18"/>
                                </w:rPr>
                                <w:t>,bottom:</w:t>
                              </w:r>
                              <w:r w:rsidRPr="00500E91">
                                <w:rPr>
                                  <w:color w:val="800000"/>
                                  <w:sz w:val="18"/>
                                  <w:szCs w:val="18"/>
                                </w:rPr>
                                <w:t>10</w:t>
                              </w:r>
                              <w:r w:rsidRPr="00500E91">
                                <w:rPr>
                                  <w:sz w:val="18"/>
                                  <w:szCs w:val="18"/>
                                </w:rPr>
                                <w:t>}</w:t>
                              </w:r>
                            </w:p>
                            <w:p w:rsidR="0023747D" w:rsidRPr="00500E91" w:rsidRDefault="0023747D" w:rsidP="00375F9C">
                              <w:pPr>
                                <w:spacing w:line="240" w:lineRule="exact"/>
                                <w:rPr>
                                  <w:sz w:val="18"/>
                                  <w:szCs w:val="18"/>
                                </w:rPr>
                              </w:pPr>
                              <w:r w:rsidRPr="00500E91">
                                <w:rPr>
                                  <w:sz w:val="18"/>
                                  <w:szCs w:val="18"/>
                                </w:rPr>
                                <w:t>}).show();</w:t>
                              </w:r>
                            </w:p>
                          </w:txbxContent>
                        </wps:txbx>
                        <wps:bodyPr rot="0" vert="horz" wrap="square" lIns="54000" tIns="46800" rIns="54000" bIns="45720" anchor="t" anchorCtr="0" upright="1">
                          <a:spAutoFit/>
                        </wps:bodyPr>
                      </wps:wsp>
                      <wps:wsp>
                        <wps:cNvPr id="148" name="AutoShape 366"/>
                        <wps:cNvSpPr>
                          <a:spLocks noChangeArrowheads="1"/>
                        </wps:cNvSpPr>
                        <wps:spPr bwMode="auto">
                          <a:xfrm flipH="1">
                            <a:off x="1943100" y="1684020"/>
                            <a:ext cx="914400" cy="198120"/>
                          </a:xfrm>
                          <a:prstGeom prst="wedgeRoundRectCallout">
                            <a:avLst>
                              <a:gd name="adj1" fmla="val 101181"/>
                              <a:gd name="adj2" fmla="val 1022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main area</w:t>
                              </w:r>
                            </w:p>
                          </w:txbxContent>
                        </wps:txbx>
                        <wps:bodyPr rot="0" vert="horz" wrap="square" lIns="0" tIns="0" rIns="0" bIns="0" anchor="t" anchorCtr="0" upright="1">
                          <a:noAutofit/>
                        </wps:bodyPr>
                      </wps:wsp>
                      <wps:wsp>
                        <wps:cNvPr id="152" name="AutoShape 367"/>
                        <wps:cNvSpPr>
                          <a:spLocks noChangeArrowheads="1"/>
                        </wps:cNvSpPr>
                        <wps:spPr bwMode="auto">
                          <a:xfrm flipH="1">
                            <a:off x="1828800" y="198120"/>
                            <a:ext cx="571500" cy="198120"/>
                          </a:xfrm>
                          <a:prstGeom prst="wedgeRoundRectCallout">
                            <a:avLst>
                              <a:gd name="adj1" fmla="val 153556"/>
                              <a:gd name="adj2" fmla="val 13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t top</w:t>
                              </w:r>
                            </w:p>
                          </w:txbxContent>
                        </wps:txbx>
                        <wps:bodyPr rot="0" vert="horz" wrap="square" lIns="0" tIns="0" rIns="0" bIns="0" anchor="t" anchorCtr="0" upright="1">
                          <a:noAutofit/>
                        </wps:bodyPr>
                      </wps:wsp>
                      <wps:wsp>
                        <wps:cNvPr id="154" name="AutoShape 368"/>
                        <wps:cNvSpPr>
                          <a:spLocks noChangeArrowheads="1"/>
                        </wps:cNvSpPr>
                        <wps:spPr bwMode="auto">
                          <a:xfrm flipH="1">
                            <a:off x="1943100" y="495300"/>
                            <a:ext cx="571500" cy="198120"/>
                          </a:xfrm>
                          <a:prstGeom prst="wedgeRoundRectCallout">
                            <a:avLst>
                              <a:gd name="adj1" fmla="val 91889"/>
                              <a:gd name="adj2" fmla="val 1698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45DE3" w:rsidRDefault="0023747D" w:rsidP="00375F9C">
                              <w:pPr>
                                <w:rPr>
                                  <w:szCs w:val="18"/>
                                </w:rPr>
                              </w:pPr>
                              <w:r>
                                <w:rPr>
                                  <w:szCs w:val="18"/>
                                </w:rPr>
                                <w:t>A</w:t>
                              </w:r>
                              <w:r>
                                <w:rPr>
                                  <w:rFonts w:hint="eastAsia"/>
                                  <w:szCs w:val="18"/>
                                </w:rPr>
                                <w:t>t bottom</w:t>
                              </w:r>
                            </w:p>
                          </w:txbxContent>
                        </wps:txbx>
                        <wps:bodyPr rot="0" vert="horz" wrap="square" lIns="0" tIns="0" rIns="0" bIns="0" anchor="t" anchorCtr="0" upright="1">
                          <a:noAutofit/>
                        </wps:bodyPr>
                      </wps:wsp>
                      <wps:wsp>
                        <wps:cNvPr id="156" name="AutoShape 369"/>
                        <wps:cNvSpPr>
                          <a:spLocks noChangeArrowheads="1"/>
                        </wps:cNvSpPr>
                        <wps:spPr bwMode="auto">
                          <a:xfrm flipH="1">
                            <a:off x="1828800" y="990600"/>
                            <a:ext cx="571500" cy="198120"/>
                          </a:xfrm>
                          <a:prstGeom prst="wedgeRoundRectCallout">
                            <a:avLst>
                              <a:gd name="adj1" fmla="val 101444"/>
                              <a:gd name="adj2" fmla="val -320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L</w:t>
                              </w:r>
                              <w:r>
                                <w:rPr>
                                  <w:rFonts w:hint="eastAsia"/>
                                  <w:szCs w:val="18"/>
                                </w:rPr>
                                <w:t>eft side</w:t>
                              </w:r>
                            </w:p>
                          </w:txbxContent>
                        </wps:txbx>
                        <wps:bodyPr rot="0" vert="horz" wrap="square" lIns="0" tIns="0" rIns="0" bIns="0" anchor="t" anchorCtr="0" upright="1">
                          <a:noAutofit/>
                        </wps:bodyPr>
                      </wps:wsp>
                      <wps:wsp>
                        <wps:cNvPr id="158" name="AutoShape 370"/>
                        <wps:cNvSpPr>
                          <a:spLocks noChangeArrowheads="1"/>
                        </wps:cNvSpPr>
                        <wps:spPr bwMode="auto">
                          <a:xfrm flipH="1">
                            <a:off x="1828800" y="1386840"/>
                            <a:ext cx="685800" cy="198120"/>
                          </a:xfrm>
                          <a:prstGeom prst="wedgeRoundRectCallout">
                            <a:avLst>
                              <a:gd name="adj1" fmla="val 88704"/>
                              <a:gd name="adj2" fmla="val 262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ight side</w:t>
                              </w:r>
                            </w:p>
                          </w:txbxContent>
                        </wps:txbx>
                        <wps:bodyPr rot="0" vert="horz" wrap="square" lIns="0" tIns="0" rIns="0" bIns="0" anchor="t" anchorCtr="0" upright="1">
                          <a:noAutofit/>
                        </wps:bodyPr>
                      </wps:wsp>
                      <wps:wsp>
                        <wps:cNvPr id="160" name="AutoShape 371"/>
                        <wps:cNvSpPr>
                          <a:spLocks noChangeArrowheads="1"/>
                        </wps:cNvSpPr>
                        <wps:spPr bwMode="auto">
                          <a:xfrm flipH="1">
                            <a:off x="2857500" y="1981200"/>
                            <a:ext cx="1485900" cy="198120"/>
                          </a:xfrm>
                          <a:prstGeom prst="wedgeRoundRectCallout">
                            <a:avLst>
                              <a:gd name="adj1" fmla="val 71880"/>
                              <a:gd name="adj2" fmla="val 11442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docking margin</w:t>
                              </w:r>
                            </w:p>
                          </w:txbxContent>
                        </wps:txbx>
                        <wps:bodyPr rot="0" vert="horz" wrap="square" lIns="0" tIns="0" rIns="0" bIns="0" anchor="t" anchorCtr="0" upright="1">
                          <a:noAutofit/>
                        </wps:bodyPr>
                      </wps:wsp>
                    </wpc:wpc>
                  </a:graphicData>
                </a:graphic>
              </wp:inline>
            </w:drawing>
          </mc:Choice>
          <mc:Fallback>
            <w:pict>
              <v:group id="画布 363" o:spid="_x0000_s2032" editas="canvas" style="width:414pt;height:204.15pt;mso-position-horizontal-relative:char;mso-position-vertical-relative:line" coordsize="52578,25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">
                <v:shape id="_x0000_s2033" type="#_x0000_t75" style="position:absolute;width:52578;height:25927;visibility:visible;mso-wrap-style:square">
                  <v:fill o:detectmouseclick="t"/>
                  <v:path o:connecttype="none"/>
                </v:shape>
                <v:shape id="Text Box 365" o:spid="_x0000_s2034" type="#_x0000_t202" style="position:absolute;top:488;width:52578;height:25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jNMEA&#10;AADcAAAADwAAAGRycy9kb3ducmV2LnhtbERP32vCMBB+F/wfwgm+aapI0c4oQ5HuZbCpez+aW1Ns&#10;LiWJtf73y2Cwt/v4ft52P9hW9ORD41jBYp6BIK6cbrhWcL2cZmsQISJrbB2TgicF2O/Goy0W2j34&#10;k/pzrEUK4VCgAhNjV0gZKkMWw9x1xIn7dt5iTNDXUnt8pHDbymWW5dJiw6nBYEcHQ9XtfLcKqttx&#10;OJbNl/H93a4/9KZ8vuelUtPJ8PoCItIQ/8V/7jed5q9y+H0mXS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6YzTBAAAA3AAAAA8AAAAAAAAAAAAAAAAAmAIAAGRycy9kb3du&#10;cmV2LnhtbFBLBQYAAAAABAAEAPUAAACGAwAAAAA=&#10;" strokeweight="1pt">
                  <v:textbox style="mso-fit-shape-to-text:t" inset="1.5mm,1.3mm,1.5mm">
                    <w:txbxContent>
                      <w:p w:rsidR="0023747D" w:rsidRPr="00500E91" w:rsidRDefault="00F80527" w:rsidP="00375F9C">
                        <w:pPr>
                          <w:spacing w:line="240" w:lineRule="exact"/>
                          <w:rPr>
                            <w:sz w:val="18"/>
                            <w:szCs w:val="18"/>
                          </w:rPr>
                        </w:pPr>
                        <w:proofErr w:type="gramStart"/>
                        <w:r>
                          <w:rPr>
                            <w:sz w:val="18"/>
                            <w:szCs w:val="18"/>
                          </w:rPr>
                          <w:t>xui</w:t>
                        </w:r>
                        <w:r w:rsidR="0023747D" w:rsidRPr="00500E91">
                          <w:rPr>
                            <w:sz w:val="18"/>
                            <w:szCs w:val="18"/>
                          </w:rPr>
                          <w:t>.create(</w:t>
                        </w:r>
                        <w:proofErr w:type="gramEnd"/>
                        <w:r w:rsidR="0023747D" w:rsidRPr="00500E91">
                          <w:rPr>
                            <w:color w:val="FF00FF"/>
                            <w:sz w:val="18"/>
                            <w:szCs w:val="18"/>
                          </w:rPr>
                          <w:t>'Block'</w:t>
                        </w:r>
                        <w:r w:rsidR="0023747D" w:rsidRPr="00500E91">
                          <w:rPr>
                            <w:sz w:val="18"/>
                            <w:szCs w:val="18"/>
                          </w:rPr>
                          <w:t>,{dock:</w:t>
                        </w:r>
                        <w:r w:rsidR="0023747D" w:rsidRPr="00500E91">
                          <w:rPr>
                            <w:color w:val="FF00FF"/>
                            <w:sz w:val="18"/>
                            <w:szCs w:val="18"/>
                          </w:rPr>
                          <w:t>"top"</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t>
                        </w:r>
                        <w:proofErr w:type="gramStart"/>
                        <w:r w:rsidRPr="00500E91">
                          <w:rPr>
                            <w:sz w:val="18"/>
                            <w:szCs w:val="18"/>
                          </w:rPr>
                          <w:t>height:</w:t>
                        </w:r>
                        <w:proofErr w:type="gramEnd"/>
                        <w:r w:rsidRPr="00500E91">
                          <w:rPr>
                            <w:color w:val="800000"/>
                            <w:sz w:val="18"/>
                            <w:szCs w:val="18"/>
                          </w:rPr>
                          <w:t>80</w:t>
                        </w:r>
                        <w:r w:rsidRPr="00500E91">
                          <w:rPr>
                            <w:sz w:val="18"/>
                            <w:szCs w:val="18"/>
                          </w:rPr>
                          <w:t>,html:</w:t>
                        </w:r>
                        <w:r w:rsidRPr="00500E91">
                          <w:rPr>
                            <w:color w:val="FF00FF"/>
                            <w:sz w:val="18"/>
                            <w:szCs w:val="18"/>
                          </w:rPr>
                          <w:t>'top'</w:t>
                        </w:r>
                      </w:p>
                      <w:p w:rsidR="0023747D" w:rsidRPr="00500E91" w:rsidRDefault="0023747D" w:rsidP="00375F9C">
                        <w:pPr>
                          <w:spacing w:line="240" w:lineRule="exact"/>
                          <w:rPr>
                            <w:sz w:val="18"/>
                            <w:szCs w:val="18"/>
                          </w:rPr>
                        </w:pPr>
                        <w:r w:rsidRPr="00500E91">
                          <w:rPr>
                            <w:sz w:val="18"/>
                            <w:szCs w:val="18"/>
                          </w:rPr>
                          <w:t>}).</w:t>
                        </w:r>
                        <w:proofErr w:type="gramStart"/>
                        <w:r w:rsidRPr="00500E91">
                          <w:rPr>
                            <w:sz w:val="18"/>
                            <w:szCs w:val="18"/>
                          </w:rPr>
                          <w:t>show(</w:t>
                        </w:r>
                        <w:proofErr w:type="gramEnd"/>
                        <w:r w:rsidRPr="00500E91">
                          <w:rPr>
                            <w:sz w:val="18"/>
                            <w:szCs w:val="18"/>
                          </w:rPr>
                          <w:t>);</w:t>
                        </w:r>
                      </w:p>
                      <w:p w:rsidR="0023747D" w:rsidRPr="00500E91" w:rsidRDefault="00F80527" w:rsidP="00375F9C">
                        <w:pPr>
                          <w:spacing w:line="240" w:lineRule="exact"/>
                          <w:rPr>
                            <w:sz w:val="18"/>
                            <w:szCs w:val="18"/>
                          </w:rPr>
                        </w:pPr>
                        <w:proofErr w:type="gramStart"/>
                        <w:r>
                          <w:rPr>
                            <w:sz w:val="18"/>
                            <w:szCs w:val="18"/>
                          </w:rPr>
                          <w:t>xui</w:t>
                        </w:r>
                        <w:r w:rsidR="0023747D" w:rsidRPr="00500E91">
                          <w:rPr>
                            <w:sz w:val="18"/>
                            <w:szCs w:val="18"/>
                          </w:rPr>
                          <w:t>.create(</w:t>
                        </w:r>
                        <w:proofErr w:type="gramEnd"/>
                        <w:r w:rsidR="0023747D" w:rsidRPr="00500E91">
                          <w:rPr>
                            <w:color w:val="FF00FF"/>
                            <w:sz w:val="18"/>
                            <w:szCs w:val="18"/>
                          </w:rPr>
                          <w:t>'Block'</w:t>
                        </w:r>
                        <w:r w:rsidR="0023747D" w:rsidRPr="00500E91">
                          <w:rPr>
                            <w:sz w:val="18"/>
                            <w:szCs w:val="18"/>
                          </w:rPr>
                          <w:t>,{dock:</w:t>
                        </w:r>
                        <w:r w:rsidR="0023747D" w:rsidRPr="00500E91">
                          <w:rPr>
                            <w:color w:val="FF00FF"/>
                            <w:sz w:val="18"/>
                            <w:szCs w:val="18"/>
                          </w:rPr>
                          <w:t>"bottom"</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t>
                        </w:r>
                        <w:proofErr w:type="gramStart"/>
                        <w:r w:rsidRPr="00500E91">
                          <w:rPr>
                            <w:sz w:val="18"/>
                            <w:szCs w:val="18"/>
                          </w:rPr>
                          <w:t>height:</w:t>
                        </w:r>
                        <w:proofErr w:type="gramEnd"/>
                        <w:r w:rsidRPr="00500E91">
                          <w:rPr>
                            <w:color w:val="800000"/>
                            <w:sz w:val="18"/>
                            <w:szCs w:val="18"/>
                          </w:rPr>
                          <w:t>30</w:t>
                        </w:r>
                        <w:r w:rsidRPr="00500E91">
                          <w:rPr>
                            <w:sz w:val="18"/>
                            <w:szCs w:val="18"/>
                          </w:rPr>
                          <w:t>,html:</w:t>
                        </w:r>
                        <w:r w:rsidRPr="00500E91">
                          <w:rPr>
                            <w:color w:val="FF00FF"/>
                            <w:sz w:val="18"/>
                            <w:szCs w:val="18"/>
                          </w:rPr>
                          <w:t>'bottom'</w:t>
                        </w:r>
                      </w:p>
                      <w:p w:rsidR="0023747D" w:rsidRPr="00500E91" w:rsidRDefault="0023747D" w:rsidP="00375F9C">
                        <w:pPr>
                          <w:spacing w:line="240" w:lineRule="exact"/>
                          <w:rPr>
                            <w:sz w:val="18"/>
                            <w:szCs w:val="18"/>
                          </w:rPr>
                        </w:pPr>
                        <w:r w:rsidRPr="00500E91">
                          <w:rPr>
                            <w:sz w:val="18"/>
                            <w:szCs w:val="18"/>
                          </w:rPr>
                          <w:t>}).</w:t>
                        </w:r>
                        <w:proofErr w:type="gramStart"/>
                        <w:r w:rsidRPr="00500E91">
                          <w:rPr>
                            <w:sz w:val="18"/>
                            <w:szCs w:val="18"/>
                          </w:rPr>
                          <w:t>show(</w:t>
                        </w:r>
                        <w:proofErr w:type="gramEnd"/>
                        <w:r w:rsidRPr="00500E91">
                          <w:rPr>
                            <w:sz w:val="18"/>
                            <w:szCs w:val="18"/>
                          </w:rPr>
                          <w:t>);</w:t>
                        </w:r>
                      </w:p>
                      <w:p w:rsidR="0023747D" w:rsidRPr="00500E91" w:rsidRDefault="00F80527" w:rsidP="00375F9C">
                        <w:pPr>
                          <w:spacing w:line="240" w:lineRule="exact"/>
                          <w:rPr>
                            <w:sz w:val="18"/>
                            <w:szCs w:val="18"/>
                          </w:rPr>
                        </w:pPr>
                        <w:proofErr w:type="gramStart"/>
                        <w:r>
                          <w:rPr>
                            <w:sz w:val="18"/>
                            <w:szCs w:val="18"/>
                          </w:rPr>
                          <w:t>xui</w:t>
                        </w:r>
                        <w:r w:rsidR="0023747D" w:rsidRPr="00500E91">
                          <w:rPr>
                            <w:sz w:val="18"/>
                            <w:szCs w:val="18"/>
                          </w:rPr>
                          <w:t>.create(</w:t>
                        </w:r>
                        <w:proofErr w:type="gramEnd"/>
                        <w:r w:rsidR="0023747D" w:rsidRPr="00500E91">
                          <w:rPr>
                            <w:color w:val="FF00FF"/>
                            <w:sz w:val="18"/>
                            <w:szCs w:val="18"/>
                          </w:rPr>
                          <w:t>'Block'</w:t>
                        </w:r>
                        <w:r w:rsidR="0023747D" w:rsidRPr="00500E91">
                          <w:rPr>
                            <w:sz w:val="18"/>
                            <w:szCs w:val="18"/>
                          </w:rPr>
                          <w:t>,{dock:</w:t>
                        </w:r>
                        <w:r w:rsidR="0023747D" w:rsidRPr="00500E91">
                          <w:rPr>
                            <w:color w:val="FF00FF"/>
                            <w:sz w:val="18"/>
                            <w:szCs w:val="18"/>
                          </w:rPr>
                          <w:t>"left"</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t>
                        </w:r>
                        <w:proofErr w:type="gramStart"/>
                        <w:r w:rsidRPr="00500E91">
                          <w:rPr>
                            <w:sz w:val="18"/>
                            <w:szCs w:val="18"/>
                          </w:rPr>
                          <w:t>width:</w:t>
                        </w:r>
                        <w:proofErr w:type="gramEnd"/>
                        <w:r w:rsidRPr="00500E91">
                          <w:rPr>
                            <w:color w:val="800000"/>
                            <w:sz w:val="18"/>
                            <w:szCs w:val="18"/>
                          </w:rPr>
                          <w:t>150</w:t>
                        </w:r>
                        <w:r w:rsidRPr="00500E91">
                          <w:rPr>
                            <w:sz w:val="18"/>
                            <w:szCs w:val="18"/>
                          </w:rPr>
                          <w:t>,html:</w:t>
                        </w:r>
                        <w:r w:rsidRPr="00500E91">
                          <w:rPr>
                            <w:color w:val="FF00FF"/>
                            <w:sz w:val="18"/>
                            <w:szCs w:val="18"/>
                          </w:rPr>
                          <w:t>'left'</w:t>
                        </w:r>
                      </w:p>
                      <w:p w:rsidR="0023747D" w:rsidRPr="00500E91" w:rsidRDefault="0023747D" w:rsidP="00375F9C">
                        <w:pPr>
                          <w:spacing w:line="240" w:lineRule="exact"/>
                          <w:rPr>
                            <w:sz w:val="18"/>
                            <w:szCs w:val="18"/>
                          </w:rPr>
                        </w:pPr>
                        <w:r w:rsidRPr="00500E91">
                          <w:rPr>
                            <w:sz w:val="18"/>
                            <w:szCs w:val="18"/>
                          </w:rPr>
                          <w:t>}).</w:t>
                        </w:r>
                        <w:proofErr w:type="gramStart"/>
                        <w:r w:rsidRPr="00500E91">
                          <w:rPr>
                            <w:sz w:val="18"/>
                            <w:szCs w:val="18"/>
                          </w:rPr>
                          <w:t>show(</w:t>
                        </w:r>
                        <w:proofErr w:type="gramEnd"/>
                        <w:r w:rsidRPr="00500E91">
                          <w:rPr>
                            <w:sz w:val="18"/>
                            <w:szCs w:val="18"/>
                          </w:rPr>
                          <w:t>);</w:t>
                        </w:r>
                      </w:p>
                      <w:p w:rsidR="0023747D" w:rsidRPr="00500E91" w:rsidRDefault="00F80527" w:rsidP="00375F9C">
                        <w:pPr>
                          <w:spacing w:line="240" w:lineRule="exact"/>
                          <w:rPr>
                            <w:sz w:val="18"/>
                            <w:szCs w:val="18"/>
                          </w:rPr>
                        </w:pPr>
                        <w:proofErr w:type="gramStart"/>
                        <w:r>
                          <w:rPr>
                            <w:sz w:val="18"/>
                            <w:szCs w:val="18"/>
                          </w:rPr>
                          <w:t>xui</w:t>
                        </w:r>
                        <w:r w:rsidR="0023747D" w:rsidRPr="00500E91">
                          <w:rPr>
                            <w:sz w:val="18"/>
                            <w:szCs w:val="18"/>
                          </w:rPr>
                          <w:t>.create(</w:t>
                        </w:r>
                        <w:proofErr w:type="gramEnd"/>
                        <w:r w:rsidR="0023747D" w:rsidRPr="00500E91">
                          <w:rPr>
                            <w:color w:val="FF00FF"/>
                            <w:sz w:val="18"/>
                            <w:szCs w:val="18"/>
                          </w:rPr>
                          <w:t>'Block'</w:t>
                        </w:r>
                        <w:r w:rsidR="0023747D" w:rsidRPr="00500E91">
                          <w:rPr>
                            <w:sz w:val="18"/>
                            <w:szCs w:val="18"/>
                          </w:rPr>
                          <w:t>,{dock:</w:t>
                        </w:r>
                        <w:r w:rsidR="0023747D" w:rsidRPr="00500E91">
                          <w:rPr>
                            <w:color w:val="FF00FF"/>
                            <w:sz w:val="18"/>
                            <w:szCs w:val="18"/>
                          </w:rPr>
                          <w:t>"right"</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t>
                        </w:r>
                        <w:proofErr w:type="gramStart"/>
                        <w:r w:rsidRPr="00500E91">
                          <w:rPr>
                            <w:sz w:val="18"/>
                            <w:szCs w:val="18"/>
                          </w:rPr>
                          <w:t>width:</w:t>
                        </w:r>
                        <w:proofErr w:type="gramEnd"/>
                        <w:r w:rsidRPr="00500E91">
                          <w:rPr>
                            <w:color w:val="800000"/>
                            <w:sz w:val="18"/>
                            <w:szCs w:val="18"/>
                          </w:rPr>
                          <w:t>150</w:t>
                        </w:r>
                        <w:r w:rsidRPr="00500E91">
                          <w:rPr>
                            <w:sz w:val="18"/>
                            <w:szCs w:val="18"/>
                          </w:rPr>
                          <w:t>,html:</w:t>
                        </w:r>
                        <w:r w:rsidRPr="00500E91">
                          <w:rPr>
                            <w:color w:val="FF00FF"/>
                            <w:sz w:val="18"/>
                            <w:szCs w:val="18"/>
                          </w:rPr>
                          <w:t>'right'</w:t>
                        </w:r>
                      </w:p>
                      <w:p w:rsidR="0023747D" w:rsidRPr="00500E91" w:rsidRDefault="0023747D" w:rsidP="00375F9C">
                        <w:pPr>
                          <w:spacing w:line="240" w:lineRule="exact"/>
                          <w:rPr>
                            <w:sz w:val="18"/>
                            <w:szCs w:val="18"/>
                          </w:rPr>
                        </w:pPr>
                        <w:r w:rsidRPr="00500E91">
                          <w:rPr>
                            <w:sz w:val="18"/>
                            <w:szCs w:val="18"/>
                          </w:rPr>
                          <w:t>}).</w:t>
                        </w:r>
                        <w:proofErr w:type="gramStart"/>
                        <w:r w:rsidRPr="00500E91">
                          <w:rPr>
                            <w:sz w:val="18"/>
                            <w:szCs w:val="18"/>
                          </w:rPr>
                          <w:t>show(</w:t>
                        </w:r>
                        <w:proofErr w:type="gramEnd"/>
                        <w:r w:rsidRPr="00500E91">
                          <w:rPr>
                            <w:sz w:val="18"/>
                            <w:szCs w:val="18"/>
                          </w:rPr>
                          <w:t>);</w:t>
                        </w:r>
                      </w:p>
                      <w:p w:rsidR="0023747D" w:rsidRPr="00500E91" w:rsidRDefault="00F80527" w:rsidP="00375F9C">
                        <w:pPr>
                          <w:spacing w:line="240" w:lineRule="exact"/>
                          <w:rPr>
                            <w:sz w:val="18"/>
                            <w:szCs w:val="18"/>
                          </w:rPr>
                        </w:pPr>
                        <w:proofErr w:type="gramStart"/>
                        <w:r>
                          <w:rPr>
                            <w:sz w:val="18"/>
                            <w:szCs w:val="18"/>
                          </w:rPr>
                          <w:t>xui</w:t>
                        </w:r>
                        <w:r w:rsidR="0023747D" w:rsidRPr="00500E91">
                          <w:rPr>
                            <w:sz w:val="18"/>
                            <w:szCs w:val="18"/>
                          </w:rPr>
                          <w:t>.create(</w:t>
                        </w:r>
                        <w:proofErr w:type="gramEnd"/>
                        <w:r w:rsidR="0023747D" w:rsidRPr="00500E91">
                          <w:rPr>
                            <w:color w:val="FF00FF"/>
                            <w:sz w:val="18"/>
                            <w:szCs w:val="18"/>
                          </w:rPr>
                          <w:t>'Block'</w:t>
                        </w:r>
                        <w:r w:rsidR="0023747D" w:rsidRPr="00500E91">
                          <w:rPr>
                            <w:sz w:val="18"/>
                            <w:szCs w:val="18"/>
                          </w:rPr>
                          <w:t>,{dock:</w:t>
                        </w:r>
                        <w:r w:rsidR="0023747D" w:rsidRPr="00500E91">
                          <w:rPr>
                            <w:color w:val="FF00FF"/>
                            <w:sz w:val="18"/>
                            <w:szCs w:val="18"/>
                          </w:rPr>
                          <w:t>"fill"</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t>
                        </w:r>
                        <w:proofErr w:type="gramStart"/>
                        <w:r w:rsidRPr="00500E91">
                          <w:rPr>
                            <w:sz w:val="18"/>
                            <w:szCs w:val="18"/>
                          </w:rPr>
                          <w:t>html</w:t>
                        </w:r>
                        <w:proofErr w:type="gramEnd"/>
                        <w:r w:rsidRPr="00500E91">
                          <w:rPr>
                            <w:sz w:val="18"/>
                            <w:szCs w:val="18"/>
                          </w:rPr>
                          <w:t>:</w:t>
                        </w:r>
                        <w:r w:rsidRPr="00500E91">
                          <w:rPr>
                            <w:color w:val="FF00FF"/>
                            <w:sz w:val="18"/>
                            <w:szCs w:val="18"/>
                          </w:rPr>
                          <w:t>'main'</w:t>
                        </w:r>
                        <w:r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dockMargin:{left:</w:t>
                        </w:r>
                        <w:r w:rsidRPr="00500E91">
                          <w:rPr>
                            <w:color w:val="800000"/>
                            <w:sz w:val="18"/>
                            <w:szCs w:val="18"/>
                          </w:rPr>
                          <w:t>10</w:t>
                        </w:r>
                        <w:r w:rsidRPr="00500E91">
                          <w:rPr>
                            <w:sz w:val="18"/>
                            <w:szCs w:val="18"/>
                          </w:rPr>
                          <w:t>,right:</w:t>
                        </w:r>
                        <w:r w:rsidRPr="00500E91">
                          <w:rPr>
                            <w:color w:val="800000"/>
                            <w:sz w:val="18"/>
                            <w:szCs w:val="18"/>
                          </w:rPr>
                          <w:t>10</w:t>
                        </w:r>
                        <w:r w:rsidRPr="00500E91">
                          <w:rPr>
                            <w:sz w:val="18"/>
                            <w:szCs w:val="18"/>
                          </w:rPr>
                          <w:t>,top:</w:t>
                        </w:r>
                        <w:r w:rsidRPr="00500E91">
                          <w:rPr>
                            <w:color w:val="800000"/>
                            <w:sz w:val="18"/>
                            <w:szCs w:val="18"/>
                          </w:rPr>
                          <w:t>10</w:t>
                        </w:r>
                        <w:r w:rsidRPr="00500E91">
                          <w:rPr>
                            <w:sz w:val="18"/>
                            <w:szCs w:val="18"/>
                          </w:rPr>
                          <w:t>,bottom:</w:t>
                        </w:r>
                        <w:r w:rsidRPr="00500E91">
                          <w:rPr>
                            <w:color w:val="800000"/>
                            <w:sz w:val="18"/>
                            <w:szCs w:val="18"/>
                          </w:rPr>
                          <w:t>10</w:t>
                        </w:r>
                        <w:r w:rsidRPr="00500E91">
                          <w:rPr>
                            <w:sz w:val="18"/>
                            <w:szCs w:val="18"/>
                          </w:rPr>
                          <w:t>}</w:t>
                        </w:r>
                      </w:p>
                      <w:p w:rsidR="0023747D" w:rsidRPr="00500E91" w:rsidRDefault="0023747D" w:rsidP="00375F9C">
                        <w:pPr>
                          <w:spacing w:line="240" w:lineRule="exact"/>
                          <w:rPr>
                            <w:sz w:val="18"/>
                            <w:szCs w:val="18"/>
                          </w:rPr>
                        </w:pPr>
                        <w:r w:rsidRPr="00500E91">
                          <w:rPr>
                            <w:sz w:val="18"/>
                            <w:szCs w:val="18"/>
                          </w:rPr>
                          <w:t>}).</w:t>
                        </w:r>
                        <w:proofErr w:type="gramStart"/>
                        <w:r w:rsidRPr="00500E91">
                          <w:rPr>
                            <w:sz w:val="18"/>
                            <w:szCs w:val="18"/>
                          </w:rPr>
                          <w:t>show(</w:t>
                        </w:r>
                        <w:proofErr w:type="gramEnd"/>
                        <w:r w:rsidRPr="00500E91">
                          <w:rPr>
                            <w:sz w:val="18"/>
                            <w:szCs w:val="18"/>
                          </w:rPr>
                          <w:t>);</w:t>
                        </w:r>
                      </w:p>
                    </w:txbxContent>
                  </v:textbox>
                </v:shape>
                <v:shape id="AutoShape 366" o:spid="_x0000_s2035" type="#_x0000_t62" style="position:absolute;left:19431;top:16840;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CoQcYA&#10;AADcAAAADwAAAGRycy9kb3ducmV2LnhtbESPQUsDMRCF70L/Q5iCN5utFdFt01JEoaA9tBWkt+lm&#10;3CxuJksS2/jvnYPgbYb35r1vFqvie3WmmLrABqaTChRxE2zHrYH3w8vNA6iUkS32gcnADyVYLUdX&#10;C6xtuPCOzvvcKgnhVKMBl/NQa50aRx7TJAzEon2G6DHLGlttI14k3Pf6tqrutceOpcHhQE+Omq/9&#10;tzdw2r5+PG6H4ynO3jYH3zyXGbtizPW4rOegMpX8b/673ljBvxNaeUYm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CoQcYAAADcAAAADwAAAAAAAAAAAAAAAACYAgAAZHJz&#10;L2Rvd25yZXYueG1sUEsFBgAAAAAEAAQA9QAAAIsDAAAAAA==&#10;" adj="32655,32884" fillcolor="#ff9">
                  <v:textbox inset="0,0,0,0">
                    <w:txbxContent>
                      <w:p w:rsidR="0023747D" w:rsidRPr="000E23E9" w:rsidRDefault="0023747D" w:rsidP="00375F9C">
                        <w:pPr>
                          <w:rPr>
                            <w:szCs w:val="18"/>
                          </w:rPr>
                        </w:pPr>
                        <w:r>
                          <w:rPr>
                            <w:szCs w:val="18"/>
                          </w:rPr>
                          <w:t>T</w:t>
                        </w:r>
                        <w:r>
                          <w:rPr>
                            <w:rFonts w:hint="eastAsia"/>
                            <w:szCs w:val="18"/>
                          </w:rPr>
                          <w:t>he main area</w:t>
                        </w:r>
                      </w:p>
                    </w:txbxContent>
                  </v:textbox>
                </v:shape>
                <v:shape id="AutoShape 367" o:spid="_x0000_s2036" type="#_x0000_t62" style="position:absolute;left:18288;top:1981;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NUUsEA&#10;AADcAAAADwAAAGRycy9kb3ducmV2LnhtbERPTYvCMBC9C/6HMII3TVtQl2oUEYSFBV2r7HloxrbY&#10;TLpNttZ/bxYEb/N4n7Pa9KYWHbWusqwgnkYgiHOrKy4UXM77yQcI55E11pZJwYMcbNbDwQpTbe98&#10;oi7zhQgh7FJUUHrfpFK6vCSDbmob4sBdbWvQB9gWUrd4D+GmlkkUzaXBikNDiQ3tSspv2Z9R0Mf5&#10;15F0vJPf2cXv54uf30OXKDUe9dslCE+9f4tf7k8d5s8S+H8mXC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jVFLBAAAA3AAAAA8AAAAAAAAAAAAAAAAAmAIAAGRycy9kb3du&#10;cmV2LnhtbFBLBQYAAAAABAAEAPUAAACGAwAAAAA=&#10;" adj="43968,13776" fillcolor="#ff9">
                  <v:textbox inset="0,0,0,0">
                    <w:txbxContent>
                      <w:p w:rsidR="0023747D" w:rsidRPr="000E23E9" w:rsidRDefault="0023747D" w:rsidP="00375F9C">
                        <w:pPr>
                          <w:rPr>
                            <w:szCs w:val="18"/>
                          </w:rPr>
                        </w:pPr>
                        <w:r>
                          <w:rPr>
                            <w:szCs w:val="18"/>
                          </w:rPr>
                          <w:t>A</w:t>
                        </w:r>
                        <w:r>
                          <w:rPr>
                            <w:rFonts w:hint="eastAsia"/>
                            <w:szCs w:val="18"/>
                          </w:rPr>
                          <w:t>t top</w:t>
                        </w:r>
                      </w:p>
                    </w:txbxContent>
                  </v:textbox>
                </v:shape>
                <v:shape id="AutoShape 368" o:spid="_x0000_s2037" type="#_x0000_t62" style="position:absolute;left:19431;top:4953;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v0ycIA&#10;AADcAAAADwAAAGRycy9kb3ducmV2LnhtbERPTWvCQBC9C/0PyxR6MxvFaomukgqCh16MQq9jdkyC&#10;2dmQ3Zptf31XELzN433OahNMK27Uu8aygkmSgiAurW64UnA67sYfIJxH1thaJgW/5GCzfhmtMNN2&#10;4APdCl+JGMIuQwW1910mpStrMugS2xFH7mJ7gz7CvpK6xyGGm1ZO03QuDTYcG2rsaFtTeS1+jIL8&#10;218w4OK815/539ZOw/BVHJR6ew35EoSn4J/ih3uv4/z3GdyfiR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m/TJwgAAANwAAAAPAAAAAAAAAAAAAAAAAJgCAABkcnMvZG93&#10;bnJldi54bWxQSwUGAAAAAAQABAD1AAAAhwMAAAAA&#10;" adj="30648,14469" fillcolor="#ff9">
                  <v:textbox inset="0,0,0,0">
                    <w:txbxContent>
                      <w:p w:rsidR="0023747D" w:rsidRPr="00945DE3" w:rsidRDefault="0023747D" w:rsidP="00375F9C">
                        <w:pPr>
                          <w:rPr>
                            <w:szCs w:val="18"/>
                          </w:rPr>
                        </w:pPr>
                        <w:r>
                          <w:rPr>
                            <w:szCs w:val="18"/>
                          </w:rPr>
                          <w:t>A</w:t>
                        </w:r>
                        <w:r>
                          <w:rPr>
                            <w:rFonts w:hint="eastAsia"/>
                            <w:szCs w:val="18"/>
                          </w:rPr>
                          <w:t>t bottom</w:t>
                        </w:r>
                      </w:p>
                    </w:txbxContent>
                  </v:textbox>
                </v:shape>
                <v:shape id="AutoShape 369" o:spid="_x0000_s2038" type="#_x0000_t62" style="position:absolute;left:18288;top:9906;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naksMA&#10;AADcAAAADwAAAGRycy9kb3ducmV2LnhtbERPTWvCQBC9C/6HZQQvUjdVFEldRSyCRUEahV6H7DQJ&#10;ZmdDdk1Sf70rCL3N433Oct2ZUjRUu8KygvdxBII4tbrgTMHlvHtbgHAeWWNpmRT8kYP1qt9bYqxt&#10;y9/UJD4TIYRdjApy76tYSpfmZNCNbUUcuF9bG/QB1pnUNbYh3JRyEkVzabDg0JBjRduc0mtyMwqa&#10;0+5rdEiml7bqTsfP5Ke4m2ar1HDQbT5AeOr8v/jl3uswfzaH5zPhAr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naksMAAADcAAAADwAAAAAAAAAAAAAAAACYAgAAZHJzL2Rv&#10;d25yZXYueG1sUEsFBgAAAAAEAAQA9QAAAIgDAAAAAA==&#10;" adj="32712,10107" fillcolor="#ff9">
                  <v:textbox inset="0,0,0,0">
                    <w:txbxContent>
                      <w:p w:rsidR="0023747D" w:rsidRPr="000E23E9" w:rsidRDefault="0023747D" w:rsidP="00375F9C">
                        <w:pPr>
                          <w:rPr>
                            <w:szCs w:val="18"/>
                          </w:rPr>
                        </w:pPr>
                        <w:r>
                          <w:rPr>
                            <w:szCs w:val="18"/>
                          </w:rPr>
                          <w:t>L</w:t>
                        </w:r>
                        <w:r>
                          <w:rPr>
                            <w:rFonts w:hint="eastAsia"/>
                            <w:szCs w:val="18"/>
                          </w:rPr>
                          <w:t>eft side</w:t>
                        </w:r>
                      </w:p>
                    </w:txbxContent>
                  </v:textbox>
                </v:shape>
                <v:shape id="AutoShape 370" o:spid="_x0000_s2039" type="#_x0000_t62" style="position:absolute;left:18288;top:13868;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fI8UA&#10;AADcAAAADwAAAGRycy9kb3ducmV2LnhtbESPzWrDQAyE74W+w6JCb826gTTGzSYEQyE9FJM0hx6F&#10;V7WdeLXGu/7p21eHQG4SM5r5tNnNrlUj9aHxbOB1kYAiLr1tuDJw/v54SUGFiGyx9UwG/ijAbvv4&#10;sMHM+omPNJ5ipSSEQ4YG6hi7TOtQ1uQwLHxHLNqv7x1GWftK2x4nCXetXibJm3bYsDTU2FFeU3k9&#10;Dc7AiJf1MK3yc0GxGD7zy1eR/lhjnp/m/TuoSHO8m2/XByv4K6GVZ2QC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n18jxQAAANwAAAAPAAAAAAAAAAAAAAAAAJgCAABkcnMv&#10;ZG93bnJldi54bWxQSwUGAAAAAAQABAD1AAAAigMAAAAA&#10;" adj="29960,16476" fillcolor="#ff9">
                  <v:textbox inset="0,0,0,0">
                    <w:txbxContent>
                      <w:p w:rsidR="0023747D" w:rsidRPr="000E23E9" w:rsidRDefault="0023747D" w:rsidP="00375F9C">
                        <w:pPr>
                          <w:rPr>
                            <w:szCs w:val="18"/>
                          </w:rPr>
                        </w:pPr>
                        <w:r>
                          <w:rPr>
                            <w:szCs w:val="18"/>
                          </w:rPr>
                          <w:t>R</w:t>
                        </w:r>
                        <w:r>
                          <w:rPr>
                            <w:rFonts w:hint="eastAsia"/>
                            <w:szCs w:val="18"/>
                          </w:rPr>
                          <w:t>ight side</w:t>
                        </w:r>
                      </w:p>
                    </w:txbxContent>
                  </v:textbox>
                </v:shape>
                <v:shape id="AutoShape 371" o:spid="_x0000_s2040" type="#_x0000_t62" style="position:absolute;left:28575;top:19812;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L++MYA&#10;AADcAAAADwAAAGRycy9kb3ducmV2LnhtbESPQW/CMAyF70j8h8hI3Gg6DmjqCGhimzTEZYNp2tFq&#10;TNvROF0SoPDr8WESN1vv+b3P82XvWnWiEBvPBh6yHBRx6W3DlYGv3dvkEVRMyBZbz2TgQhGWi+Fg&#10;joX1Z/6k0zZVSkI4FmigTqkrtI5lTQ5j5jti0fY+OEyyhkrbgGcJd62e5vlMO2xYGmrsaFVTedge&#10;nYGf1+/KXTfT48V/hJe/dbfb8P7XmPGof34ClahPd/P/9bsV/JngyzMygV7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5L++MYAAADcAAAADwAAAAAAAAAAAAAAAACYAgAAZHJz&#10;L2Rvd25yZXYueG1sUEsFBgAAAAAEAAQA9QAAAIsDAAAAAA==&#10;" adj="26326,35515" fillcolor="#ff9">
                  <v:textbox inset="0,0,0,0">
                    <w:txbxContent>
                      <w:p w:rsidR="0023747D" w:rsidRPr="000E23E9" w:rsidRDefault="0023747D" w:rsidP="00375F9C">
                        <w:pPr>
                          <w:rPr>
                            <w:szCs w:val="18"/>
                          </w:rPr>
                        </w:pPr>
                        <w:r>
                          <w:rPr>
                            <w:szCs w:val="18"/>
                          </w:rPr>
                          <w:t>S</w:t>
                        </w:r>
                        <w:r>
                          <w:rPr>
                            <w:rFonts w:hint="eastAsia"/>
                            <w:szCs w:val="18"/>
                          </w:rPr>
                          <w:t>ets docking margin</w:t>
                        </w:r>
                      </w:p>
                    </w:txbxContent>
                  </v:textbox>
                </v:shape>
                <w10:anchorlock/>
              </v:group>
            </w:pict>
          </mc:Fallback>
        </mc:AlternateContent>
      </w:r>
    </w:p>
    <w:p w:rsidR="00375F9C" w:rsidRDefault="00375F9C" w:rsidP="00375F9C">
      <w:r>
        <w:t>O</w:t>
      </w:r>
      <w:r>
        <w:rPr>
          <w:rFonts w:hint="eastAsia"/>
        </w:rPr>
        <w:t>utput:</w:t>
      </w:r>
    </w:p>
    <w:p w:rsidR="00375F9C" w:rsidRPr="00AD548D" w:rsidRDefault="005C781A" w:rsidP="00375F9C">
      <w:r>
        <w:rPr>
          <w:rFonts w:hint="eastAsia"/>
          <w:noProof/>
        </w:rPr>
        <w:drawing>
          <wp:inline distT="0" distB="0" distL="0" distR="0" wp14:anchorId="1F30D5FB" wp14:editId="2F8DADFD">
            <wp:extent cx="5391150" cy="1200150"/>
            <wp:effectExtent l="0" t="0" r="0" b="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391150" cy="1200150"/>
                    </a:xfrm>
                    <a:prstGeom prst="rect">
                      <a:avLst/>
                    </a:prstGeom>
                    <a:noFill/>
                    <a:ln>
                      <a:noFill/>
                    </a:ln>
                  </pic:spPr>
                </pic:pic>
              </a:graphicData>
            </a:graphic>
          </wp:inline>
        </w:drawing>
      </w:r>
    </w:p>
    <w:p w:rsidR="00375F9C" w:rsidRDefault="00704D04" w:rsidP="00E45D25">
      <w:pPr>
        <w:pStyle w:val="3"/>
        <w:numPr>
          <w:ilvl w:val="2"/>
          <w:numId w:val="17"/>
        </w:numPr>
      </w:pPr>
      <w:bookmarkStart w:id="236" w:name="_Toc356466358"/>
      <w:r>
        <w:rPr>
          <w:rFonts w:hint="eastAsia"/>
        </w:rPr>
        <w:t>xui.</w:t>
      </w:r>
      <w:r w:rsidR="00375F9C">
        <w:rPr>
          <w:rFonts w:hint="eastAsia"/>
        </w:rPr>
        <w:t>UI.Layout</w:t>
      </w:r>
      <w:bookmarkEnd w:id="236"/>
    </w:p>
    <w:p w:rsidR="00375F9C" w:rsidRPr="00945DE3" w:rsidRDefault="00375F9C" w:rsidP="00375F9C">
      <w:pPr>
        <w:rPr>
          <w:b/>
        </w:rPr>
      </w:pPr>
      <w:r>
        <w:rPr>
          <w:rFonts w:hint="eastAsia"/>
          <w:b/>
        </w:rPr>
        <w:t>I</w:t>
      </w:r>
      <w:r w:rsidRPr="00945DE3">
        <w:rPr>
          <w:rFonts w:hint="eastAsia"/>
          <w:b/>
        </w:rPr>
        <w:t>nput:</w:t>
      </w:r>
    </w:p>
    <w:p w:rsidR="00375F9C" w:rsidRPr="004F4575" w:rsidRDefault="005C781A" w:rsidP="00375F9C">
      <w:r>
        <w:rPr>
          <w:noProof/>
        </w:rPr>
        <w:lastRenderedPageBreak/>
        <mc:AlternateContent>
          <mc:Choice Requires="wpc">
            <w:drawing>
              <wp:inline distT="0" distB="0" distL="0" distR="0" wp14:anchorId="69589867" wp14:editId="06DB8AED">
                <wp:extent cx="5257800" cy="3659505"/>
                <wp:effectExtent l="9525" t="0" r="9525" b="7620"/>
                <wp:docPr id="372" name="画布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0" name="Text Box 374"/>
                        <wps:cNvSpPr txBox="1">
                          <a:spLocks noChangeArrowheads="1"/>
                        </wps:cNvSpPr>
                        <wps:spPr bwMode="auto">
                          <a:xfrm>
                            <a:off x="0" y="48895"/>
                            <a:ext cx="5257800" cy="3610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223D" w:rsidRDefault="0023747D" w:rsidP="00375F9C">
                              <w:pPr>
                                <w:spacing w:line="240" w:lineRule="exact"/>
                                <w:rPr>
                                  <w:sz w:val="18"/>
                                  <w:szCs w:val="18"/>
                                </w:rPr>
                              </w:pPr>
                              <w:r>
                                <w:rPr>
                                  <w:rFonts w:hint="eastAsia"/>
                                  <w:color w:val="0000FF"/>
                                  <w:sz w:val="18"/>
                                  <w:szCs w:val="18"/>
                                </w:rPr>
                                <w:t>v</w:t>
                              </w:r>
                              <w:r w:rsidRPr="00FB223D">
                                <w:rPr>
                                  <w:color w:val="0000FF"/>
                                  <w:sz w:val="18"/>
                                  <w:szCs w:val="18"/>
                                </w:rPr>
                                <w:t>ar</w:t>
                              </w:r>
                              <w:r w:rsidRPr="00FB223D">
                                <w:rPr>
                                  <w:sz w:val="18"/>
                                  <w:szCs w:val="18"/>
                                </w:rPr>
                                <w:t xml:space="preserve"> layout1=</w:t>
                              </w:r>
                              <w:r w:rsidR="00F80527">
                                <w:rPr>
                                  <w:sz w:val="18"/>
                                  <w:szCs w:val="18"/>
                                </w:rPr>
                                <w:t>xui</w:t>
                              </w:r>
                              <w:r w:rsidRPr="00FB223D">
                                <w:rPr>
                                  <w:sz w:val="18"/>
                                  <w:szCs w:val="18"/>
                                </w:rPr>
                                <w:t>.create(</w:t>
                              </w:r>
                              <w:r w:rsidRPr="00FB223D">
                                <w:rPr>
                                  <w:color w:val="FF00FF"/>
                                  <w:sz w:val="18"/>
                                  <w:szCs w:val="18"/>
                                </w:rPr>
                                <w:t>'Layout'</w:t>
                              </w:r>
                              <w:r w:rsidRPr="00FB223D">
                                <w:rPr>
                                  <w:sz w:val="18"/>
                                  <w:szCs w:val="18"/>
                                </w:rPr>
                                <w:t>,{type:</w:t>
                              </w:r>
                              <w:r w:rsidRPr="00FB223D">
                                <w:rPr>
                                  <w:color w:val="FF00FF"/>
                                  <w:sz w:val="18"/>
                                  <w:szCs w:val="18"/>
                                </w:rPr>
                                <w:t>'vertical'</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items:[{</w:t>
                              </w:r>
                            </w:p>
                            <w:p w:rsidR="0023747D" w:rsidRPr="00FB223D" w:rsidRDefault="0023747D" w:rsidP="00375F9C">
                              <w:pPr>
                                <w:spacing w:line="240" w:lineRule="exact"/>
                                <w:rPr>
                                  <w:sz w:val="18"/>
                                  <w:szCs w:val="18"/>
                                </w:rPr>
                              </w:pPr>
                              <w:r w:rsidRPr="00FB223D">
                                <w:rPr>
                                  <w:sz w:val="18"/>
                                  <w:szCs w:val="18"/>
                                </w:rPr>
                                <w:t xml:space="preserve">        pos:</w:t>
                              </w:r>
                              <w:r w:rsidRPr="00FB223D">
                                <w:rPr>
                                  <w:color w:val="FF00FF"/>
                                  <w:sz w:val="18"/>
                                  <w:szCs w:val="18"/>
                                </w:rPr>
                                <w:t>'before'</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id:</w:t>
                              </w:r>
                              <w:r w:rsidRPr="00FB223D">
                                <w:rPr>
                                  <w:color w:val="FF00FF"/>
                                  <w:sz w:val="18"/>
                                  <w:szCs w:val="18"/>
                                </w:rPr>
                                <w:t>'top'</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size:</w:t>
                              </w:r>
                              <w:r w:rsidRPr="00FB223D">
                                <w:rPr>
                                  <w:color w:val="800000"/>
                                  <w:sz w:val="18"/>
                                  <w:szCs w:val="18"/>
                                </w:rPr>
                                <w:t>80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rPr>
                                  <w:sz w:val="18"/>
                                  <w:szCs w:val="18"/>
                                </w:rPr>
                              </w:pPr>
                              <w:r w:rsidRPr="00FB223D">
                                <w:rPr>
                                  <w:sz w:val="18"/>
                                  <w:szCs w:val="18"/>
                                </w:rPr>
                                <w:t xml:space="preserve">        pos:</w:t>
                              </w:r>
                              <w:r w:rsidRPr="00FB223D">
                                <w:rPr>
                                  <w:color w:val="FF00FF"/>
                                  <w:sz w:val="18"/>
                                  <w:szCs w:val="18"/>
                                </w:rPr>
                                <w:t>'after'</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id:</w:t>
                              </w:r>
                              <w:r w:rsidRPr="00FB223D">
                                <w:rPr>
                                  <w:color w:val="FF00FF"/>
                                  <w:sz w:val="18"/>
                                  <w:szCs w:val="18"/>
                                </w:rPr>
                                <w:t>'bottom'</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size:</w:t>
                              </w:r>
                              <w:r w:rsidRPr="00FB223D">
                                <w:rPr>
                                  <w:color w:val="800000"/>
                                  <w:sz w:val="18"/>
                                  <w:szCs w:val="18"/>
                                </w:rPr>
                                <w:t>30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rPr>
                                  <w:sz w:val="18"/>
                                  <w:szCs w:val="18"/>
                                </w:rPr>
                              </w:pPr>
                              <w:r w:rsidRPr="00FB223D">
                                <w:rPr>
                                  <w:sz w:val="18"/>
                                  <w:szCs w:val="18"/>
                                </w:rPr>
                                <w:t>}).show();</w:t>
                              </w:r>
                            </w:p>
                            <w:p w:rsidR="0023747D" w:rsidRPr="00FB223D" w:rsidRDefault="0023747D" w:rsidP="00375F9C">
                              <w:pPr>
                                <w:spacing w:line="240" w:lineRule="exact"/>
                                <w:rPr>
                                  <w:sz w:val="18"/>
                                  <w:szCs w:val="18"/>
                                </w:rPr>
                              </w:pPr>
                            </w:p>
                            <w:p w:rsidR="0023747D" w:rsidRPr="00FB223D" w:rsidRDefault="00F80527" w:rsidP="00375F9C">
                              <w:pPr>
                                <w:spacing w:line="240" w:lineRule="exact"/>
                                <w:rPr>
                                  <w:sz w:val="18"/>
                                  <w:szCs w:val="18"/>
                                </w:rPr>
                              </w:pPr>
                              <w:r>
                                <w:rPr>
                                  <w:sz w:val="18"/>
                                  <w:szCs w:val="18"/>
                                </w:rPr>
                                <w:t>xui</w:t>
                              </w:r>
                              <w:r w:rsidR="0023747D" w:rsidRPr="00FB223D">
                                <w:rPr>
                                  <w:sz w:val="18"/>
                                  <w:szCs w:val="18"/>
                                </w:rPr>
                                <w:t>.create(</w:t>
                              </w:r>
                              <w:r w:rsidR="0023747D" w:rsidRPr="00FB223D">
                                <w:rPr>
                                  <w:color w:val="FF00FF"/>
                                  <w:sz w:val="18"/>
                                  <w:szCs w:val="18"/>
                                </w:rPr>
                                <w:t>'Layout'</w:t>
                              </w:r>
                              <w:r w:rsidR="0023747D" w:rsidRPr="00FB223D">
                                <w:rPr>
                                  <w:sz w:val="18"/>
                                  <w:szCs w:val="18"/>
                                </w:rPr>
                                <w:t>,{type:</w:t>
                              </w:r>
                              <w:r w:rsidR="0023747D" w:rsidRPr="00FB223D">
                                <w:rPr>
                                  <w:color w:val="FF00FF"/>
                                  <w:sz w:val="18"/>
                                  <w:szCs w:val="18"/>
                                </w:rPr>
                                <w:t>'horizontal'</w:t>
                              </w:r>
                              <w:r w:rsidR="0023747D"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items:[{</w:t>
                              </w:r>
                            </w:p>
                            <w:p w:rsidR="0023747D" w:rsidRPr="00FB223D" w:rsidRDefault="0023747D" w:rsidP="00375F9C">
                              <w:pPr>
                                <w:spacing w:line="240" w:lineRule="exact"/>
                                <w:rPr>
                                  <w:sz w:val="18"/>
                                  <w:szCs w:val="18"/>
                                </w:rPr>
                              </w:pPr>
                              <w:r w:rsidRPr="00FB223D">
                                <w:rPr>
                                  <w:sz w:val="18"/>
                                  <w:szCs w:val="18"/>
                                </w:rPr>
                                <w:t xml:space="preserve">        pos:</w:t>
                              </w:r>
                              <w:r w:rsidRPr="00FB223D">
                                <w:rPr>
                                  <w:color w:val="FF00FF"/>
                                  <w:sz w:val="18"/>
                                  <w:szCs w:val="18"/>
                                </w:rPr>
                                <w:t>'before'</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id:</w:t>
                              </w:r>
                              <w:r w:rsidRPr="00FB223D">
                                <w:rPr>
                                  <w:color w:val="FF00FF"/>
                                  <w:sz w:val="18"/>
                                  <w:szCs w:val="18"/>
                                </w:rPr>
                                <w:t>'top'</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size:</w:t>
                              </w:r>
                              <w:r w:rsidRPr="00FB223D">
                                <w:rPr>
                                  <w:color w:val="800000"/>
                                  <w:sz w:val="18"/>
                                  <w:szCs w:val="18"/>
                                </w:rPr>
                                <w:t>150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rPr>
                                  <w:sz w:val="18"/>
                                  <w:szCs w:val="18"/>
                                </w:rPr>
                              </w:pPr>
                              <w:r w:rsidRPr="00FB223D">
                                <w:rPr>
                                  <w:sz w:val="18"/>
                                  <w:szCs w:val="18"/>
                                </w:rPr>
                                <w:t xml:space="preserve">        pos:</w:t>
                              </w:r>
                              <w:r w:rsidRPr="00FB223D">
                                <w:rPr>
                                  <w:color w:val="FF00FF"/>
                                  <w:sz w:val="18"/>
                                  <w:szCs w:val="18"/>
                                </w:rPr>
                                <w:t>'after'</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id:</w:t>
                              </w:r>
                              <w:r w:rsidRPr="00FB223D">
                                <w:rPr>
                                  <w:color w:val="FF00FF"/>
                                  <w:sz w:val="18"/>
                                  <w:szCs w:val="18"/>
                                </w:rPr>
                                <w:t>'bottom'</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size:</w:t>
                              </w:r>
                              <w:r w:rsidRPr="00FB223D">
                                <w:rPr>
                                  <w:color w:val="800000"/>
                                  <w:sz w:val="18"/>
                                  <w:szCs w:val="18"/>
                                </w:rPr>
                                <w:t>150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pPr>
                              <w:r w:rsidRPr="00FB223D">
                                <w:rPr>
                                  <w:sz w:val="18"/>
                                  <w:szCs w:val="18"/>
                                </w:rPr>
                                <w:t>}).show(layout1);</w:t>
                              </w:r>
                            </w:p>
                          </w:txbxContent>
                        </wps:txbx>
                        <wps:bodyPr rot="0" vert="horz" wrap="square" lIns="54000" tIns="46800" rIns="54000" bIns="45720" anchor="t" anchorCtr="0" upright="1">
                          <a:spAutoFit/>
                        </wps:bodyPr>
                      </wps:wsp>
                      <wps:wsp>
                        <wps:cNvPr id="132" name="AutoShape 376"/>
                        <wps:cNvSpPr>
                          <a:spLocks noChangeArrowheads="1"/>
                        </wps:cNvSpPr>
                        <wps:spPr bwMode="auto">
                          <a:xfrm flipH="1">
                            <a:off x="2743200" y="99060"/>
                            <a:ext cx="1257300" cy="198120"/>
                          </a:xfrm>
                          <a:prstGeom prst="wedgeRoundRectCallout">
                            <a:avLst>
                              <a:gd name="adj1" fmla="val 86463"/>
                              <a:gd name="adj2" fmla="val -6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V</w:t>
                              </w:r>
                              <w:r>
                                <w:rPr>
                                  <w:rFonts w:hint="eastAsia"/>
                                  <w:szCs w:val="18"/>
                                </w:rPr>
                                <w:t>ertial layout</w:t>
                              </w:r>
                            </w:p>
                          </w:txbxContent>
                        </wps:txbx>
                        <wps:bodyPr rot="0" vert="horz" wrap="square" lIns="0" tIns="0" rIns="0" bIns="0" anchor="t" anchorCtr="0" upright="1">
                          <a:noAutofit/>
                        </wps:bodyPr>
                      </wps:wsp>
                      <wps:wsp>
                        <wps:cNvPr id="134" name="AutoShape 379"/>
                        <wps:cNvSpPr>
                          <a:spLocks noChangeArrowheads="1"/>
                        </wps:cNvSpPr>
                        <wps:spPr bwMode="auto">
                          <a:xfrm flipH="1">
                            <a:off x="1714500" y="396240"/>
                            <a:ext cx="800100" cy="198120"/>
                          </a:xfrm>
                          <a:prstGeom prst="wedgeRoundRectCallout">
                            <a:avLst>
                              <a:gd name="adj1" fmla="val 118889"/>
                              <a:gd name="adj2" fmla="val 249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t top</w:t>
                              </w:r>
                            </w:p>
                          </w:txbxContent>
                        </wps:txbx>
                        <wps:bodyPr rot="0" vert="horz" wrap="square" lIns="0" tIns="0" rIns="0" bIns="0" anchor="t" anchorCtr="0" upright="1">
                          <a:noAutofit/>
                        </wps:bodyPr>
                      </wps:wsp>
                      <wps:wsp>
                        <wps:cNvPr id="136" name="AutoShape 381"/>
                        <wps:cNvSpPr>
                          <a:spLocks noChangeArrowheads="1"/>
                        </wps:cNvSpPr>
                        <wps:spPr bwMode="auto">
                          <a:xfrm flipH="1">
                            <a:off x="1714500" y="990600"/>
                            <a:ext cx="800100" cy="198120"/>
                          </a:xfrm>
                          <a:prstGeom prst="wedgeRoundRectCallout">
                            <a:avLst>
                              <a:gd name="adj1" fmla="val 120079"/>
                              <a:gd name="adj2" fmla="val 2243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t bottom</w:t>
                              </w:r>
                            </w:p>
                          </w:txbxContent>
                        </wps:txbx>
                        <wps:bodyPr rot="0" vert="horz" wrap="square" lIns="0" tIns="0" rIns="0" bIns="0" anchor="t" anchorCtr="0" upright="1">
                          <a:noAutofit/>
                        </wps:bodyPr>
                      </wps:wsp>
                      <wps:wsp>
                        <wps:cNvPr id="139" name="AutoShape 382"/>
                        <wps:cNvSpPr>
                          <a:spLocks noChangeArrowheads="1"/>
                        </wps:cNvSpPr>
                        <wps:spPr bwMode="auto">
                          <a:xfrm flipH="1">
                            <a:off x="1485900" y="2278380"/>
                            <a:ext cx="800100" cy="198120"/>
                          </a:xfrm>
                          <a:prstGeom prst="wedgeRoundRectCallout">
                            <a:avLst>
                              <a:gd name="adj1" fmla="val 97458"/>
                              <a:gd name="adj2" fmla="val -2852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L</w:t>
                              </w:r>
                              <w:r>
                                <w:rPr>
                                  <w:rFonts w:hint="eastAsia"/>
                                  <w:szCs w:val="18"/>
                                </w:rPr>
                                <w:t>eft side</w:t>
                              </w:r>
                            </w:p>
                          </w:txbxContent>
                        </wps:txbx>
                        <wps:bodyPr rot="0" vert="horz" wrap="square" lIns="0" tIns="0" rIns="0" bIns="0" anchor="t" anchorCtr="0" upright="1">
                          <a:noAutofit/>
                        </wps:bodyPr>
                      </wps:wsp>
                      <wps:wsp>
                        <wps:cNvPr id="143" name="AutoShape 383"/>
                        <wps:cNvSpPr>
                          <a:spLocks noChangeArrowheads="1"/>
                        </wps:cNvSpPr>
                        <wps:spPr bwMode="auto">
                          <a:xfrm flipH="1">
                            <a:off x="1485900" y="2872740"/>
                            <a:ext cx="800100" cy="198120"/>
                          </a:xfrm>
                          <a:prstGeom prst="wedgeRoundRectCallout">
                            <a:avLst>
                              <a:gd name="adj1" fmla="val 98648"/>
                              <a:gd name="adj2" fmla="val -3109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ight side</w:t>
                              </w:r>
                            </w:p>
                          </w:txbxContent>
                        </wps:txbx>
                        <wps:bodyPr rot="0" vert="horz" wrap="square" lIns="0" tIns="0" rIns="0" bIns="0" anchor="t" anchorCtr="0" upright="1">
                          <a:noAutofit/>
                        </wps:bodyPr>
                      </wps:wsp>
                      <wps:wsp>
                        <wps:cNvPr id="144" name="AutoShape 384"/>
                        <wps:cNvSpPr>
                          <a:spLocks noChangeArrowheads="1"/>
                        </wps:cNvSpPr>
                        <wps:spPr bwMode="auto">
                          <a:xfrm flipH="1">
                            <a:off x="2171700" y="1882140"/>
                            <a:ext cx="1257300" cy="198120"/>
                          </a:xfrm>
                          <a:prstGeom prst="wedgeRoundRectCallout">
                            <a:avLst>
                              <a:gd name="adj1" fmla="val 79644"/>
                              <a:gd name="adj2" fmla="val 2179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Horizontal</w:t>
                              </w:r>
                              <w:r>
                                <w:rPr>
                                  <w:rFonts w:hint="eastAsia"/>
                                  <w:szCs w:val="18"/>
                                </w:rPr>
                                <w:t xml:space="preserve"> layout</w:t>
                              </w:r>
                            </w:p>
                          </w:txbxContent>
                        </wps:txbx>
                        <wps:bodyPr rot="0" vert="horz" wrap="square" lIns="0" tIns="0" rIns="0" bIns="0" anchor="t" anchorCtr="0" upright="1">
                          <a:noAutofit/>
                        </wps:bodyPr>
                      </wps:wsp>
                    </wpc:wpc>
                  </a:graphicData>
                </a:graphic>
              </wp:inline>
            </w:drawing>
          </mc:Choice>
          <mc:Fallback>
            <w:pict>
              <v:group id="画布 372" o:spid="_x0000_s2041" editas="canvas" style="width:414pt;height:288.15pt;mso-position-horizontal-relative:char;mso-position-vertical-relative:line" coordsize="52578,36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">
                <v:shape id="_x0000_s2042" type="#_x0000_t75" style="position:absolute;width:52578;height:36595;visibility:visible;mso-wrap-style:square">
                  <v:fill o:detectmouseclick="t"/>
                  <v:path o:connecttype="none"/>
                </v:shape>
                <v:shape id="Text Box 374" o:spid="_x0000_s2043" type="#_x0000_t202" style="position:absolute;top:488;width:52578;height:36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ktpsQA&#10;AADcAAAADwAAAGRycy9kb3ducmV2LnhtbESPQWsCMRCF74X+hzAFbzXbCqJbo5SKrJdCq+192Ew3&#10;i5vJksR1/fedg+BthvfmvW9Wm9F3aqCY2sAGXqYFKOI62JYbAz/H3fMCVMrIFrvAZOBKCTbrx4cV&#10;ljZc+JuGQ26UhHAq0YDLuS+1TrUjj2kaemLR/kL0mGWNjbYRLxLuO/1aFHPtsWVpcNjTh6P6dDh7&#10;A/VpO26r9tfF4ewXX3ZZXT/nlTGTp/H9DVSmMd/Nt+u9FfyZ4MszMoF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ZLabEAAAA3AAAAA8AAAAAAAAAAAAAAAAAmAIAAGRycy9k&#10;b3ducmV2LnhtbFBLBQYAAAAABAAEAPUAAACJAwAAAAA=&#10;" strokeweight="1pt">
                  <v:textbox style="mso-fit-shape-to-text:t" inset="1.5mm,1.3mm,1.5mm">
                    <w:txbxContent>
                      <w:p w:rsidR="0023747D" w:rsidRPr="00FB223D" w:rsidRDefault="0023747D" w:rsidP="00375F9C">
                        <w:pPr>
                          <w:spacing w:line="240" w:lineRule="exact"/>
                          <w:rPr>
                            <w:sz w:val="18"/>
                            <w:szCs w:val="18"/>
                          </w:rPr>
                        </w:pPr>
                        <w:proofErr w:type="gramStart"/>
                        <w:r>
                          <w:rPr>
                            <w:rFonts w:hint="eastAsia"/>
                            <w:color w:val="0000FF"/>
                            <w:sz w:val="18"/>
                            <w:szCs w:val="18"/>
                          </w:rPr>
                          <w:t>v</w:t>
                        </w:r>
                        <w:r w:rsidRPr="00FB223D">
                          <w:rPr>
                            <w:color w:val="0000FF"/>
                            <w:sz w:val="18"/>
                            <w:szCs w:val="18"/>
                          </w:rPr>
                          <w:t>ar</w:t>
                        </w:r>
                        <w:proofErr w:type="gramEnd"/>
                        <w:r w:rsidRPr="00FB223D">
                          <w:rPr>
                            <w:sz w:val="18"/>
                            <w:szCs w:val="18"/>
                          </w:rPr>
                          <w:t xml:space="preserve"> layout1=</w:t>
                        </w:r>
                        <w:r w:rsidR="00F80527">
                          <w:rPr>
                            <w:sz w:val="18"/>
                            <w:szCs w:val="18"/>
                          </w:rPr>
                          <w:t>xui</w:t>
                        </w:r>
                        <w:r w:rsidRPr="00FB223D">
                          <w:rPr>
                            <w:sz w:val="18"/>
                            <w:szCs w:val="18"/>
                          </w:rPr>
                          <w:t>.create(</w:t>
                        </w:r>
                        <w:r w:rsidRPr="00FB223D">
                          <w:rPr>
                            <w:color w:val="FF00FF"/>
                            <w:sz w:val="18"/>
                            <w:szCs w:val="18"/>
                          </w:rPr>
                          <w:t>'Layout'</w:t>
                        </w:r>
                        <w:r w:rsidRPr="00FB223D">
                          <w:rPr>
                            <w:sz w:val="18"/>
                            <w:szCs w:val="18"/>
                          </w:rPr>
                          <w:t>,{type:</w:t>
                        </w:r>
                        <w:r w:rsidRPr="00FB223D">
                          <w:rPr>
                            <w:color w:val="FF00FF"/>
                            <w:sz w:val="18"/>
                            <w:szCs w:val="18"/>
                          </w:rPr>
                          <w:t>'vertical'</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items:</w:t>
                        </w:r>
                        <w:proofErr w:type="gramEnd"/>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pos</w:t>
                        </w:r>
                        <w:proofErr w:type="gramEnd"/>
                        <w:r w:rsidRPr="00FB223D">
                          <w:rPr>
                            <w:sz w:val="18"/>
                            <w:szCs w:val="18"/>
                          </w:rPr>
                          <w:t>:</w:t>
                        </w:r>
                        <w:r w:rsidRPr="00FB223D">
                          <w:rPr>
                            <w:color w:val="FF00FF"/>
                            <w:sz w:val="18"/>
                            <w:szCs w:val="18"/>
                          </w:rPr>
                          <w:t>'before'</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id</w:t>
                        </w:r>
                        <w:proofErr w:type="gramEnd"/>
                        <w:r w:rsidRPr="00FB223D">
                          <w:rPr>
                            <w:sz w:val="18"/>
                            <w:szCs w:val="18"/>
                          </w:rPr>
                          <w:t>:</w:t>
                        </w:r>
                        <w:r w:rsidRPr="00FB223D">
                          <w:rPr>
                            <w:color w:val="FF00FF"/>
                            <w:sz w:val="18"/>
                            <w:szCs w:val="18"/>
                          </w:rPr>
                          <w:t>'top'</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size:</w:t>
                        </w:r>
                        <w:proofErr w:type="gramEnd"/>
                        <w:r w:rsidRPr="00FB223D">
                          <w:rPr>
                            <w:color w:val="800000"/>
                            <w:sz w:val="18"/>
                            <w:szCs w:val="18"/>
                          </w:rPr>
                          <w:t>80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pos</w:t>
                        </w:r>
                        <w:proofErr w:type="gramEnd"/>
                        <w:r w:rsidRPr="00FB223D">
                          <w:rPr>
                            <w:sz w:val="18"/>
                            <w:szCs w:val="18"/>
                          </w:rPr>
                          <w:t>:</w:t>
                        </w:r>
                        <w:r w:rsidRPr="00FB223D">
                          <w:rPr>
                            <w:color w:val="FF00FF"/>
                            <w:sz w:val="18"/>
                            <w:szCs w:val="18"/>
                          </w:rPr>
                          <w:t>'after'</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id</w:t>
                        </w:r>
                        <w:proofErr w:type="gramEnd"/>
                        <w:r w:rsidRPr="00FB223D">
                          <w:rPr>
                            <w:sz w:val="18"/>
                            <w:szCs w:val="18"/>
                          </w:rPr>
                          <w:t>:</w:t>
                        </w:r>
                        <w:r w:rsidRPr="00FB223D">
                          <w:rPr>
                            <w:color w:val="FF00FF"/>
                            <w:sz w:val="18"/>
                            <w:szCs w:val="18"/>
                          </w:rPr>
                          <w:t>'bottom'</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size:</w:t>
                        </w:r>
                        <w:proofErr w:type="gramEnd"/>
                        <w:r w:rsidRPr="00FB223D">
                          <w:rPr>
                            <w:color w:val="800000"/>
                            <w:sz w:val="18"/>
                            <w:szCs w:val="18"/>
                          </w:rPr>
                          <w:t>30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rPr>
                            <w:sz w:val="18"/>
                            <w:szCs w:val="18"/>
                          </w:rPr>
                        </w:pPr>
                        <w:r w:rsidRPr="00FB223D">
                          <w:rPr>
                            <w:sz w:val="18"/>
                            <w:szCs w:val="18"/>
                          </w:rPr>
                          <w:t>}).</w:t>
                        </w:r>
                        <w:proofErr w:type="gramStart"/>
                        <w:r w:rsidRPr="00FB223D">
                          <w:rPr>
                            <w:sz w:val="18"/>
                            <w:szCs w:val="18"/>
                          </w:rPr>
                          <w:t>show(</w:t>
                        </w:r>
                        <w:proofErr w:type="gramEnd"/>
                        <w:r w:rsidRPr="00FB223D">
                          <w:rPr>
                            <w:sz w:val="18"/>
                            <w:szCs w:val="18"/>
                          </w:rPr>
                          <w:t>);</w:t>
                        </w:r>
                      </w:p>
                      <w:p w:rsidR="0023747D" w:rsidRPr="00FB223D" w:rsidRDefault="0023747D" w:rsidP="00375F9C">
                        <w:pPr>
                          <w:spacing w:line="240" w:lineRule="exact"/>
                          <w:rPr>
                            <w:sz w:val="18"/>
                            <w:szCs w:val="18"/>
                          </w:rPr>
                        </w:pPr>
                      </w:p>
                      <w:p w:rsidR="0023747D" w:rsidRPr="00FB223D" w:rsidRDefault="00F80527" w:rsidP="00375F9C">
                        <w:pPr>
                          <w:spacing w:line="240" w:lineRule="exact"/>
                          <w:rPr>
                            <w:sz w:val="18"/>
                            <w:szCs w:val="18"/>
                          </w:rPr>
                        </w:pPr>
                        <w:proofErr w:type="gramStart"/>
                        <w:r>
                          <w:rPr>
                            <w:sz w:val="18"/>
                            <w:szCs w:val="18"/>
                          </w:rPr>
                          <w:t>xui</w:t>
                        </w:r>
                        <w:r w:rsidR="0023747D" w:rsidRPr="00FB223D">
                          <w:rPr>
                            <w:sz w:val="18"/>
                            <w:szCs w:val="18"/>
                          </w:rPr>
                          <w:t>.create(</w:t>
                        </w:r>
                        <w:proofErr w:type="gramEnd"/>
                        <w:r w:rsidR="0023747D" w:rsidRPr="00FB223D">
                          <w:rPr>
                            <w:color w:val="FF00FF"/>
                            <w:sz w:val="18"/>
                            <w:szCs w:val="18"/>
                          </w:rPr>
                          <w:t>'Layout'</w:t>
                        </w:r>
                        <w:r w:rsidR="0023747D" w:rsidRPr="00FB223D">
                          <w:rPr>
                            <w:sz w:val="18"/>
                            <w:szCs w:val="18"/>
                          </w:rPr>
                          <w:t>,{type:</w:t>
                        </w:r>
                        <w:r w:rsidR="0023747D" w:rsidRPr="00FB223D">
                          <w:rPr>
                            <w:color w:val="FF00FF"/>
                            <w:sz w:val="18"/>
                            <w:szCs w:val="18"/>
                          </w:rPr>
                          <w:t>'horizontal'</w:t>
                        </w:r>
                        <w:r w:rsidR="0023747D"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items:</w:t>
                        </w:r>
                        <w:proofErr w:type="gramEnd"/>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pos</w:t>
                        </w:r>
                        <w:proofErr w:type="gramEnd"/>
                        <w:r w:rsidRPr="00FB223D">
                          <w:rPr>
                            <w:sz w:val="18"/>
                            <w:szCs w:val="18"/>
                          </w:rPr>
                          <w:t>:</w:t>
                        </w:r>
                        <w:r w:rsidRPr="00FB223D">
                          <w:rPr>
                            <w:color w:val="FF00FF"/>
                            <w:sz w:val="18"/>
                            <w:szCs w:val="18"/>
                          </w:rPr>
                          <w:t>'before'</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id</w:t>
                        </w:r>
                        <w:proofErr w:type="gramEnd"/>
                        <w:r w:rsidRPr="00FB223D">
                          <w:rPr>
                            <w:sz w:val="18"/>
                            <w:szCs w:val="18"/>
                          </w:rPr>
                          <w:t>:</w:t>
                        </w:r>
                        <w:r w:rsidRPr="00FB223D">
                          <w:rPr>
                            <w:color w:val="FF00FF"/>
                            <w:sz w:val="18"/>
                            <w:szCs w:val="18"/>
                          </w:rPr>
                          <w:t>'top'</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size:</w:t>
                        </w:r>
                        <w:proofErr w:type="gramEnd"/>
                        <w:r w:rsidRPr="00FB223D">
                          <w:rPr>
                            <w:color w:val="800000"/>
                            <w:sz w:val="18"/>
                            <w:szCs w:val="18"/>
                          </w:rPr>
                          <w:t>150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pos</w:t>
                        </w:r>
                        <w:proofErr w:type="gramEnd"/>
                        <w:r w:rsidRPr="00FB223D">
                          <w:rPr>
                            <w:sz w:val="18"/>
                            <w:szCs w:val="18"/>
                          </w:rPr>
                          <w:t>:</w:t>
                        </w:r>
                        <w:r w:rsidRPr="00FB223D">
                          <w:rPr>
                            <w:color w:val="FF00FF"/>
                            <w:sz w:val="18"/>
                            <w:szCs w:val="18"/>
                          </w:rPr>
                          <w:t>'after'</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id</w:t>
                        </w:r>
                        <w:proofErr w:type="gramEnd"/>
                        <w:r w:rsidRPr="00FB223D">
                          <w:rPr>
                            <w:sz w:val="18"/>
                            <w:szCs w:val="18"/>
                          </w:rPr>
                          <w:t>:</w:t>
                        </w:r>
                        <w:r w:rsidRPr="00FB223D">
                          <w:rPr>
                            <w:color w:val="FF00FF"/>
                            <w:sz w:val="18"/>
                            <w:szCs w:val="18"/>
                          </w:rPr>
                          <w:t>'bottom'</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size:</w:t>
                        </w:r>
                        <w:proofErr w:type="gramEnd"/>
                        <w:r w:rsidRPr="00FB223D">
                          <w:rPr>
                            <w:color w:val="800000"/>
                            <w:sz w:val="18"/>
                            <w:szCs w:val="18"/>
                          </w:rPr>
                          <w:t>150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pPr>
                        <w:r w:rsidRPr="00FB223D">
                          <w:rPr>
                            <w:sz w:val="18"/>
                            <w:szCs w:val="18"/>
                          </w:rPr>
                          <w:t>}).</w:t>
                        </w:r>
                        <w:proofErr w:type="gramStart"/>
                        <w:r w:rsidRPr="00FB223D">
                          <w:rPr>
                            <w:sz w:val="18"/>
                            <w:szCs w:val="18"/>
                          </w:rPr>
                          <w:t>show(</w:t>
                        </w:r>
                        <w:proofErr w:type="gramEnd"/>
                        <w:r w:rsidRPr="00FB223D">
                          <w:rPr>
                            <w:sz w:val="18"/>
                            <w:szCs w:val="18"/>
                          </w:rPr>
                          <w:t>layout1);</w:t>
                        </w:r>
                      </w:p>
                    </w:txbxContent>
                  </v:textbox>
                </v:shape>
                <v:shape id="AutoShape 376" o:spid="_x0000_s2044" type="#_x0000_t62" style="position:absolute;left:27432;top:990;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T+L8A&#10;AADcAAAADwAAAGRycy9kb3ducmV2LnhtbERPy6rCMBDdC/5DGMGdTVW4SDWKiIKu5PrYT5uxrTaT&#10;0kRb//7mguBuDuc5i1VnKvGixpWWFYyjGARxZnXJuYLLeTeagXAeWWNlmRS8ycFq2e8tMNG25V96&#10;nXwuQgi7BBUU3teJlC4ryKCLbE0cuJttDPoAm1zqBtsQbio5ieMfabDk0FBgTZuCssfpaRTg81pi&#10;mr6P+zo93G+P7bYybazUcNCt5yA8df4r/rj3OsyfTuD/mXCBX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z9P4vwAAANwAAAAPAAAAAAAAAAAAAAAAAJgCAABkcnMvZG93bnJl&#10;di54bWxQSwUGAAAAAAQABAD1AAAAhAMAAAAA&#10;" adj="29476,10661" fillcolor="#ff9">
                  <v:textbox inset="0,0,0,0">
                    <w:txbxContent>
                      <w:p w:rsidR="0023747D" w:rsidRPr="000E23E9" w:rsidRDefault="0023747D" w:rsidP="00375F9C">
                        <w:pPr>
                          <w:rPr>
                            <w:szCs w:val="18"/>
                          </w:rPr>
                        </w:pPr>
                        <w:r>
                          <w:rPr>
                            <w:szCs w:val="18"/>
                          </w:rPr>
                          <w:t>V</w:t>
                        </w:r>
                        <w:r>
                          <w:rPr>
                            <w:rFonts w:hint="eastAsia"/>
                            <w:szCs w:val="18"/>
                          </w:rPr>
                          <w:t>ertial layout</w:t>
                        </w:r>
                      </w:p>
                    </w:txbxContent>
                  </v:textbox>
                </v:shape>
                <v:shape id="AutoShape 379" o:spid="_x0000_s2045" type="#_x0000_t62" style="position:absolute;left:17145;top:3962;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piMQA&#10;AADcAAAADwAAAGRycy9kb3ducmV2LnhtbESPQYvCMBCF74L/IcyCN01XRZZqWhZlRUEP6uJ5bMa2&#10;bDPpNlHrvzeC4G2G9943b2ZpaypxpcaVlhV8DiIQxJnVJecKfg8//S8QziNrrCyTgjs5SJNuZ4ax&#10;tjfe0XXvcxEg7GJUUHhfx1K6rCCDbmBr4qCdbWPQh7XJpW7wFuCmksMomkiDJYcLBdY0Lyj7219M&#10;oGzWi4PFpRkuVqf8WP5vnRttlep9tN9TEJ5a/za/0isd6o/G8HwmTC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yaYjEAAAA3AAAAA8AAAAAAAAAAAAAAAAAmAIAAGRycy9k&#10;b3ducmV2LnhtbFBLBQYAAAAABAAEAPUAAACJAwAAAAA=&#10;" adj="36480,16199" fillcolor="#ff9">
                  <v:textbox inset="0,0,0,0">
                    <w:txbxContent>
                      <w:p w:rsidR="0023747D" w:rsidRPr="000E23E9" w:rsidRDefault="0023747D" w:rsidP="00375F9C">
                        <w:pPr>
                          <w:rPr>
                            <w:szCs w:val="18"/>
                          </w:rPr>
                        </w:pPr>
                        <w:r>
                          <w:rPr>
                            <w:szCs w:val="18"/>
                          </w:rPr>
                          <w:t>A</w:t>
                        </w:r>
                        <w:r>
                          <w:rPr>
                            <w:rFonts w:hint="eastAsia"/>
                            <w:szCs w:val="18"/>
                          </w:rPr>
                          <w:t>t top</w:t>
                        </w:r>
                      </w:p>
                    </w:txbxContent>
                  </v:textbox>
                </v:shape>
                <v:shape id="AutoShape 381" o:spid="_x0000_s2046" type="#_x0000_t62" style="position:absolute;left:17145;top:9906;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aySMIA&#10;AADcAAAADwAAAGRycy9kb3ducmV2LnhtbERPTWvCQBC9F/oflil4qxtNiRJdpRWqXtVC8TZkxySa&#10;nQ3Zra799a4geJvH+5zpPJhGnKlztWUFg34CgriwuuZSwc/u+30MwnlkjY1lUnAlB/PZ68sUc20v&#10;vKHz1pcihrDLUUHlfZtL6YqKDLq+bYkjd7CdQR9hV0rd4SWGm0YOkySTBmuODRW2tKioOG3/jIJs&#10;v/zYjcbpPvzXqQ6rr+Oo/T0q1XsLnxMQnoJ/ih/utY7z0wzuz8QL5O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RrJIwgAAANwAAAAPAAAAAAAAAAAAAAAAAJgCAABkcnMvZG93&#10;bnJldi54bWxQSwUGAAAAAAQABAD1AAAAhwMAAAAA&#10;" adj="36737,15646" fillcolor="#ff9">
                  <v:textbox inset="0,0,0,0">
                    <w:txbxContent>
                      <w:p w:rsidR="0023747D" w:rsidRPr="000E23E9" w:rsidRDefault="0023747D" w:rsidP="00375F9C">
                        <w:pPr>
                          <w:rPr>
                            <w:szCs w:val="18"/>
                          </w:rPr>
                        </w:pPr>
                        <w:r>
                          <w:rPr>
                            <w:szCs w:val="18"/>
                          </w:rPr>
                          <w:t>A</w:t>
                        </w:r>
                        <w:r>
                          <w:rPr>
                            <w:rFonts w:hint="eastAsia"/>
                            <w:szCs w:val="18"/>
                          </w:rPr>
                          <w:t>t bottom</w:t>
                        </w:r>
                      </w:p>
                    </w:txbxContent>
                  </v:textbox>
                </v:shape>
                <v:shape id="AutoShape 382" o:spid="_x0000_s2047" type="#_x0000_t62" style="position:absolute;left:14859;top:22783;width:8001;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JhusEA&#10;AADcAAAADwAAAGRycy9kb3ducmV2LnhtbERPS4vCMBC+C/sfwizsRTRRQbQaRZZd1qtP8DY0Y1ts&#10;JrWJtfvvjSB4m4/vOfNla0vRUO0LxxoGfQWCOHWm4EzDfvfbm4DwAdlg6Zg0/JOH5eKjM8fEuDtv&#10;qNmGTMQQ9glqyEOoEil9mpNF33cVceTOrrYYIqwzaWq8x3BbyqFSY2mx4NiQY0XfOaWX7c1qGHYH&#10;f8fpseuaa5qdDvamlF//aP312a5mIAK14S1+udcmzh9N4f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iYbrBAAAA3AAAAA8AAAAAAAAAAAAAAAAAmAIAAGRycy9kb3du&#10;cmV2LnhtbFBLBQYAAAAABAAEAPUAAACGAwAAAAA=&#10;" adj="31851,4638" fillcolor="#ff9">
                  <v:textbox inset="0,0,0,0">
                    <w:txbxContent>
                      <w:p w:rsidR="0023747D" w:rsidRPr="000E23E9" w:rsidRDefault="0023747D" w:rsidP="00375F9C">
                        <w:pPr>
                          <w:rPr>
                            <w:szCs w:val="18"/>
                          </w:rPr>
                        </w:pPr>
                        <w:r>
                          <w:rPr>
                            <w:szCs w:val="18"/>
                          </w:rPr>
                          <w:t>L</w:t>
                        </w:r>
                        <w:r>
                          <w:rPr>
                            <w:rFonts w:hint="eastAsia"/>
                            <w:szCs w:val="18"/>
                          </w:rPr>
                          <w:t>eft side</w:t>
                        </w:r>
                      </w:p>
                    </w:txbxContent>
                  </v:textbox>
                </v:shape>
                <v:shape id="AutoShape 383" o:spid="_x0000_s2048" type="#_x0000_t62" style="position:absolute;left:14859;top:28727;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iBdsQA&#10;AADcAAAADwAAAGRycy9kb3ducmV2LnhtbERP32vCMBB+H+x/CCfsRTR1E5HOKLoxGCKIVQd7uyVn&#10;W9ZcSpPZ+t8bQdjbfXw/b7bobCXO1PjSsYLRMAFBrJ0pOVdw2H8MpiB8QDZYOSYFF/KwmD8+zDA1&#10;ruUdnbOQixjCPkUFRQh1KqXXBVn0Q1cTR+7kGoshwiaXpsE2httKPifJRFosOTYUWNNbQfo3+7MK&#10;nP9evst287Xe9n/GK13p40Z7pZ563fIVRKAu/Ivv7k8T549f4PZMvE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YgXbEAAAA3AAAAA8AAAAAAAAAAAAAAAAAmAIAAGRycy9k&#10;b3ducmV2LnhtbFBLBQYAAAAABAAEAPUAAACJAwAAAAA=&#10;" adj="32108,4084" fillcolor="#ff9">
                  <v:textbox inset="0,0,0,0">
                    <w:txbxContent>
                      <w:p w:rsidR="0023747D" w:rsidRPr="000E23E9" w:rsidRDefault="0023747D" w:rsidP="00375F9C">
                        <w:pPr>
                          <w:rPr>
                            <w:szCs w:val="18"/>
                          </w:rPr>
                        </w:pPr>
                        <w:r>
                          <w:rPr>
                            <w:szCs w:val="18"/>
                          </w:rPr>
                          <w:t>R</w:t>
                        </w:r>
                        <w:r>
                          <w:rPr>
                            <w:rFonts w:hint="eastAsia"/>
                            <w:szCs w:val="18"/>
                          </w:rPr>
                          <w:t>ight side</w:t>
                        </w:r>
                      </w:p>
                    </w:txbxContent>
                  </v:textbox>
                </v:shape>
                <v:shape id="AutoShape 384" o:spid="_x0000_s2049" type="#_x0000_t62" style="position:absolute;left:21717;top:18821;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Z3TcUA&#10;AADcAAAADwAAAGRycy9kb3ducmV2LnhtbERPTWvCQBC9C/0PyxR6kbqxhCLRVYptQA9Ca229jtkx&#10;Sc3OhuyqMb/eFQre5vE+ZzJrTSVO1LjSsoLhIAJBnFldcq5g850+j0A4j6yxskwKLuRgNn3oTTDR&#10;9sxfdFr7XIQQdgkqKLyvEyldVpBBN7A1ceD2tjHoA2xyqRs8h3BTyZcoepUGSw4NBdY0Lyg7rI9G&#10;wedP905mudru4q5Lj7+b9O+jP1Tq6bF9G4Pw1Pq7+N+90GF+HMPtmXCB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1ndNxQAAANwAAAAPAAAAAAAAAAAAAAAAAJgCAABkcnMv&#10;ZG93bnJldi54bWxQSwUGAAAAAAQABAD1AAAAigMAAAAA&#10;" adj="28003,15507" fillcolor="#ff9">
                  <v:textbox inset="0,0,0,0">
                    <w:txbxContent>
                      <w:p w:rsidR="0023747D" w:rsidRPr="000E23E9" w:rsidRDefault="0023747D" w:rsidP="00375F9C">
                        <w:pPr>
                          <w:rPr>
                            <w:szCs w:val="18"/>
                          </w:rPr>
                        </w:pPr>
                        <w:r>
                          <w:rPr>
                            <w:szCs w:val="18"/>
                          </w:rPr>
                          <w:t>Horizontal</w:t>
                        </w:r>
                        <w:r>
                          <w:rPr>
                            <w:rFonts w:hint="eastAsia"/>
                            <w:szCs w:val="18"/>
                          </w:rPr>
                          <w:t xml:space="preserve"> layout</w:t>
                        </w:r>
                      </w:p>
                    </w:txbxContent>
                  </v:textbox>
                </v:shape>
                <w10:anchorlock/>
              </v:group>
            </w:pict>
          </mc:Fallback>
        </mc:AlternateContent>
      </w:r>
    </w:p>
    <w:p w:rsidR="00375F9C" w:rsidRDefault="005C781A" w:rsidP="00375F9C">
      <w:r>
        <w:rPr>
          <w:rFonts w:hint="eastAsia"/>
          <w:noProof/>
        </w:rPr>
        <mc:AlternateContent>
          <mc:Choice Requires="wps">
            <w:drawing>
              <wp:anchor distT="0" distB="0" distL="114300" distR="114300" simplePos="0" relativeHeight="251596288" behindDoc="0" locked="0" layoutInCell="1" allowOverlap="1" wp14:anchorId="2F6D61F7" wp14:editId="12541F98">
                <wp:simplePos x="0" y="0"/>
                <wp:positionH relativeFrom="column">
                  <wp:posOffset>1485900</wp:posOffset>
                </wp:positionH>
                <wp:positionV relativeFrom="line">
                  <wp:posOffset>495300</wp:posOffset>
                </wp:positionV>
                <wp:extent cx="1257300" cy="198120"/>
                <wp:effectExtent l="190500" t="19050" r="9525" b="11430"/>
                <wp:wrapNone/>
                <wp:docPr id="126" name="AutoShape 4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8120"/>
                        </a:xfrm>
                        <a:prstGeom prst="wedgeRoundRectCallout">
                          <a:avLst>
                            <a:gd name="adj1" fmla="val 62019"/>
                            <a:gd name="adj2" fmla="val -4936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Drag&amp;Drop to resize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58" o:spid="_x0000_s2050" type="#_x0000_t62" style="position:absolute;left:0;text-align:left;margin-left:117pt;margin-top:39pt;width:99pt;height:15.6pt;flip:x;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" adj="24196,138" fillcolor="#ff9">
                <v:textbox inset="0,0,0,0">
                  <w:txbxContent>
                    <w:p w:rsidR="0023747D" w:rsidRPr="000E23E9" w:rsidRDefault="0023747D" w:rsidP="00375F9C">
                      <w:pPr>
                        <w:rPr>
                          <w:szCs w:val="18"/>
                        </w:rPr>
                      </w:pPr>
                      <w:r>
                        <w:rPr>
                          <w:rFonts w:hint="eastAsia"/>
                          <w:szCs w:val="18"/>
                        </w:rPr>
                        <w:t>Drag&amp;Drop to resize</w:t>
                      </w:r>
                    </w:p>
                  </w:txbxContent>
                </v:textbox>
                <w10:wrap anchory="line"/>
              </v:shape>
            </w:pict>
          </mc:Fallback>
        </mc:AlternateContent>
      </w:r>
      <w:r w:rsidR="00375F9C" w:rsidRPr="00E71FC1">
        <w:rPr>
          <w:rFonts w:hint="eastAsia"/>
        </w:rPr>
        <w:t xml:space="preserve"> </w:t>
      </w:r>
      <w:r>
        <w:rPr>
          <w:rFonts w:hint="eastAsia"/>
          <w:noProof/>
        </w:rPr>
        <w:drawing>
          <wp:inline distT="0" distB="0" distL="0" distR="0" wp14:anchorId="404CBC0C" wp14:editId="5AD6EA2E">
            <wp:extent cx="5219700" cy="1285875"/>
            <wp:effectExtent l="0" t="0" r="0" b="9525"/>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219700" cy="1285875"/>
                    </a:xfrm>
                    <a:prstGeom prst="rect">
                      <a:avLst/>
                    </a:prstGeom>
                    <a:noFill/>
                    <a:ln>
                      <a:noFill/>
                    </a:ln>
                  </pic:spPr>
                </pic:pic>
              </a:graphicData>
            </a:graphic>
          </wp:inline>
        </w:drawing>
      </w:r>
    </w:p>
    <w:p w:rsidR="00375F9C" w:rsidRDefault="00375F9C" w:rsidP="00E45D25">
      <w:pPr>
        <w:pStyle w:val="3"/>
        <w:numPr>
          <w:ilvl w:val="2"/>
          <w:numId w:val="17"/>
        </w:numPr>
      </w:pPr>
      <w:bookmarkStart w:id="237" w:name="_Toc356466359"/>
      <w:r w:rsidRPr="0038371D">
        <w:t>Relative Layout</w:t>
      </w:r>
      <w:bookmarkEnd w:id="237"/>
    </w:p>
    <w:p w:rsidR="00375F9C" w:rsidRPr="0038371D" w:rsidRDefault="00375F9C" w:rsidP="00375F9C">
      <w:pPr>
        <w:rPr>
          <w:b/>
        </w:rPr>
      </w:pPr>
      <w:r w:rsidRPr="0038371D">
        <w:rPr>
          <w:b/>
        </w:rPr>
        <w:t>I</w:t>
      </w:r>
      <w:r w:rsidRPr="0038371D">
        <w:rPr>
          <w:rFonts w:hint="eastAsia"/>
          <w:b/>
        </w:rPr>
        <w:t>nput:</w:t>
      </w:r>
    </w:p>
    <w:p w:rsidR="00375F9C" w:rsidRPr="004F4575" w:rsidRDefault="005C781A" w:rsidP="00375F9C">
      <w:r>
        <w:rPr>
          <w:noProof/>
        </w:rPr>
        <w:lastRenderedPageBreak/>
        <mc:AlternateContent>
          <mc:Choice Requires="wpc">
            <w:drawing>
              <wp:inline distT="0" distB="0" distL="0" distR="0" wp14:anchorId="01E2CE0B" wp14:editId="75071B9D">
                <wp:extent cx="5257800" cy="4457700"/>
                <wp:effectExtent l="9525" t="0" r="9525" b="0"/>
                <wp:docPr id="385" name="画布 3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Text Box 387"/>
                        <wps:cNvSpPr txBox="1">
                          <a:spLocks noChangeArrowheads="1"/>
                        </wps:cNvSpPr>
                        <wps:spPr bwMode="auto">
                          <a:xfrm>
                            <a:off x="0" y="48895"/>
                            <a:ext cx="5257800" cy="4372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56795" w:rsidRDefault="00F80527" w:rsidP="00375F9C">
                              <w:pPr>
                                <w:spacing w:line="240" w:lineRule="exact"/>
                                <w:rPr>
                                  <w:sz w:val="18"/>
                                  <w:szCs w:val="18"/>
                                </w:rPr>
                              </w:pPr>
                              <w:r>
                                <w:rPr>
                                  <w:sz w:val="18"/>
                                  <w:szCs w:val="18"/>
                                </w:rPr>
                                <w:t>xui</w:t>
                              </w:r>
                              <w:r w:rsidR="0023747D" w:rsidRPr="00D56795">
                                <w:rPr>
                                  <w:sz w:val="18"/>
                                  <w:szCs w:val="18"/>
                                </w:rPr>
                                <w:t>.create(</w:t>
                              </w:r>
                              <w:r w:rsidR="0023747D" w:rsidRPr="00D56795">
                                <w:rPr>
                                  <w:color w:val="FF00FF"/>
                                  <w:sz w:val="18"/>
                                  <w:szCs w:val="18"/>
                                </w:rPr>
                                <w:t>'Pane'</w:t>
                              </w:r>
                              <w:r w:rsidR="0023747D" w:rsidRPr="00D56795">
                                <w:rPr>
                                  <w:sz w:val="18"/>
                                  <w:szCs w:val="18"/>
                                </w:rPr>
                                <w:t>,{position:</w:t>
                              </w:r>
                              <w:r w:rsidR="0023747D" w:rsidRPr="00D56795">
                                <w:rPr>
                                  <w:color w:val="FF00FF"/>
                                  <w:sz w:val="18"/>
                                  <w:szCs w:val="18"/>
                                </w:rPr>
                                <w:t>'relative'</w:t>
                              </w:r>
                              <w:r w:rsidR="0023747D"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width:</w:t>
                              </w:r>
                              <w:r w:rsidRPr="00D56795">
                                <w:rPr>
                                  <w:color w:val="FF00FF"/>
                                  <w:sz w:val="18"/>
                                  <w:szCs w:val="18"/>
                                </w:rPr>
                                <w:t>"auto"</w:t>
                              </w:r>
                              <w:r w:rsidRPr="00D56795">
                                <w:rPr>
                                  <w:sz w:val="18"/>
                                  <w:szCs w:val="18"/>
                                </w:rPr>
                                <w:t>,height:</w:t>
                              </w:r>
                              <w:r w:rsidRPr="00D56795">
                                <w:rPr>
                                  <w:color w:val="800000"/>
                                  <w:sz w:val="18"/>
                                  <w:szCs w:val="18"/>
                                </w:rPr>
                                <w:t>80</w:t>
                              </w:r>
                              <w:r w:rsidRPr="00D56795">
                                <w:rPr>
                                  <w:sz w:val="18"/>
                                  <w:szCs w:val="18"/>
                                </w:rPr>
                                <w:t>,html:</w:t>
                              </w:r>
                              <w:r w:rsidRPr="00D56795">
                                <w:rPr>
                                  <w:color w:val="FF00FF"/>
                                  <w:sz w:val="18"/>
                                  <w:szCs w:val="18"/>
                                </w:rPr>
                                <w:t>"the top div"</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.setCustomStyle({</w:t>
                              </w:r>
                              <w:r w:rsidRPr="00D56795">
                                <w:rPr>
                                  <w:color w:val="FF00FF"/>
                                  <w:sz w:val="18"/>
                                  <w:szCs w:val="18"/>
                                </w:rPr>
                                <w:t>"KEY"</w:t>
                              </w:r>
                              <w:r w:rsidRPr="00D56795">
                                <w:rPr>
                                  <w:sz w:val="18"/>
                                  <w:szCs w:val="18"/>
                                </w:rPr>
                                <w:t>:</w:t>
                              </w:r>
                              <w:r w:rsidRPr="00D56795">
                                <w:rPr>
                                  <w:color w:val="FF00FF"/>
                                  <w:sz w:val="18"/>
                                  <w:szCs w:val="18"/>
                                </w:rPr>
                                <w:t>"border:solid 1px #888"</w:t>
                              </w:r>
                              <w:r w:rsidRPr="00D56795">
                                <w:rPr>
                                  <w:sz w:val="18"/>
                                  <w:szCs w:val="18"/>
                                </w:rPr>
                                <w:t>})</w:t>
                              </w:r>
                            </w:p>
                            <w:p w:rsidR="0023747D" w:rsidRPr="00D56795" w:rsidRDefault="0023747D" w:rsidP="00375F9C">
                              <w:pPr>
                                <w:spacing w:line="240" w:lineRule="exact"/>
                                <w:rPr>
                                  <w:sz w:val="18"/>
                                  <w:szCs w:val="18"/>
                                </w:rPr>
                              </w:pPr>
                              <w:r w:rsidRPr="00D56795">
                                <w:rPr>
                                  <w:sz w:val="18"/>
                                  <w:szCs w:val="18"/>
                                </w:rPr>
                                <w:t>.show()</w:t>
                              </w:r>
                            </w:p>
                            <w:p w:rsidR="0023747D" w:rsidRPr="00D56795" w:rsidRDefault="0023747D" w:rsidP="00375F9C">
                              <w:pPr>
                                <w:spacing w:line="240" w:lineRule="exact"/>
                                <w:rPr>
                                  <w:sz w:val="18"/>
                                  <w:szCs w:val="18"/>
                                </w:rPr>
                              </w:pPr>
                              <w:r w:rsidRPr="00D56795">
                                <w:rPr>
                                  <w:sz w:val="18"/>
                                  <w:szCs w:val="18"/>
                                </w:rPr>
                                <w:t xml:space="preserve">            </w:t>
                              </w:r>
                            </w:p>
                            <w:p w:rsidR="0023747D" w:rsidRPr="00D56795" w:rsidRDefault="0023747D" w:rsidP="00375F9C">
                              <w:pPr>
                                <w:spacing w:line="240" w:lineRule="exact"/>
                                <w:rPr>
                                  <w:sz w:val="18"/>
                                  <w:szCs w:val="18"/>
                                </w:rPr>
                              </w:pPr>
                              <w:r w:rsidRPr="00D56795">
                                <w:rPr>
                                  <w:color w:val="0000FF"/>
                                  <w:sz w:val="18"/>
                                  <w:szCs w:val="18"/>
                                </w:rPr>
                                <w:t>var</w:t>
                              </w:r>
                              <w:r w:rsidRPr="00D56795">
                                <w:rPr>
                                  <w:sz w:val="18"/>
                                  <w:szCs w:val="18"/>
                                </w:rPr>
                                <w:t xml:space="preserve"> pane=</w:t>
                              </w:r>
                              <w:r w:rsidR="00F80527">
                                <w:rPr>
                                  <w:sz w:val="18"/>
                                  <w:szCs w:val="18"/>
                                </w:rPr>
                                <w:t>xui</w:t>
                              </w:r>
                              <w:r w:rsidRPr="00D56795">
                                <w:rPr>
                                  <w:sz w:val="18"/>
                                  <w:szCs w:val="18"/>
                                </w:rPr>
                                <w:t>.create(</w:t>
                              </w:r>
                              <w:r w:rsidRPr="00D56795">
                                <w:rPr>
                                  <w:color w:val="FF00FF"/>
                                  <w:sz w:val="18"/>
                                  <w:szCs w:val="18"/>
                                </w:rPr>
                                <w:t>'Pane'</w:t>
                              </w:r>
                              <w:r w:rsidRPr="00D56795">
                                <w:rPr>
                                  <w:sz w:val="18"/>
                                  <w:szCs w:val="18"/>
                                </w:rPr>
                                <w:t>,{position:</w:t>
                              </w:r>
                              <w:r w:rsidRPr="00D56795">
                                <w:rPr>
                                  <w:color w:val="FF00FF"/>
                                  <w:sz w:val="18"/>
                                  <w:szCs w:val="18"/>
                                </w:rPr>
                                <w:t>'relative'</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width:</w:t>
                              </w:r>
                              <w:r w:rsidRPr="00D56795">
                                <w:rPr>
                                  <w:color w:val="FF00FF"/>
                                  <w:sz w:val="18"/>
                                  <w:szCs w:val="18"/>
                                </w:rPr>
                                <w:t>"auto"</w:t>
                              </w:r>
                              <w:r w:rsidRPr="00D56795">
                                <w:rPr>
                                  <w:sz w:val="18"/>
                                  <w:szCs w:val="18"/>
                                </w:rPr>
                                <w:t>,height:</w:t>
                              </w:r>
                              <w:r w:rsidRPr="00D56795">
                                <w:rPr>
                                  <w:color w:val="FF00FF"/>
                                  <w:sz w:val="18"/>
                                  <w:szCs w:val="18"/>
                                </w:rPr>
                                <w:t>"auto"</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html:</w:t>
                              </w:r>
                              <w:r w:rsidRPr="00D56795">
                                <w:rPr>
                                  <w:color w:val="FF00FF"/>
                                  <w:sz w:val="18"/>
                                  <w:szCs w:val="18"/>
                                </w:rPr>
                                <w:t>"&lt;strong&gt;auto height&lt;/strong&gt;"</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.setCustomStyle({</w:t>
                              </w:r>
                              <w:r w:rsidRPr="00D56795">
                                <w:rPr>
                                  <w:color w:val="FF00FF"/>
                                  <w:sz w:val="18"/>
                                  <w:szCs w:val="18"/>
                                </w:rPr>
                                <w:t>"KEY"</w:t>
                              </w:r>
                              <w:r w:rsidRPr="00D56795">
                                <w:rPr>
                                  <w:sz w:val="18"/>
                                  <w:szCs w:val="18"/>
                                </w:rPr>
                                <w:t>:</w:t>
                              </w:r>
                              <w:r w:rsidRPr="00D56795">
                                <w:rPr>
                                  <w:color w:val="FF00FF"/>
                                  <w:sz w:val="18"/>
                                  <w:szCs w:val="18"/>
                                </w:rPr>
                                <w:t>"border:solid 1px #888"</w:t>
                              </w:r>
                              <w:r w:rsidRPr="00D56795">
                                <w:rPr>
                                  <w:sz w:val="18"/>
                                  <w:szCs w:val="18"/>
                                </w:rPr>
                                <w:t>})</w:t>
                              </w:r>
                            </w:p>
                            <w:p w:rsidR="0023747D" w:rsidRPr="00D56795" w:rsidRDefault="0023747D" w:rsidP="00375F9C">
                              <w:pPr>
                                <w:spacing w:line="240" w:lineRule="exact"/>
                                <w:rPr>
                                  <w:sz w:val="18"/>
                                  <w:szCs w:val="18"/>
                                </w:rPr>
                              </w:pPr>
                              <w:r w:rsidRPr="00D56795">
                                <w:rPr>
                                  <w:sz w:val="18"/>
                                  <w:szCs w:val="18"/>
                                </w:rPr>
                                <w:t>.show()</w:t>
                              </w:r>
                            </w:p>
                            <w:p w:rsidR="0023747D" w:rsidRPr="00D56795" w:rsidRDefault="0023747D" w:rsidP="00375F9C">
                              <w:pPr>
                                <w:spacing w:line="240" w:lineRule="exact"/>
                                <w:rPr>
                                  <w:sz w:val="18"/>
                                  <w:szCs w:val="18"/>
                                </w:rPr>
                              </w:pPr>
                            </w:p>
                            <w:p w:rsidR="0023747D" w:rsidRPr="00D56795" w:rsidRDefault="00F80527" w:rsidP="00375F9C">
                              <w:pPr>
                                <w:spacing w:line="240" w:lineRule="exact"/>
                                <w:rPr>
                                  <w:sz w:val="18"/>
                                  <w:szCs w:val="18"/>
                                </w:rPr>
                              </w:pPr>
                              <w:r>
                                <w:rPr>
                                  <w:sz w:val="18"/>
                                  <w:szCs w:val="18"/>
                                </w:rPr>
                                <w:t>xui</w:t>
                              </w:r>
                              <w:r w:rsidR="0023747D" w:rsidRPr="00D56795">
                                <w:rPr>
                                  <w:sz w:val="18"/>
                                  <w:szCs w:val="18"/>
                                </w:rPr>
                                <w:t>.create(</w:t>
                              </w:r>
                              <w:r w:rsidR="0023747D" w:rsidRPr="00D56795">
                                <w:rPr>
                                  <w:color w:val="FF00FF"/>
                                  <w:sz w:val="18"/>
                                  <w:szCs w:val="18"/>
                                </w:rPr>
                                <w:t>'Pane'</w:t>
                              </w:r>
                              <w:r w:rsidR="0023747D" w:rsidRPr="00D56795">
                                <w:rPr>
                                  <w:sz w:val="18"/>
                                  <w:szCs w:val="18"/>
                                </w:rPr>
                                <w:t>,{position:</w:t>
                              </w:r>
                              <w:r w:rsidR="0023747D" w:rsidRPr="00D56795">
                                <w:rPr>
                                  <w:color w:val="FF00FF"/>
                                  <w:sz w:val="18"/>
                                  <w:szCs w:val="18"/>
                                </w:rPr>
                                <w:t>'relative'</w:t>
                              </w:r>
                              <w:r w:rsidR="0023747D"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width:</w:t>
                              </w:r>
                              <w:r w:rsidRPr="00D56795">
                                <w:rPr>
                                  <w:color w:val="FF00FF"/>
                                  <w:sz w:val="18"/>
                                  <w:szCs w:val="18"/>
                                </w:rPr>
                                <w:t>"auto"</w:t>
                              </w:r>
                              <w:r w:rsidRPr="00D56795">
                                <w:rPr>
                                  <w:sz w:val="18"/>
                                  <w:szCs w:val="18"/>
                                </w:rPr>
                                <w:t>,height:</w:t>
                              </w:r>
                              <w:r w:rsidRPr="00D56795">
                                <w:rPr>
                                  <w:color w:val="800000"/>
                                  <w:sz w:val="18"/>
                                  <w:szCs w:val="18"/>
                                </w:rPr>
                                <w:t>100</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html:</w:t>
                              </w:r>
                              <w:r w:rsidRPr="00D56795">
                                <w:rPr>
                                  <w:color w:val="FF00FF"/>
                                  <w:sz w:val="18"/>
                                  <w:szCs w:val="18"/>
                                </w:rPr>
                                <w:t>"&lt;strong&gt;bottom&lt;/strong&gt;"</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.setCustomStyle({</w:t>
                              </w:r>
                              <w:r w:rsidRPr="00D56795">
                                <w:rPr>
                                  <w:color w:val="FF00FF"/>
                                  <w:sz w:val="18"/>
                                  <w:szCs w:val="18"/>
                                </w:rPr>
                                <w:t>"KEY"</w:t>
                              </w:r>
                              <w:r w:rsidRPr="00D56795">
                                <w:rPr>
                                  <w:sz w:val="18"/>
                                  <w:szCs w:val="18"/>
                                </w:rPr>
                                <w:t>:</w:t>
                              </w:r>
                              <w:r w:rsidRPr="00D56795">
                                <w:rPr>
                                  <w:color w:val="FF00FF"/>
                                  <w:sz w:val="18"/>
                                  <w:szCs w:val="18"/>
                                </w:rPr>
                                <w:t>"border:solid 1px #888"</w:t>
                              </w:r>
                              <w:r w:rsidRPr="00D56795">
                                <w:rPr>
                                  <w:sz w:val="18"/>
                                  <w:szCs w:val="18"/>
                                </w:rPr>
                                <w:t>})</w:t>
                              </w:r>
                            </w:p>
                            <w:p w:rsidR="0023747D" w:rsidRPr="00D56795" w:rsidRDefault="0023747D" w:rsidP="00375F9C">
                              <w:pPr>
                                <w:spacing w:line="240" w:lineRule="exact"/>
                                <w:rPr>
                                  <w:sz w:val="18"/>
                                  <w:szCs w:val="18"/>
                                </w:rPr>
                              </w:pPr>
                              <w:r w:rsidRPr="00D56795">
                                <w:rPr>
                                  <w:sz w:val="18"/>
                                  <w:szCs w:val="18"/>
                                </w:rPr>
                                <w:t>.show()</w:t>
                              </w:r>
                            </w:p>
                            <w:p w:rsidR="0023747D" w:rsidRPr="00D56795" w:rsidRDefault="0023747D" w:rsidP="00375F9C">
                              <w:pPr>
                                <w:spacing w:line="240" w:lineRule="exact"/>
                                <w:rPr>
                                  <w:sz w:val="18"/>
                                  <w:szCs w:val="18"/>
                                </w:rPr>
                              </w:pPr>
                              <w:r w:rsidRPr="00D56795">
                                <w:rPr>
                                  <w:sz w:val="18"/>
                                  <w:szCs w:val="18"/>
                                </w:rPr>
                                <w:t xml:space="preserve"> </w:t>
                              </w:r>
                            </w:p>
                            <w:p w:rsidR="0023747D" w:rsidRPr="00D56795" w:rsidRDefault="00F80527" w:rsidP="00375F9C">
                              <w:pPr>
                                <w:spacing w:line="240" w:lineRule="exact"/>
                                <w:rPr>
                                  <w:sz w:val="18"/>
                                  <w:szCs w:val="18"/>
                                </w:rPr>
                              </w:pPr>
                              <w:r>
                                <w:rPr>
                                  <w:sz w:val="18"/>
                                  <w:szCs w:val="18"/>
                                </w:rPr>
                                <w:t>xui</w:t>
                              </w:r>
                              <w:r w:rsidR="0023747D" w:rsidRPr="00D56795">
                                <w:rPr>
                                  <w:sz w:val="18"/>
                                  <w:szCs w:val="18"/>
                                </w:rPr>
                                <w:t>.create(</w:t>
                              </w:r>
                              <w:r w:rsidR="0023747D" w:rsidRPr="00D56795">
                                <w:rPr>
                                  <w:color w:val="FF00FF"/>
                                  <w:sz w:val="18"/>
                                  <w:szCs w:val="18"/>
                                </w:rPr>
                                <w:t>"SButton"</w:t>
                              </w:r>
                              <w:r w:rsidR="0023747D" w:rsidRPr="00D56795">
                                <w:rPr>
                                  <w:sz w:val="18"/>
                                  <w:szCs w:val="18"/>
                                </w:rPr>
                                <w:t>)</w:t>
                              </w:r>
                            </w:p>
                            <w:p w:rsidR="0023747D" w:rsidRPr="00D56795" w:rsidRDefault="0023747D" w:rsidP="00375F9C">
                              <w:pPr>
                                <w:spacing w:line="240" w:lineRule="exact"/>
                                <w:rPr>
                                  <w:sz w:val="18"/>
                                  <w:szCs w:val="18"/>
                                </w:rPr>
                              </w:pPr>
                              <w:r w:rsidRPr="00D56795">
                                <w:rPr>
                                  <w:sz w:val="18"/>
                                  <w:szCs w:val="18"/>
                                </w:rPr>
                                <w:t>.setLeft(</w:t>
                              </w:r>
                              <w:r w:rsidRPr="00D56795">
                                <w:rPr>
                                  <w:color w:val="800000"/>
                                  <w:sz w:val="18"/>
                                  <w:szCs w:val="18"/>
                                </w:rPr>
                                <w:t>140</w:t>
                              </w:r>
                              <w:r w:rsidRPr="00D56795">
                                <w:rPr>
                                  <w:sz w:val="18"/>
                                  <w:szCs w:val="18"/>
                                </w:rPr>
                                <w:t>)</w:t>
                              </w:r>
                            </w:p>
                            <w:p w:rsidR="0023747D" w:rsidRPr="00D56795" w:rsidRDefault="0023747D" w:rsidP="00375F9C">
                              <w:pPr>
                                <w:spacing w:line="240" w:lineRule="exact"/>
                                <w:rPr>
                                  <w:sz w:val="18"/>
                                  <w:szCs w:val="18"/>
                                </w:rPr>
                              </w:pPr>
                              <w:r w:rsidRPr="00D56795">
                                <w:rPr>
                                  <w:sz w:val="18"/>
                                  <w:szCs w:val="18"/>
                                </w:rPr>
                                <w:t>.setTop(</w:t>
                              </w:r>
                              <w:r w:rsidRPr="00D56795">
                                <w:rPr>
                                  <w:color w:val="800000"/>
                                  <w:sz w:val="18"/>
                                  <w:szCs w:val="18"/>
                                </w:rPr>
                                <w:t>30</w:t>
                              </w:r>
                              <w:r w:rsidRPr="00D56795">
                                <w:rPr>
                                  <w:sz w:val="18"/>
                                  <w:szCs w:val="18"/>
                                </w:rPr>
                                <w:t>)</w:t>
                              </w:r>
                            </w:p>
                            <w:p w:rsidR="0023747D" w:rsidRPr="00D56795" w:rsidRDefault="0023747D" w:rsidP="00375F9C">
                              <w:pPr>
                                <w:spacing w:line="240" w:lineRule="exact"/>
                                <w:rPr>
                                  <w:sz w:val="18"/>
                                  <w:szCs w:val="18"/>
                                </w:rPr>
                              </w:pPr>
                              <w:r w:rsidRPr="00D56795">
                                <w:rPr>
                                  <w:sz w:val="18"/>
                                  <w:szCs w:val="18"/>
                                </w:rPr>
                                <w:t>.setCaption(</w:t>
                              </w:r>
                              <w:r w:rsidRPr="00D56795">
                                <w:rPr>
                                  <w:color w:val="FF00FF"/>
                                  <w:sz w:val="18"/>
                                  <w:szCs w:val="18"/>
                                </w:rPr>
                                <w:t>"Add content"</w:t>
                              </w:r>
                              <w:r w:rsidRPr="00D56795">
                                <w:rPr>
                                  <w:sz w:val="18"/>
                                  <w:szCs w:val="18"/>
                                </w:rPr>
                                <w:t>)</w:t>
                              </w:r>
                            </w:p>
                            <w:p w:rsidR="0023747D" w:rsidRPr="00D56795" w:rsidRDefault="0023747D" w:rsidP="00375F9C">
                              <w:pPr>
                                <w:spacing w:line="240" w:lineRule="exact"/>
                                <w:rPr>
                                  <w:sz w:val="18"/>
                                  <w:szCs w:val="18"/>
                                </w:rPr>
                              </w:pPr>
                              <w:r w:rsidRPr="00D56795">
                                <w:rPr>
                                  <w:sz w:val="18"/>
                                  <w:szCs w:val="18"/>
                                </w:rPr>
                                <w:t>.onClick(</w:t>
                              </w:r>
                              <w:r w:rsidRPr="00D56795">
                                <w:rPr>
                                  <w:color w:val="0000FF"/>
                                  <w:sz w:val="18"/>
                                  <w:szCs w:val="18"/>
                                </w:rPr>
                                <w:t>function</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pane.append(</w:t>
                              </w:r>
                              <w:r w:rsidR="00F80527">
                                <w:rPr>
                                  <w:sz w:val="18"/>
                                  <w:szCs w:val="18"/>
                                </w:rPr>
                                <w:t>xui</w:t>
                              </w:r>
                              <w:r w:rsidRPr="00D56795">
                                <w:rPr>
                                  <w:sz w:val="18"/>
                                  <w:szCs w:val="18"/>
                                </w:rPr>
                                <w:t>.create(</w:t>
                              </w:r>
                              <w:r w:rsidRPr="00D56795">
                                <w:rPr>
                                  <w:color w:val="FF00FF"/>
                                  <w:sz w:val="18"/>
                                  <w:szCs w:val="18"/>
                                </w:rPr>
                                <w:t>"Pane"</w:t>
                              </w:r>
                              <w:r w:rsidRPr="00D56795">
                                <w:rPr>
                                  <w:sz w:val="18"/>
                                  <w:szCs w:val="18"/>
                                </w:rPr>
                                <w:t>).setPosition(</w:t>
                              </w:r>
                              <w:r w:rsidRPr="00D56795">
                                <w:rPr>
                                  <w:color w:val="FF00FF"/>
                                  <w:sz w:val="18"/>
                                  <w:szCs w:val="18"/>
                                </w:rPr>
                                <w:t>"relative"</w:t>
                              </w:r>
                              <w:r w:rsidRPr="00D56795">
                                <w:rPr>
                                  <w:sz w:val="18"/>
                                  <w:szCs w:val="18"/>
                                </w:rPr>
                                <w:t>).setHeight(</w:t>
                              </w:r>
                              <w:r w:rsidRPr="00D56795">
                                <w:rPr>
                                  <w:color w:val="800000"/>
                                  <w:sz w:val="18"/>
                                  <w:szCs w:val="18"/>
                                </w:rPr>
                                <w:t>30</w:t>
                              </w:r>
                              <w:r w:rsidRPr="00D56795">
                                <w:rPr>
                                  <w:sz w:val="18"/>
                                  <w:szCs w:val="18"/>
                                </w:rPr>
                                <w:t>).append(</w:t>
                              </w:r>
                              <w:r w:rsidRPr="00D56795">
                                <w:rPr>
                                  <w:color w:val="FF00FF"/>
                                  <w:sz w:val="18"/>
                                  <w:szCs w:val="18"/>
                                </w:rPr>
                                <w:t>"Input"</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.show()</w:t>
                              </w:r>
                            </w:p>
                          </w:txbxContent>
                        </wps:txbx>
                        <wps:bodyPr rot="0" vert="horz" wrap="square" lIns="54000" tIns="46800" rIns="54000" bIns="45720" anchor="t" anchorCtr="0" upright="1">
                          <a:spAutoFit/>
                        </wps:bodyPr>
                      </wps:wsp>
                      <wps:wsp>
                        <wps:cNvPr id="118" name="AutoShape 389"/>
                        <wps:cNvSpPr>
                          <a:spLocks noChangeArrowheads="1"/>
                        </wps:cNvSpPr>
                        <wps:spPr bwMode="auto">
                          <a:xfrm flipH="1">
                            <a:off x="2514600" y="99060"/>
                            <a:ext cx="800100" cy="198120"/>
                          </a:xfrm>
                          <a:prstGeom prst="wedgeRoundRectCallout">
                            <a:avLst>
                              <a:gd name="adj1" fmla="val 85551"/>
                              <a:gd name="adj2" fmla="val 30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t top</w:t>
                              </w:r>
                            </w:p>
                          </w:txbxContent>
                        </wps:txbx>
                        <wps:bodyPr rot="0" vert="horz" wrap="square" lIns="0" tIns="0" rIns="0" bIns="0" anchor="t" anchorCtr="0" upright="1">
                          <a:noAutofit/>
                        </wps:bodyPr>
                      </wps:wsp>
                      <wps:wsp>
                        <wps:cNvPr id="120" name="AutoShape 390"/>
                        <wps:cNvSpPr>
                          <a:spLocks noChangeArrowheads="1"/>
                        </wps:cNvSpPr>
                        <wps:spPr bwMode="auto">
                          <a:xfrm flipH="1">
                            <a:off x="2400300" y="1089660"/>
                            <a:ext cx="800100" cy="198120"/>
                          </a:xfrm>
                          <a:prstGeom prst="wedgeRoundRectCallout">
                            <a:avLst>
                              <a:gd name="adj1" fmla="val 83171"/>
                              <a:gd name="adj2" fmla="val -897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M</w:t>
                              </w:r>
                              <w:r>
                                <w:rPr>
                                  <w:rFonts w:hint="eastAsia"/>
                                  <w:szCs w:val="18"/>
                                </w:rPr>
                                <w:t>iddle</w:t>
                              </w:r>
                            </w:p>
                          </w:txbxContent>
                        </wps:txbx>
                        <wps:bodyPr rot="0" vert="horz" wrap="square" lIns="0" tIns="0" rIns="0" bIns="0" anchor="t" anchorCtr="0" upright="1">
                          <a:noAutofit/>
                        </wps:bodyPr>
                      </wps:wsp>
                      <wps:wsp>
                        <wps:cNvPr id="122" name="AutoShape 391"/>
                        <wps:cNvSpPr>
                          <a:spLocks noChangeArrowheads="1"/>
                        </wps:cNvSpPr>
                        <wps:spPr bwMode="auto">
                          <a:xfrm flipH="1">
                            <a:off x="1943100" y="2080260"/>
                            <a:ext cx="800100" cy="198120"/>
                          </a:xfrm>
                          <a:prstGeom prst="wedgeRoundRectCallout">
                            <a:avLst>
                              <a:gd name="adj1" fmla="val 81981"/>
                              <a:gd name="adj2" fmla="val 3717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 xml:space="preserve">t </w:t>
                              </w:r>
                              <w:r>
                                <w:rPr>
                                  <w:szCs w:val="18"/>
                                </w:rPr>
                                <w:t>bottom</w:t>
                              </w:r>
                            </w:p>
                          </w:txbxContent>
                        </wps:txbx>
                        <wps:bodyPr rot="0" vert="horz" wrap="square" lIns="0" tIns="0" rIns="0" bIns="0" anchor="t" anchorCtr="0" upright="1">
                          <a:noAutofit/>
                        </wps:bodyPr>
                      </wps:wsp>
                      <wps:wsp>
                        <wps:cNvPr id="124" name="AutoShape 392"/>
                        <wps:cNvSpPr>
                          <a:spLocks noChangeArrowheads="1"/>
                        </wps:cNvSpPr>
                        <wps:spPr bwMode="auto">
                          <a:xfrm flipH="1">
                            <a:off x="2171700" y="3467100"/>
                            <a:ext cx="1828800" cy="198120"/>
                          </a:xfrm>
                          <a:prstGeom prst="wedgeRoundRectCallout">
                            <a:avLst>
                              <a:gd name="adj1" fmla="val 49931"/>
                              <a:gd name="adj2" fmla="val 143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contents</w:t>
                              </w:r>
                            </w:p>
                          </w:txbxContent>
                        </wps:txbx>
                        <wps:bodyPr rot="0" vert="horz" wrap="square" lIns="0" tIns="0" rIns="0" bIns="0" anchor="t" anchorCtr="0" upright="1">
                          <a:noAutofit/>
                        </wps:bodyPr>
                      </wps:wsp>
                    </wpc:wpc>
                  </a:graphicData>
                </a:graphic>
              </wp:inline>
            </w:drawing>
          </mc:Choice>
          <mc:Fallback>
            <w:pict>
              <v:group id="画布 385" o:spid="_x0000_s2051" editas="canvas" style="width:414pt;height:351pt;mso-position-horizontal-relative:char;mso-position-vertical-relative:line" coordsize="52578,44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">
                <v:shape id="_x0000_s2052" type="#_x0000_t75" style="position:absolute;width:52578;height:44577;visibility:visible;mso-wrap-style:square">
                  <v:fill o:detectmouseclick="t"/>
                  <v:path o:connecttype="none"/>
                </v:shape>
                <v:shape id="Text Box 387" o:spid="_x0000_s2053" type="#_x0000_t202" style="position:absolute;top:488;width:52578;height:43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XpssEA&#10;AADcAAAADwAAAGRycy9kb3ducmV2LnhtbERPTYvCMBC9L/gfwgje1lQPrluNIorUy4Lr6n1oxqbY&#10;TEoSa/33mwVhb/N4n7Nc97YRHflQO1YwGWcgiEuna64UnH/273MQISJrbByTgicFWK8Gb0vMtXvw&#10;N3WnWIkUwiFHBSbGNpcylIYshrFriRN3dd5iTNBXUnt8pHDbyGmWzaTFmlODwZa2hsrb6W4VlLdd&#10;vyvqi/Hd3c6P+rN4fs0KpUbDfrMAEamP/+KX+6DT/MkH/D2TLp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F6bLBAAAA3AAAAA8AAAAAAAAAAAAAAAAAmAIAAGRycy9kb3du&#10;cmV2LnhtbFBLBQYAAAAABAAEAPUAAACGAwAAAAA=&#10;" strokeweight="1pt">
                  <v:textbox style="mso-fit-shape-to-text:t" inset="1.5mm,1.3mm,1.5mm">
                    <w:txbxContent>
                      <w:p w:rsidR="0023747D" w:rsidRPr="00D56795" w:rsidRDefault="00F80527" w:rsidP="00375F9C">
                        <w:pPr>
                          <w:spacing w:line="240" w:lineRule="exact"/>
                          <w:rPr>
                            <w:sz w:val="18"/>
                            <w:szCs w:val="18"/>
                          </w:rPr>
                        </w:pPr>
                        <w:proofErr w:type="gramStart"/>
                        <w:r>
                          <w:rPr>
                            <w:sz w:val="18"/>
                            <w:szCs w:val="18"/>
                          </w:rPr>
                          <w:t>xui</w:t>
                        </w:r>
                        <w:r w:rsidR="0023747D" w:rsidRPr="00D56795">
                          <w:rPr>
                            <w:sz w:val="18"/>
                            <w:szCs w:val="18"/>
                          </w:rPr>
                          <w:t>.create(</w:t>
                        </w:r>
                        <w:proofErr w:type="gramEnd"/>
                        <w:r w:rsidR="0023747D" w:rsidRPr="00D56795">
                          <w:rPr>
                            <w:color w:val="FF00FF"/>
                            <w:sz w:val="18"/>
                            <w:szCs w:val="18"/>
                          </w:rPr>
                          <w:t>'Pane'</w:t>
                        </w:r>
                        <w:r w:rsidR="0023747D" w:rsidRPr="00D56795">
                          <w:rPr>
                            <w:sz w:val="18"/>
                            <w:szCs w:val="18"/>
                          </w:rPr>
                          <w:t>,{position:</w:t>
                        </w:r>
                        <w:r w:rsidR="0023747D" w:rsidRPr="00D56795">
                          <w:rPr>
                            <w:color w:val="FF00FF"/>
                            <w:sz w:val="18"/>
                            <w:szCs w:val="18"/>
                          </w:rPr>
                          <w:t>'relative'</w:t>
                        </w:r>
                        <w:r w:rsidR="0023747D"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width</w:t>
                        </w:r>
                        <w:proofErr w:type="gramEnd"/>
                        <w:r w:rsidRPr="00D56795">
                          <w:rPr>
                            <w:sz w:val="18"/>
                            <w:szCs w:val="18"/>
                          </w:rPr>
                          <w:t>:</w:t>
                        </w:r>
                        <w:r w:rsidRPr="00D56795">
                          <w:rPr>
                            <w:color w:val="FF00FF"/>
                            <w:sz w:val="18"/>
                            <w:szCs w:val="18"/>
                          </w:rPr>
                          <w:t>"auto"</w:t>
                        </w:r>
                        <w:r w:rsidRPr="00D56795">
                          <w:rPr>
                            <w:sz w:val="18"/>
                            <w:szCs w:val="18"/>
                          </w:rPr>
                          <w:t>,height:</w:t>
                        </w:r>
                        <w:r w:rsidRPr="00D56795">
                          <w:rPr>
                            <w:color w:val="800000"/>
                            <w:sz w:val="18"/>
                            <w:szCs w:val="18"/>
                          </w:rPr>
                          <w:t>80</w:t>
                        </w:r>
                        <w:r w:rsidRPr="00D56795">
                          <w:rPr>
                            <w:sz w:val="18"/>
                            <w:szCs w:val="18"/>
                          </w:rPr>
                          <w:t>,html:</w:t>
                        </w:r>
                        <w:r w:rsidRPr="00D56795">
                          <w:rPr>
                            <w:color w:val="FF00FF"/>
                            <w:sz w:val="18"/>
                            <w:szCs w:val="18"/>
                          </w:rPr>
                          <w:t>"the top div"</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setCustomStyle(</w:t>
                        </w:r>
                        <w:proofErr w:type="gramEnd"/>
                        <w:r w:rsidRPr="00D56795">
                          <w:rPr>
                            <w:sz w:val="18"/>
                            <w:szCs w:val="18"/>
                          </w:rPr>
                          <w:t>{</w:t>
                        </w:r>
                        <w:r w:rsidRPr="00D56795">
                          <w:rPr>
                            <w:color w:val="FF00FF"/>
                            <w:sz w:val="18"/>
                            <w:szCs w:val="18"/>
                          </w:rPr>
                          <w:t>"KEY"</w:t>
                        </w:r>
                        <w:r w:rsidRPr="00D56795">
                          <w:rPr>
                            <w:sz w:val="18"/>
                            <w:szCs w:val="18"/>
                          </w:rPr>
                          <w:t>:</w:t>
                        </w:r>
                        <w:r w:rsidRPr="00D56795">
                          <w:rPr>
                            <w:color w:val="FF00FF"/>
                            <w:sz w:val="18"/>
                            <w:szCs w:val="18"/>
                          </w:rPr>
                          <w:t>"border:solid 1px #888"</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show()</w:t>
                        </w:r>
                        <w:proofErr w:type="gramEnd"/>
                      </w:p>
                      <w:p w:rsidR="0023747D" w:rsidRPr="00D56795" w:rsidRDefault="0023747D" w:rsidP="00375F9C">
                        <w:pPr>
                          <w:spacing w:line="240" w:lineRule="exact"/>
                          <w:rPr>
                            <w:sz w:val="18"/>
                            <w:szCs w:val="18"/>
                          </w:rPr>
                        </w:pPr>
                        <w:r w:rsidRPr="00D56795">
                          <w:rPr>
                            <w:sz w:val="18"/>
                            <w:szCs w:val="18"/>
                          </w:rPr>
                          <w:t xml:space="preserve">            </w:t>
                        </w:r>
                      </w:p>
                      <w:p w:rsidR="0023747D" w:rsidRPr="00D56795" w:rsidRDefault="0023747D" w:rsidP="00375F9C">
                        <w:pPr>
                          <w:spacing w:line="240" w:lineRule="exact"/>
                          <w:rPr>
                            <w:sz w:val="18"/>
                            <w:szCs w:val="18"/>
                          </w:rPr>
                        </w:pPr>
                        <w:proofErr w:type="gramStart"/>
                        <w:r w:rsidRPr="00D56795">
                          <w:rPr>
                            <w:color w:val="0000FF"/>
                            <w:sz w:val="18"/>
                            <w:szCs w:val="18"/>
                          </w:rPr>
                          <w:t>var</w:t>
                        </w:r>
                        <w:proofErr w:type="gramEnd"/>
                        <w:r w:rsidRPr="00D56795">
                          <w:rPr>
                            <w:sz w:val="18"/>
                            <w:szCs w:val="18"/>
                          </w:rPr>
                          <w:t xml:space="preserve"> pane=</w:t>
                        </w:r>
                        <w:r w:rsidR="00F80527">
                          <w:rPr>
                            <w:sz w:val="18"/>
                            <w:szCs w:val="18"/>
                          </w:rPr>
                          <w:t>xui</w:t>
                        </w:r>
                        <w:r w:rsidRPr="00D56795">
                          <w:rPr>
                            <w:sz w:val="18"/>
                            <w:szCs w:val="18"/>
                          </w:rPr>
                          <w:t>.create(</w:t>
                        </w:r>
                        <w:r w:rsidRPr="00D56795">
                          <w:rPr>
                            <w:color w:val="FF00FF"/>
                            <w:sz w:val="18"/>
                            <w:szCs w:val="18"/>
                          </w:rPr>
                          <w:t>'Pane'</w:t>
                        </w:r>
                        <w:r w:rsidRPr="00D56795">
                          <w:rPr>
                            <w:sz w:val="18"/>
                            <w:szCs w:val="18"/>
                          </w:rPr>
                          <w:t>,{position:</w:t>
                        </w:r>
                        <w:r w:rsidRPr="00D56795">
                          <w:rPr>
                            <w:color w:val="FF00FF"/>
                            <w:sz w:val="18"/>
                            <w:szCs w:val="18"/>
                          </w:rPr>
                          <w:t>'relative'</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width</w:t>
                        </w:r>
                        <w:proofErr w:type="gramEnd"/>
                        <w:r w:rsidRPr="00D56795">
                          <w:rPr>
                            <w:sz w:val="18"/>
                            <w:szCs w:val="18"/>
                          </w:rPr>
                          <w:t>:</w:t>
                        </w:r>
                        <w:r w:rsidRPr="00D56795">
                          <w:rPr>
                            <w:color w:val="FF00FF"/>
                            <w:sz w:val="18"/>
                            <w:szCs w:val="18"/>
                          </w:rPr>
                          <w:t>"auto"</w:t>
                        </w:r>
                        <w:r w:rsidRPr="00D56795">
                          <w:rPr>
                            <w:sz w:val="18"/>
                            <w:szCs w:val="18"/>
                          </w:rPr>
                          <w:t>,height:</w:t>
                        </w:r>
                        <w:r w:rsidRPr="00D56795">
                          <w:rPr>
                            <w:color w:val="FF00FF"/>
                            <w:sz w:val="18"/>
                            <w:szCs w:val="18"/>
                          </w:rPr>
                          <w:t>"auto"</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html:</w:t>
                        </w:r>
                        <w:proofErr w:type="gramEnd"/>
                        <w:r w:rsidRPr="00D56795">
                          <w:rPr>
                            <w:color w:val="FF00FF"/>
                            <w:sz w:val="18"/>
                            <w:szCs w:val="18"/>
                          </w:rPr>
                          <w:t>"&lt;strong&gt;auto height&lt;/strong&gt;"</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setCustomStyle(</w:t>
                        </w:r>
                        <w:proofErr w:type="gramEnd"/>
                        <w:r w:rsidRPr="00D56795">
                          <w:rPr>
                            <w:sz w:val="18"/>
                            <w:szCs w:val="18"/>
                          </w:rPr>
                          <w:t>{</w:t>
                        </w:r>
                        <w:r w:rsidRPr="00D56795">
                          <w:rPr>
                            <w:color w:val="FF00FF"/>
                            <w:sz w:val="18"/>
                            <w:szCs w:val="18"/>
                          </w:rPr>
                          <w:t>"KEY"</w:t>
                        </w:r>
                        <w:r w:rsidRPr="00D56795">
                          <w:rPr>
                            <w:sz w:val="18"/>
                            <w:szCs w:val="18"/>
                          </w:rPr>
                          <w:t>:</w:t>
                        </w:r>
                        <w:r w:rsidRPr="00D56795">
                          <w:rPr>
                            <w:color w:val="FF00FF"/>
                            <w:sz w:val="18"/>
                            <w:szCs w:val="18"/>
                          </w:rPr>
                          <w:t>"border:solid 1px #888"</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show()</w:t>
                        </w:r>
                        <w:proofErr w:type="gramEnd"/>
                      </w:p>
                      <w:p w:rsidR="0023747D" w:rsidRPr="00D56795" w:rsidRDefault="0023747D" w:rsidP="00375F9C">
                        <w:pPr>
                          <w:spacing w:line="240" w:lineRule="exact"/>
                          <w:rPr>
                            <w:sz w:val="18"/>
                            <w:szCs w:val="18"/>
                          </w:rPr>
                        </w:pPr>
                      </w:p>
                      <w:p w:rsidR="0023747D" w:rsidRPr="00D56795" w:rsidRDefault="00F80527" w:rsidP="00375F9C">
                        <w:pPr>
                          <w:spacing w:line="240" w:lineRule="exact"/>
                          <w:rPr>
                            <w:sz w:val="18"/>
                            <w:szCs w:val="18"/>
                          </w:rPr>
                        </w:pPr>
                        <w:proofErr w:type="gramStart"/>
                        <w:r>
                          <w:rPr>
                            <w:sz w:val="18"/>
                            <w:szCs w:val="18"/>
                          </w:rPr>
                          <w:t>xui</w:t>
                        </w:r>
                        <w:r w:rsidR="0023747D" w:rsidRPr="00D56795">
                          <w:rPr>
                            <w:sz w:val="18"/>
                            <w:szCs w:val="18"/>
                          </w:rPr>
                          <w:t>.create(</w:t>
                        </w:r>
                        <w:proofErr w:type="gramEnd"/>
                        <w:r w:rsidR="0023747D" w:rsidRPr="00D56795">
                          <w:rPr>
                            <w:color w:val="FF00FF"/>
                            <w:sz w:val="18"/>
                            <w:szCs w:val="18"/>
                          </w:rPr>
                          <w:t>'Pane'</w:t>
                        </w:r>
                        <w:r w:rsidR="0023747D" w:rsidRPr="00D56795">
                          <w:rPr>
                            <w:sz w:val="18"/>
                            <w:szCs w:val="18"/>
                          </w:rPr>
                          <w:t>,{position:</w:t>
                        </w:r>
                        <w:r w:rsidR="0023747D" w:rsidRPr="00D56795">
                          <w:rPr>
                            <w:color w:val="FF00FF"/>
                            <w:sz w:val="18"/>
                            <w:szCs w:val="18"/>
                          </w:rPr>
                          <w:t>'relative'</w:t>
                        </w:r>
                        <w:r w:rsidR="0023747D"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width</w:t>
                        </w:r>
                        <w:proofErr w:type="gramEnd"/>
                        <w:r w:rsidRPr="00D56795">
                          <w:rPr>
                            <w:sz w:val="18"/>
                            <w:szCs w:val="18"/>
                          </w:rPr>
                          <w:t>:</w:t>
                        </w:r>
                        <w:r w:rsidRPr="00D56795">
                          <w:rPr>
                            <w:color w:val="FF00FF"/>
                            <w:sz w:val="18"/>
                            <w:szCs w:val="18"/>
                          </w:rPr>
                          <w:t>"auto"</w:t>
                        </w:r>
                        <w:r w:rsidRPr="00D56795">
                          <w:rPr>
                            <w:sz w:val="18"/>
                            <w:szCs w:val="18"/>
                          </w:rPr>
                          <w:t>,height:</w:t>
                        </w:r>
                        <w:r w:rsidRPr="00D56795">
                          <w:rPr>
                            <w:color w:val="800000"/>
                            <w:sz w:val="18"/>
                            <w:szCs w:val="18"/>
                          </w:rPr>
                          <w:t>100</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html:</w:t>
                        </w:r>
                        <w:proofErr w:type="gramEnd"/>
                        <w:r w:rsidRPr="00D56795">
                          <w:rPr>
                            <w:color w:val="FF00FF"/>
                            <w:sz w:val="18"/>
                            <w:szCs w:val="18"/>
                          </w:rPr>
                          <w:t>"&lt;strong&gt;bottom&lt;/strong&gt;"</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setCustomStyle(</w:t>
                        </w:r>
                        <w:proofErr w:type="gramEnd"/>
                        <w:r w:rsidRPr="00D56795">
                          <w:rPr>
                            <w:sz w:val="18"/>
                            <w:szCs w:val="18"/>
                          </w:rPr>
                          <w:t>{</w:t>
                        </w:r>
                        <w:r w:rsidRPr="00D56795">
                          <w:rPr>
                            <w:color w:val="FF00FF"/>
                            <w:sz w:val="18"/>
                            <w:szCs w:val="18"/>
                          </w:rPr>
                          <w:t>"KEY"</w:t>
                        </w:r>
                        <w:r w:rsidRPr="00D56795">
                          <w:rPr>
                            <w:sz w:val="18"/>
                            <w:szCs w:val="18"/>
                          </w:rPr>
                          <w:t>:</w:t>
                        </w:r>
                        <w:r w:rsidRPr="00D56795">
                          <w:rPr>
                            <w:color w:val="FF00FF"/>
                            <w:sz w:val="18"/>
                            <w:szCs w:val="18"/>
                          </w:rPr>
                          <w:t>"border:solid 1px #888"</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show()</w:t>
                        </w:r>
                        <w:proofErr w:type="gramEnd"/>
                      </w:p>
                      <w:p w:rsidR="0023747D" w:rsidRPr="00D56795" w:rsidRDefault="0023747D" w:rsidP="00375F9C">
                        <w:pPr>
                          <w:spacing w:line="240" w:lineRule="exact"/>
                          <w:rPr>
                            <w:sz w:val="18"/>
                            <w:szCs w:val="18"/>
                          </w:rPr>
                        </w:pPr>
                        <w:r w:rsidRPr="00D56795">
                          <w:rPr>
                            <w:sz w:val="18"/>
                            <w:szCs w:val="18"/>
                          </w:rPr>
                          <w:t xml:space="preserve"> </w:t>
                        </w:r>
                      </w:p>
                      <w:p w:rsidR="0023747D" w:rsidRPr="00D56795" w:rsidRDefault="00F80527" w:rsidP="00375F9C">
                        <w:pPr>
                          <w:spacing w:line="240" w:lineRule="exact"/>
                          <w:rPr>
                            <w:sz w:val="18"/>
                            <w:szCs w:val="18"/>
                          </w:rPr>
                        </w:pPr>
                        <w:proofErr w:type="gramStart"/>
                        <w:r>
                          <w:rPr>
                            <w:sz w:val="18"/>
                            <w:szCs w:val="18"/>
                          </w:rPr>
                          <w:t>xui</w:t>
                        </w:r>
                        <w:r w:rsidR="0023747D" w:rsidRPr="00D56795">
                          <w:rPr>
                            <w:sz w:val="18"/>
                            <w:szCs w:val="18"/>
                          </w:rPr>
                          <w:t>.create(</w:t>
                        </w:r>
                        <w:proofErr w:type="gramEnd"/>
                        <w:r w:rsidR="0023747D" w:rsidRPr="00D56795">
                          <w:rPr>
                            <w:color w:val="FF00FF"/>
                            <w:sz w:val="18"/>
                            <w:szCs w:val="18"/>
                          </w:rPr>
                          <w:t>"SButton"</w:t>
                        </w:r>
                        <w:r w:rsidR="0023747D"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setLeft(</w:t>
                        </w:r>
                        <w:proofErr w:type="gramEnd"/>
                        <w:r w:rsidRPr="00D56795">
                          <w:rPr>
                            <w:color w:val="800000"/>
                            <w:sz w:val="18"/>
                            <w:szCs w:val="18"/>
                          </w:rPr>
                          <w:t>140</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setTop(</w:t>
                        </w:r>
                        <w:proofErr w:type="gramEnd"/>
                        <w:r w:rsidRPr="00D56795">
                          <w:rPr>
                            <w:color w:val="800000"/>
                            <w:sz w:val="18"/>
                            <w:szCs w:val="18"/>
                          </w:rPr>
                          <w:t>30</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setCaption(</w:t>
                        </w:r>
                        <w:proofErr w:type="gramEnd"/>
                        <w:r w:rsidRPr="00D56795">
                          <w:rPr>
                            <w:color w:val="FF00FF"/>
                            <w:sz w:val="18"/>
                            <w:szCs w:val="18"/>
                          </w:rPr>
                          <w:t>"Add content"</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onClick(</w:t>
                        </w:r>
                        <w:proofErr w:type="gramEnd"/>
                        <w:r w:rsidRPr="00D56795">
                          <w:rPr>
                            <w:color w:val="0000FF"/>
                            <w:sz w:val="18"/>
                            <w:szCs w:val="18"/>
                          </w:rPr>
                          <w:t>function</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pane.append(</w:t>
                        </w:r>
                        <w:proofErr w:type="gramEnd"/>
                        <w:r w:rsidR="00F80527">
                          <w:rPr>
                            <w:sz w:val="18"/>
                            <w:szCs w:val="18"/>
                          </w:rPr>
                          <w:t>xui</w:t>
                        </w:r>
                        <w:r w:rsidRPr="00D56795">
                          <w:rPr>
                            <w:sz w:val="18"/>
                            <w:szCs w:val="18"/>
                          </w:rPr>
                          <w:t>.create(</w:t>
                        </w:r>
                        <w:r w:rsidRPr="00D56795">
                          <w:rPr>
                            <w:color w:val="FF00FF"/>
                            <w:sz w:val="18"/>
                            <w:szCs w:val="18"/>
                          </w:rPr>
                          <w:t>"Pane"</w:t>
                        </w:r>
                        <w:r w:rsidRPr="00D56795">
                          <w:rPr>
                            <w:sz w:val="18"/>
                            <w:szCs w:val="18"/>
                          </w:rPr>
                          <w:t>).setPosition(</w:t>
                        </w:r>
                        <w:r w:rsidRPr="00D56795">
                          <w:rPr>
                            <w:color w:val="FF00FF"/>
                            <w:sz w:val="18"/>
                            <w:szCs w:val="18"/>
                          </w:rPr>
                          <w:t>"relative"</w:t>
                        </w:r>
                        <w:r w:rsidRPr="00D56795">
                          <w:rPr>
                            <w:sz w:val="18"/>
                            <w:szCs w:val="18"/>
                          </w:rPr>
                          <w:t>).setHeight(</w:t>
                        </w:r>
                        <w:r w:rsidRPr="00D56795">
                          <w:rPr>
                            <w:color w:val="800000"/>
                            <w:sz w:val="18"/>
                            <w:szCs w:val="18"/>
                          </w:rPr>
                          <w:t>30</w:t>
                        </w:r>
                        <w:r w:rsidRPr="00D56795">
                          <w:rPr>
                            <w:sz w:val="18"/>
                            <w:szCs w:val="18"/>
                          </w:rPr>
                          <w:t>).append(</w:t>
                        </w:r>
                        <w:r w:rsidRPr="00D56795">
                          <w:rPr>
                            <w:color w:val="FF00FF"/>
                            <w:sz w:val="18"/>
                            <w:szCs w:val="18"/>
                          </w:rPr>
                          <w:t>"Input"</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show()</w:t>
                        </w:r>
                        <w:proofErr w:type="gramEnd"/>
                      </w:p>
                    </w:txbxContent>
                  </v:textbox>
                </v:shape>
                <v:shape id="AutoShape 389" o:spid="_x0000_s2054" type="#_x0000_t62" style="position:absolute;left:25146;top:990;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kr2cYA&#10;AADcAAAADwAAAGRycy9kb3ducmV2LnhtbESPQWvCQBCF74L/YRmhN90oWCR1FVELFkSICtLbkJ0m&#10;qdnZkN1q6q/vHAreZnhv3vtmvuxcrW7UhsqzgfEoAUWce1txYeB8eh/OQIWIbLH2TAZ+KcBy0e/N&#10;MbX+zhndjrFQEsIhRQNljE2qdchLchhGviEW7cu3DqOsbaFti3cJd7WeJMmrdlixNJTY0Lqk/Hr8&#10;cQYenx/Z9qD3l3hYb6b7bLYNj++zMS+DbvUGKlIXn+b/650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8kr2cYAAADcAAAADwAAAAAAAAAAAAAAAACYAgAAZHJz&#10;L2Rvd25yZXYueG1sUEsFBgAAAAAEAAQA9QAAAIsDAAAAAA==&#10;" adj="29279,17307" fillcolor="#ff9">
                  <v:textbox inset="0,0,0,0">
                    <w:txbxContent>
                      <w:p w:rsidR="0023747D" w:rsidRPr="000E23E9" w:rsidRDefault="0023747D" w:rsidP="00375F9C">
                        <w:pPr>
                          <w:rPr>
                            <w:szCs w:val="18"/>
                          </w:rPr>
                        </w:pPr>
                        <w:r>
                          <w:rPr>
                            <w:szCs w:val="18"/>
                          </w:rPr>
                          <w:t>A</w:t>
                        </w:r>
                        <w:r>
                          <w:rPr>
                            <w:rFonts w:hint="eastAsia"/>
                            <w:szCs w:val="18"/>
                          </w:rPr>
                          <w:t>t top</w:t>
                        </w:r>
                      </w:p>
                    </w:txbxContent>
                  </v:textbox>
                </v:shape>
                <v:shape id="AutoShape 390" o:spid="_x0000_s2055" type="#_x0000_t62" style="position:absolute;left:24003;top:10896;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dP+MUA&#10;AADcAAAADwAAAGRycy9kb3ducmV2LnhtbESPT2vDMAzF74N+B6NBb6u9HMqS1S2lpbBDN+i/Q28i&#10;1pKQWA6x16bffjoMdpN4T+/9tFiNvlM3GmIT2MLrzIAiLoNruLJwPu1e3kDFhOywC0wWHhRhtZw8&#10;LbBw4c4Huh1TpSSEY4EW6pT6QutY1uQxzkJPLNp3GDwmWYdKuwHvEu47nRkz1x4bloYae9rUVLbH&#10;H2/hM3e7fJu3Z2Pa5nC57r/KLCdrp8/j+h1UojH9m/+uP5zgZ4Ivz8gE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0/4xQAAANwAAAAPAAAAAAAAAAAAAAAAAJgCAABkcnMv&#10;ZG93bnJldi54bWxQSwUGAAAAAAQABAD1AAAAigMAAAAA&#10;" adj="28765,8861" fillcolor="#ff9">
                  <v:textbox inset="0,0,0,0">
                    <w:txbxContent>
                      <w:p w:rsidR="0023747D" w:rsidRPr="000E23E9" w:rsidRDefault="0023747D" w:rsidP="00375F9C">
                        <w:pPr>
                          <w:rPr>
                            <w:szCs w:val="18"/>
                          </w:rPr>
                        </w:pPr>
                        <w:r>
                          <w:rPr>
                            <w:szCs w:val="18"/>
                          </w:rPr>
                          <w:t>M</w:t>
                        </w:r>
                        <w:r>
                          <w:rPr>
                            <w:rFonts w:hint="eastAsia"/>
                            <w:szCs w:val="18"/>
                          </w:rPr>
                          <w:t>iddle</w:t>
                        </w:r>
                      </w:p>
                    </w:txbxContent>
                  </v:textbox>
                </v:shape>
                <v:shape id="AutoShape 391" o:spid="_x0000_s2056" type="#_x0000_t62" style="position:absolute;left:19431;top:20802;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o5jsIA&#10;AADcAAAADwAAAGRycy9kb3ducmV2LnhtbERPS2vCQBC+F/wPywi9FN2YQpHoKioEesyj9DxkxySa&#10;nQ3Z1aT99V1B6G0+vuds95PpxJ0G11pWsFpGIIgrq1uuFXyV6WINwnlkjZ1lUvBDDva72csWE21H&#10;zule+FqEEHYJKmi87xMpXdWQQbe0PXHgznYw6AMcaqkHHEO46WQcRR/SYMuhocGeTg1V1+JmFNRp&#10;ef09f6e5s4djlh2ny+n9rVTqdT4dNiA8Tf5f/HR/6jA/juHxTLhA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jmOwgAAANwAAAAPAAAAAAAAAAAAAAAAAJgCAABkcnMvZG93&#10;bnJldi54bWxQSwUGAAAAAAQABAD1AAAAhwMAAAAA&#10;" adj="28508,18830" fillcolor="#ff9">
                  <v:textbox inset="0,0,0,0">
                    <w:txbxContent>
                      <w:p w:rsidR="0023747D" w:rsidRPr="000E23E9" w:rsidRDefault="0023747D" w:rsidP="00375F9C">
                        <w:pPr>
                          <w:rPr>
                            <w:szCs w:val="18"/>
                          </w:rPr>
                        </w:pPr>
                        <w:r>
                          <w:rPr>
                            <w:szCs w:val="18"/>
                          </w:rPr>
                          <w:t>A</w:t>
                        </w:r>
                        <w:r>
                          <w:rPr>
                            <w:rFonts w:hint="eastAsia"/>
                            <w:szCs w:val="18"/>
                          </w:rPr>
                          <w:t xml:space="preserve">t </w:t>
                        </w:r>
                        <w:r>
                          <w:rPr>
                            <w:szCs w:val="18"/>
                          </w:rPr>
                          <w:t>bottom</w:t>
                        </w:r>
                      </w:p>
                    </w:txbxContent>
                  </v:textbox>
                </v:shape>
                <v:shape id="AutoShape 392" o:spid="_x0000_s2057" type="#_x0000_t62" style="position:absolute;left:21717;top:34671;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y6q8MA&#10;AADcAAAADwAAAGRycy9kb3ducmV2LnhtbERPPWvDMBDdA/0P4grdErnGhNaJEkohoKUljjN0PKyL&#10;7cQ6GUux3X9fFQrd7vE+b7ufbSdGGnzrWMHzKgFBXDnTcq3gXB6WLyB8QDbYOSYF3+Rhv3tYbDE3&#10;buKCxlOoRQxhn6OCJoQ+l9JXDVn0K9cTR+7iBoshwqGWZsAphttOpkmylhZbjg0N9vTeUHU73a2C&#10;kCWv7jO9Xw+m1Prjq9CuPGqlnh7ntw2IQHP4F/+5tYnz0wx+n4kX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y6q8MAAADcAAAADwAAAAAAAAAAAAAAAACYAgAAZHJzL2Rv&#10;d25yZXYueG1sUEsFBgAAAAAEAAQA9QAAAIgDAAAAAA==&#10;" adj="21585,41746" fillcolor="#ff9">
                  <v:textbox inset="0,0,0,0">
                    <w:txbxContent>
                      <w:p w:rsidR="0023747D" w:rsidRPr="000E23E9" w:rsidRDefault="0023747D" w:rsidP="00375F9C">
                        <w:pPr>
                          <w:rPr>
                            <w:szCs w:val="18"/>
                          </w:rPr>
                        </w:pPr>
                        <w:r>
                          <w:rPr>
                            <w:rFonts w:hint="eastAsia"/>
                            <w:szCs w:val="18"/>
                          </w:rPr>
                          <w:t>Adds contents</w:t>
                        </w:r>
                      </w:p>
                    </w:txbxContent>
                  </v:textbox>
                </v:shape>
                <w10:anchorlock/>
              </v:group>
            </w:pict>
          </mc:Fallback>
        </mc:AlternateContent>
      </w:r>
    </w:p>
    <w:p w:rsidR="00375F9C" w:rsidRPr="0038371D" w:rsidRDefault="00375F9C" w:rsidP="00375F9C">
      <w:pPr>
        <w:rPr>
          <w:b/>
        </w:rPr>
      </w:pPr>
      <w:r w:rsidRPr="0038371D">
        <w:rPr>
          <w:b/>
        </w:rPr>
        <w:t>Output</w:t>
      </w:r>
      <w:r w:rsidRPr="0038371D">
        <w:rPr>
          <w:rFonts w:hint="eastAsia"/>
          <w:b/>
        </w:rPr>
        <w:t>:</w:t>
      </w:r>
    </w:p>
    <w:p w:rsidR="00375F9C" w:rsidRDefault="005C781A" w:rsidP="00375F9C">
      <w:r>
        <w:rPr>
          <w:rFonts w:hint="eastAsia"/>
          <w:noProof/>
        </w:rPr>
        <mc:AlternateContent>
          <mc:Choice Requires="wps">
            <w:drawing>
              <wp:anchor distT="0" distB="0" distL="114300" distR="114300" simplePos="0" relativeHeight="251574784" behindDoc="0" locked="0" layoutInCell="1" allowOverlap="1" wp14:anchorId="2CBB48E7" wp14:editId="27E8A1DB">
                <wp:simplePos x="0" y="0"/>
                <wp:positionH relativeFrom="column">
                  <wp:posOffset>1943100</wp:posOffset>
                </wp:positionH>
                <wp:positionV relativeFrom="line">
                  <wp:posOffset>1287780</wp:posOffset>
                </wp:positionV>
                <wp:extent cx="1257300" cy="198120"/>
                <wp:effectExtent l="400050" t="11430" r="9525" b="257175"/>
                <wp:wrapNone/>
                <wp:docPr id="115" name="AutoShape 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8120"/>
                        </a:xfrm>
                        <a:prstGeom prst="wedgeRoundRectCallout">
                          <a:avLst>
                            <a:gd name="adj1" fmla="val 81111"/>
                            <a:gd name="adj2" fmla="val 16410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8371D" w:rsidRDefault="0023747D" w:rsidP="00375F9C">
                            <w:pPr>
                              <w:rPr>
                                <w:szCs w:val="18"/>
                              </w:rPr>
                            </w:pPr>
                            <w:r>
                              <w:rPr>
                                <w:rStyle w:val="shorttext"/>
                              </w:rPr>
                              <w:t>Automatic growth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94" o:spid="_x0000_s2058" type="#_x0000_t62" style="position:absolute;left:0;text-align:left;margin-left:153pt;margin-top:101.4pt;width:99pt;height:15.6pt;flip:x;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" adj="28320,46246" fillcolor="#ff9">
                <v:textbox inset="0,0,0,0">
                  <w:txbxContent>
                    <w:p w:rsidR="0023747D" w:rsidRPr="0038371D" w:rsidRDefault="0023747D" w:rsidP="00375F9C">
                      <w:pPr>
                        <w:rPr>
                          <w:szCs w:val="18"/>
                        </w:rPr>
                      </w:pPr>
                      <w:r>
                        <w:rPr>
                          <w:rStyle w:val="shorttext"/>
                        </w:rPr>
                        <w:t>Automatic growth</w:t>
                      </w:r>
                    </w:p>
                  </w:txbxContent>
                </v:textbox>
                <w10:wrap anchory="line"/>
              </v:shape>
            </w:pict>
          </mc:Fallback>
        </mc:AlternateContent>
      </w:r>
      <w:r>
        <w:rPr>
          <w:rFonts w:hint="eastAsia"/>
          <w:noProof/>
        </w:rPr>
        <w:drawing>
          <wp:inline distT="0" distB="0" distL="0" distR="0" wp14:anchorId="22962388" wp14:editId="74DDCB21">
            <wp:extent cx="3867150" cy="2552700"/>
            <wp:effectExtent l="0" t="0" r="0" b="0"/>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867150" cy="2552700"/>
                    </a:xfrm>
                    <a:prstGeom prst="rect">
                      <a:avLst/>
                    </a:prstGeom>
                    <a:noFill/>
                    <a:ln>
                      <a:noFill/>
                    </a:ln>
                  </pic:spPr>
                </pic:pic>
              </a:graphicData>
            </a:graphic>
          </wp:inline>
        </w:drawing>
      </w:r>
    </w:p>
    <w:p w:rsidR="00375F9C" w:rsidRDefault="00375F9C" w:rsidP="00375F9C"/>
    <w:p w:rsidR="00375F9C" w:rsidRDefault="00375F9C" w:rsidP="00E45D25">
      <w:pPr>
        <w:pStyle w:val="2"/>
        <w:numPr>
          <w:ilvl w:val="1"/>
          <w:numId w:val="17"/>
        </w:numPr>
      </w:pPr>
      <w:bookmarkStart w:id="238" w:name="_Toc356466360"/>
      <w:r>
        <w:rPr>
          <w:rFonts w:hint="eastAsia"/>
        </w:rPr>
        <w:lastRenderedPageBreak/>
        <w:t xml:space="preserve">UI </w:t>
      </w:r>
      <w:r>
        <w:t>Control’s</w:t>
      </w:r>
      <w:r>
        <w:rPr>
          <w:rFonts w:hint="eastAsia"/>
        </w:rPr>
        <w:t xml:space="preserve"> Drag&amp;Drop</w:t>
      </w:r>
      <w:bookmarkEnd w:id="238"/>
    </w:p>
    <w:p w:rsidR="00375F9C" w:rsidRDefault="00375F9C" w:rsidP="00E45D25">
      <w:pPr>
        <w:pStyle w:val="3"/>
        <w:numPr>
          <w:ilvl w:val="2"/>
          <w:numId w:val="17"/>
        </w:numPr>
      </w:pPr>
      <w:bookmarkStart w:id="239" w:name="_Toc356466361"/>
      <w:r>
        <w:rPr>
          <w:rFonts w:hint="eastAsia"/>
        </w:rPr>
        <w:t xml:space="preserve">Drag&amp;Drop control </w:t>
      </w:r>
      <w:r w:rsidRPr="0038371D">
        <w:t>among</w:t>
      </w:r>
      <w:r>
        <w:rPr>
          <w:rFonts w:hint="eastAsia"/>
        </w:rPr>
        <w:t xml:space="preserve"> containers</w:t>
      </w:r>
      <w:bookmarkEnd w:id="239"/>
    </w:p>
    <w:p w:rsidR="00375F9C" w:rsidRPr="0038371D" w:rsidRDefault="00375F9C" w:rsidP="00375F9C">
      <w:pPr>
        <w:rPr>
          <w:b/>
        </w:rPr>
      </w:pPr>
      <w:r w:rsidRPr="0038371D">
        <w:rPr>
          <w:rFonts w:hint="eastAsia"/>
          <w:b/>
        </w:rPr>
        <w:t>Input:</w:t>
      </w:r>
    </w:p>
    <w:p w:rsidR="00375F9C" w:rsidRDefault="005C781A" w:rsidP="00375F9C">
      <w:r>
        <w:rPr>
          <w:noProof/>
        </w:rPr>
        <mc:AlternateContent>
          <mc:Choice Requires="wpc">
            <w:drawing>
              <wp:inline distT="0" distB="0" distL="0" distR="0" wp14:anchorId="7BC6B010" wp14:editId="105D586A">
                <wp:extent cx="5257800" cy="2287905"/>
                <wp:effectExtent l="9525" t="0" r="9525" b="7620"/>
                <wp:docPr id="415" name="画布 4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9" name="Text Box 417"/>
                        <wps:cNvSpPr txBox="1">
                          <a:spLocks noChangeArrowheads="1"/>
                        </wps:cNvSpPr>
                        <wps:spPr bwMode="auto">
                          <a:xfrm>
                            <a:off x="0" y="48895"/>
                            <a:ext cx="5257800" cy="2239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4427B" w:rsidRDefault="0023747D" w:rsidP="00375F9C">
                              <w:pPr>
                                <w:spacing w:line="240" w:lineRule="exact"/>
                                <w:rPr>
                                  <w:sz w:val="18"/>
                                  <w:szCs w:val="18"/>
                                </w:rPr>
                              </w:pPr>
                              <w:r w:rsidRPr="00F4427B">
                                <w:rPr>
                                  <w:color w:val="0000FF"/>
                                  <w:sz w:val="18"/>
                                  <w:szCs w:val="18"/>
                                </w:rPr>
                                <w:t>var</w:t>
                              </w:r>
                              <w:r w:rsidRPr="00F4427B">
                                <w:rPr>
                                  <w:sz w:val="18"/>
                                  <w:szCs w:val="18"/>
                                </w:rPr>
                                <w:t xml:space="preserve"> panel1=</w:t>
                              </w:r>
                              <w:r w:rsidR="00F80527">
                                <w:rPr>
                                  <w:sz w:val="18"/>
                                  <w:szCs w:val="18"/>
                                </w:rPr>
                                <w:t>xui</w:t>
                              </w:r>
                              <w:r w:rsidRPr="00F4427B">
                                <w:rPr>
                                  <w:sz w:val="18"/>
                                  <w:szCs w:val="18"/>
                                </w:rPr>
                                <w:t>.create(</w:t>
                              </w:r>
                              <w:r w:rsidRPr="00F4427B">
                                <w:rPr>
                                  <w:color w:val="FF00FF"/>
                                  <w:sz w:val="18"/>
                                  <w:szCs w:val="18"/>
                                </w:rPr>
                                <w:t>'Panel'</w:t>
                              </w:r>
                              <w:r w:rsidRPr="00F4427B">
                                <w:rPr>
                                  <w:sz w:val="18"/>
                                  <w:szCs w:val="18"/>
                                </w:rPr>
                                <w:t>,{position:</w:t>
                              </w:r>
                              <w:r w:rsidRPr="00F4427B">
                                <w:rPr>
                                  <w:color w:val="FF00FF"/>
                                  <w:sz w:val="18"/>
                                  <w:szCs w:val="18"/>
                                </w:rPr>
                                <w:t>'relative'</w:t>
                              </w:r>
                              <w:r w:rsidRPr="00F4427B">
                                <w:rPr>
                                  <w:sz w:val="18"/>
                                  <w:szCs w:val="18"/>
                                </w:rPr>
                                <w:t>, dock:</w:t>
                              </w:r>
                              <w:r w:rsidRPr="00F4427B">
                                <w:rPr>
                                  <w:color w:val="FF00FF"/>
                                  <w:sz w:val="18"/>
                                  <w:szCs w:val="18"/>
                                </w:rPr>
                                <w:t>'none'</w:t>
                              </w:r>
                              <w:r w:rsidRPr="00F4427B">
                                <w:rPr>
                                  <w:sz w:val="18"/>
                                  <w:szCs w:val="18"/>
                                </w:rPr>
                                <w:t>,width:</w:t>
                              </w:r>
                              <w:r w:rsidRPr="00F4427B">
                                <w:rPr>
                                  <w:color w:val="800000"/>
                                  <w:sz w:val="18"/>
                                  <w:szCs w:val="18"/>
                                </w:rPr>
                                <w:t>150</w:t>
                              </w:r>
                              <w:r w:rsidRPr="00F4427B">
                                <w:rPr>
                                  <w:sz w:val="18"/>
                                  <w:szCs w:val="18"/>
                                </w:rPr>
                                <w:t>}).show();</w:t>
                              </w:r>
                            </w:p>
                            <w:p w:rsidR="0023747D" w:rsidRPr="00F4427B" w:rsidRDefault="0023747D" w:rsidP="00375F9C">
                              <w:pPr>
                                <w:spacing w:line="240" w:lineRule="exact"/>
                                <w:rPr>
                                  <w:sz w:val="18"/>
                                  <w:szCs w:val="18"/>
                                </w:rPr>
                              </w:pPr>
                              <w:r w:rsidRPr="00F4427B">
                                <w:rPr>
                                  <w:color w:val="0000FF"/>
                                  <w:sz w:val="18"/>
                                  <w:szCs w:val="18"/>
                                </w:rPr>
                                <w:t>var</w:t>
                              </w:r>
                              <w:r w:rsidRPr="00F4427B">
                                <w:rPr>
                                  <w:sz w:val="18"/>
                                  <w:szCs w:val="18"/>
                                </w:rPr>
                                <w:t xml:space="preserve"> panel2=</w:t>
                              </w:r>
                              <w:r w:rsidR="00F80527">
                                <w:rPr>
                                  <w:sz w:val="18"/>
                                  <w:szCs w:val="18"/>
                                </w:rPr>
                                <w:t>xui</w:t>
                              </w:r>
                              <w:r w:rsidRPr="00F4427B">
                                <w:rPr>
                                  <w:sz w:val="18"/>
                                  <w:szCs w:val="18"/>
                                </w:rPr>
                                <w:t>.create(</w:t>
                              </w:r>
                              <w:r w:rsidRPr="00F4427B">
                                <w:rPr>
                                  <w:color w:val="FF00FF"/>
                                  <w:sz w:val="18"/>
                                  <w:szCs w:val="18"/>
                                </w:rPr>
                                <w:t>'Panel'</w:t>
                              </w:r>
                              <w:r w:rsidRPr="00F4427B">
                                <w:rPr>
                                  <w:sz w:val="18"/>
                                  <w:szCs w:val="18"/>
                                </w:rPr>
                                <w:t>,{position:</w:t>
                              </w:r>
                              <w:r w:rsidRPr="00F4427B">
                                <w:rPr>
                                  <w:color w:val="FF00FF"/>
                                  <w:sz w:val="18"/>
                                  <w:szCs w:val="18"/>
                                </w:rPr>
                                <w:t>'relative'</w:t>
                              </w:r>
                              <w:r w:rsidRPr="00F4427B">
                                <w:rPr>
                                  <w:sz w:val="18"/>
                                  <w:szCs w:val="18"/>
                                </w:rPr>
                                <w:t>, dock:</w:t>
                              </w:r>
                              <w:r w:rsidRPr="00F4427B">
                                <w:rPr>
                                  <w:color w:val="FF00FF"/>
                                  <w:sz w:val="18"/>
                                  <w:szCs w:val="18"/>
                                </w:rPr>
                                <w:t>'none'</w:t>
                              </w:r>
                              <w:r w:rsidRPr="00F4427B">
                                <w:rPr>
                                  <w:sz w:val="18"/>
                                  <w:szCs w:val="18"/>
                                </w:rPr>
                                <w:t>,width:</w:t>
                              </w:r>
                              <w:r w:rsidRPr="00F4427B">
                                <w:rPr>
                                  <w:color w:val="800000"/>
                                  <w:sz w:val="18"/>
                                  <w:szCs w:val="18"/>
                                </w:rPr>
                                <w:t>150</w:t>
                              </w:r>
                              <w:r w:rsidRPr="00F4427B">
                                <w:rPr>
                                  <w:sz w:val="18"/>
                                  <w:szCs w:val="18"/>
                                </w:rPr>
                                <w:t>}).show();</w:t>
                              </w:r>
                            </w:p>
                            <w:p w:rsidR="0023747D" w:rsidRPr="00F4427B" w:rsidRDefault="0023747D" w:rsidP="00375F9C">
                              <w:pPr>
                                <w:spacing w:line="240" w:lineRule="exact"/>
                                <w:rPr>
                                  <w:sz w:val="18"/>
                                  <w:szCs w:val="18"/>
                                </w:rPr>
                              </w:pPr>
                              <w:r w:rsidRPr="00F4427B">
                                <w:rPr>
                                  <w:color w:val="0000FF"/>
                                  <w:sz w:val="18"/>
                                  <w:szCs w:val="18"/>
                                </w:rPr>
                                <w:t>var</w:t>
                              </w:r>
                              <w:r w:rsidRPr="00F4427B">
                                <w:rPr>
                                  <w:sz w:val="18"/>
                                  <w:szCs w:val="18"/>
                                </w:rPr>
                                <w:t xml:space="preserve"> btn=</w:t>
                              </w:r>
                              <w:r w:rsidR="00F80527">
                                <w:rPr>
                                  <w:sz w:val="18"/>
                                  <w:szCs w:val="18"/>
                                </w:rPr>
                                <w:t>xui</w:t>
                              </w:r>
                              <w:r w:rsidRPr="00F4427B">
                                <w:rPr>
                                  <w:sz w:val="18"/>
                                  <w:szCs w:val="18"/>
                                </w:rPr>
                                <w:t>.create(</w:t>
                              </w:r>
                              <w:r w:rsidRPr="00F4427B">
                                <w:rPr>
                                  <w:color w:val="FF00FF"/>
                                  <w:sz w:val="18"/>
                                  <w:szCs w:val="18"/>
                                </w:rPr>
                                <w:t>'Button'</w:t>
                              </w:r>
                              <w:r w:rsidRPr="00F4427B">
                                <w:rPr>
                                  <w:sz w:val="18"/>
                                  <w:szCs w:val="18"/>
                                </w:rPr>
                                <w:t>,{left:</w:t>
                              </w:r>
                              <w:r w:rsidRPr="00F4427B">
                                <w:rPr>
                                  <w:color w:val="800000"/>
                                  <w:sz w:val="18"/>
                                  <w:szCs w:val="18"/>
                                </w:rPr>
                                <w:t>10</w:t>
                              </w:r>
                              <w:r w:rsidRPr="00F4427B">
                                <w:rPr>
                                  <w:sz w:val="18"/>
                                  <w:szCs w:val="18"/>
                                </w:rPr>
                                <w:t>,top:</w:t>
                              </w:r>
                              <w:r w:rsidRPr="00F4427B">
                                <w:rPr>
                                  <w:color w:val="800000"/>
                                  <w:sz w:val="18"/>
                                  <w:szCs w:val="18"/>
                                </w:rPr>
                                <w:t>10</w:t>
                              </w:r>
                              <w:r w:rsidRPr="00F4427B">
                                <w:rPr>
                                  <w:sz w:val="18"/>
                                  <w:szCs w:val="18"/>
                                </w:rPr>
                                <w:t>}).show(panel1);</w:t>
                              </w:r>
                            </w:p>
                            <w:p w:rsidR="0023747D" w:rsidRPr="00F4427B" w:rsidRDefault="0023747D" w:rsidP="00375F9C">
                              <w:pPr>
                                <w:spacing w:line="240" w:lineRule="exact"/>
                                <w:rPr>
                                  <w:sz w:val="18"/>
                                  <w:szCs w:val="18"/>
                                </w:rPr>
                              </w:pPr>
                              <w:r w:rsidRPr="00F4427B">
                                <w:rPr>
                                  <w:color w:val="0000FF"/>
                                  <w:sz w:val="18"/>
                                  <w:szCs w:val="18"/>
                                </w:rPr>
                                <w:t>var</w:t>
                              </w:r>
                              <w:r w:rsidRPr="00F4427B">
                                <w:rPr>
                                  <w:sz w:val="18"/>
                                  <w:szCs w:val="18"/>
                                </w:rPr>
                                <w:t xml:space="preserve"> </w:t>
                              </w:r>
                              <w:r>
                                <w:rPr>
                                  <w:rFonts w:hint="eastAsia"/>
                                  <w:sz w:val="18"/>
                                  <w:szCs w:val="18"/>
                                </w:rPr>
                                <w:t>onDrop</w:t>
                              </w:r>
                              <w:r w:rsidRPr="00F4427B">
                                <w:rPr>
                                  <w:sz w:val="18"/>
                                  <w:szCs w:val="18"/>
                                </w:rPr>
                                <w:t>=</w:t>
                              </w:r>
                              <w:r w:rsidRPr="00F4427B">
                                <w:rPr>
                                  <w:color w:val="0000FF"/>
                                  <w:sz w:val="18"/>
                                  <w:szCs w:val="18"/>
                                </w:rPr>
                                <w:t>function</w:t>
                              </w:r>
                              <w:r w:rsidRPr="00F4427B">
                                <w:rPr>
                                  <w:sz w:val="18"/>
                                  <w:szCs w:val="18"/>
                                </w:rPr>
                                <w:t xml:space="preserve"> (profile, e, node, key, data) {</w:t>
                              </w:r>
                            </w:p>
                            <w:p w:rsidR="0023747D" w:rsidRPr="00F4427B" w:rsidRDefault="0023747D" w:rsidP="00375F9C">
                              <w:pPr>
                                <w:spacing w:line="240" w:lineRule="exact"/>
                                <w:rPr>
                                  <w:sz w:val="18"/>
                                  <w:szCs w:val="18"/>
                                </w:rPr>
                              </w:pPr>
                              <w:r w:rsidRPr="00F4427B">
                                <w:rPr>
                                  <w:sz w:val="18"/>
                                  <w:szCs w:val="18"/>
                                </w:rPr>
                                <w:t xml:space="preserve">    </w:t>
                              </w:r>
                              <w:r w:rsidRPr="00F4427B">
                                <w:rPr>
                                  <w:color w:val="0000FF"/>
                                  <w:sz w:val="18"/>
                                  <w:szCs w:val="18"/>
                                </w:rPr>
                                <w:t>var</w:t>
                              </w:r>
                              <w:r w:rsidRPr="00F4427B">
                                <w:rPr>
                                  <w:sz w:val="18"/>
                                  <w:szCs w:val="18"/>
                                </w:rPr>
                                <w:t xml:space="preserve"> dd = </w:t>
                              </w:r>
                              <w:r w:rsidR="00F80527">
                                <w:rPr>
                                  <w:sz w:val="18"/>
                                  <w:szCs w:val="18"/>
                                </w:rPr>
                                <w:t>xui</w:t>
                              </w:r>
                              <w:r w:rsidRPr="00F4427B">
                                <w:rPr>
                                  <w:sz w:val="18"/>
                                  <w:szCs w:val="18"/>
                                </w:rPr>
                                <w:t>.DragDrop.getProfile(), data = dd.dragData;</w:t>
                              </w:r>
                            </w:p>
                            <w:p w:rsidR="0023747D" w:rsidRPr="00F4427B" w:rsidRDefault="0023747D" w:rsidP="00375F9C">
                              <w:pPr>
                                <w:spacing w:line="240" w:lineRule="exact"/>
                                <w:rPr>
                                  <w:sz w:val="18"/>
                                  <w:szCs w:val="18"/>
                                </w:rPr>
                              </w:pPr>
                              <w:r w:rsidRPr="00F4427B">
                                <w:rPr>
                                  <w:sz w:val="18"/>
                                  <w:szCs w:val="18"/>
                                </w:rPr>
                                <w:t xml:space="preserve">    </w:t>
                              </w:r>
                              <w:r w:rsidRPr="00F4427B">
                                <w:rPr>
                                  <w:color w:val="0000FF"/>
                                  <w:sz w:val="18"/>
                                  <w:szCs w:val="18"/>
                                </w:rPr>
                                <w:t>if</w:t>
                              </w:r>
                              <w:r w:rsidRPr="00F4427B">
                                <w:rPr>
                                  <w:sz w:val="18"/>
                                  <w:szCs w:val="18"/>
                                </w:rPr>
                                <w:t>(data){</w:t>
                              </w:r>
                            </w:p>
                            <w:p w:rsidR="0023747D" w:rsidRPr="00F4427B" w:rsidRDefault="0023747D" w:rsidP="00375F9C">
                              <w:pPr>
                                <w:spacing w:line="240" w:lineRule="exact"/>
                                <w:rPr>
                                  <w:sz w:val="18"/>
                                  <w:szCs w:val="18"/>
                                </w:rPr>
                              </w:pPr>
                              <w:r w:rsidRPr="00F4427B">
                                <w:rPr>
                                  <w:sz w:val="18"/>
                                  <w:szCs w:val="18"/>
                                </w:rPr>
                                <w:t xml:space="preserve">        </w:t>
                              </w:r>
                              <w:r w:rsidRPr="00F4427B">
                                <w:rPr>
                                  <w:color w:val="0000FF"/>
                                  <w:sz w:val="18"/>
                                  <w:szCs w:val="18"/>
                                </w:rPr>
                                <w:t>var</w:t>
                              </w:r>
                              <w:r w:rsidRPr="00F4427B">
                                <w:rPr>
                                  <w:sz w:val="18"/>
                                  <w:szCs w:val="18"/>
                                </w:rPr>
                                <w:t xml:space="preserve"> btn=</w:t>
                              </w:r>
                              <w:r w:rsidR="00F80527">
                                <w:rPr>
                                  <w:sz w:val="18"/>
                                  <w:szCs w:val="18"/>
                                </w:rPr>
                                <w:t>xui</w:t>
                              </w:r>
                              <w:r w:rsidRPr="00F4427B">
                                <w:rPr>
                                  <w:sz w:val="18"/>
                                  <w:szCs w:val="18"/>
                                </w:rPr>
                                <w:t>.getObject(data);</w:t>
                              </w:r>
                            </w:p>
                            <w:p w:rsidR="0023747D" w:rsidRPr="00F4427B" w:rsidRDefault="0023747D" w:rsidP="00375F9C">
                              <w:pPr>
                                <w:spacing w:line="240" w:lineRule="exact"/>
                                <w:rPr>
                                  <w:sz w:val="18"/>
                                  <w:szCs w:val="18"/>
                                </w:rPr>
                              </w:pPr>
                              <w:r w:rsidRPr="00F4427B">
                                <w:rPr>
                                  <w:sz w:val="18"/>
                                  <w:szCs w:val="18"/>
                                </w:rPr>
                                <w:t xml:space="preserve">        profile.boxing().append(btn.boxing());</w:t>
                              </w:r>
                            </w:p>
                            <w:p w:rsidR="0023747D" w:rsidRPr="00F4427B" w:rsidRDefault="0023747D" w:rsidP="00375F9C">
                              <w:pPr>
                                <w:spacing w:line="240" w:lineRule="exact"/>
                                <w:rPr>
                                  <w:sz w:val="18"/>
                                  <w:szCs w:val="18"/>
                                </w:rPr>
                              </w:pPr>
                              <w:r w:rsidRPr="00F4427B">
                                <w:rPr>
                                  <w:sz w:val="18"/>
                                  <w:szCs w:val="18"/>
                                </w:rPr>
                                <w:t xml:space="preserve">    }</w:t>
                              </w:r>
                            </w:p>
                            <w:p w:rsidR="0023747D" w:rsidRPr="00F4427B" w:rsidRDefault="0023747D" w:rsidP="00375F9C">
                              <w:pPr>
                                <w:spacing w:line="240" w:lineRule="exact"/>
                                <w:rPr>
                                  <w:sz w:val="18"/>
                                  <w:szCs w:val="18"/>
                                </w:rPr>
                              </w:pPr>
                              <w:r w:rsidRPr="00F4427B">
                                <w:rPr>
                                  <w:sz w:val="18"/>
                                  <w:szCs w:val="18"/>
                                </w:rPr>
                                <w:t>};</w:t>
                              </w:r>
                            </w:p>
                            <w:p w:rsidR="0023747D" w:rsidRPr="00F4427B" w:rsidRDefault="0023747D" w:rsidP="00375F9C">
                              <w:pPr>
                                <w:spacing w:line="240" w:lineRule="exact"/>
                                <w:rPr>
                                  <w:sz w:val="18"/>
                                  <w:szCs w:val="18"/>
                                </w:rPr>
                              </w:pPr>
                            </w:p>
                            <w:p w:rsidR="0023747D" w:rsidRPr="00F4427B" w:rsidRDefault="0023747D" w:rsidP="00375F9C">
                              <w:pPr>
                                <w:spacing w:line="240" w:lineRule="exact"/>
                                <w:rPr>
                                  <w:sz w:val="18"/>
                                  <w:szCs w:val="18"/>
                                </w:rPr>
                              </w:pPr>
                              <w:r w:rsidRPr="00F4427B">
                                <w:rPr>
                                  <w:sz w:val="18"/>
                                  <w:szCs w:val="18"/>
                                </w:rPr>
                                <w:t>btn.dra</w:t>
                              </w:r>
                              <w:r>
                                <w:rPr>
                                  <w:rFonts w:hint="eastAsia"/>
                                  <w:sz w:val="18"/>
                                  <w:szCs w:val="18"/>
                                </w:rPr>
                                <w:t>g</w:t>
                              </w:r>
                              <w:r w:rsidRPr="00F4427B">
                                <w:rPr>
                                  <w:sz w:val="18"/>
                                  <w:szCs w:val="18"/>
                                </w:rPr>
                                <w:t>gable(</w:t>
                              </w:r>
                              <w:r w:rsidRPr="00F4427B">
                                <w:rPr>
                                  <w:color w:val="FF00FF"/>
                                  <w:sz w:val="18"/>
                                  <w:szCs w:val="18"/>
                                </w:rPr>
                                <w:t>'iAny'</w:t>
                              </w:r>
                              <w:r w:rsidRPr="00F4427B">
                                <w:rPr>
                                  <w:sz w:val="18"/>
                                  <w:szCs w:val="18"/>
                                </w:rPr>
                                <w:t>,btn.get(</w:t>
                              </w:r>
                              <w:r w:rsidRPr="00F4427B">
                                <w:rPr>
                                  <w:color w:val="800000"/>
                                  <w:sz w:val="18"/>
                                  <w:szCs w:val="18"/>
                                </w:rPr>
                                <w:t>0</w:t>
                              </w:r>
                              <w:r w:rsidRPr="00F4427B">
                                <w:rPr>
                                  <w:sz w:val="18"/>
                                  <w:szCs w:val="18"/>
                                </w:rPr>
                                <w:t>).getId(),</w:t>
                              </w:r>
                              <w:r w:rsidRPr="00F4427B">
                                <w:rPr>
                                  <w:color w:val="0000FF"/>
                                  <w:sz w:val="18"/>
                                  <w:szCs w:val="18"/>
                                </w:rPr>
                                <w:t>null</w:t>
                              </w:r>
                              <w:r w:rsidRPr="00F4427B">
                                <w:rPr>
                                  <w:sz w:val="18"/>
                                  <w:szCs w:val="18"/>
                                </w:rPr>
                                <w:t>,{shadowFrom:btn.getRoot()});</w:t>
                              </w:r>
                            </w:p>
                            <w:p w:rsidR="0023747D" w:rsidRPr="00F4427B" w:rsidRDefault="0023747D" w:rsidP="00375F9C">
                              <w:pPr>
                                <w:spacing w:line="240" w:lineRule="exact"/>
                                <w:rPr>
                                  <w:sz w:val="18"/>
                                  <w:szCs w:val="18"/>
                                </w:rPr>
                              </w:pPr>
                              <w:r w:rsidRPr="00F4427B">
                                <w:rPr>
                                  <w:sz w:val="18"/>
                                  <w:szCs w:val="18"/>
                                </w:rPr>
                                <w:t>panel1.setDropKeys(</w:t>
                              </w:r>
                              <w:r w:rsidRPr="00F4427B">
                                <w:rPr>
                                  <w:color w:val="FF00FF"/>
                                  <w:sz w:val="18"/>
                                  <w:szCs w:val="18"/>
                                </w:rPr>
                                <w:t>'iAny'</w:t>
                              </w:r>
                              <w:r w:rsidRPr="00F4427B">
                                <w:rPr>
                                  <w:sz w:val="18"/>
                                  <w:szCs w:val="18"/>
                                </w:rPr>
                                <w:t>).onDrop(</w:t>
                              </w:r>
                              <w:r>
                                <w:rPr>
                                  <w:rFonts w:hint="eastAsia"/>
                                  <w:sz w:val="18"/>
                                  <w:szCs w:val="18"/>
                                </w:rPr>
                                <w:t>onDrop</w:t>
                              </w:r>
                              <w:r w:rsidRPr="00F4427B">
                                <w:rPr>
                                  <w:sz w:val="18"/>
                                  <w:szCs w:val="18"/>
                                </w:rPr>
                                <w:t>);</w:t>
                              </w:r>
                            </w:p>
                            <w:p w:rsidR="0023747D" w:rsidRPr="00F4427B" w:rsidRDefault="0023747D" w:rsidP="00375F9C">
                              <w:pPr>
                                <w:spacing w:line="240" w:lineRule="exact"/>
                                <w:rPr>
                                  <w:sz w:val="18"/>
                                  <w:szCs w:val="18"/>
                                </w:rPr>
                              </w:pPr>
                              <w:r w:rsidRPr="00F4427B">
                                <w:rPr>
                                  <w:sz w:val="18"/>
                                  <w:szCs w:val="18"/>
                                </w:rPr>
                                <w:t>panel2.setDropKeys(</w:t>
                              </w:r>
                              <w:r w:rsidRPr="00F4427B">
                                <w:rPr>
                                  <w:color w:val="FF00FF"/>
                                  <w:sz w:val="18"/>
                                  <w:szCs w:val="18"/>
                                </w:rPr>
                                <w:t>'iAny'</w:t>
                              </w:r>
                              <w:r w:rsidRPr="00F4427B">
                                <w:rPr>
                                  <w:sz w:val="18"/>
                                  <w:szCs w:val="18"/>
                                </w:rPr>
                                <w:t>).onDrop(</w:t>
                              </w:r>
                              <w:r>
                                <w:rPr>
                                  <w:rFonts w:hint="eastAsia"/>
                                  <w:sz w:val="18"/>
                                  <w:szCs w:val="18"/>
                                </w:rPr>
                                <w:t>onDrop</w:t>
                              </w:r>
                              <w:r w:rsidRPr="00F4427B">
                                <w:rPr>
                                  <w:sz w:val="18"/>
                                  <w:szCs w:val="18"/>
                                </w:rPr>
                                <w:t>);</w:t>
                              </w:r>
                            </w:p>
                          </w:txbxContent>
                        </wps:txbx>
                        <wps:bodyPr rot="0" vert="horz" wrap="square" lIns="54000" tIns="46800" rIns="54000" bIns="45720" anchor="t" anchorCtr="0" upright="1">
                          <a:spAutoFit/>
                        </wps:bodyPr>
                      </wps:wsp>
                      <wps:wsp>
                        <wps:cNvPr id="111" name="AutoShape 418"/>
                        <wps:cNvSpPr>
                          <a:spLocks noChangeArrowheads="1"/>
                        </wps:cNvSpPr>
                        <wps:spPr bwMode="auto">
                          <a:xfrm flipH="1">
                            <a:off x="3086100" y="594360"/>
                            <a:ext cx="1257300" cy="198120"/>
                          </a:xfrm>
                          <a:prstGeom prst="wedgeRoundRectCallout">
                            <a:avLst>
                              <a:gd name="adj1" fmla="val 118079"/>
                              <a:gd name="adj2" fmla="val -198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w:t>
                              </w:r>
                              <w:r w:rsidRPr="00F4427B">
                                <w:rPr>
                                  <w:rFonts w:hint="eastAsia"/>
                                  <w:szCs w:val="21"/>
                                </w:rPr>
                                <w:t>onDrop</w:t>
                              </w:r>
                              <w:r>
                                <w:rPr>
                                  <w:rFonts w:hint="eastAsia"/>
                                  <w:szCs w:val="21"/>
                                </w:rPr>
                                <w:t xml:space="preserve"> function</w:t>
                              </w:r>
                            </w:p>
                          </w:txbxContent>
                        </wps:txbx>
                        <wps:bodyPr rot="0" vert="horz" wrap="square" lIns="0" tIns="0" rIns="0" bIns="0" anchor="t" anchorCtr="0" upright="1">
                          <a:noAutofit/>
                        </wps:bodyPr>
                      </wps:wsp>
                      <wps:wsp>
                        <wps:cNvPr id="113" name="AutoShape 419"/>
                        <wps:cNvSpPr>
                          <a:spLocks noChangeArrowheads="1"/>
                        </wps:cNvSpPr>
                        <wps:spPr bwMode="auto">
                          <a:xfrm flipH="1">
                            <a:off x="1143000" y="1485900"/>
                            <a:ext cx="1028700" cy="198120"/>
                          </a:xfrm>
                          <a:prstGeom prst="wedgeRoundRectCallout">
                            <a:avLst>
                              <a:gd name="adj1" fmla="val 66542"/>
                              <a:gd name="adj2" fmla="val 913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21"/>
                                </w:rPr>
                                <w:t>S</w:t>
                              </w:r>
                              <w:r>
                                <w:rPr>
                                  <w:rFonts w:hint="eastAsia"/>
                                  <w:szCs w:val="21"/>
                                </w:rPr>
                                <w:t>ets draggable</w:t>
                              </w:r>
                            </w:p>
                          </w:txbxContent>
                        </wps:txbx>
                        <wps:bodyPr rot="0" vert="horz" wrap="square" lIns="0" tIns="0" rIns="0" bIns="0" anchor="t" anchorCtr="0" upright="1">
                          <a:noAutofit/>
                        </wps:bodyPr>
                      </wps:wsp>
                      <wps:wsp>
                        <wps:cNvPr id="114" name="AutoShape 420"/>
                        <wps:cNvSpPr>
                          <a:spLocks noChangeArrowheads="1"/>
                        </wps:cNvSpPr>
                        <wps:spPr bwMode="auto">
                          <a:xfrm flipH="1">
                            <a:off x="2628900" y="1981200"/>
                            <a:ext cx="1028700" cy="198120"/>
                          </a:xfrm>
                          <a:prstGeom prst="wedgeRoundRectCallout">
                            <a:avLst>
                              <a:gd name="adj1" fmla="val 85986"/>
                              <a:gd name="adj2" fmla="val 3300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w:t>
                              </w:r>
                              <w:r>
                                <w:rPr>
                                  <w:rFonts w:hint="eastAsia"/>
                                  <w:szCs w:val="21"/>
                                </w:rPr>
                                <w:t>droppable</w:t>
                              </w:r>
                            </w:p>
                          </w:txbxContent>
                        </wps:txbx>
                        <wps:bodyPr rot="0" vert="horz" wrap="square" lIns="0" tIns="0" rIns="0" bIns="0" anchor="t" anchorCtr="0" upright="1">
                          <a:noAutofit/>
                        </wps:bodyPr>
                      </wps:wsp>
                    </wpc:wpc>
                  </a:graphicData>
                </a:graphic>
              </wp:inline>
            </w:drawing>
          </mc:Choice>
          <mc:Fallback>
            <w:pict>
              <v:group id="画布 415" o:spid="_x0000_s2059" editas="canvas" style="width:414pt;height:180.15pt;mso-position-horizontal-relative:char;mso-position-vertical-relative:line" coordsize="52578,22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">
                <v:shape id="_x0000_s2060" type="#_x0000_t75" style="position:absolute;width:52578;height:22879;visibility:visible;mso-wrap-style:square">
                  <v:fill o:detectmouseclick="t"/>
                  <v:path o:connecttype="none"/>
                </v:shape>
                <v:shape id="Text Box 417" o:spid="_x0000_s2061" type="#_x0000_t202" style="position:absolute;top:488;width:52578;height:22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9OhsAA&#10;AADcAAAADwAAAGRycy9kb3ducmV2LnhtbERPS4vCMBC+L/gfwgje1tQ9iFajiCLdy8L6ug/N2BSb&#10;SUlirf/eLCx4m4/vOct1bxvRkQ+1YwWTcQaCuHS65krB+bT/nIEIEVlj45gUPCnAejX4WGKu3YMP&#10;1B1jJVIIhxwVmBjbXMpQGrIYxq4lTtzVeYsxQV9J7fGRwm0jv7JsKi3WnBoMtrQ1VN6Od6ugvO36&#10;XVFfjO/udvar58XzZ1ooNRr2mwWISH18i//d3zrNz+bw90y6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89OhsAAAADcAAAADwAAAAAAAAAAAAAAAACYAgAAZHJzL2Rvd25y&#10;ZXYueG1sUEsFBgAAAAAEAAQA9QAAAIUDAAAAAA==&#10;" strokeweight="1pt">
                  <v:textbox style="mso-fit-shape-to-text:t" inset="1.5mm,1.3mm,1.5mm">
                    <w:txbxContent>
                      <w:p w:rsidR="0023747D" w:rsidRPr="00F4427B" w:rsidRDefault="0023747D" w:rsidP="00375F9C">
                        <w:pPr>
                          <w:spacing w:line="240" w:lineRule="exact"/>
                          <w:rPr>
                            <w:sz w:val="18"/>
                            <w:szCs w:val="18"/>
                          </w:rPr>
                        </w:pPr>
                        <w:proofErr w:type="gramStart"/>
                        <w:r w:rsidRPr="00F4427B">
                          <w:rPr>
                            <w:color w:val="0000FF"/>
                            <w:sz w:val="18"/>
                            <w:szCs w:val="18"/>
                          </w:rPr>
                          <w:t>var</w:t>
                        </w:r>
                        <w:proofErr w:type="gramEnd"/>
                        <w:r w:rsidRPr="00F4427B">
                          <w:rPr>
                            <w:sz w:val="18"/>
                            <w:szCs w:val="18"/>
                          </w:rPr>
                          <w:t xml:space="preserve"> panel1=</w:t>
                        </w:r>
                        <w:r w:rsidR="00F80527">
                          <w:rPr>
                            <w:sz w:val="18"/>
                            <w:szCs w:val="18"/>
                          </w:rPr>
                          <w:t>xui</w:t>
                        </w:r>
                        <w:r w:rsidRPr="00F4427B">
                          <w:rPr>
                            <w:sz w:val="18"/>
                            <w:szCs w:val="18"/>
                          </w:rPr>
                          <w:t>.create(</w:t>
                        </w:r>
                        <w:r w:rsidRPr="00F4427B">
                          <w:rPr>
                            <w:color w:val="FF00FF"/>
                            <w:sz w:val="18"/>
                            <w:szCs w:val="18"/>
                          </w:rPr>
                          <w:t>'Panel'</w:t>
                        </w:r>
                        <w:r w:rsidRPr="00F4427B">
                          <w:rPr>
                            <w:sz w:val="18"/>
                            <w:szCs w:val="18"/>
                          </w:rPr>
                          <w:t>,{position:</w:t>
                        </w:r>
                        <w:r w:rsidRPr="00F4427B">
                          <w:rPr>
                            <w:color w:val="FF00FF"/>
                            <w:sz w:val="18"/>
                            <w:szCs w:val="18"/>
                          </w:rPr>
                          <w:t>'relative'</w:t>
                        </w:r>
                        <w:r w:rsidRPr="00F4427B">
                          <w:rPr>
                            <w:sz w:val="18"/>
                            <w:szCs w:val="18"/>
                          </w:rPr>
                          <w:t>, dock:</w:t>
                        </w:r>
                        <w:r w:rsidRPr="00F4427B">
                          <w:rPr>
                            <w:color w:val="FF00FF"/>
                            <w:sz w:val="18"/>
                            <w:szCs w:val="18"/>
                          </w:rPr>
                          <w:t>'none'</w:t>
                        </w:r>
                        <w:r w:rsidRPr="00F4427B">
                          <w:rPr>
                            <w:sz w:val="18"/>
                            <w:szCs w:val="18"/>
                          </w:rPr>
                          <w:t>,width:</w:t>
                        </w:r>
                        <w:r w:rsidRPr="00F4427B">
                          <w:rPr>
                            <w:color w:val="800000"/>
                            <w:sz w:val="18"/>
                            <w:szCs w:val="18"/>
                          </w:rPr>
                          <w:t>150</w:t>
                        </w:r>
                        <w:r w:rsidRPr="00F4427B">
                          <w:rPr>
                            <w:sz w:val="18"/>
                            <w:szCs w:val="18"/>
                          </w:rPr>
                          <w:t>}).show();</w:t>
                        </w:r>
                      </w:p>
                      <w:p w:rsidR="0023747D" w:rsidRPr="00F4427B" w:rsidRDefault="0023747D" w:rsidP="00375F9C">
                        <w:pPr>
                          <w:spacing w:line="240" w:lineRule="exact"/>
                          <w:rPr>
                            <w:sz w:val="18"/>
                            <w:szCs w:val="18"/>
                          </w:rPr>
                        </w:pPr>
                        <w:proofErr w:type="gramStart"/>
                        <w:r w:rsidRPr="00F4427B">
                          <w:rPr>
                            <w:color w:val="0000FF"/>
                            <w:sz w:val="18"/>
                            <w:szCs w:val="18"/>
                          </w:rPr>
                          <w:t>var</w:t>
                        </w:r>
                        <w:proofErr w:type="gramEnd"/>
                        <w:r w:rsidRPr="00F4427B">
                          <w:rPr>
                            <w:sz w:val="18"/>
                            <w:szCs w:val="18"/>
                          </w:rPr>
                          <w:t xml:space="preserve"> panel2=</w:t>
                        </w:r>
                        <w:r w:rsidR="00F80527">
                          <w:rPr>
                            <w:sz w:val="18"/>
                            <w:szCs w:val="18"/>
                          </w:rPr>
                          <w:t>xui</w:t>
                        </w:r>
                        <w:r w:rsidRPr="00F4427B">
                          <w:rPr>
                            <w:sz w:val="18"/>
                            <w:szCs w:val="18"/>
                          </w:rPr>
                          <w:t>.create(</w:t>
                        </w:r>
                        <w:r w:rsidRPr="00F4427B">
                          <w:rPr>
                            <w:color w:val="FF00FF"/>
                            <w:sz w:val="18"/>
                            <w:szCs w:val="18"/>
                          </w:rPr>
                          <w:t>'Panel'</w:t>
                        </w:r>
                        <w:r w:rsidRPr="00F4427B">
                          <w:rPr>
                            <w:sz w:val="18"/>
                            <w:szCs w:val="18"/>
                          </w:rPr>
                          <w:t>,{position:</w:t>
                        </w:r>
                        <w:r w:rsidRPr="00F4427B">
                          <w:rPr>
                            <w:color w:val="FF00FF"/>
                            <w:sz w:val="18"/>
                            <w:szCs w:val="18"/>
                          </w:rPr>
                          <w:t>'relative'</w:t>
                        </w:r>
                        <w:r w:rsidRPr="00F4427B">
                          <w:rPr>
                            <w:sz w:val="18"/>
                            <w:szCs w:val="18"/>
                          </w:rPr>
                          <w:t>, dock:</w:t>
                        </w:r>
                        <w:r w:rsidRPr="00F4427B">
                          <w:rPr>
                            <w:color w:val="FF00FF"/>
                            <w:sz w:val="18"/>
                            <w:szCs w:val="18"/>
                          </w:rPr>
                          <w:t>'none'</w:t>
                        </w:r>
                        <w:r w:rsidRPr="00F4427B">
                          <w:rPr>
                            <w:sz w:val="18"/>
                            <w:szCs w:val="18"/>
                          </w:rPr>
                          <w:t>,width:</w:t>
                        </w:r>
                        <w:r w:rsidRPr="00F4427B">
                          <w:rPr>
                            <w:color w:val="800000"/>
                            <w:sz w:val="18"/>
                            <w:szCs w:val="18"/>
                          </w:rPr>
                          <w:t>150</w:t>
                        </w:r>
                        <w:r w:rsidRPr="00F4427B">
                          <w:rPr>
                            <w:sz w:val="18"/>
                            <w:szCs w:val="18"/>
                          </w:rPr>
                          <w:t>}).show();</w:t>
                        </w:r>
                      </w:p>
                      <w:p w:rsidR="0023747D" w:rsidRPr="00F4427B" w:rsidRDefault="0023747D" w:rsidP="00375F9C">
                        <w:pPr>
                          <w:spacing w:line="240" w:lineRule="exact"/>
                          <w:rPr>
                            <w:sz w:val="18"/>
                            <w:szCs w:val="18"/>
                          </w:rPr>
                        </w:pPr>
                        <w:proofErr w:type="gramStart"/>
                        <w:r w:rsidRPr="00F4427B">
                          <w:rPr>
                            <w:color w:val="0000FF"/>
                            <w:sz w:val="18"/>
                            <w:szCs w:val="18"/>
                          </w:rPr>
                          <w:t>var</w:t>
                        </w:r>
                        <w:proofErr w:type="gramEnd"/>
                        <w:r w:rsidRPr="00F4427B">
                          <w:rPr>
                            <w:sz w:val="18"/>
                            <w:szCs w:val="18"/>
                          </w:rPr>
                          <w:t xml:space="preserve"> btn=</w:t>
                        </w:r>
                        <w:r w:rsidR="00F80527">
                          <w:rPr>
                            <w:sz w:val="18"/>
                            <w:szCs w:val="18"/>
                          </w:rPr>
                          <w:t>xui</w:t>
                        </w:r>
                        <w:r w:rsidRPr="00F4427B">
                          <w:rPr>
                            <w:sz w:val="18"/>
                            <w:szCs w:val="18"/>
                          </w:rPr>
                          <w:t>.create(</w:t>
                        </w:r>
                        <w:r w:rsidRPr="00F4427B">
                          <w:rPr>
                            <w:color w:val="FF00FF"/>
                            <w:sz w:val="18"/>
                            <w:szCs w:val="18"/>
                          </w:rPr>
                          <w:t>'Button'</w:t>
                        </w:r>
                        <w:r w:rsidRPr="00F4427B">
                          <w:rPr>
                            <w:sz w:val="18"/>
                            <w:szCs w:val="18"/>
                          </w:rPr>
                          <w:t>,{left:</w:t>
                        </w:r>
                        <w:r w:rsidRPr="00F4427B">
                          <w:rPr>
                            <w:color w:val="800000"/>
                            <w:sz w:val="18"/>
                            <w:szCs w:val="18"/>
                          </w:rPr>
                          <w:t>10</w:t>
                        </w:r>
                        <w:r w:rsidRPr="00F4427B">
                          <w:rPr>
                            <w:sz w:val="18"/>
                            <w:szCs w:val="18"/>
                          </w:rPr>
                          <w:t>,top:</w:t>
                        </w:r>
                        <w:r w:rsidRPr="00F4427B">
                          <w:rPr>
                            <w:color w:val="800000"/>
                            <w:sz w:val="18"/>
                            <w:szCs w:val="18"/>
                          </w:rPr>
                          <w:t>10</w:t>
                        </w:r>
                        <w:r w:rsidRPr="00F4427B">
                          <w:rPr>
                            <w:sz w:val="18"/>
                            <w:szCs w:val="18"/>
                          </w:rPr>
                          <w:t>}).show(panel1);</w:t>
                        </w:r>
                      </w:p>
                      <w:p w:rsidR="0023747D" w:rsidRPr="00F4427B" w:rsidRDefault="0023747D" w:rsidP="00375F9C">
                        <w:pPr>
                          <w:spacing w:line="240" w:lineRule="exact"/>
                          <w:rPr>
                            <w:sz w:val="18"/>
                            <w:szCs w:val="18"/>
                          </w:rPr>
                        </w:pPr>
                        <w:proofErr w:type="gramStart"/>
                        <w:r w:rsidRPr="00F4427B">
                          <w:rPr>
                            <w:color w:val="0000FF"/>
                            <w:sz w:val="18"/>
                            <w:szCs w:val="18"/>
                          </w:rPr>
                          <w:t>var</w:t>
                        </w:r>
                        <w:proofErr w:type="gramEnd"/>
                        <w:r w:rsidRPr="00F4427B">
                          <w:rPr>
                            <w:sz w:val="18"/>
                            <w:szCs w:val="18"/>
                          </w:rPr>
                          <w:t xml:space="preserve"> </w:t>
                        </w:r>
                        <w:r>
                          <w:rPr>
                            <w:rFonts w:hint="eastAsia"/>
                            <w:sz w:val="18"/>
                            <w:szCs w:val="18"/>
                          </w:rPr>
                          <w:t>onDrop</w:t>
                        </w:r>
                        <w:r w:rsidRPr="00F4427B">
                          <w:rPr>
                            <w:sz w:val="18"/>
                            <w:szCs w:val="18"/>
                          </w:rPr>
                          <w:t>=</w:t>
                        </w:r>
                        <w:r w:rsidRPr="00F4427B">
                          <w:rPr>
                            <w:color w:val="0000FF"/>
                            <w:sz w:val="18"/>
                            <w:szCs w:val="18"/>
                          </w:rPr>
                          <w:t>function</w:t>
                        </w:r>
                        <w:r w:rsidRPr="00F4427B">
                          <w:rPr>
                            <w:sz w:val="18"/>
                            <w:szCs w:val="18"/>
                          </w:rPr>
                          <w:t xml:space="preserve"> (profile, e, node, key, data) {</w:t>
                        </w:r>
                      </w:p>
                      <w:p w:rsidR="0023747D" w:rsidRPr="00F4427B" w:rsidRDefault="0023747D" w:rsidP="00375F9C">
                        <w:pPr>
                          <w:spacing w:line="240" w:lineRule="exact"/>
                          <w:rPr>
                            <w:sz w:val="18"/>
                            <w:szCs w:val="18"/>
                          </w:rPr>
                        </w:pPr>
                        <w:r w:rsidRPr="00F4427B">
                          <w:rPr>
                            <w:sz w:val="18"/>
                            <w:szCs w:val="18"/>
                          </w:rPr>
                          <w:t xml:space="preserve">    </w:t>
                        </w:r>
                        <w:proofErr w:type="gramStart"/>
                        <w:r w:rsidRPr="00F4427B">
                          <w:rPr>
                            <w:color w:val="0000FF"/>
                            <w:sz w:val="18"/>
                            <w:szCs w:val="18"/>
                          </w:rPr>
                          <w:t>var</w:t>
                        </w:r>
                        <w:proofErr w:type="gramEnd"/>
                        <w:r w:rsidRPr="00F4427B">
                          <w:rPr>
                            <w:sz w:val="18"/>
                            <w:szCs w:val="18"/>
                          </w:rPr>
                          <w:t xml:space="preserve"> dd = </w:t>
                        </w:r>
                        <w:r w:rsidR="00F80527">
                          <w:rPr>
                            <w:sz w:val="18"/>
                            <w:szCs w:val="18"/>
                          </w:rPr>
                          <w:t>xui</w:t>
                        </w:r>
                        <w:r w:rsidRPr="00F4427B">
                          <w:rPr>
                            <w:sz w:val="18"/>
                            <w:szCs w:val="18"/>
                          </w:rPr>
                          <w:t>.DragDrop.getProfile(), data = dd.dragData;</w:t>
                        </w:r>
                      </w:p>
                      <w:p w:rsidR="0023747D" w:rsidRPr="00F4427B" w:rsidRDefault="0023747D" w:rsidP="00375F9C">
                        <w:pPr>
                          <w:spacing w:line="240" w:lineRule="exact"/>
                          <w:rPr>
                            <w:sz w:val="18"/>
                            <w:szCs w:val="18"/>
                          </w:rPr>
                        </w:pPr>
                        <w:r w:rsidRPr="00F4427B">
                          <w:rPr>
                            <w:sz w:val="18"/>
                            <w:szCs w:val="18"/>
                          </w:rPr>
                          <w:t xml:space="preserve">    </w:t>
                        </w:r>
                        <w:proofErr w:type="gramStart"/>
                        <w:r w:rsidRPr="00F4427B">
                          <w:rPr>
                            <w:color w:val="0000FF"/>
                            <w:sz w:val="18"/>
                            <w:szCs w:val="18"/>
                          </w:rPr>
                          <w:t>if</w:t>
                        </w:r>
                        <w:r w:rsidRPr="00F4427B">
                          <w:rPr>
                            <w:sz w:val="18"/>
                            <w:szCs w:val="18"/>
                          </w:rPr>
                          <w:t>(</w:t>
                        </w:r>
                        <w:proofErr w:type="gramEnd"/>
                        <w:r w:rsidRPr="00F4427B">
                          <w:rPr>
                            <w:sz w:val="18"/>
                            <w:szCs w:val="18"/>
                          </w:rPr>
                          <w:t>data){</w:t>
                        </w:r>
                      </w:p>
                      <w:p w:rsidR="0023747D" w:rsidRPr="00F4427B" w:rsidRDefault="0023747D" w:rsidP="00375F9C">
                        <w:pPr>
                          <w:spacing w:line="240" w:lineRule="exact"/>
                          <w:rPr>
                            <w:sz w:val="18"/>
                            <w:szCs w:val="18"/>
                          </w:rPr>
                        </w:pPr>
                        <w:r w:rsidRPr="00F4427B">
                          <w:rPr>
                            <w:sz w:val="18"/>
                            <w:szCs w:val="18"/>
                          </w:rPr>
                          <w:t xml:space="preserve">        </w:t>
                        </w:r>
                        <w:proofErr w:type="gramStart"/>
                        <w:r w:rsidRPr="00F4427B">
                          <w:rPr>
                            <w:color w:val="0000FF"/>
                            <w:sz w:val="18"/>
                            <w:szCs w:val="18"/>
                          </w:rPr>
                          <w:t>var</w:t>
                        </w:r>
                        <w:proofErr w:type="gramEnd"/>
                        <w:r w:rsidRPr="00F4427B">
                          <w:rPr>
                            <w:sz w:val="18"/>
                            <w:szCs w:val="18"/>
                          </w:rPr>
                          <w:t xml:space="preserve"> btn=</w:t>
                        </w:r>
                        <w:r w:rsidR="00F80527">
                          <w:rPr>
                            <w:sz w:val="18"/>
                            <w:szCs w:val="18"/>
                          </w:rPr>
                          <w:t>xui</w:t>
                        </w:r>
                        <w:r w:rsidRPr="00F4427B">
                          <w:rPr>
                            <w:sz w:val="18"/>
                            <w:szCs w:val="18"/>
                          </w:rPr>
                          <w:t>.getObject(data);</w:t>
                        </w:r>
                      </w:p>
                      <w:p w:rsidR="0023747D" w:rsidRPr="00F4427B" w:rsidRDefault="0023747D" w:rsidP="00375F9C">
                        <w:pPr>
                          <w:spacing w:line="240" w:lineRule="exact"/>
                          <w:rPr>
                            <w:sz w:val="18"/>
                            <w:szCs w:val="18"/>
                          </w:rPr>
                        </w:pPr>
                        <w:r w:rsidRPr="00F4427B">
                          <w:rPr>
                            <w:sz w:val="18"/>
                            <w:szCs w:val="18"/>
                          </w:rPr>
                          <w:t xml:space="preserve">        </w:t>
                        </w:r>
                        <w:proofErr w:type="gramStart"/>
                        <w:r w:rsidRPr="00F4427B">
                          <w:rPr>
                            <w:sz w:val="18"/>
                            <w:szCs w:val="18"/>
                          </w:rPr>
                          <w:t>profile.boxing(</w:t>
                        </w:r>
                        <w:proofErr w:type="gramEnd"/>
                        <w:r w:rsidRPr="00F4427B">
                          <w:rPr>
                            <w:sz w:val="18"/>
                            <w:szCs w:val="18"/>
                          </w:rPr>
                          <w:t>).append(btn.boxing());</w:t>
                        </w:r>
                      </w:p>
                      <w:p w:rsidR="0023747D" w:rsidRPr="00F4427B" w:rsidRDefault="0023747D" w:rsidP="00375F9C">
                        <w:pPr>
                          <w:spacing w:line="240" w:lineRule="exact"/>
                          <w:rPr>
                            <w:sz w:val="18"/>
                            <w:szCs w:val="18"/>
                          </w:rPr>
                        </w:pPr>
                        <w:r w:rsidRPr="00F4427B">
                          <w:rPr>
                            <w:sz w:val="18"/>
                            <w:szCs w:val="18"/>
                          </w:rPr>
                          <w:t xml:space="preserve">    }</w:t>
                        </w:r>
                      </w:p>
                      <w:p w:rsidR="0023747D" w:rsidRPr="00F4427B" w:rsidRDefault="0023747D" w:rsidP="00375F9C">
                        <w:pPr>
                          <w:spacing w:line="240" w:lineRule="exact"/>
                          <w:rPr>
                            <w:sz w:val="18"/>
                            <w:szCs w:val="18"/>
                          </w:rPr>
                        </w:pPr>
                        <w:r w:rsidRPr="00F4427B">
                          <w:rPr>
                            <w:sz w:val="18"/>
                            <w:szCs w:val="18"/>
                          </w:rPr>
                          <w:t>};</w:t>
                        </w:r>
                      </w:p>
                      <w:p w:rsidR="0023747D" w:rsidRPr="00F4427B" w:rsidRDefault="0023747D" w:rsidP="00375F9C">
                        <w:pPr>
                          <w:spacing w:line="240" w:lineRule="exact"/>
                          <w:rPr>
                            <w:sz w:val="18"/>
                            <w:szCs w:val="18"/>
                          </w:rPr>
                        </w:pPr>
                      </w:p>
                      <w:p w:rsidR="0023747D" w:rsidRPr="00F4427B" w:rsidRDefault="0023747D" w:rsidP="00375F9C">
                        <w:pPr>
                          <w:spacing w:line="240" w:lineRule="exact"/>
                          <w:rPr>
                            <w:sz w:val="18"/>
                            <w:szCs w:val="18"/>
                          </w:rPr>
                        </w:pPr>
                        <w:proofErr w:type="gramStart"/>
                        <w:r w:rsidRPr="00F4427B">
                          <w:rPr>
                            <w:sz w:val="18"/>
                            <w:szCs w:val="18"/>
                          </w:rPr>
                          <w:t>btn.dra</w:t>
                        </w:r>
                        <w:r>
                          <w:rPr>
                            <w:rFonts w:hint="eastAsia"/>
                            <w:sz w:val="18"/>
                            <w:szCs w:val="18"/>
                          </w:rPr>
                          <w:t>g</w:t>
                        </w:r>
                        <w:r w:rsidRPr="00F4427B">
                          <w:rPr>
                            <w:sz w:val="18"/>
                            <w:szCs w:val="18"/>
                          </w:rPr>
                          <w:t>gable(</w:t>
                        </w:r>
                        <w:proofErr w:type="gramEnd"/>
                        <w:r w:rsidRPr="00F4427B">
                          <w:rPr>
                            <w:color w:val="FF00FF"/>
                            <w:sz w:val="18"/>
                            <w:szCs w:val="18"/>
                          </w:rPr>
                          <w:t>'iAny'</w:t>
                        </w:r>
                        <w:r w:rsidRPr="00F4427B">
                          <w:rPr>
                            <w:sz w:val="18"/>
                            <w:szCs w:val="18"/>
                          </w:rPr>
                          <w:t>,btn.get(</w:t>
                        </w:r>
                        <w:r w:rsidRPr="00F4427B">
                          <w:rPr>
                            <w:color w:val="800000"/>
                            <w:sz w:val="18"/>
                            <w:szCs w:val="18"/>
                          </w:rPr>
                          <w:t>0</w:t>
                        </w:r>
                        <w:r w:rsidRPr="00F4427B">
                          <w:rPr>
                            <w:sz w:val="18"/>
                            <w:szCs w:val="18"/>
                          </w:rPr>
                          <w:t>).getId(),</w:t>
                        </w:r>
                        <w:r w:rsidRPr="00F4427B">
                          <w:rPr>
                            <w:color w:val="0000FF"/>
                            <w:sz w:val="18"/>
                            <w:szCs w:val="18"/>
                          </w:rPr>
                          <w:t>null</w:t>
                        </w:r>
                        <w:r w:rsidRPr="00F4427B">
                          <w:rPr>
                            <w:sz w:val="18"/>
                            <w:szCs w:val="18"/>
                          </w:rPr>
                          <w:t>,{shadowFrom:btn.getRoot()});</w:t>
                        </w:r>
                      </w:p>
                      <w:p w:rsidR="0023747D" w:rsidRPr="00F4427B" w:rsidRDefault="0023747D" w:rsidP="00375F9C">
                        <w:pPr>
                          <w:spacing w:line="240" w:lineRule="exact"/>
                          <w:rPr>
                            <w:sz w:val="18"/>
                            <w:szCs w:val="18"/>
                          </w:rPr>
                        </w:pPr>
                        <w:proofErr w:type="gramStart"/>
                        <w:r w:rsidRPr="00F4427B">
                          <w:rPr>
                            <w:sz w:val="18"/>
                            <w:szCs w:val="18"/>
                          </w:rPr>
                          <w:t>panel1.setDropKeys(</w:t>
                        </w:r>
                        <w:proofErr w:type="gramEnd"/>
                        <w:r w:rsidRPr="00F4427B">
                          <w:rPr>
                            <w:color w:val="FF00FF"/>
                            <w:sz w:val="18"/>
                            <w:szCs w:val="18"/>
                          </w:rPr>
                          <w:t>'iAny'</w:t>
                        </w:r>
                        <w:r w:rsidRPr="00F4427B">
                          <w:rPr>
                            <w:sz w:val="18"/>
                            <w:szCs w:val="18"/>
                          </w:rPr>
                          <w:t>).onDrop(</w:t>
                        </w:r>
                        <w:r>
                          <w:rPr>
                            <w:rFonts w:hint="eastAsia"/>
                            <w:sz w:val="18"/>
                            <w:szCs w:val="18"/>
                          </w:rPr>
                          <w:t>onDrop</w:t>
                        </w:r>
                        <w:r w:rsidRPr="00F4427B">
                          <w:rPr>
                            <w:sz w:val="18"/>
                            <w:szCs w:val="18"/>
                          </w:rPr>
                          <w:t>);</w:t>
                        </w:r>
                      </w:p>
                      <w:p w:rsidR="0023747D" w:rsidRPr="00F4427B" w:rsidRDefault="0023747D" w:rsidP="00375F9C">
                        <w:pPr>
                          <w:spacing w:line="240" w:lineRule="exact"/>
                          <w:rPr>
                            <w:sz w:val="18"/>
                            <w:szCs w:val="18"/>
                          </w:rPr>
                        </w:pPr>
                        <w:proofErr w:type="gramStart"/>
                        <w:r w:rsidRPr="00F4427B">
                          <w:rPr>
                            <w:sz w:val="18"/>
                            <w:szCs w:val="18"/>
                          </w:rPr>
                          <w:t>panel2.setDropKeys(</w:t>
                        </w:r>
                        <w:proofErr w:type="gramEnd"/>
                        <w:r w:rsidRPr="00F4427B">
                          <w:rPr>
                            <w:color w:val="FF00FF"/>
                            <w:sz w:val="18"/>
                            <w:szCs w:val="18"/>
                          </w:rPr>
                          <w:t>'iAny'</w:t>
                        </w:r>
                        <w:r w:rsidRPr="00F4427B">
                          <w:rPr>
                            <w:sz w:val="18"/>
                            <w:szCs w:val="18"/>
                          </w:rPr>
                          <w:t>).onDrop(</w:t>
                        </w:r>
                        <w:r>
                          <w:rPr>
                            <w:rFonts w:hint="eastAsia"/>
                            <w:sz w:val="18"/>
                            <w:szCs w:val="18"/>
                          </w:rPr>
                          <w:t>onDrop</w:t>
                        </w:r>
                        <w:r w:rsidRPr="00F4427B">
                          <w:rPr>
                            <w:sz w:val="18"/>
                            <w:szCs w:val="18"/>
                          </w:rPr>
                          <w:t>);</w:t>
                        </w:r>
                      </w:p>
                    </w:txbxContent>
                  </v:textbox>
                </v:shape>
                <v:shape id="AutoShape 418" o:spid="_x0000_s2062" type="#_x0000_t62" style="position:absolute;left:30861;top:5943;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Ql4sMA&#10;AADcAAAADwAAAGRycy9kb3ducmV2LnhtbERP32vCMBB+F/wfwgl707QDh3RG0YFMxhhYfXBvR3M2&#10;weZSmqzt/vtlMNjbfXw/b70dXSN66oL1rCBfZCCIK68t1wou58N8BSJEZI2NZ1LwTQG2m+lkjYX2&#10;A5+oL2MtUgiHAhWYGNtCylAZchgWviVO3M13DmOCXS11h0MKd418zLIn6dByajDY0ouh6l5+OQWf&#10;r/Zws28aP3y9f7/3Q3s9m6VSD7Nx9wwi0hj/xX/uo07z8xx+n0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Ql4sMAAADcAAAADwAAAAAAAAAAAAAAAACYAgAAZHJzL2Rv&#10;d25yZXYueG1sUEsFBgAAAAAEAAQA9QAAAIgDAAAAAA==&#10;" adj="36305,6507" fillcolor="#ff9">
                  <v:textbox inset="0,0,0,0">
                    <w:txbxContent>
                      <w:p w:rsidR="0023747D" w:rsidRPr="000E23E9" w:rsidRDefault="0023747D" w:rsidP="00375F9C">
                        <w:pPr>
                          <w:rPr>
                            <w:szCs w:val="18"/>
                          </w:rPr>
                        </w:pPr>
                        <w:r>
                          <w:rPr>
                            <w:szCs w:val="18"/>
                          </w:rPr>
                          <w:t>S</w:t>
                        </w:r>
                        <w:r>
                          <w:rPr>
                            <w:rFonts w:hint="eastAsia"/>
                            <w:szCs w:val="18"/>
                          </w:rPr>
                          <w:t xml:space="preserve">ets </w:t>
                        </w:r>
                        <w:r w:rsidRPr="00F4427B">
                          <w:rPr>
                            <w:rFonts w:hint="eastAsia"/>
                            <w:szCs w:val="21"/>
                          </w:rPr>
                          <w:t>onDrop</w:t>
                        </w:r>
                        <w:r>
                          <w:rPr>
                            <w:rFonts w:hint="eastAsia"/>
                            <w:szCs w:val="21"/>
                          </w:rPr>
                          <w:t xml:space="preserve"> function</w:t>
                        </w:r>
                      </w:p>
                    </w:txbxContent>
                  </v:textbox>
                </v:shape>
                <v:shape id="AutoShape 419" o:spid="_x0000_s2063" type="#_x0000_t62" style="position:absolute;left:11430;top:14859;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6BdMIA&#10;AADcAAAADwAAAGRycy9kb3ducmV2LnhtbERP22rCQBB9L/Qflin0rW6Sokh0lSJqBZ+8fMCQHZPY&#10;7Oya3Sbp33cFwbc5nOvMl4NpREetry0rSEcJCOLC6ppLBefT5mMKwgdkjY1lUvBHHpaL15c55tr2&#10;fKDuGEoRQ9jnqKAKweVS+qIig35kHXHkLrY1GCJsS6lb7GO4aWSWJBNpsObYUKGjVUXFz/HXKMhw&#10;m7l0Xw9917vb9ntyWu/HV6Xe34avGYhAQ3iKH+6djvPTT7g/Ey+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foF0wgAAANwAAAAPAAAAAAAAAAAAAAAAAJgCAABkcnMvZG93&#10;bnJldi54bWxQSwUGAAAAAAQABAD1AAAAhwMAAAAA&#10;" adj="25173,30530" fillcolor="#ff9">
                  <v:textbox inset="0,0,0,0">
                    <w:txbxContent>
                      <w:p w:rsidR="0023747D" w:rsidRPr="000E23E9" w:rsidRDefault="0023747D" w:rsidP="00375F9C">
                        <w:pPr>
                          <w:rPr>
                            <w:szCs w:val="18"/>
                          </w:rPr>
                        </w:pPr>
                        <w:r>
                          <w:rPr>
                            <w:szCs w:val="21"/>
                          </w:rPr>
                          <w:t>S</w:t>
                        </w:r>
                        <w:r>
                          <w:rPr>
                            <w:rFonts w:hint="eastAsia"/>
                            <w:szCs w:val="21"/>
                          </w:rPr>
                          <w:t>ets draggable</w:t>
                        </w:r>
                      </w:p>
                    </w:txbxContent>
                  </v:textbox>
                </v:shape>
                <v:shape id="AutoShape 420" o:spid="_x0000_s2064" type="#_x0000_t62" style="position:absolute;left:26289;top:19812;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TmcgA&#10;AADcAAAADwAAAGRycy9kb3ducmV2LnhtbESPzW7CMBCE75V4B2uRuBWHtioQMKitgHKAAz8HclvF&#10;SxIar6PYJOnb15Uq9barmZ1vdr7sTCkaql1hWcFoGIEgTq0uOFNwPq0fJyCcR9ZYWiYF3+Rgueg9&#10;zDHWtuUDNUefiRDCLkYFufdVLKVLczLohrYiDtrV1gZ9WOtM6hrbEG5K+RRFr9JgwYGQY0UfOaVf&#10;x7sJ3NXnc7uZNtdbm7xvklNy2e/GVqlBv3ubgfDU+X/z3/VWh/qjF/h9JkwgF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8ROZyAAAANwAAAAPAAAAAAAAAAAAAAAAAJgCAABk&#10;cnMvZG93bnJldi54bWxQSwUGAAAAAAQABAD1AAAAjQMAAAAA&#10;" adj="29373,17930" fillcolor="#ff9">
                  <v:textbox inset="0,0,0,0">
                    <w:txbxContent>
                      <w:p w:rsidR="0023747D" w:rsidRPr="000E23E9" w:rsidRDefault="0023747D" w:rsidP="00375F9C">
                        <w:pPr>
                          <w:rPr>
                            <w:szCs w:val="18"/>
                          </w:rPr>
                        </w:pPr>
                        <w:r>
                          <w:rPr>
                            <w:szCs w:val="18"/>
                          </w:rPr>
                          <w:t>S</w:t>
                        </w:r>
                        <w:r>
                          <w:rPr>
                            <w:rFonts w:hint="eastAsia"/>
                            <w:szCs w:val="18"/>
                          </w:rPr>
                          <w:t xml:space="preserve">ets </w:t>
                        </w:r>
                        <w:r>
                          <w:rPr>
                            <w:rFonts w:hint="eastAsia"/>
                            <w:szCs w:val="21"/>
                          </w:rPr>
                          <w:t>droppable</w:t>
                        </w:r>
                      </w:p>
                    </w:txbxContent>
                  </v:textbox>
                </v:shape>
                <w10:anchorlock/>
              </v:group>
            </w:pict>
          </mc:Fallback>
        </mc:AlternateContent>
      </w:r>
    </w:p>
    <w:p w:rsidR="00375F9C" w:rsidRPr="00493B83" w:rsidRDefault="00375F9C" w:rsidP="00375F9C">
      <w:pPr>
        <w:rPr>
          <w:b/>
        </w:rPr>
      </w:pPr>
      <w:r w:rsidRPr="00493B83">
        <w:rPr>
          <w:rFonts w:hint="eastAsia"/>
          <w:b/>
        </w:rPr>
        <w:t>Output:</w:t>
      </w:r>
    </w:p>
    <w:p w:rsidR="00375F9C" w:rsidRPr="00AD548D" w:rsidRDefault="005C781A" w:rsidP="00375F9C">
      <w:r>
        <w:rPr>
          <w:rFonts w:hint="eastAsia"/>
          <w:noProof/>
        </w:rPr>
        <w:drawing>
          <wp:inline distT="0" distB="0" distL="0" distR="0" wp14:anchorId="6815A50F" wp14:editId="216A2663">
            <wp:extent cx="2724150" cy="2190750"/>
            <wp:effectExtent l="0" t="0" r="0"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724150" cy="2190750"/>
                    </a:xfrm>
                    <a:prstGeom prst="rect">
                      <a:avLst/>
                    </a:prstGeom>
                    <a:noFill/>
                    <a:ln>
                      <a:noFill/>
                    </a:ln>
                  </pic:spPr>
                </pic:pic>
              </a:graphicData>
            </a:graphic>
          </wp:inline>
        </w:drawing>
      </w:r>
    </w:p>
    <w:p w:rsidR="00375F9C" w:rsidRDefault="00375F9C" w:rsidP="00E45D25">
      <w:pPr>
        <w:pStyle w:val="3"/>
        <w:numPr>
          <w:ilvl w:val="2"/>
          <w:numId w:val="17"/>
        </w:numPr>
      </w:pPr>
      <w:bookmarkStart w:id="240" w:name="_Toc356466362"/>
      <w:r>
        <w:rPr>
          <w:rFonts w:hint="eastAsia"/>
        </w:rPr>
        <w:t>List sorting 1</w:t>
      </w:r>
      <w:bookmarkEnd w:id="240"/>
    </w:p>
    <w:p w:rsidR="00375F9C" w:rsidRPr="00493B83" w:rsidRDefault="00375F9C" w:rsidP="00375F9C">
      <w:pPr>
        <w:rPr>
          <w:b/>
        </w:rPr>
      </w:pPr>
      <w:r w:rsidRPr="00493B83">
        <w:rPr>
          <w:b/>
        </w:rPr>
        <w:t>I</w:t>
      </w:r>
      <w:r w:rsidRPr="00493B83">
        <w:rPr>
          <w:rFonts w:hint="eastAsia"/>
          <w:b/>
        </w:rPr>
        <w:t>nput:</w:t>
      </w:r>
    </w:p>
    <w:p w:rsidR="00375F9C" w:rsidRPr="004F4575" w:rsidRDefault="005C781A" w:rsidP="00375F9C">
      <w:r>
        <w:rPr>
          <w:noProof/>
        </w:rPr>
        <mc:AlternateContent>
          <mc:Choice Requires="wpc">
            <w:drawing>
              <wp:inline distT="0" distB="0" distL="0" distR="0" wp14:anchorId="004F7A10" wp14:editId="040A5FFA">
                <wp:extent cx="5257800" cy="1068705"/>
                <wp:effectExtent l="9525" t="0" r="9525" b="7620"/>
                <wp:docPr id="406" name="画布 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5" name="Text Box 408"/>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6B740B" w:rsidRDefault="00F80527" w:rsidP="00375F9C">
                              <w:pPr>
                                <w:spacing w:line="240" w:lineRule="exact"/>
                                <w:rPr>
                                  <w:sz w:val="18"/>
                                  <w:szCs w:val="18"/>
                                </w:rPr>
                              </w:pPr>
                              <w:r>
                                <w:rPr>
                                  <w:sz w:val="18"/>
                                  <w:szCs w:val="18"/>
                                </w:rPr>
                                <w:t>xui</w:t>
                              </w:r>
                              <w:r w:rsidR="0023747D" w:rsidRPr="006B740B">
                                <w:rPr>
                                  <w:sz w:val="18"/>
                                  <w:szCs w:val="18"/>
                                </w:rPr>
                                <w:t>.create(</w:t>
                              </w:r>
                              <w:r w:rsidR="0023747D" w:rsidRPr="006B740B">
                                <w:rPr>
                                  <w:color w:val="FF00FF"/>
                                  <w:sz w:val="18"/>
                                  <w:szCs w:val="18"/>
                                </w:rPr>
                                <w:t>"List"</w:t>
                              </w:r>
                              <w:r w:rsidR="0023747D" w:rsidRPr="006B740B">
                                <w:rPr>
                                  <w:sz w:val="18"/>
                                  <w:szCs w:val="18"/>
                                </w:rPr>
                                <w:t>,{</w:t>
                              </w:r>
                            </w:p>
                            <w:p w:rsidR="0023747D" w:rsidRPr="006B740B" w:rsidRDefault="0023747D" w:rsidP="00375F9C">
                              <w:pPr>
                                <w:spacing w:line="240" w:lineRule="exact"/>
                                <w:rPr>
                                  <w:sz w:val="18"/>
                                  <w:szCs w:val="18"/>
                                </w:rPr>
                              </w:pPr>
                              <w:r w:rsidRPr="006B740B">
                                <w:rPr>
                                  <w:sz w:val="18"/>
                                  <w:szCs w:val="18"/>
                                </w:rPr>
                                <w:t xml:space="preserve">    items:[</w:t>
                              </w:r>
                              <w:r w:rsidRPr="006B740B">
                                <w:rPr>
                                  <w:color w:val="FF00FF"/>
                                  <w:sz w:val="18"/>
                                  <w:szCs w:val="18"/>
                                </w:rPr>
                                <w:t>"item a"</w:t>
                              </w:r>
                              <w:r w:rsidRPr="006B740B">
                                <w:rPr>
                                  <w:sz w:val="18"/>
                                  <w:szCs w:val="18"/>
                                </w:rPr>
                                <w:t>,</w:t>
                              </w:r>
                              <w:r w:rsidRPr="006B740B">
                                <w:rPr>
                                  <w:color w:val="FF00FF"/>
                                  <w:sz w:val="18"/>
                                  <w:szCs w:val="18"/>
                                </w:rPr>
                                <w:t>"item b"</w:t>
                              </w:r>
                              <w:r w:rsidRPr="006B740B">
                                <w:rPr>
                                  <w:sz w:val="18"/>
                                  <w:szCs w:val="18"/>
                                </w:rPr>
                                <w:t>,</w:t>
                              </w:r>
                              <w:r w:rsidRPr="006B740B">
                                <w:rPr>
                                  <w:color w:val="FF00FF"/>
                                  <w:sz w:val="18"/>
                                  <w:szCs w:val="18"/>
                                </w:rPr>
                                <w:t>"item c"</w:t>
                              </w:r>
                              <w:r w:rsidRPr="006B740B">
                                <w:rPr>
                                  <w:sz w:val="18"/>
                                  <w:szCs w:val="18"/>
                                </w:rPr>
                                <w:t>,</w:t>
                              </w:r>
                              <w:r w:rsidRPr="006B740B">
                                <w:rPr>
                                  <w:color w:val="FF00FF"/>
                                  <w:sz w:val="18"/>
                                  <w:szCs w:val="18"/>
                                </w:rPr>
                                <w:t>"item d"</w:t>
                              </w:r>
                              <w:r w:rsidRPr="006B740B">
                                <w:rPr>
                                  <w:sz w:val="18"/>
                                  <w:szCs w:val="18"/>
                                </w:rPr>
                                <w:t>]</w:t>
                              </w:r>
                            </w:p>
                            <w:p w:rsidR="0023747D" w:rsidRPr="006B740B" w:rsidRDefault="0023747D" w:rsidP="00375F9C">
                              <w:pPr>
                                <w:spacing w:line="240" w:lineRule="exact"/>
                                <w:rPr>
                                  <w:sz w:val="18"/>
                                  <w:szCs w:val="18"/>
                                </w:rPr>
                              </w:pPr>
                              <w:r w:rsidRPr="006B740B">
                                <w:rPr>
                                  <w:sz w:val="18"/>
                                  <w:szCs w:val="18"/>
                                </w:rPr>
                                <w:t>})</w:t>
                              </w:r>
                            </w:p>
                            <w:p w:rsidR="0023747D" w:rsidRPr="006B740B" w:rsidRDefault="0023747D" w:rsidP="00375F9C">
                              <w:pPr>
                                <w:spacing w:line="240" w:lineRule="exact"/>
                                <w:rPr>
                                  <w:sz w:val="18"/>
                                  <w:szCs w:val="18"/>
                                </w:rPr>
                              </w:pPr>
                              <w:r w:rsidRPr="006B740B">
                                <w:rPr>
                                  <w:sz w:val="18"/>
                                  <w:szCs w:val="18"/>
                                </w:rPr>
                                <w:t>.setDragKey(</w:t>
                              </w:r>
                              <w:r w:rsidRPr="006B740B">
                                <w:rPr>
                                  <w:color w:val="FF00FF"/>
                                  <w:sz w:val="18"/>
                                  <w:szCs w:val="18"/>
                                </w:rPr>
                                <w:t>"list"</w:t>
                              </w:r>
                              <w:r w:rsidRPr="006B740B">
                                <w:rPr>
                                  <w:sz w:val="18"/>
                                  <w:szCs w:val="18"/>
                                </w:rPr>
                                <w:t>)</w:t>
                              </w:r>
                            </w:p>
                            <w:p w:rsidR="0023747D" w:rsidRPr="006B740B" w:rsidRDefault="0023747D" w:rsidP="00375F9C">
                              <w:pPr>
                                <w:spacing w:line="240" w:lineRule="exact"/>
                                <w:rPr>
                                  <w:sz w:val="18"/>
                                  <w:szCs w:val="18"/>
                                </w:rPr>
                              </w:pPr>
                              <w:r w:rsidRPr="006B740B">
                                <w:rPr>
                                  <w:sz w:val="18"/>
                                  <w:szCs w:val="18"/>
                                </w:rPr>
                                <w:t>.setDropKeys(</w:t>
                              </w:r>
                              <w:r w:rsidRPr="006B740B">
                                <w:rPr>
                                  <w:color w:val="FF00FF"/>
                                  <w:sz w:val="18"/>
                                  <w:szCs w:val="18"/>
                                </w:rPr>
                                <w:t>"list"</w:t>
                              </w:r>
                              <w:r w:rsidRPr="006B740B">
                                <w:rPr>
                                  <w:sz w:val="18"/>
                                  <w:szCs w:val="18"/>
                                </w:rPr>
                                <w:t>)</w:t>
                              </w:r>
                            </w:p>
                            <w:p w:rsidR="0023747D" w:rsidRPr="006B740B" w:rsidRDefault="0023747D" w:rsidP="00375F9C">
                              <w:pPr>
                                <w:spacing w:line="240" w:lineRule="exact"/>
                              </w:pPr>
                              <w:r w:rsidRPr="006B740B">
                                <w:rPr>
                                  <w:sz w:val="18"/>
                                  <w:szCs w:val="18"/>
                                </w:rPr>
                                <w:t>.show()</w:t>
                              </w:r>
                            </w:p>
                          </w:txbxContent>
                        </wps:txbx>
                        <wps:bodyPr rot="0" vert="horz" wrap="square" lIns="54000" tIns="46800" rIns="54000" bIns="45720" anchor="t" anchorCtr="0" upright="1">
                          <a:spAutoFit/>
                        </wps:bodyPr>
                      </wps:wsp>
                      <wps:wsp>
                        <wps:cNvPr id="107" name="AutoShape 687"/>
                        <wps:cNvSpPr>
                          <a:spLocks noChangeArrowheads="1"/>
                        </wps:cNvSpPr>
                        <wps:spPr bwMode="auto">
                          <a:xfrm flipH="1">
                            <a:off x="1828800" y="435610"/>
                            <a:ext cx="2057400" cy="257810"/>
                          </a:xfrm>
                          <a:prstGeom prst="wedgeRoundRectCallout">
                            <a:avLst>
                              <a:gd name="adj1" fmla="val 84657"/>
                              <a:gd name="adj2" fmla="val 5862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drag key and drop keys.</w:t>
                              </w:r>
                            </w:p>
                          </w:txbxContent>
                        </wps:txbx>
                        <wps:bodyPr rot="0" vert="horz" wrap="square" lIns="0" tIns="0" rIns="0" bIns="0" anchor="t" anchorCtr="0" upright="1">
                          <a:noAutofit/>
                        </wps:bodyPr>
                      </wps:wsp>
                    </wpc:wpc>
                  </a:graphicData>
                </a:graphic>
              </wp:inline>
            </w:drawing>
          </mc:Choice>
          <mc:Fallback>
            <w:pict>
              <v:group id="画布 406" o:spid="_x0000_s2065" editas="canvas" style="width:414pt;height:84.15pt;mso-position-horizontal-relative:char;mso-position-vertical-relative:line" coordsize="52578,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">
                <v:shape id="_x0000_s2066" type="#_x0000_t75" style="position:absolute;width:52578;height:10687;visibility:visible;mso-wrap-style:square">
                  <v:fill o:detectmouseclick="t"/>
                  <v:path o:connecttype="none"/>
                </v:shape>
                <v:shape id="Text Box 408" o:spid="_x0000_s2067"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JEg8EA&#10;AADcAAAADwAAAGRycy9kb3ducmV2LnhtbERPS4vCMBC+C/sfwgh701RhRbtGkRWpl4X1sfehGZti&#10;MylJrPXfm4UFb/PxPWe57m0jOvKhdqxgMs5AEJdO11wpOJ92ozmIEJE1No5JwYMCrFdvgyXm2t35&#10;QN0xViKFcMhRgYmxzaUMpSGLYexa4sRdnLcYE/SV1B7vKdw2cpplM2mx5tRgsKUvQ+X1eLMKyuu2&#10;3xb1r/Hdzc5/9KJ4fM8Kpd6H/eYTRKQ+vsT/7r1O87MP+HsmXS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CRIPBAAAA3AAAAA8AAAAAAAAAAAAAAAAAmAIAAGRycy9kb3du&#10;cmV2LnhtbFBLBQYAAAAABAAEAPUAAACGAwAAAAA=&#10;" strokeweight="1pt">
                  <v:textbox style="mso-fit-shape-to-text:t" inset="1.5mm,1.3mm,1.5mm">
                    <w:txbxContent>
                      <w:p w:rsidR="0023747D" w:rsidRPr="006B740B" w:rsidRDefault="00F80527" w:rsidP="00375F9C">
                        <w:pPr>
                          <w:spacing w:line="240" w:lineRule="exact"/>
                          <w:rPr>
                            <w:sz w:val="18"/>
                            <w:szCs w:val="18"/>
                          </w:rPr>
                        </w:pPr>
                        <w:proofErr w:type="gramStart"/>
                        <w:r>
                          <w:rPr>
                            <w:sz w:val="18"/>
                            <w:szCs w:val="18"/>
                          </w:rPr>
                          <w:t>xui</w:t>
                        </w:r>
                        <w:r w:rsidR="0023747D" w:rsidRPr="006B740B">
                          <w:rPr>
                            <w:sz w:val="18"/>
                            <w:szCs w:val="18"/>
                          </w:rPr>
                          <w:t>.create(</w:t>
                        </w:r>
                        <w:proofErr w:type="gramEnd"/>
                        <w:r w:rsidR="0023747D" w:rsidRPr="006B740B">
                          <w:rPr>
                            <w:color w:val="FF00FF"/>
                            <w:sz w:val="18"/>
                            <w:szCs w:val="18"/>
                          </w:rPr>
                          <w:t>"List"</w:t>
                        </w:r>
                        <w:r w:rsidR="0023747D" w:rsidRPr="006B740B">
                          <w:rPr>
                            <w:sz w:val="18"/>
                            <w:szCs w:val="18"/>
                          </w:rPr>
                          <w:t>,{</w:t>
                        </w:r>
                      </w:p>
                      <w:p w:rsidR="0023747D" w:rsidRPr="006B740B" w:rsidRDefault="0023747D" w:rsidP="00375F9C">
                        <w:pPr>
                          <w:spacing w:line="240" w:lineRule="exact"/>
                          <w:rPr>
                            <w:sz w:val="18"/>
                            <w:szCs w:val="18"/>
                          </w:rPr>
                        </w:pPr>
                        <w:r w:rsidRPr="006B740B">
                          <w:rPr>
                            <w:sz w:val="18"/>
                            <w:szCs w:val="18"/>
                          </w:rPr>
                          <w:t xml:space="preserve">    </w:t>
                        </w:r>
                        <w:proofErr w:type="gramStart"/>
                        <w:r w:rsidRPr="006B740B">
                          <w:rPr>
                            <w:sz w:val="18"/>
                            <w:szCs w:val="18"/>
                          </w:rPr>
                          <w:t>items</w:t>
                        </w:r>
                        <w:proofErr w:type="gramEnd"/>
                        <w:r w:rsidRPr="006B740B">
                          <w:rPr>
                            <w:sz w:val="18"/>
                            <w:szCs w:val="18"/>
                          </w:rPr>
                          <w:t>:[</w:t>
                        </w:r>
                        <w:r w:rsidRPr="006B740B">
                          <w:rPr>
                            <w:color w:val="FF00FF"/>
                            <w:sz w:val="18"/>
                            <w:szCs w:val="18"/>
                          </w:rPr>
                          <w:t>"item a"</w:t>
                        </w:r>
                        <w:r w:rsidRPr="006B740B">
                          <w:rPr>
                            <w:sz w:val="18"/>
                            <w:szCs w:val="18"/>
                          </w:rPr>
                          <w:t>,</w:t>
                        </w:r>
                        <w:r w:rsidRPr="006B740B">
                          <w:rPr>
                            <w:color w:val="FF00FF"/>
                            <w:sz w:val="18"/>
                            <w:szCs w:val="18"/>
                          </w:rPr>
                          <w:t>"item b"</w:t>
                        </w:r>
                        <w:r w:rsidRPr="006B740B">
                          <w:rPr>
                            <w:sz w:val="18"/>
                            <w:szCs w:val="18"/>
                          </w:rPr>
                          <w:t>,</w:t>
                        </w:r>
                        <w:r w:rsidRPr="006B740B">
                          <w:rPr>
                            <w:color w:val="FF00FF"/>
                            <w:sz w:val="18"/>
                            <w:szCs w:val="18"/>
                          </w:rPr>
                          <w:t>"item c"</w:t>
                        </w:r>
                        <w:r w:rsidRPr="006B740B">
                          <w:rPr>
                            <w:sz w:val="18"/>
                            <w:szCs w:val="18"/>
                          </w:rPr>
                          <w:t>,</w:t>
                        </w:r>
                        <w:r w:rsidRPr="006B740B">
                          <w:rPr>
                            <w:color w:val="FF00FF"/>
                            <w:sz w:val="18"/>
                            <w:szCs w:val="18"/>
                          </w:rPr>
                          <w:t>"item d"</w:t>
                        </w:r>
                        <w:r w:rsidRPr="006B740B">
                          <w:rPr>
                            <w:sz w:val="18"/>
                            <w:szCs w:val="18"/>
                          </w:rPr>
                          <w:t>]</w:t>
                        </w:r>
                      </w:p>
                      <w:p w:rsidR="0023747D" w:rsidRPr="006B740B" w:rsidRDefault="0023747D" w:rsidP="00375F9C">
                        <w:pPr>
                          <w:spacing w:line="240" w:lineRule="exact"/>
                          <w:rPr>
                            <w:sz w:val="18"/>
                            <w:szCs w:val="18"/>
                          </w:rPr>
                        </w:pPr>
                        <w:r w:rsidRPr="006B740B">
                          <w:rPr>
                            <w:sz w:val="18"/>
                            <w:szCs w:val="18"/>
                          </w:rPr>
                          <w:t>})</w:t>
                        </w:r>
                      </w:p>
                      <w:p w:rsidR="0023747D" w:rsidRPr="006B740B" w:rsidRDefault="0023747D" w:rsidP="00375F9C">
                        <w:pPr>
                          <w:spacing w:line="240" w:lineRule="exact"/>
                          <w:rPr>
                            <w:sz w:val="18"/>
                            <w:szCs w:val="18"/>
                          </w:rPr>
                        </w:pPr>
                        <w:r w:rsidRPr="006B740B">
                          <w:rPr>
                            <w:sz w:val="18"/>
                            <w:szCs w:val="18"/>
                          </w:rPr>
                          <w:t>.</w:t>
                        </w:r>
                        <w:proofErr w:type="gramStart"/>
                        <w:r w:rsidRPr="006B740B">
                          <w:rPr>
                            <w:sz w:val="18"/>
                            <w:szCs w:val="18"/>
                          </w:rPr>
                          <w:t>setDragKey(</w:t>
                        </w:r>
                        <w:proofErr w:type="gramEnd"/>
                        <w:r w:rsidRPr="006B740B">
                          <w:rPr>
                            <w:color w:val="FF00FF"/>
                            <w:sz w:val="18"/>
                            <w:szCs w:val="18"/>
                          </w:rPr>
                          <w:t>"list"</w:t>
                        </w:r>
                        <w:r w:rsidRPr="006B740B">
                          <w:rPr>
                            <w:sz w:val="18"/>
                            <w:szCs w:val="18"/>
                          </w:rPr>
                          <w:t>)</w:t>
                        </w:r>
                      </w:p>
                      <w:p w:rsidR="0023747D" w:rsidRPr="006B740B" w:rsidRDefault="0023747D" w:rsidP="00375F9C">
                        <w:pPr>
                          <w:spacing w:line="240" w:lineRule="exact"/>
                          <w:rPr>
                            <w:sz w:val="18"/>
                            <w:szCs w:val="18"/>
                          </w:rPr>
                        </w:pPr>
                        <w:r w:rsidRPr="006B740B">
                          <w:rPr>
                            <w:sz w:val="18"/>
                            <w:szCs w:val="18"/>
                          </w:rPr>
                          <w:t>.</w:t>
                        </w:r>
                        <w:proofErr w:type="gramStart"/>
                        <w:r w:rsidRPr="006B740B">
                          <w:rPr>
                            <w:sz w:val="18"/>
                            <w:szCs w:val="18"/>
                          </w:rPr>
                          <w:t>setDropKeys(</w:t>
                        </w:r>
                        <w:proofErr w:type="gramEnd"/>
                        <w:r w:rsidRPr="006B740B">
                          <w:rPr>
                            <w:color w:val="FF00FF"/>
                            <w:sz w:val="18"/>
                            <w:szCs w:val="18"/>
                          </w:rPr>
                          <w:t>"list"</w:t>
                        </w:r>
                        <w:r w:rsidRPr="006B740B">
                          <w:rPr>
                            <w:sz w:val="18"/>
                            <w:szCs w:val="18"/>
                          </w:rPr>
                          <w:t>)</w:t>
                        </w:r>
                      </w:p>
                      <w:p w:rsidR="0023747D" w:rsidRPr="006B740B" w:rsidRDefault="0023747D" w:rsidP="00375F9C">
                        <w:pPr>
                          <w:spacing w:line="240" w:lineRule="exact"/>
                        </w:pPr>
                        <w:r w:rsidRPr="006B740B">
                          <w:rPr>
                            <w:sz w:val="18"/>
                            <w:szCs w:val="18"/>
                          </w:rPr>
                          <w:t>.</w:t>
                        </w:r>
                        <w:proofErr w:type="gramStart"/>
                        <w:r w:rsidRPr="006B740B">
                          <w:rPr>
                            <w:sz w:val="18"/>
                            <w:szCs w:val="18"/>
                          </w:rPr>
                          <w:t>show()</w:t>
                        </w:r>
                        <w:proofErr w:type="gramEnd"/>
                      </w:p>
                    </w:txbxContent>
                  </v:textbox>
                </v:shape>
                <v:shape id="AutoShape 687" o:spid="_x0000_s2068" type="#_x0000_t62" style="position:absolute;left:18288;top:4356;width:20574;height:257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NrgsIA&#10;AADcAAAADwAAAGRycy9kb3ducmV2LnhtbERPTWsCMRC9C/6HMIK3mijWymoULW0pFA9uW70Om3F3&#10;cTNZNqmm/74RCt7m8T5nuY62ERfqfO1Yw3ikQBAXztRcavj6fH2Yg/AB2WDjmDT8kof1qt9bYmbc&#10;lfd0yUMpUgj7DDVUIbSZlL6oyKIfuZY4cSfXWQwJdqU0HV5TuG3kRKmZtFhzaqiwpeeKinP+YzU8&#10;xpzisZX17jBV8xf7Pfmg7ZvWw0HcLEAEiuEu/ne/mzRfPcHtmXS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I2uCwgAAANwAAAAPAAAAAAAAAAAAAAAAAJgCAABkcnMvZG93&#10;bnJldi54bWxQSwUGAAAAAAQABAD1AAAAhwMAAAAA&#10;" adj="29086,23462" fillcolor="#ff9">
                  <v:textbox inset="0,0,0,0">
                    <w:txbxContent>
                      <w:p w:rsidR="0023747D" w:rsidRPr="000E23E9" w:rsidRDefault="0023747D" w:rsidP="00375F9C">
                        <w:pPr>
                          <w:rPr>
                            <w:szCs w:val="18"/>
                          </w:rPr>
                        </w:pPr>
                        <w:r>
                          <w:rPr>
                            <w:szCs w:val="18"/>
                          </w:rPr>
                          <w:t>S</w:t>
                        </w:r>
                        <w:r>
                          <w:rPr>
                            <w:rFonts w:hint="eastAsia"/>
                            <w:szCs w:val="18"/>
                          </w:rPr>
                          <w:t>ets drag key and drop keys.</w:t>
                        </w:r>
                      </w:p>
                    </w:txbxContent>
                  </v:textbox>
                </v:shape>
                <w10:anchorlock/>
              </v:group>
            </w:pict>
          </mc:Fallback>
        </mc:AlternateContent>
      </w:r>
    </w:p>
    <w:p w:rsidR="00375F9C" w:rsidRPr="00493B83" w:rsidRDefault="00375F9C" w:rsidP="00375F9C">
      <w:pPr>
        <w:rPr>
          <w:b/>
        </w:rPr>
      </w:pPr>
      <w:r w:rsidRPr="00493B83">
        <w:rPr>
          <w:b/>
        </w:rPr>
        <w:t>Output</w:t>
      </w:r>
      <w:r w:rsidRPr="00493B83">
        <w:rPr>
          <w:rFonts w:hint="eastAsia"/>
          <w:b/>
        </w:rPr>
        <w:t>:</w:t>
      </w:r>
    </w:p>
    <w:p w:rsidR="00375F9C" w:rsidRPr="006B740B" w:rsidRDefault="005C781A" w:rsidP="00375F9C">
      <w:r>
        <w:rPr>
          <w:rFonts w:hint="eastAsia"/>
          <w:noProof/>
        </w:rPr>
        <w:lastRenderedPageBreak/>
        <w:drawing>
          <wp:inline distT="0" distB="0" distL="0" distR="0" wp14:anchorId="1D10BB16" wp14:editId="25E604DC">
            <wp:extent cx="1524000" cy="1600200"/>
            <wp:effectExtent l="0" t="0" r="0" b="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524000" cy="1600200"/>
                    </a:xfrm>
                    <a:prstGeom prst="rect">
                      <a:avLst/>
                    </a:prstGeom>
                    <a:noFill/>
                    <a:ln>
                      <a:noFill/>
                    </a:ln>
                  </pic:spPr>
                </pic:pic>
              </a:graphicData>
            </a:graphic>
          </wp:inline>
        </w:drawing>
      </w:r>
    </w:p>
    <w:p w:rsidR="00375F9C" w:rsidRDefault="00375F9C" w:rsidP="00E45D25">
      <w:pPr>
        <w:pStyle w:val="3"/>
        <w:numPr>
          <w:ilvl w:val="2"/>
          <w:numId w:val="17"/>
        </w:numPr>
      </w:pPr>
      <w:bookmarkStart w:id="241" w:name="_Toc356466363"/>
      <w:r>
        <w:rPr>
          <w:rFonts w:hint="eastAsia"/>
        </w:rPr>
        <w:t>List sorting 2</w:t>
      </w:r>
      <w:bookmarkEnd w:id="241"/>
    </w:p>
    <w:p w:rsidR="00375F9C" w:rsidRPr="00493B83" w:rsidRDefault="00375F9C" w:rsidP="00375F9C">
      <w:pPr>
        <w:rPr>
          <w:b/>
        </w:rPr>
      </w:pPr>
      <w:r w:rsidRPr="00493B83">
        <w:rPr>
          <w:b/>
        </w:rPr>
        <w:t>I</w:t>
      </w:r>
      <w:r w:rsidRPr="00493B83">
        <w:rPr>
          <w:rFonts w:hint="eastAsia"/>
          <w:b/>
        </w:rPr>
        <w:t>nput:</w:t>
      </w:r>
    </w:p>
    <w:p w:rsidR="00375F9C" w:rsidRDefault="005C781A" w:rsidP="00375F9C">
      <w:r>
        <w:rPr>
          <w:noProof/>
        </w:rPr>
        <mc:AlternateContent>
          <mc:Choice Requires="wpc">
            <w:drawing>
              <wp:inline distT="0" distB="0" distL="0" distR="0" wp14:anchorId="0455329F" wp14:editId="5383AC8E">
                <wp:extent cx="5257800" cy="3552825"/>
                <wp:effectExtent l="9525" t="0" r="9525" b="0"/>
                <wp:docPr id="399" name="画布 3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7" name="Text Box 401"/>
                        <wps:cNvSpPr txBox="1">
                          <a:spLocks noChangeArrowheads="1"/>
                        </wps:cNvSpPr>
                        <wps:spPr bwMode="auto">
                          <a:xfrm>
                            <a:off x="0" y="48895"/>
                            <a:ext cx="5257800" cy="3305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74AB2" w:rsidRDefault="00F80527" w:rsidP="00375F9C">
                              <w:pPr>
                                <w:spacing w:line="240" w:lineRule="exact"/>
                                <w:rPr>
                                  <w:sz w:val="18"/>
                                  <w:szCs w:val="18"/>
                                </w:rPr>
                              </w:pPr>
                              <w:r>
                                <w:rPr>
                                  <w:sz w:val="18"/>
                                  <w:szCs w:val="18"/>
                                </w:rPr>
                                <w:t>xui</w:t>
                              </w:r>
                              <w:r w:rsidR="0023747D" w:rsidRPr="00574AB2">
                                <w:rPr>
                                  <w:sz w:val="18"/>
                                  <w:szCs w:val="18"/>
                                </w:rPr>
                                <w:t>.create(</w:t>
                              </w:r>
                              <w:r w:rsidR="0023747D" w:rsidRPr="00574AB2">
                                <w:rPr>
                                  <w:color w:val="FF00FF"/>
                                  <w:sz w:val="18"/>
                                  <w:szCs w:val="18"/>
                                </w:rPr>
                                <w:t>"List"</w:t>
                              </w:r>
                              <w:r w:rsidR="0023747D"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items:[</w:t>
                              </w:r>
                              <w:r w:rsidRPr="00574AB2">
                                <w:rPr>
                                  <w:color w:val="FF00FF"/>
                                  <w:sz w:val="18"/>
                                  <w:szCs w:val="18"/>
                                </w:rPr>
                                <w:t>"item a"</w:t>
                              </w:r>
                              <w:r w:rsidRPr="00574AB2">
                                <w:rPr>
                                  <w:sz w:val="18"/>
                                  <w:szCs w:val="18"/>
                                </w:rPr>
                                <w:t>,</w:t>
                              </w:r>
                              <w:r w:rsidRPr="00574AB2">
                                <w:rPr>
                                  <w:color w:val="FF00FF"/>
                                  <w:sz w:val="18"/>
                                  <w:szCs w:val="18"/>
                                </w:rPr>
                                <w:t>"item b"</w:t>
                              </w:r>
                              <w:r w:rsidRPr="00574AB2">
                                <w:rPr>
                                  <w:sz w:val="18"/>
                                  <w:szCs w:val="18"/>
                                </w:rPr>
                                <w:t>,</w:t>
                              </w:r>
                              <w:r w:rsidRPr="00574AB2">
                                <w:rPr>
                                  <w:color w:val="FF00FF"/>
                                  <w:sz w:val="18"/>
                                  <w:szCs w:val="18"/>
                                </w:rPr>
                                <w:t>"item c"</w:t>
                              </w:r>
                              <w:r w:rsidRPr="00574AB2">
                                <w:rPr>
                                  <w:sz w:val="18"/>
                                  <w:szCs w:val="18"/>
                                </w:rPr>
                                <w:t>,</w:t>
                              </w:r>
                              <w:r w:rsidRPr="00574AB2">
                                <w:rPr>
                                  <w:color w:val="FF00FF"/>
                                  <w:sz w:val="18"/>
                                  <w:szCs w:val="18"/>
                                </w:rPr>
                                <w:t>"item d"</w:t>
                              </w: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
                            <w:p w:rsidR="0023747D" w:rsidRPr="00574AB2" w:rsidRDefault="0023747D" w:rsidP="00375F9C">
                              <w:pPr>
                                <w:spacing w:line="240" w:lineRule="exact"/>
                                <w:rPr>
                                  <w:sz w:val="18"/>
                                  <w:szCs w:val="18"/>
                                </w:rPr>
                              </w:pPr>
                              <w:r w:rsidRPr="00574AB2">
                                <w:rPr>
                                  <w:sz w:val="18"/>
                                  <w:szCs w:val="18"/>
                                </w:rPr>
                                <w:t>.setDragKey(</w:t>
                              </w:r>
                              <w:r w:rsidRPr="00574AB2">
                                <w:rPr>
                                  <w:color w:val="FF00FF"/>
                                  <w:sz w:val="18"/>
                                  <w:szCs w:val="18"/>
                                </w:rPr>
                                <w:t>"list"</w:t>
                              </w:r>
                              <w:r w:rsidRPr="00574AB2">
                                <w:rPr>
                                  <w:sz w:val="18"/>
                                  <w:szCs w:val="18"/>
                                </w:rPr>
                                <w:t>)</w:t>
                              </w:r>
                            </w:p>
                            <w:p w:rsidR="0023747D" w:rsidRPr="00574AB2" w:rsidRDefault="0023747D" w:rsidP="00375F9C">
                              <w:pPr>
                                <w:spacing w:line="240" w:lineRule="exact"/>
                                <w:rPr>
                                  <w:sz w:val="18"/>
                                  <w:szCs w:val="18"/>
                                </w:rPr>
                              </w:pPr>
                              <w:r w:rsidRPr="00574AB2">
                                <w:rPr>
                                  <w:sz w:val="18"/>
                                  <w:szCs w:val="18"/>
                                </w:rPr>
                                <w:t>.setDropKeys(</w:t>
                              </w:r>
                              <w:r w:rsidRPr="00574AB2">
                                <w:rPr>
                                  <w:color w:val="FF00FF"/>
                                  <w:sz w:val="18"/>
                                  <w:szCs w:val="18"/>
                                </w:rPr>
                                <w:t>"list"</w:t>
                              </w:r>
                              <w:r w:rsidRPr="00574AB2">
                                <w:rPr>
                                  <w:sz w:val="18"/>
                                  <w:szCs w:val="18"/>
                                </w:rPr>
                                <w:t>)</w:t>
                              </w:r>
                            </w:p>
                            <w:p w:rsidR="0023747D" w:rsidRPr="00574AB2" w:rsidRDefault="0023747D" w:rsidP="00375F9C">
                              <w:pPr>
                                <w:spacing w:line="240" w:lineRule="exact"/>
                                <w:rPr>
                                  <w:sz w:val="18"/>
                                  <w:szCs w:val="18"/>
                                </w:rPr>
                              </w:pPr>
                              <w:r w:rsidRPr="00574AB2">
                                <w:rPr>
                                  <w:sz w:val="18"/>
                                  <w:szCs w:val="18"/>
                                </w:rPr>
                                <w:t>.onDropMarkShow(</w:t>
                              </w:r>
                              <w:r w:rsidRPr="00574AB2">
                                <w:rPr>
                                  <w:color w:val="0000FF"/>
                                  <w:sz w:val="18"/>
                                  <w:szCs w:val="18"/>
                                </w:rPr>
                                <w:t>function</w:t>
                              </w:r>
                              <w:r w:rsidRPr="00574AB2">
                                <w:rPr>
                                  <w:sz w:val="18"/>
                                  <w:szCs w:val="18"/>
                                </w:rPr>
                                <w:t xml:space="preserve">(profile,e,src,key,data,item){ </w:t>
                              </w:r>
                            </w:p>
                            <w:p w:rsidR="0023747D" w:rsidRPr="00574AB2" w:rsidRDefault="0023747D" w:rsidP="00375F9C">
                              <w:pPr>
                                <w:spacing w:line="240" w:lineRule="exact"/>
                                <w:rPr>
                                  <w:sz w:val="18"/>
                                  <w:szCs w:val="18"/>
                                </w:rPr>
                              </w:pPr>
                              <w:r w:rsidRPr="00574AB2">
                                <w:rPr>
                                  <w:sz w:val="18"/>
                                  <w:szCs w:val="18"/>
                                </w:rPr>
                                <w:t xml:space="preserve">    </w:t>
                              </w:r>
                              <w:r w:rsidRPr="00574AB2">
                                <w:rPr>
                                  <w:color w:val="0000FF"/>
                                  <w:sz w:val="18"/>
                                  <w:szCs w:val="18"/>
                                </w:rPr>
                                <w:t>if</w:t>
                              </w:r>
                              <w:r w:rsidRPr="00574AB2">
                                <w:rPr>
                                  <w:sz w:val="18"/>
                                  <w:szCs w:val="18"/>
                                </w:rPr>
                                <w:t>(item){</w:t>
                              </w:r>
                            </w:p>
                            <w:p w:rsidR="0023747D" w:rsidRPr="00574AB2" w:rsidRDefault="0023747D" w:rsidP="00375F9C">
                              <w:pPr>
                                <w:spacing w:line="240" w:lineRule="exact"/>
                                <w:rPr>
                                  <w:sz w:val="18"/>
                                  <w:szCs w:val="18"/>
                                </w:rPr>
                              </w:pPr>
                              <w:r w:rsidRPr="00574AB2">
                                <w:rPr>
                                  <w:sz w:val="18"/>
                                  <w:szCs w:val="18"/>
                                </w:rPr>
                                <w:t xml:space="preserve">        </w:t>
                              </w:r>
                              <w:r w:rsidR="00F80527">
                                <w:rPr>
                                  <w:sz w:val="18"/>
                                  <w:szCs w:val="18"/>
                                </w:rPr>
                                <w:t>xui</w:t>
                              </w:r>
                              <w:r w:rsidRPr="00574AB2">
                                <w:rPr>
                                  <w:sz w:val="18"/>
                                  <w:szCs w:val="18"/>
                                </w:rPr>
                                <w:t>.DragDrop.setDragIcon(</w:t>
                              </w:r>
                              <w:r w:rsidRPr="00574AB2">
                                <w:rPr>
                                  <w:color w:val="FF00FF"/>
                                  <w:sz w:val="18"/>
                                  <w:szCs w:val="18"/>
                                </w:rPr>
                                <w:t>'move'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r w:rsidR="00F80527">
                                <w:rPr>
                                  <w:sz w:val="18"/>
                                  <w:szCs w:val="18"/>
                                </w:rPr>
                                <w:t>xui</w:t>
                              </w:r>
                              <w:r w:rsidRPr="00574AB2">
                                <w:rPr>
                                  <w:sz w:val="18"/>
                                  <w:szCs w:val="18"/>
                                </w:rPr>
                                <w:t>.DragDrop.setDropFace(</w:t>
                              </w:r>
                              <w:r w:rsidRPr="00574AB2">
                                <w:rPr>
                                  <w:color w:val="0000FF"/>
                                  <w:sz w:val="18"/>
                                  <w:szCs w:val="18"/>
                                </w:rPr>
                                <w:t>null</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profile.getSubNodeByItemId(</w:t>
                              </w:r>
                              <w:r w:rsidRPr="00574AB2">
                                <w:rPr>
                                  <w:color w:val="FF00FF"/>
                                  <w:sz w:val="18"/>
                                  <w:szCs w:val="18"/>
                                </w:rPr>
                                <w:t>'ITEM'</w:t>
                              </w:r>
                              <w:r w:rsidRPr="00574AB2">
                                <w:rPr>
                                  <w:sz w:val="18"/>
                                  <w:szCs w:val="18"/>
                                </w:rPr>
                                <w:t>,item.id).css(</w:t>
                              </w:r>
                              <w:r w:rsidRPr="00574AB2">
                                <w:rPr>
                                  <w:color w:val="FF00FF"/>
                                  <w:sz w:val="18"/>
                                  <w:szCs w:val="18"/>
                                </w:rPr>
                                <w:t>'borderTop'</w:t>
                              </w:r>
                              <w:r w:rsidRPr="00574AB2">
                                <w:rPr>
                                  <w:sz w:val="18"/>
                                  <w:szCs w:val="18"/>
                                </w:rPr>
                                <w:t>,</w:t>
                              </w:r>
                              <w:r w:rsidRPr="00574AB2">
                                <w:rPr>
                                  <w:color w:val="FF00FF"/>
                                  <w:sz w:val="18"/>
                                  <w:szCs w:val="18"/>
                                </w:rPr>
                                <w:t>'dashed 1px'</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r w:rsidRPr="00574AB2">
                                <w:rPr>
                                  <w:color w:val="0000FF"/>
                                  <w:sz w:val="18"/>
                                  <w:szCs w:val="18"/>
                                </w:rPr>
                                <w:t>return</w:t>
                              </w:r>
                              <w:r w:rsidRPr="00574AB2">
                                <w:rPr>
                                  <w:sz w:val="18"/>
                                  <w:szCs w:val="18"/>
                                </w:rPr>
                                <w:t xml:space="preserve"> </w:t>
                              </w:r>
                              <w:r w:rsidRPr="00574AB2">
                                <w:rPr>
                                  <w:color w:val="0000FF"/>
                                  <w:sz w:val="18"/>
                                  <w:szCs w:val="18"/>
                                </w:rPr>
                                <w:t>false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
                            <w:p w:rsidR="0023747D" w:rsidRPr="00574AB2" w:rsidRDefault="0023747D" w:rsidP="00375F9C">
                              <w:pPr>
                                <w:spacing w:line="240" w:lineRule="exact"/>
                                <w:rPr>
                                  <w:sz w:val="18"/>
                                  <w:szCs w:val="18"/>
                                </w:rPr>
                              </w:pPr>
                              <w:r w:rsidRPr="00574AB2">
                                <w:rPr>
                                  <w:sz w:val="18"/>
                                  <w:szCs w:val="18"/>
                                </w:rPr>
                                <w:t>})</w:t>
                              </w:r>
                            </w:p>
                            <w:p w:rsidR="0023747D" w:rsidRPr="00574AB2" w:rsidRDefault="0023747D" w:rsidP="00375F9C">
                              <w:pPr>
                                <w:spacing w:line="240" w:lineRule="exact"/>
                                <w:rPr>
                                  <w:sz w:val="18"/>
                                  <w:szCs w:val="18"/>
                                </w:rPr>
                              </w:pPr>
                              <w:r w:rsidRPr="00574AB2">
                                <w:rPr>
                                  <w:sz w:val="18"/>
                                  <w:szCs w:val="18"/>
                                </w:rPr>
                                <w:t>.onDropMarkClear(</w:t>
                              </w:r>
                              <w:r w:rsidRPr="00574AB2">
                                <w:rPr>
                                  <w:color w:val="0000FF"/>
                                  <w:sz w:val="18"/>
                                  <w:szCs w:val="18"/>
                                </w:rPr>
                                <w:t>function</w:t>
                              </w:r>
                              <w:r w:rsidRPr="00574AB2">
                                <w:rPr>
                                  <w:sz w:val="18"/>
                                  <w:szCs w:val="18"/>
                                </w:rPr>
                                <w:t>(profile,e,src,key,data,item){</w:t>
                              </w:r>
                            </w:p>
                            <w:p w:rsidR="0023747D" w:rsidRPr="00574AB2" w:rsidRDefault="0023747D" w:rsidP="00375F9C">
                              <w:pPr>
                                <w:spacing w:line="240" w:lineRule="exact"/>
                                <w:rPr>
                                  <w:sz w:val="18"/>
                                  <w:szCs w:val="18"/>
                                </w:rPr>
                              </w:pPr>
                              <w:r w:rsidRPr="00574AB2">
                                <w:rPr>
                                  <w:sz w:val="18"/>
                                  <w:szCs w:val="18"/>
                                </w:rPr>
                                <w:t xml:space="preserve">    </w:t>
                              </w:r>
                              <w:r w:rsidRPr="00574AB2">
                                <w:rPr>
                                  <w:color w:val="0000FF"/>
                                  <w:sz w:val="18"/>
                                  <w:szCs w:val="18"/>
                                </w:rPr>
                                <w:t>if</w:t>
                              </w:r>
                              <w:r w:rsidRPr="00574AB2">
                                <w:rPr>
                                  <w:sz w:val="18"/>
                                  <w:szCs w:val="18"/>
                                </w:rPr>
                                <w:t>(item){</w:t>
                              </w:r>
                            </w:p>
                            <w:p w:rsidR="0023747D" w:rsidRPr="00574AB2" w:rsidRDefault="0023747D" w:rsidP="00375F9C">
                              <w:pPr>
                                <w:spacing w:line="240" w:lineRule="exact"/>
                                <w:rPr>
                                  <w:sz w:val="18"/>
                                  <w:szCs w:val="18"/>
                                </w:rPr>
                              </w:pPr>
                              <w:r w:rsidRPr="00574AB2">
                                <w:rPr>
                                  <w:sz w:val="18"/>
                                  <w:szCs w:val="18"/>
                                </w:rPr>
                                <w:t xml:space="preserve">        </w:t>
                              </w:r>
                              <w:r w:rsidR="00F80527">
                                <w:rPr>
                                  <w:sz w:val="18"/>
                                  <w:szCs w:val="18"/>
                                </w:rPr>
                                <w:t>xui</w:t>
                              </w:r>
                              <w:r w:rsidRPr="00574AB2">
                                <w:rPr>
                                  <w:sz w:val="18"/>
                                  <w:szCs w:val="18"/>
                                </w:rPr>
                                <w:t>.DragDrop.setDragIcon(</w:t>
                              </w:r>
                              <w:r w:rsidRPr="00574AB2">
                                <w:rPr>
                                  <w:color w:val="FF00FF"/>
                                  <w:sz w:val="18"/>
                                  <w:szCs w:val="18"/>
                                </w:rPr>
                                <w:t>'none'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profile.getSubNodeByItemId(</w:t>
                              </w:r>
                              <w:r w:rsidRPr="00574AB2">
                                <w:rPr>
                                  <w:color w:val="FF00FF"/>
                                  <w:sz w:val="18"/>
                                  <w:szCs w:val="18"/>
                                </w:rPr>
                                <w:t>'ITEM'</w:t>
                              </w:r>
                              <w:r w:rsidRPr="00574AB2">
                                <w:rPr>
                                  <w:sz w:val="18"/>
                                  <w:szCs w:val="18"/>
                                </w:rPr>
                                <w:t>,item.id).css(</w:t>
                              </w:r>
                              <w:r w:rsidRPr="00574AB2">
                                <w:rPr>
                                  <w:color w:val="FF00FF"/>
                                  <w:sz w:val="18"/>
                                  <w:szCs w:val="18"/>
                                </w:rPr>
                                <w:t>'borderTop'</w:t>
                              </w:r>
                              <w:r w:rsidRPr="00574AB2">
                                <w:rPr>
                                  <w:sz w:val="18"/>
                                  <w:szCs w:val="18"/>
                                </w:rPr>
                                <w:t>,</w:t>
                              </w:r>
                              <w:r w:rsidRPr="00574AB2">
                                <w:rPr>
                                  <w:color w:val="FF00FF"/>
                                  <w:sz w:val="18"/>
                                  <w:szCs w:val="18"/>
                                </w:rPr>
                                <w:t>''</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r w:rsidRPr="00574AB2">
                                <w:rPr>
                                  <w:color w:val="0000FF"/>
                                  <w:sz w:val="18"/>
                                  <w:szCs w:val="18"/>
                                </w:rPr>
                                <w:t>return</w:t>
                              </w:r>
                              <w:r w:rsidRPr="00574AB2">
                                <w:rPr>
                                  <w:sz w:val="18"/>
                                  <w:szCs w:val="18"/>
                                </w:rPr>
                                <w:t xml:space="preserve"> </w:t>
                              </w:r>
                              <w:r w:rsidRPr="00574AB2">
                                <w:rPr>
                                  <w:color w:val="0000FF"/>
                                  <w:sz w:val="18"/>
                                  <w:szCs w:val="18"/>
                                </w:rPr>
                                <w:t>false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
                            <w:p w:rsidR="0023747D" w:rsidRPr="00574AB2" w:rsidRDefault="0023747D" w:rsidP="00375F9C">
                              <w:pPr>
                                <w:spacing w:line="240" w:lineRule="exact"/>
                                <w:rPr>
                                  <w:sz w:val="18"/>
                                  <w:szCs w:val="18"/>
                                </w:rPr>
                              </w:pPr>
                              <w:r w:rsidRPr="00574AB2">
                                <w:rPr>
                                  <w:sz w:val="18"/>
                                  <w:szCs w:val="18"/>
                                </w:rPr>
                                <w:t>})</w:t>
                              </w:r>
                            </w:p>
                            <w:p w:rsidR="0023747D" w:rsidRPr="00574AB2" w:rsidRDefault="0023747D" w:rsidP="00375F9C">
                              <w:pPr>
                                <w:spacing w:line="240" w:lineRule="exact"/>
                                <w:rPr>
                                  <w:sz w:val="18"/>
                                  <w:szCs w:val="18"/>
                                </w:rPr>
                              </w:pPr>
                              <w:r w:rsidRPr="00574AB2">
                                <w:rPr>
                                  <w:sz w:val="18"/>
                                  <w:szCs w:val="18"/>
                                </w:rPr>
                                <w:t>.show()</w:t>
                              </w:r>
                            </w:p>
                          </w:txbxContent>
                        </wps:txbx>
                        <wps:bodyPr rot="0" vert="horz" wrap="square" lIns="54000" tIns="46800" rIns="54000" bIns="45720" anchor="t" anchorCtr="0" upright="1">
                          <a:spAutoFit/>
                        </wps:bodyPr>
                      </wps:wsp>
                      <wps:wsp>
                        <wps:cNvPr id="99" name="AutoShape 403"/>
                        <wps:cNvSpPr>
                          <a:spLocks noChangeArrowheads="1"/>
                        </wps:cNvSpPr>
                        <wps:spPr bwMode="auto">
                          <a:xfrm flipH="1">
                            <a:off x="2971800" y="792480"/>
                            <a:ext cx="1485900" cy="198120"/>
                          </a:xfrm>
                          <a:prstGeom prst="wedgeRoundRectCallout">
                            <a:avLst>
                              <a:gd name="adj1" fmla="val 64014"/>
                              <a:gd name="adj2" fmla="val 11538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ustom appearance</w:t>
                              </w:r>
                            </w:p>
                          </w:txbxContent>
                        </wps:txbx>
                        <wps:bodyPr rot="0" vert="horz" wrap="square" lIns="0" tIns="0" rIns="0" bIns="0" anchor="t" anchorCtr="0" upright="1">
                          <a:noAutofit/>
                        </wps:bodyPr>
                      </wps:wsp>
                      <wps:wsp>
                        <wps:cNvPr id="101" name="AutoShape 413"/>
                        <wps:cNvSpPr>
                          <a:spLocks noChangeArrowheads="1"/>
                        </wps:cNvSpPr>
                        <wps:spPr bwMode="auto">
                          <a:xfrm flipH="1">
                            <a:off x="1257300" y="594360"/>
                            <a:ext cx="1828800" cy="198120"/>
                          </a:xfrm>
                          <a:prstGeom prst="wedgeRoundRectCallout">
                            <a:avLst>
                              <a:gd name="adj1" fmla="val 60347"/>
                              <a:gd name="adj2" fmla="val 2019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drag key and drop keys</w:t>
                              </w:r>
                            </w:p>
                          </w:txbxContent>
                        </wps:txbx>
                        <wps:bodyPr rot="0" vert="horz" wrap="square" lIns="0" tIns="0" rIns="0" bIns="0" anchor="t" anchorCtr="0" upright="1">
                          <a:noAutofit/>
                        </wps:bodyPr>
                      </wps:wsp>
                      <wps:wsp>
                        <wps:cNvPr id="103" name="AutoShape 414"/>
                        <wps:cNvSpPr>
                          <a:spLocks noChangeArrowheads="1"/>
                        </wps:cNvSpPr>
                        <wps:spPr bwMode="auto">
                          <a:xfrm flipH="1">
                            <a:off x="2857500" y="1783080"/>
                            <a:ext cx="1371600" cy="198120"/>
                          </a:xfrm>
                          <a:prstGeom prst="wedgeRoundRectCallout">
                            <a:avLst>
                              <a:gd name="adj1" fmla="val 60324"/>
                              <a:gd name="adj2" fmla="val 1032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estores appearance</w:t>
                              </w:r>
                            </w:p>
                          </w:txbxContent>
                        </wps:txbx>
                        <wps:bodyPr rot="0" vert="horz" wrap="square" lIns="0" tIns="0" rIns="0" bIns="0" anchor="t" anchorCtr="0" upright="1">
                          <a:noAutofit/>
                        </wps:bodyPr>
                      </wps:wsp>
                    </wpc:wpc>
                  </a:graphicData>
                </a:graphic>
              </wp:inline>
            </w:drawing>
          </mc:Choice>
          <mc:Fallback>
            <w:pict>
              <v:group id="画布 399" o:spid="_x0000_s2069" editas="canvas" style="width:414pt;height:279.75pt;mso-position-horizontal-relative:char;mso-position-vertical-relative:line" coordsize="52578,3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">
                <v:shape id="_x0000_s2070" type="#_x0000_t75" style="position:absolute;width:52578;height:35528;visibility:visible;mso-wrap-style:square">
                  <v:fill o:detectmouseclick="t"/>
                  <v:path o:connecttype="none"/>
                </v:shape>
                <v:shape id="Text Box 401" o:spid="_x0000_s2071" type="#_x0000_t202" style="position:absolute;top:488;width:52578;height:33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mn+8MA&#10;AADbAAAADwAAAGRycy9kb3ducmV2LnhtbESPT2sCMRTE70K/Q3iCN83ag3+2RpFKWS9Cte39sXlu&#10;FjcvSxLX9dsboeBxmJnfMKtNbxvRkQ+1YwXTSQaCuHS65krB78/XeAEiRGSNjWNScKcAm/XbYIW5&#10;djc+UneKlUgQDjkqMDG2uZShNGQxTFxLnLyz8xZjkr6S2uMtwW0j37NsJi3WnBYMtvRpqLycrlZB&#10;edn1u6L+M7672sW3Xhb3w6xQajTstx8gIvXxFf5v77WC5RyeX9IP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mn+8MAAADbAAAADwAAAAAAAAAAAAAAAACYAgAAZHJzL2Rv&#10;d25yZXYueG1sUEsFBgAAAAAEAAQA9QAAAIgDAAAAAA==&#10;" strokeweight="1pt">
                  <v:textbox style="mso-fit-shape-to-text:t" inset="1.5mm,1.3mm,1.5mm">
                    <w:txbxContent>
                      <w:p w:rsidR="0023747D" w:rsidRPr="00574AB2" w:rsidRDefault="00F80527" w:rsidP="00375F9C">
                        <w:pPr>
                          <w:spacing w:line="240" w:lineRule="exact"/>
                          <w:rPr>
                            <w:sz w:val="18"/>
                            <w:szCs w:val="18"/>
                          </w:rPr>
                        </w:pPr>
                        <w:proofErr w:type="gramStart"/>
                        <w:r>
                          <w:rPr>
                            <w:sz w:val="18"/>
                            <w:szCs w:val="18"/>
                          </w:rPr>
                          <w:t>xui</w:t>
                        </w:r>
                        <w:r w:rsidR="0023747D" w:rsidRPr="00574AB2">
                          <w:rPr>
                            <w:sz w:val="18"/>
                            <w:szCs w:val="18"/>
                          </w:rPr>
                          <w:t>.create(</w:t>
                        </w:r>
                        <w:proofErr w:type="gramEnd"/>
                        <w:r w:rsidR="0023747D" w:rsidRPr="00574AB2">
                          <w:rPr>
                            <w:color w:val="FF00FF"/>
                            <w:sz w:val="18"/>
                            <w:szCs w:val="18"/>
                          </w:rPr>
                          <w:t>"List"</w:t>
                        </w:r>
                        <w:r w:rsidR="0023747D"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sz w:val="18"/>
                            <w:szCs w:val="18"/>
                          </w:rPr>
                          <w:t>items</w:t>
                        </w:r>
                        <w:proofErr w:type="gramEnd"/>
                        <w:r w:rsidRPr="00574AB2">
                          <w:rPr>
                            <w:sz w:val="18"/>
                            <w:szCs w:val="18"/>
                          </w:rPr>
                          <w:t>:[</w:t>
                        </w:r>
                        <w:r w:rsidRPr="00574AB2">
                          <w:rPr>
                            <w:color w:val="FF00FF"/>
                            <w:sz w:val="18"/>
                            <w:szCs w:val="18"/>
                          </w:rPr>
                          <w:t>"item a"</w:t>
                        </w:r>
                        <w:r w:rsidRPr="00574AB2">
                          <w:rPr>
                            <w:sz w:val="18"/>
                            <w:szCs w:val="18"/>
                          </w:rPr>
                          <w:t>,</w:t>
                        </w:r>
                        <w:r w:rsidRPr="00574AB2">
                          <w:rPr>
                            <w:color w:val="FF00FF"/>
                            <w:sz w:val="18"/>
                            <w:szCs w:val="18"/>
                          </w:rPr>
                          <w:t>"item b"</w:t>
                        </w:r>
                        <w:r w:rsidRPr="00574AB2">
                          <w:rPr>
                            <w:sz w:val="18"/>
                            <w:szCs w:val="18"/>
                          </w:rPr>
                          <w:t>,</w:t>
                        </w:r>
                        <w:r w:rsidRPr="00574AB2">
                          <w:rPr>
                            <w:color w:val="FF00FF"/>
                            <w:sz w:val="18"/>
                            <w:szCs w:val="18"/>
                          </w:rPr>
                          <w:t>"item c"</w:t>
                        </w:r>
                        <w:r w:rsidRPr="00574AB2">
                          <w:rPr>
                            <w:sz w:val="18"/>
                            <w:szCs w:val="18"/>
                          </w:rPr>
                          <w:t>,</w:t>
                        </w:r>
                        <w:r w:rsidRPr="00574AB2">
                          <w:rPr>
                            <w:color w:val="FF00FF"/>
                            <w:sz w:val="18"/>
                            <w:szCs w:val="18"/>
                          </w:rPr>
                          <w:t>"item d"</w:t>
                        </w: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roofErr w:type="gramStart"/>
                        <w:r w:rsidRPr="00574AB2">
                          <w:rPr>
                            <w:sz w:val="18"/>
                            <w:szCs w:val="18"/>
                          </w:rPr>
                          <w:t>setDragKey(</w:t>
                        </w:r>
                        <w:proofErr w:type="gramEnd"/>
                        <w:r w:rsidRPr="00574AB2">
                          <w:rPr>
                            <w:color w:val="FF00FF"/>
                            <w:sz w:val="18"/>
                            <w:szCs w:val="18"/>
                          </w:rPr>
                          <w:t>"list"</w:t>
                        </w: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roofErr w:type="gramStart"/>
                        <w:r w:rsidRPr="00574AB2">
                          <w:rPr>
                            <w:sz w:val="18"/>
                            <w:szCs w:val="18"/>
                          </w:rPr>
                          <w:t>setDropKeys(</w:t>
                        </w:r>
                        <w:proofErr w:type="gramEnd"/>
                        <w:r w:rsidRPr="00574AB2">
                          <w:rPr>
                            <w:color w:val="FF00FF"/>
                            <w:sz w:val="18"/>
                            <w:szCs w:val="18"/>
                          </w:rPr>
                          <w:t>"list"</w:t>
                        </w: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roofErr w:type="gramStart"/>
                        <w:r w:rsidRPr="00574AB2">
                          <w:rPr>
                            <w:sz w:val="18"/>
                            <w:szCs w:val="18"/>
                          </w:rPr>
                          <w:t>onDropMarkShow(</w:t>
                        </w:r>
                        <w:proofErr w:type="gramEnd"/>
                        <w:r w:rsidRPr="00574AB2">
                          <w:rPr>
                            <w:color w:val="0000FF"/>
                            <w:sz w:val="18"/>
                            <w:szCs w:val="18"/>
                          </w:rPr>
                          <w:t>function</w:t>
                        </w:r>
                        <w:r w:rsidRPr="00574AB2">
                          <w:rPr>
                            <w:sz w:val="18"/>
                            <w:szCs w:val="18"/>
                          </w:rPr>
                          <w:t xml:space="preserve">(profile,e,src,key,data,item){ </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color w:val="0000FF"/>
                            <w:sz w:val="18"/>
                            <w:szCs w:val="18"/>
                          </w:rPr>
                          <w:t>if</w:t>
                        </w:r>
                        <w:r w:rsidRPr="00574AB2">
                          <w:rPr>
                            <w:sz w:val="18"/>
                            <w:szCs w:val="18"/>
                          </w:rPr>
                          <w:t>(</w:t>
                        </w:r>
                        <w:proofErr w:type="gramEnd"/>
                        <w:r w:rsidRPr="00574AB2">
                          <w:rPr>
                            <w:sz w:val="18"/>
                            <w:szCs w:val="18"/>
                          </w:rPr>
                          <w:t>item){</w:t>
                        </w:r>
                      </w:p>
                      <w:p w:rsidR="0023747D" w:rsidRPr="00574AB2" w:rsidRDefault="0023747D" w:rsidP="00375F9C">
                        <w:pPr>
                          <w:spacing w:line="240" w:lineRule="exact"/>
                          <w:rPr>
                            <w:sz w:val="18"/>
                            <w:szCs w:val="18"/>
                          </w:rPr>
                        </w:pPr>
                        <w:r w:rsidRPr="00574AB2">
                          <w:rPr>
                            <w:sz w:val="18"/>
                            <w:szCs w:val="18"/>
                          </w:rPr>
                          <w:t xml:space="preserve">        </w:t>
                        </w:r>
                        <w:proofErr w:type="gramStart"/>
                        <w:r w:rsidR="00F80527">
                          <w:rPr>
                            <w:sz w:val="18"/>
                            <w:szCs w:val="18"/>
                          </w:rPr>
                          <w:t>xui</w:t>
                        </w:r>
                        <w:r w:rsidRPr="00574AB2">
                          <w:rPr>
                            <w:sz w:val="18"/>
                            <w:szCs w:val="18"/>
                          </w:rPr>
                          <w:t>.DragDrop.setDragIcon(</w:t>
                        </w:r>
                        <w:proofErr w:type="gramEnd"/>
                        <w:r w:rsidRPr="00574AB2">
                          <w:rPr>
                            <w:color w:val="FF00FF"/>
                            <w:sz w:val="18"/>
                            <w:szCs w:val="18"/>
                          </w:rPr>
                          <w:t>'move'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00F80527">
                          <w:rPr>
                            <w:sz w:val="18"/>
                            <w:szCs w:val="18"/>
                          </w:rPr>
                          <w:t>xui</w:t>
                        </w:r>
                        <w:r w:rsidRPr="00574AB2">
                          <w:rPr>
                            <w:sz w:val="18"/>
                            <w:szCs w:val="18"/>
                          </w:rPr>
                          <w:t>.DragDrop.setDropFace(</w:t>
                        </w:r>
                        <w:proofErr w:type="gramEnd"/>
                        <w:r w:rsidRPr="00574AB2">
                          <w:rPr>
                            <w:color w:val="0000FF"/>
                            <w:sz w:val="18"/>
                            <w:szCs w:val="18"/>
                          </w:rPr>
                          <w:t>null</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sz w:val="18"/>
                            <w:szCs w:val="18"/>
                          </w:rPr>
                          <w:t>profile.getSubNodeByItemId(</w:t>
                        </w:r>
                        <w:proofErr w:type="gramEnd"/>
                        <w:r w:rsidRPr="00574AB2">
                          <w:rPr>
                            <w:color w:val="FF00FF"/>
                            <w:sz w:val="18"/>
                            <w:szCs w:val="18"/>
                          </w:rPr>
                          <w:t>'ITEM'</w:t>
                        </w:r>
                        <w:r w:rsidRPr="00574AB2">
                          <w:rPr>
                            <w:sz w:val="18"/>
                            <w:szCs w:val="18"/>
                          </w:rPr>
                          <w:t>,item.id).css(</w:t>
                        </w:r>
                        <w:r w:rsidRPr="00574AB2">
                          <w:rPr>
                            <w:color w:val="FF00FF"/>
                            <w:sz w:val="18"/>
                            <w:szCs w:val="18"/>
                          </w:rPr>
                          <w:t>'borderTop'</w:t>
                        </w:r>
                        <w:r w:rsidRPr="00574AB2">
                          <w:rPr>
                            <w:sz w:val="18"/>
                            <w:szCs w:val="18"/>
                          </w:rPr>
                          <w:t>,</w:t>
                        </w:r>
                        <w:r w:rsidRPr="00574AB2">
                          <w:rPr>
                            <w:color w:val="FF00FF"/>
                            <w:sz w:val="18"/>
                            <w:szCs w:val="18"/>
                          </w:rPr>
                          <w:t>'dashed 1px'</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color w:val="0000FF"/>
                            <w:sz w:val="18"/>
                            <w:szCs w:val="18"/>
                          </w:rPr>
                          <w:t>return</w:t>
                        </w:r>
                        <w:proofErr w:type="gramEnd"/>
                        <w:r w:rsidRPr="00574AB2">
                          <w:rPr>
                            <w:sz w:val="18"/>
                            <w:szCs w:val="18"/>
                          </w:rPr>
                          <w:t xml:space="preserve"> </w:t>
                        </w:r>
                        <w:r w:rsidRPr="00574AB2">
                          <w:rPr>
                            <w:color w:val="0000FF"/>
                            <w:sz w:val="18"/>
                            <w:szCs w:val="18"/>
                          </w:rPr>
                          <w:t>false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
                      <w:p w:rsidR="0023747D" w:rsidRPr="00574AB2" w:rsidRDefault="0023747D" w:rsidP="00375F9C">
                        <w:pPr>
                          <w:spacing w:line="240" w:lineRule="exact"/>
                          <w:rPr>
                            <w:sz w:val="18"/>
                            <w:szCs w:val="18"/>
                          </w:rPr>
                        </w:pP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roofErr w:type="gramStart"/>
                        <w:r w:rsidRPr="00574AB2">
                          <w:rPr>
                            <w:sz w:val="18"/>
                            <w:szCs w:val="18"/>
                          </w:rPr>
                          <w:t>onDropMarkClear(</w:t>
                        </w:r>
                        <w:proofErr w:type="gramEnd"/>
                        <w:r w:rsidRPr="00574AB2">
                          <w:rPr>
                            <w:color w:val="0000FF"/>
                            <w:sz w:val="18"/>
                            <w:szCs w:val="18"/>
                          </w:rPr>
                          <w:t>function</w:t>
                        </w:r>
                        <w:r w:rsidRPr="00574AB2">
                          <w:rPr>
                            <w:sz w:val="18"/>
                            <w:szCs w:val="18"/>
                          </w:rPr>
                          <w:t>(profile,e,src,key,data,item){</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color w:val="0000FF"/>
                            <w:sz w:val="18"/>
                            <w:szCs w:val="18"/>
                          </w:rPr>
                          <w:t>if</w:t>
                        </w:r>
                        <w:r w:rsidRPr="00574AB2">
                          <w:rPr>
                            <w:sz w:val="18"/>
                            <w:szCs w:val="18"/>
                          </w:rPr>
                          <w:t>(</w:t>
                        </w:r>
                        <w:proofErr w:type="gramEnd"/>
                        <w:r w:rsidRPr="00574AB2">
                          <w:rPr>
                            <w:sz w:val="18"/>
                            <w:szCs w:val="18"/>
                          </w:rPr>
                          <w:t>item){</w:t>
                        </w:r>
                      </w:p>
                      <w:p w:rsidR="0023747D" w:rsidRPr="00574AB2" w:rsidRDefault="0023747D" w:rsidP="00375F9C">
                        <w:pPr>
                          <w:spacing w:line="240" w:lineRule="exact"/>
                          <w:rPr>
                            <w:sz w:val="18"/>
                            <w:szCs w:val="18"/>
                          </w:rPr>
                        </w:pPr>
                        <w:r w:rsidRPr="00574AB2">
                          <w:rPr>
                            <w:sz w:val="18"/>
                            <w:szCs w:val="18"/>
                          </w:rPr>
                          <w:t xml:space="preserve">        </w:t>
                        </w:r>
                        <w:proofErr w:type="gramStart"/>
                        <w:r w:rsidR="00F80527">
                          <w:rPr>
                            <w:sz w:val="18"/>
                            <w:szCs w:val="18"/>
                          </w:rPr>
                          <w:t>xui</w:t>
                        </w:r>
                        <w:r w:rsidRPr="00574AB2">
                          <w:rPr>
                            <w:sz w:val="18"/>
                            <w:szCs w:val="18"/>
                          </w:rPr>
                          <w:t>.DragDrop.setDragIcon(</w:t>
                        </w:r>
                        <w:proofErr w:type="gramEnd"/>
                        <w:r w:rsidRPr="00574AB2">
                          <w:rPr>
                            <w:color w:val="FF00FF"/>
                            <w:sz w:val="18"/>
                            <w:szCs w:val="18"/>
                          </w:rPr>
                          <w:t>'none'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sz w:val="18"/>
                            <w:szCs w:val="18"/>
                          </w:rPr>
                          <w:t>profile.getSubNodeByItemId(</w:t>
                        </w:r>
                        <w:proofErr w:type="gramEnd"/>
                        <w:r w:rsidRPr="00574AB2">
                          <w:rPr>
                            <w:color w:val="FF00FF"/>
                            <w:sz w:val="18"/>
                            <w:szCs w:val="18"/>
                          </w:rPr>
                          <w:t>'ITEM'</w:t>
                        </w:r>
                        <w:r w:rsidRPr="00574AB2">
                          <w:rPr>
                            <w:sz w:val="18"/>
                            <w:szCs w:val="18"/>
                          </w:rPr>
                          <w:t>,item.id).css(</w:t>
                        </w:r>
                        <w:r w:rsidRPr="00574AB2">
                          <w:rPr>
                            <w:color w:val="FF00FF"/>
                            <w:sz w:val="18"/>
                            <w:szCs w:val="18"/>
                          </w:rPr>
                          <w:t>'borderTop'</w:t>
                        </w:r>
                        <w:r w:rsidRPr="00574AB2">
                          <w:rPr>
                            <w:sz w:val="18"/>
                            <w:szCs w:val="18"/>
                          </w:rPr>
                          <w:t>,</w:t>
                        </w:r>
                        <w:r w:rsidRPr="00574AB2">
                          <w:rPr>
                            <w:color w:val="FF00FF"/>
                            <w:sz w:val="18"/>
                            <w:szCs w:val="18"/>
                          </w:rPr>
                          <w:t>''</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color w:val="0000FF"/>
                            <w:sz w:val="18"/>
                            <w:szCs w:val="18"/>
                          </w:rPr>
                          <w:t>return</w:t>
                        </w:r>
                        <w:proofErr w:type="gramEnd"/>
                        <w:r w:rsidRPr="00574AB2">
                          <w:rPr>
                            <w:sz w:val="18"/>
                            <w:szCs w:val="18"/>
                          </w:rPr>
                          <w:t xml:space="preserve"> </w:t>
                        </w:r>
                        <w:r w:rsidRPr="00574AB2">
                          <w:rPr>
                            <w:color w:val="0000FF"/>
                            <w:sz w:val="18"/>
                            <w:szCs w:val="18"/>
                          </w:rPr>
                          <w:t>false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
                      <w:p w:rsidR="0023747D" w:rsidRPr="00574AB2" w:rsidRDefault="0023747D" w:rsidP="00375F9C">
                        <w:pPr>
                          <w:spacing w:line="240" w:lineRule="exact"/>
                          <w:rPr>
                            <w:sz w:val="18"/>
                            <w:szCs w:val="18"/>
                          </w:rPr>
                        </w:pP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roofErr w:type="gramStart"/>
                        <w:r w:rsidRPr="00574AB2">
                          <w:rPr>
                            <w:sz w:val="18"/>
                            <w:szCs w:val="18"/>
                          </w:rPr>
                          <w:t>show()</w:t>
                        </w:r>
                        <w:proofErr w:type="gramEnd"/>
                      </w:p>
                    </w:txbxContent>
                  </v:textbox>
                </v:shape>
                <v:shape id="AutoShape 403" o:spid="_x0000_s2072" type="#_x0000_t62" style="position:absolute;left:29718;top:7924;width:14859;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Pk/8QA&#10;AADbAAAADwAAAGRycy9kb3ducmV2LnhtbESPQYvCMBSE7wv+h/CEva2pHkSrUUQUXfcgVn/Ao3m2&#10;1ealNtF299dvBMHjMDPfMNN5a0rxoNoVlhX0exEI4tTqgjMFp+P6awTCeWSNpWVS8EsO5rPOxxRj&#10;bRs+0CPxmQgQdjEqyL2vYildmpNB17MVcfDOtjbog6wzqWtsAtyUchBFQ2mw4LCQY0XLnNJrcjcK&#10;zGrvq5/B6S4vo+9m/7cb3uRmp9Rnt11MQHhq/Tv8am+1gvEYnl/C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D5P/EAAAA2wAAAA8AAAAAAAAAAAAAAAAAmAIAAGRycy9k&#10;b3ducmV2LnhtbFBLBQYAAAAABAAEAPUAAACJAwAAAAA=&#10;" adj="24627,35723" fillcolor="#ff9">
                  <v:textbox inset="0,0,0,0">
                    <w:txbxContent>
                      <w:p w:rsidR="0023747D" w:rsidRPr="000E23E9" w:rsidRDefault="0023747D" w:rsidP="00375F9C">
                        <w:pPr>
                          <w:rPr>
                            <w:szCs w:val="18"/>
                          </w:rPr>
                        </w:pPr>
                        <w:r>
                          <w:rPr>
                            <w:szCs w:val="18"/>
                          </w:rPr>
                          <w:t>C</w:t>
                        </w:r>
                        <w:r>
                          <w:rPr>
                            <w:rFonts w:hint="eastAsia"/>
                            <w:szCs w:val="18"/>
                          </w:rPr>
                          <w:t>ustom appearance</w:t>
                        </w:r>
                      </w:p>
                    </w:txbxContent>
                  </v:textbox>
                </v:shape>
                <v:shape id="AutoShape 413" o:spid="_x0000_s2073" type="#_x0000_t62" style="position:absolute;left:12573;top:5943;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bD+cMA&#10;AADcAAAADwAAAGRycy9kb3ducmV2LnhtbERPS2vCQBC+C/0PyxR6040tlRJdpRQKgmB99KC3SXZM&#10;gtnZNbua+O9dQfA2H99zJrPO1OJCja8sKxgOEhDEudUVFwr+t7/9LxA+IGusLZOCK3mYTV96E0y1&#10;bXlNl00oRAxhn6KCMgSXSunzkgz6gXXEkTvYxmCIsCmkbrCN4aaW70kykgYrjg0lOvopKT9uzkZB&#10;yLJsdZLFzuz/2qvbfy7cx3Kh1Ntr9z0GEagLT/HDPddxfjKE+zPxAj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bD+cMAAADcAAAADwAAAAAAAAAAAAAAAACYAgAAZHJzL2Rv&#10;d25yZXYueG1sUEsFBgAAAAAEAAQA9QAAAIgDAAAAAA==&#10;" adj="23835,15161" fillcolor="#ff9">
                  <v:textbox inset="0,0,0,0">
                    <w:txbxContent>
                      <w:p w:rsidR="0023747D" w:rsidRPr="000E23E9" w:rsidRDefault="0023747D" w:rsidP="00375F9C">
                        <w:pPr>
                          <w:rPr>
                            <w:szCs w:val="18"/>
                          </w:rPr>
                        </w:pPr>
                        <w:r>
                          <w:rPr>
                            <w:szCs w:val="18"/>
                          </w:rPr>
                          <w:t>S</w:t>
                        </w:r>
                        <w:r>
                          <w:rPr>
                            <w:rFonts w:hint="eastAsia"/>
                            <w:szCs w:val="18"/>
                          </w:rPr>
                          <w:t>ets drag key and drop keys</w:t>
                        </w:r>
                      </w:p>
                    </w:txbxContent>
                  </v:textbox>
                </v:shape>
                <v:shape id="AutoShape 414" o:spid="_x0000_s2074" type="#_x0000_t62" style="position:absolute;left:28575;top:17830;width:13716;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duMYA&#10;AADcAAAADwAAAGRycy9kb3ducmV2LnhtbESPQWsCMRCF70L/QxihF9GsrZS6ml2KpVjpqerF27AZ&#10;N4vJZNlE3fbXNwXB2wzvvW/eLMveWXGhLjSeFUwnGQjiyuuGawX73cf4FUSIyBqtZ1LwQwHK4mGw&#10;xFz7K3/TZRtrkSAcclRgYmxzKUNlyGGY+JY4aUffOYxp7WqpO7wmuLPyKctepMOG0wWDLa0MVaft&#10;2SXKefO1/p3XIzt735/Wu8oeDFmlHof92wJEpD7ezbf0p071s2f4fyZNI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duMYAAADcAAAADwAAAAAAAAAAAAAAAACYAgAAZHJz&#10;L2Rvd25yZXYueG1sUEsFBgAAAAAEAAQA9QAAAIsDAAAAAA==&#10;" adj="23830,33092" fillcolor="#ff9">
                  <v:textbox inset="0,0,0,0">
                    <w:txbxContent>
                      <w:p w:rsidR="0023747D" w:rsidRPr="000E23E9" w:rsidRDefault="0023747D" w:rsidP="00375F9C">
                        <w:pPr>
                          <w:rPr>
                            <w:szCs w:val="18"/>
                          </w:rPr>
                        </w:pPr>
                        <w:r>
                          <w:rPr>
                            <w:szCs w:val="18"/>
                          </w:rPr>
                          <w:t>R</w:t>
                        </w:r>
                        <w:r>
                          <w:rPr>
                            <w:rFonts w:hint="eastAsia"/>
                            <w:szCs w:val="18"/>
                          </w:rPr>
                          <w:t>estores appearance</w:t>
                        </w:r>
                      </w:p>
                    </w:txbxContent>
                  </v:textbox>
                </v:shape>
                <w10:anchorlock/>
              </v:group>
            </w:pict>
          </mc:Fallback>
        </mc:AlternateContent>
      </w:r>
      <w:r w:rsidR="00375F9C" w:rsidRPr="006B740B">
        <w:t xml:space="preserve"> </w:t>
      </w:r>
    </w:p>
    <w:p w:rsidR="00375F9C" w:rsidRPr="00493B83" w:rsidRDefault="00375F9C" w:rsidP="00375F9C">
      <w:pPr>
        <w:rPr>
          <w:b/>
        </w:rPr>
      </w:pPr>
      <w:r w:rsidRPr="00493B83">
        <w:rPr>
          <w:b/>
        </w:rPr>
        <w:t>O</w:t>
      </w:r>
      <w:r w:rsidRPr="00493B83">
        <w:rPr>
          <w:rFonts w:hint="eastAsia"/>
          <w:b/>
        </w:rPr>
        <w:t>utput:</w:t>
      </w:r>
    </w:p>
    <w:p w:rsidR="00375F9C" w:rsidRPr="004F4575" w:rsidRDefault="005C781A" w:rsidP="00375F9C">
      <w:r>
        <w:rPr>
          <w:noProof/>
        </w:rPr>
        <w:drawing>
          <wp:inline distT="0" distB="0" distL="0" distR="0" wp14:anchorId="7D7F9AE9" wp14:editId="2366E491">
            <wp:extent cx="1562100" cy="1562100"/>
            <wp:effectExtent l="0" t="0" r="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rsidR="00375F9C" w:rsidRDefault="00375F9C" w:rsidP="00E45D25">
      <w:pPr>
        <w:pStyle w:val="2"/>
        <w:numPr>
          <w:ilvl w:val="1"/>
          <w:numId w:val="17"/>
        </w:numPr>
      </w:pPr>
      <w:bookmarkStart w:id="242" w:name="_Toc235676308"/>
      <w:bookmarkStart w:id="243" w:name="_Toc356466364"/>
      <w:r>
        <w:lastRenderedPageBreak/>
        <w:t>F</w:t>
      </w:r>
      <w:r>
        <w:rPr>
          <w:rFonts w:hint="eastAsia"/>
        </w:rPr>
        <w:t>orm</w:t>
      </w:r>
      <w:bookmarkEnd w:id="242"/>
      <w:bookmarkEnd w:id="243"/>
    </w:p>
    <w:p w:rsidR="00375F9C" w:rsidRDefault="00375F9C" w:rsidP="00E45D25">
      <w:pPr>
        <w:pStyle w:val="3"/>
        <w:numPr>
          <w:ilvl w:val="2"/>
          <w:numId w:val="17"/>
        </w:numPr>
      </w:pPr>
      <w:bookmarkStart w:id="244" w:name="_Toc356466365"/>
      <w:r>
        <w:rPr>
          <w:rFonts w:hint="eastAsia"/>
        </w:rPr>
        <w:t>Form 1</w:t>
      </w:r>
      <w:bookmarkEnd w:id="244"/>
    </w:p>
    <w:p w:rsidR="00375F9C" w:rsidRPr="00B73B43" w:rsidRDefault="00375F9C" w:rsidP="00375F9C">
      <w:pPr>
        <w:rPr>
          <w:b/>
        </w:rPr>
      </w:pPr>
      <w:r w:rsidRPr="00B73B43">
        <w:rPr>
          <w:b/>
        </w:rPr>
        <w:t>I</w:t>
      </w:r>
      <w:r w:rsidRPr="00B73B43">
        <w:rPr>
          <w:rFonts w:hint="eastAsia"/>
          <w:b/>
        </w:rPr>
        <w:t>nput:</w:t>
      </w:r>
    </w:p>
    <w:p w:rsidR="00375F9C" w:rsidRPr="008861FF" w:rsidRDefault="005C781A" w:rsidP="00375F9C">
      <w:r>
        <w:rPr>
          <w:noProof/>
        </w:rPr>
        <mc:AlternateContent>
          <mc:Choice Requires="wpc">
            <w:drawing>
              <wp:inline distT="0" distB="0" distL="0" distR="0" wp14:anchorId="3D5B5555" wp14:editId="73E582BB">
                <wp:extent cx="5257800" cy="5381625"/>
                <wp:effectExtent l="9525" t="0" r="9525" b="9525"/>
                <wp:docPr id="503" name="画布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8" name="Text Box 505"/>
                        <wps:cNvSpPr txBox="1">
                          <a:spLocks noChangeArrowheads="1"/>
                        </wps:cNvSpPr>
                        <wps:spPr bwMode="auto">
                          <a:xfrm>
                            <a:off x="0" y="48895"/>
                            <a:ext cx="5257800" cy="533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r>
                                <w:rPr>
                                  <w:rFonts w:hint="eastAsia"/>
                                  <w:sz w:val="18"/>
                                  <w:szCs w:val="18"/>
                                </w:rPr>
                                <w:t>Class.destroy(</w:t>
                              </w:r>
                              <w:r w:rsidRPr="00F24D71">
                                <w:rPr>
                                  <w:color w:val="FF00FF"/>
                                  <w:sz w:val="18"/>
                                  <w:szCs w:val="18"/>
                                </w:rPr>
                                <w:t>'App'</w:t>
                              </w:r>
                              <w:r w:rsidRPr="00F24D71">
                                <w:rPr>
                                  <w:sz w:val="18"/>
                                  <w:szCs w:val="18"/>
                                </w:rPr>
                                <w:t>)</w:t>
                              </w:r>
                              <w:r>
                                <w:rPr>
                                  <w:rFonts w:hint="eastAsia"/>
                                  <w:sz w:val="18"/>
                                  <w:szCs w:val="18"/>
                                </w:rPr>
                                <w:t>;</w:t>
                              </w:r>
                            </w:p>
                            <w:p w:rsidR="0023747D" w:rsidRPr="00F24D71" w:rsidRDefault="0023747D" w:rsidP="00375F9C">
                              <w:pPr>
                                <w:spacing w:line="240" w:lineRule="exact"/>
                                <w:rPr>
                                  <w:sz w:val="18"/>
                                  <w:szCs w:val="18"/>
                                </w:rPr>
                              </w:pPr>
                              <w:r w:rsidRPr="00F24D71">
                                <w:rPr>
                                  <w:sz w:val="18"/>
                                  <w:szCs w:val="18"/>
                                </w:rPr>
                                <w:t>Class(</w:t>
                              </w:r>
                              <w:r w:rsidRPr="00F24D71">
                                <w:rPr>
                                  <w:color w:val="FF00FF"/>
                                  <w:sz w:val="18"/>
                                  <w:szCs w:val="18"/>
                                </w:rPr>
                                <w:t>'App'</w:t>
                              </w:r>
                              <w:r w:rsidRPr="00F24D71">
                                <w:rPr>
                                  <w:sz w:val="18"/>
                                  <w:szCs w:val="18"/>
                                </w:rPr>
                                <w:t xml:space="preserve">, </w:t>
                              </w:r>
                              <w:r w:rsidRPr="00F24D71">
                                <w:rPr>
                                  <w:color w:val="FF00FF"/>
                                  <w:sz w:val="18"/>
                                  <w:szCs w:val="18"/>
                                </w:rPr>
                                <w:t>'</w:t>
                              </w:r>
                              <w:r w:rsidR="00F80527">
                                <w:rPr>
                                  <w:color w:val="FF00FF"/>
                                  <w:sz w:val="18"/>
                                  <w:szCs w:val="18"/>
                                </w:rPr>
                                <w:t>xui</w:t>
                              </w:r>
                              <w:r w:rsidRPr="00F24D71">
                                <w:rPr>
                                  <w:color w:val="FF00FF"/>
                                  <w:sz w:val="18"/>
                                  <w:szCs w:val="18"/>
                                </w:rPr>
                                <w:t>.Com'</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Instance:{</w:t>
                              </w:r>
                            </w:p>
                            <w:p w:rsidR="0023747D" w:rsidRPr="00F24D71" w:rsidRDefault="0023747D" w:rsidP="00375F9C">
                              <w:pPr>
                                <w:spacing w:line="240" w:lineRule="exact"/>
                                <w:rPr>
                                  <w:sz w:val="18"/>
                                  <w:szCs w:val="18"/>
                                </w:rPr>
                              </w:pPr>
                              <w:r w:rsidRPr="00F24D71">
                                <w:rPr>
                                  <w:sz w:val="18"/>
                                  <w:szCs w:val="18"/>
                                </w:rPr>
                                <w:t xml:space="preserve">        iniComponents:</w:t>
                              </w:r>
                              <w:r w:rsidRPr="00F24D71">
                                <w:rPr>
                                  <w:color w:val="0000FF"/>
                                  <w:sz w:val="18"/>
                                  <w:szCs w:val="18"/>
                                </w:rPr>
                                <w:t>function</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 xml:space="preserve">// [[code created by </w:t>
                              </w:r>
                              <w:r>
                                <w:rPr>
                                  <w:color w:val="008000"/>
                                  <w:sz w:val="18"/>
                                  <w:szCs w:val="18"/>
                                </w:rPr>
                                <w:t>CrossUI</w:t>
                              </w:r>
                              <w:r w:rsidRPr="00F24D71">
                                <w:rPr>
                                  <w:color w:val="008000"/>
                                  <w:sz w:val="18"/>
                                  <w:szCs w:val="18"/>
                                </w:rPr>
                                <w:t xml:space="preserve"> UI Builder</w:t>
                              </w:r>
                            </w:p>
                            <w:p w:rsidR="0023747D" w:rsidRPr="00F24D71" w:rsidRDefault="0023747D" w:rsidP="00375F9C">
                              <w:pPr>
                                <w:spacing w:line="240" w:lineRule="exact"/>
                                <w:rPr>
                                  <w:sz w:val="18"/>
                                  <w:szCs w:val="18"/>
                                </w:rPr>
                              </w:pPr>
                              <w:r w:rsidRPr="00F24D71">
                                <w:rPr>
                                  <w:sz w:val="18"/>
                                  <w:szCs w:val="18"/>
                                </w:rPr>
                                <w:t xml:space="preserve">            </w:t>
                              </w:r>
                              <w:r w:rsidRPr="00F24D71">
                                <w:rPr>
                                  <w:color w:val="0000FF"/>
                                  <w:sz w:val="18"/>
                                  <w:szCs w:val="18"/>
                                </w:rPr>
                                <w:t>var</w:t>
                              </w:r>
                              <w:r w:rsidRPr="00F24D71">
                                <w:rPr>
                                  <w:sz w:val="18"/>
                                  <w:szCs w:val="18"/>
                                </w:rPr>
                                <w:t xml:space="preserve"> host=</w:t>
                              </w:r>
                              <w:r w:rsidRPr="00F24D71">
                                <w:rPr>
                                  <w:color w:val="0000FF"/>
                                  <w:sz w:val="18"/>
                                  <w:szCs w:val="18"/>
                                </w:rPr>
                                <w:t>this</w:t>
                              </w:r>
                              <w:r w:rsidRPr="00F24D71">
                                <w:rPr>
                                  <w:sz w:val="18"/>
                                  <w:szCs w:val="18"/>
                                </w:rPr>
                                <w:t>, children=[], append=</w:t>
                              </w:r>
                              <w:r w:rsidRPr="00F24D71">
                                <w:rPr>
                                  <w:color w:val="0000FF"/>
                                  <w:sz w:val="18"/>
                                  <w:szCs w:val="18"/>
                                </w:rPr>
                                <w:t>function</w:t>
                              </w:r>
                              <w:r w:rsidRPr="00F24D71">
                                <w:rPr>
                                  <w:sz w:val="18"/>
                                  <w:szCs w:val="18"/>
                                </w:rPr>
                                <w:t>(child){children.push(child.get(</w:t>
                              </w:r>
                              <w:r w:rsidRPr="00F24D71">
                                <w:rPr>
                                  <w:color w:val="800000"/>
                                  <w:sz w:val="18"/>
                                  <w:szCs w:val="18"/>
                                </w:rPr>
                                <w:t>0</w:t>
                              </w:r>
                              <w:r>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.UI.SLabel)</w:t>
                              </w:r>
                            </w:p>
                            <w:p w:rsidR="0023747D" w:rsidRPr="00F24D71" w:rsidRDefault="0023747D" w:rsidP="00375F9C">
                              <w:pPr>
                                <w:spacing w:line="240" w:lineRule="exact"/>
                                <w:rPr>
                                  <w:sz w:val="18"/>
                                  <w:szCs w:val="18"/>
                                </w:rPr>
                              </w:pPr>
                              <w:r w:rsidRPr="00F24D71">
                                <w:rPr>
                                  <w:sz w:val="18"/>
                                  <w:szCs w:val="18"/>
                                </w:rPr>
                                <w:t xml:space="preserve">                .</w:t>
                              </w:r>
                              <w:r>
                                <w:rPr>
                                  <w:rFonts w:hint="eastAsia"/>
                                  <w:sz w:val="18"/>
                                  <w:szCs w:val="18"/>
                                </w:rPr>
                                <w:t>setH</w:t>
                              </w:r>
                              <w:r w:rsidRPr="00F24D71">
                                <w:rPr>
                                  <w:sz w:val="18"/>
                                  <w:szCs w:val="18"/>
                                </w:rPr>
                                <w:t>ost(host,</w:t>
                              </w:r>
                              <w:r w:rsidRPr="00F24D71">
                                <w:rPr>
                                  <w:color w:val="FF00FF"/>
                                  <w:sz w:val="18"/>
                                  <w:szCs w:val="18"/>
                                </w:rPr>
                                <w:t>"slabel1"</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60</w:t>
                              </w:r>
                              <w:r w:rsidRPr="00F24D71">
                                <w:rPr>
                                  <w:sz w:val="18"/>
                                  <w:szCs w:val="18"/>
                                </w:rPr>
                                <w:t>).setWidth(</w:t>
                              </w:r>
                              <w:r w:rsidRPr="00F24D71">
                                <w:rPr>
                                  <w:color w:val="800000"/>
                                  <w:sz w:val="18"/>
                                  <w:szCs w:val="18"/>
                                </w:rPr>
                                <w:t>44</w:t>
                              </w:r>
                              <w:r w:rsidRPr="00F24D71">
                                <w:rPr>
                                  <w:sz w:val="18"/>
                                  <w:szCs w:val="18"/>
                                </w:rPr>
                                <w:t>).setCaption(</w:t>
                              </w:r>
                              <w:r w:rsidRPr="00F24D71">
                                <w:rPr>
                                  <w:color w:val="FF00FF"/>
                                  <w:sz w:val="18"/>
                                  <w:szCs w:val="18"/>
                                </w:rPr>
                                <w:t>"Name:"</w:t>
                              </w:r>
                              <w:r w:rsidRPr="00F24D71">
                                <w:rPr>
                                  <w:sz w:val="18"/>
                                  <w:szCs w:val="18"/>
                                </w:rPr>
                                <w:t>) );</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.UI.SLabel)</w:t>
                              </w:r>
                            </w:p>
                            <w:p w:rsidR="0023747D" w:rsidRPr="00F24D71" w:rsidRDefault="0023747D" w:rsidP="00375F9C">
                              <w:pPr>
                                <w:spacing w:line="240" w:lineRule="exact"/>
                                <w:rPr>
                                  <w:sz w:val="18"/>
                                  <w:szCs w:val="18"/>
                                </w:rPr>
                              </w:pPr>
                              <w:r w:rsidRPr="00F24D71">
                                <w:rPr>
                                  <w:sz w:val="18"/>
                                  <w:szCs w:val="18"/>
                                </w:rPr>
                                <w:t xml:space="preserve">                .</w:t>
                              </w:r>
                              <w:r w:rsidRPr="00ED297C">
                                <w:rPr>
                                  <w:rFonts w:hint="eastAsia"/>
                                  <w:sz w:val="18"/>
                                  <w:szCs w:val="18"/>
                                </w:rPr>
                                <w:t xml:space="preserve"> </w:t>
                              </w:r>
                              <w:r>
                                <w:rPr>
                                  <w:rFonts w:hint="eastAsia"/>
                                  <w:sz w:val="18"/>
                                  <w:szCs w:val="18"/>
                                </w:rPr>
                                <w:t>setH</w:t>
                              </w:r>
                              <w:r w:rsidRPr="00F24D71">
                                <w:rPr>
                                  <w:sz w:val="18"/>
                                  <w:szCs w:val="18"/>
                                </w:rPr>
                                <w:t>ost(host,</w:t>
                              </w:r>
                              <w:r w:rsidRPr="00F24D71">
                                <w:rPr>
                                  <w:color w:val="FF00FF"/>
                                  <w:sz w:val="18"/>
                                  <w:szCs w:val="18"/>
                                </w:rPr>
                                <w:t>"slabel2"</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90</w:t>
                              </w:r>
                              <w:r w:rsidRPr="00F24D71">
                                <w:rPr>
                                  <w:sz w:val="18"/>
                                  <w:szCs w:val="18"/>
                                </w:rPr>
                                <w:t>).setCaption(</w:t>
                              </w:r>
                              <w:r w:rsidRPr="00F24D71">
                                <w:rPr>
                                  <w:color w:val="FF00FF"/>
                                  <w:sz w:val="18"/>
                                  <w:szCs w:val="18"/>
                                </w:rPr>
                                <w:t>"Age:"</w:t>
                              </w:r>
                              <w:r w:rsidRPr="00F24D71">
                                <w:rPr>
                                  <w:sz w:val="18"/>
                                  <w:szCs w:val="18"/>
                                </w:rPr>
                                <w:t>).setWidth(</w:t>
                              </w:r>
                              <w:r w:rsidRPr="00F24D71">
                                <w:rPr>
                                  <w:color w:val="800000"/>
                                  <w:sz w:val="18"/>
                                  <w:szCs w:val="18"/>
                                </w:rPr>
                                <w:t>44</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.UI.Input)</w:t>
                              </w:r>
                            </w:p>
                            <w:p w:rsidR="0023747D" w:rsidRPr="00F24D71" w:rsidRDefault="0023747D" w:rsidP="00375F9C">
                              <w:pPr>
                                <w:spacing w:line="240" w:lineRule="exact"/>
                                <w:rPr>
                                  <w:sz w:val="18"/>
                                  <w:szCs w:val="18"/>
                                </w:rPr>
                              </w:pPr>
                              <w:r w:rsidRPr="00F24D71">
                                <w:rPr>
                                  <w:sz w:val="18"/>
                                  <w:szCs w:val="18"/>
                                </w:rPr>
                                <w:t xml:space="preserve">                .</w:t>
                              </w:r>
                              <w:r>
                                <w:rPr>
                                  <w:rFonts w:hint="eastAsia"/>
                                  <w:sz w:val="18"/>
                                  <w:szCs w:val="18"/>
                                </w:rPr>
                                <w:t>setH</w:t>
                              </w:r>
                              <w:r w:rsidRPr="00F24D71">
                                <w:rPr>
                                  <w:sz w:val="18"/>
                                  <w:szCs w:val="18"/>
                                </w:rPr>
                                <w:t>ost(host,</w:t>
                              </w:r>
                              <w:r w:rsidRPr="00F24D71">
                                <w:rPr>
                                  <w:color w:val="FF00FF"/>
                                  <w:sz w:val="18"/>
                                  <w:szCs w:val="18"/>
                                </w:rPr>
                                <w:t>"iName"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60</w:t>
                              </w:r>
                              <w:r w:rsidRPr="00F24D71">
                                <w:rPr>
                                  <w:sz w:val="18"/>
                                  <w:szCs w:val="18"/>
                                </w:rPr>
                                <w:t>).setValueFormat(</w:t>
                              </w:r>
                              <w:r w:rsidRPr="00F24D71">
                                <w:rPr>
                                  <w:color w:val="FF00FF"/>
                                  <w:sz w:val="18"/>
                                  <w:szCs w:val="18"/>
                                </w:rPr>
                                <w:t>"[^.*]"</w:t>
                              </w:r>
                              <w:r w:rsidRPr="00F24D71">
                                <w:rPr>
                                  <w:sz w:val="18"/>
                                  <w:szCs w:val="18"/>
                                </w:rPr>
                                <w:t>).setValue(</w:t>
                              </w:r>
                              <w:r w:rsidRPr="00F24D71">
                                <w:rPr>
                                  <w:color w:val="FF00FF"/>
                                  <w:sz w:val="18"/>
                                  <w:szCs w:val="18"/>
                                </w:rPr>
                                <w:t>"Jack"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.UI.ComboInput)</w:t>
                              </w:r>
                            </w:p>
                            <w:p w:rsidR="0023747D" w:rsidRPr="00F24D71" w:rsidRDefault="0023747D" w:rsidP="00375F9C">
                              <w:pPr>
                                <w:spacing w:line="240" w:lineRule="exact"/>
                                <w:rPr>
                                  <w:sz w:val="18"/>
                                  <w:szCs w:val="18"/>
                                </w:rPr>
                              </w:pPr>
                              <w:r>
                                <w:rPr>
                                  <w:sz w:val="18"/>
                                  <w:szCs w:val="18"/>
                                </w:rPr>
                                <w:t xml:space="preserve">                .</w:t>
                              </w:r>
                              <w:r>
                                <w:rPr>
                                  <w:rFonts w:hint="eastAsia"/>
                                  <w:sz w:val="18"/>
                                  <w:szCs w:val="18"/>
                                </w:rPr>
                                <w:t>setH</w:t>
                              </w:r>
                              <w:r w:rsidRPr="00F24D71">
                                <w:rPr>
                                  <w:sz w:val="18"/>
                                  <w:szCs w:val="18"/>
                                </w:rPr>
                                <w:t>ost(host,</w:t>
                              </w:r>
                              <w:r w:rsidRPr="00F24D71">
                                <w:rPr>
                                  <w:color w:val="FF00FF"/>
                                  <w:sz w:val="18"/>
                                  <w:szCs w:val="18"/>
                                </w:rPr>
                                <w:t>"iAge"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90</w:t>
                              </w:r>
                              <w:r w:rsidRPr="00F24D71">
                                <w:rPr>
                                  <w:sz w:val="18"/>
                                  <w:szCs w:val="18"/>
                                </w:rPr>
                                <w:t>).setType(</w:t>
                              </w:r>
                              <w:r w:rsidRPr="00F24D71">
                                <w:rPr>
                                  <w:color w:val="FF00FF"/>
                                  <w:sz w:val="18"/>
                                  <w:szCs w:val="18"/>
                                </w:rPr>
                                <w:t>"spin"</w:t>
                              </w:r>
                              <w:r w:rsidRPr="00F24D71">
                                <w:rPr>
                                  <w:sz w:val="18"/>
                                  <w:szCs w:val="18"/>
                                </w:rPr>
                                <w:t>).setIncrement(</w:t>
                              </w:r>
                              <w:r w:rsidRPr="00F24D71">
                                <w:rPr>
                                  <w:color w:val="800000"/>
                                  <w:sz w:val="18"/>
                                  <w:szCs w:val="18"/>
                                </w:rPr>
                                <w:t>1</w:t>
                              </w:r>
                              <w:r w:rsidRPr="00F24D71">
                                <w:rPr>
                                  <w:sz w:val="18"/>
                                  <w:szCs w:val="18"/>
                                </w:rPr>
                                <w:t>).setMin(</w:t>
                              </w:r>
                              <w:r w:rsidRPr="00F24D71">
                                <w:rPr>
                                  <w:color w:val="800000"/>
                                  <w:sz w:val="18"/>
                                  <w:szCs w:val="18"/>
                                </w:rPr>
                                <w:t>20</w:t>
                              </w:r>
                              <w:r w:rsidRPr="00F24D71">
                                <w:rPr>
                                  <w:sz w:val="18"/>
                                  <w:szCs w:val="18"/>
                                </w:rPr>
                                <w:t>).setMax(</w:t>
                              </w:r>
                              <w:r w:rsidRPr="00F24D71">
                                <w:rPr>
                                  <w:color w:val="800000"/>
                                  <w:sz w:val="18"/>
                                  <w:szCs w:val="18"/>
                                </w:rPr>
                                <w:t>60</w:t>
                              </w:r>
                              <w:r w:rsidRPr="00F24D71">
                                <w:rPr>
                                  <w:sz w:val="18"/>
                                  <w:szCs w:val="18"/>
                                </w:rPr>
                                <w:t>).setValue(</w:t>
                              </w:r>
                              <w:r w:rsidRPr="00F24D71">
                                <w:rPr>
                                  <w:color w:val="FF00FF"/>
                                  <w:sz w:val="18"/>
                                  <w:szCs w:val="18"/>
                                </w:rPr>
                                <w:t>"35"</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.UI.SCheckBox)</w:t>
                              </w:r>
                            </w:p>
                            <w:p w:rsidR="0023747D" w:rsidRPr="00F24D71" w:rsidRDefault="0023747D" w:rsidP="00375F9C">
                              <w:pPr>
                                <w:spacing w:line="240" w:lineRule="exact"/>
                                <w:rPr>
                                  <w:sz w:val="18"/>
                                  <w:szCs w:val="18"/>
                                </w:rPr>
                              </w:pPr>
                              <w:r>
                                <w:rPr>
                                  <w:sz w:val="18"/>
                                  <w:szCs w:val="18"/>
                                </w:rPr>
                                <w:t xml:space="preserve">                .</w:t>
                              </w:r>
                              <w:r>
                                <w:rPr>
                                  <w:rFonts w:hint="eastAsia"/>
                                  <w:sz w:val="18"/>
                                  <w:szCs w:val="18"/>
                                </w:rPr>
                                <w:t>setH</w:t>
                              </w:r>
                              <w:r w:rsidRPr="00F24D71">
                                <w:rPr>
                                  <w:sz w:val="18"/>
                                  <w:szCs w:val="18"/>
                                </w:rPr>
                                <w:t>ost(host,</w:t>
                              </w:r>
                              <w:r w:rsidRPr="00F24D71">
                                <w:rPr>
                                  <w:color w:val="FF00FF"/>
                                  <w:sz w:val="18"/>
                                  <w:szCs w:val="18"/>
                                </w:rPr>
                                <w:t>"cFull"</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130</w:t>
                              </w:r>
                              <w:r w:rsidRPr="00F24D71">
                                <w:rPr>
                                  <w:sz w:val="18"/>
                                  <w:szCs w:val="18"/>
                                </w:rPr>
                                <w:t>).setCaption(</w:t>
                              </w:r>
                              <w:r w:rsidRPr="00F24D71">
                                <w:rPr>
                                  <w:color w:val="FF00FF"/>
                                  <w:sz w:val="18"/>
                                  <w:szCs w:val="18"/>
                                </w:rPr>
                                <w:t>"Full time"</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.UI.SButton)</w:t>
                              </w:r>
                            </w:p>
                            <w:p w:rsidR="0023747D" w:rsidRPr="00F24D71" w:rsidRDefault="0023747D" w:rsidP="00375F9C">
                              <w:pPr>
                                <w:spacing w:line="240" w:lineRule="exact"/>
                                <w:rPr>
                                  <w:sz w:val="18"/>
                                  <w:szCs w:val="18"/>
                                </w:rPr>
                              </w:pPr>
                              <w:r>
                                <w:rPr>
                                  <w:sz w:val="18"/>
                                  <w:szCs w:val="18"/>
                                </w:rPr>
                                <w:t xml:space="preserve">                .</w:t>
                              </w:r>
                              <w:r>
                                <w:rPr>
                                  <w:rFonts w:hint="eastAsia"/>
                                  <w:sz w:val="18"/>
                                  <w:szCs w:val="18"/>
                                </w:rPr>
                                <w:t>setH</w:t>
                              </w:r>
                              <w:r w:rsidRPr="00F24D71">
                                <w:rPr>
                                  <w:sz w:val="18"/>
                                  <w:szCs w:val="18"/>
                                </w:rPr>
                                <w:t>ost(host,</w:t>
                              </w:r>
                              <w:r w:rsidRPr="00F24D71">
                                <w:rPr>
                                  <w:color w:val="FF00FF"/>
                                  <w:sz w:val="18"/>
                                  <w:szCs w:val="18"/>
                                </w:rPr>
                                <w:t>"submit"</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170</w:t>
                              </w:r>
                              <w:r w:rsidRPr="00F24D71">
                                <w:rPr>
                                  <w:sz w:val="18"/>
                                  <w:szCs w:val="18"/>
                                </w:rPr>
                                <w:t>).setCaption(</w:t>
                              </w:r>
                              <w:r w:rsidRPr="00F24D71">
                                <w:rPr>
                                  <w:color w:val="FF00FF"/>
                                  <w:sz w:val="18"/>
                                  <w:szCs w:val="18"/>
                                </w:rPr>
                                <w:t>"SUBMIT"</w:t>
                              </w:r>
                              <w:r w:rsidRPr="00F24D71">
                                <w:rPr>
                                  <w:sz w:val="18"/>
                                  <w:szCs w:val="18"/>
                                </w:rPr>
                                <w:t>).onClick(</w:t>
                              </w:r>
                              <w:r w:rsidRPr="00F24D71">
                                <w:rPr>
                                  <w:color w:val="FF00FF"/>
                                  <w:sz w:val="18"/>
                                  <w:szCs w:val="18"/>
                                </w:rPr>
                                <w:t>"_submit_onclick"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00FF"/>
                                  <w:sz w:val="18"/>
                                  <w:szCs w:val="18"/>
                                </w:rPr>
                                <w:t>return</w:t>
                              </w:r>
                              <w:r w:rsidRPr="00F24D71">
                                <w:rPr>
                                  <w:sz w:val="18"/>
                                  <w:szCs w:val="18"/>
                                </w:rPr>
                                <w:t xml:space="preserve"> children;</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 xml:space="preserve">// ]]code created by </w:t>
                              </w:r>
                              <w:r>
                                <w:rPr>
                                  <w:color w:val="008000"/>
                                  <w:sz w:val="18"/>
                                  <w:szCs w:val="18"/>
                                </w:rPr>
                                <w:t>CrossUI</w:t>
                              </w:r>
                              <w:r w:rsidRPr="00F24D71">
                                <w:rPr>
                                  <w:color w:val="008000"/>
                                  <w:sz w:val="18"/>
                                  <w:szCs w:val="18"/>
                                </w:rPr>
                                <w:t xml:space="preserve"> UI Builder</w:t>
                              </w:r>
                            </w:p>
                            <w:p w:rsidR="0023747D" w:rsidRPr="00F24D71" w:rsidRDefault="0023747D" w:rsidP="00375F9C">
                              <w:pPr>
                                <w:spacing w:line="240" w:lineRule="exact"/>
                                <w:rPr>
                                  <w:sz w:val="18"/>
                                  <w:szCs w:val="18"/>
                                </w:rPr>
                              </w:pPr>
                              <w:r w:rsidRPr="00F24D71">
                                <w:rPr>
                                  <w:sz w:val="18"/>
                                  <w:szCs w:val="18"/>
                                </w:rPr>
                                <w:t xml:space="preserve">        }, </w:t>
                              </w:r>
                            </w:p>
                            <w:p w:rsidR="0023747D" w:rsidRPr="00F24D71" w:rsidRDefault="0023747D" w:rsidP="00375F9C">
                              <w:pPr>
                                <w:spacing w:line="240" w:lineRule="exact"/>
                                <w:rPr>
                                  <w:sz w:val="18"/>
                                  <w:szCs w:val="18"/>
                                </w:rPr>
                              </w:pPr>
                              <w:r w:rsidRPr="00F24D71">
                                <w:rPr>
                                  <w:sz w:val="18"/>
                                  <w:szCs w:val="18"/>
                                </w:rPr>
                                <w:t xml:space="preserve">        _submit_onclick:</w:t>
                              </w:r>
                              <w:r w:rsidRPr="00F24D71">
                                <w:rPr>
                                  <w:color w:val="0000FF"/>
                                  <w:sz w:val="18"/>
                                  <w:szCs w:val="18"/>
                                </w:rPr>
                                <w:t>function</w:t>
                              </w:r>
                              <w:r w:rsidRPr="00F24D71">
                                <w:rPr>
                                  <w:sz w:val="18"/>
                                  <w:szCs w:val="18"/>
                                </w:rPr>
                                <w:t xml:space="preserve"> (profile, e, src, value) {</w:t>
                              </w:r>
                            </w:p>
                            <w:p w:rsidR="0023747D" w:rsidRPr="00F24D71" w:rsidRDefault="0023747D" w:rsidP="00375F9C">
                              <w:pPr>
                                <w:spacing w:line="240" w:lineRule="exact"/>
                                <w:rPr>
                                  <w:sz w:val="18"/>
                                  <w:szCs w:val="18"/>
                                </w:rPr>
                              </w:pPr>
                              <w:r w:rsidRPr="00F24D71">
                                <w:rPr>
                                  <w:sz w:val="18"/>
                                  <w:szCs w:val="18"/>
                                </w:rPr>
                                <w:t xml:space="preserve">            </w:t>
                              </w:r>
                              <w:r w:rsidRPr="00F24D71">
                                <w:rPr>
                                  <w:color w:val="0000FF"/>
                                  <w:sz w:val="18"/>
                                  <w:szCs w:val="18"/>
                                </w:rPr>
                                <w:t>if</w:t>
                              </w:r>
                              <w:r w:rsidRPr="00F24D71">
                                <w:rPr>
                                  <w:sz w:val="18"/>
                                  <w:szCs w:val="18"/>
                                </w:rPr>
                                <w:t>(!</w:t>
                              </w:r>
                              <w:r w:rsidRPr="00F24D71">
                                <w:rPr>
                                  <w:color w:val="0000FF"/>
                                  <w:sz w:val="18"/>
                                  <w:szCs w:val="18"/>
                                </w:rPr>
                                <w:t>this</w:t>
                              </w:r>
                              <w:r w:rsidRPr="00F24D71">
                                <w:rPr>
                                  <w:sz w:val="18"/>
                                  <w:szCs w:val="18"/>
                                </w:rPr>
                                <w:t>.iName.checkValid()){</w:t>
                              </w:r>
                            </w:p>
                            <w:p w:rsidR="0023747D" w:rsidRPr="00F24D71" w:rsidRDefault="0023747D" w:rsidP="00375F9C">
                              <w:pPr>
                                <w:spacing w:line="240" w:lineRule="exact"/>
                                <w:rPr>
                                  <w:sz w:val="18"/>
                                  <w:szCs w:val="18"/>
                                </w:rPr>
                              </w:pPr>
                              <w:r w:rsidRPr="00F24D71">
                                <w:rPr>
                                  <w:sz w:val="18"/>
                                  <w:szCs w:val="18"/>
                                </w:rPr>
                                <w:t xml:space="preserve">                </w:t>
                              </w:r>
                              <w:r w:rsidR="00F80527">
                                <w:rPr>
                                  <w:sz w:val="18"/>
                                  <w:szCs w:val="18"/>
                                </w:rPr>
                                <w:t>xui</w:t>
                              </w:r>
                              <w:r w:rsidRPr="00F24D71">
                                <w:rPr>
                                  <w:sz w:val="18"/>
                                  <w:szCs w:val="18"/>
                                </w:rPr>
                                <w:t>.alert(</w:t>
                              </w:r>
                              <w:r w:rsidRPr="00F24D71">
                                <w:rPr>
                                  <w:color w:val="FF00FF"/>
                                  <w:sz w:val="18"/>
                                  <w:szCs w:val="18"/>
                                </w:rPr>
                                <w:t>'You must specify Name'</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00FF"/>
                                  <w:sz w:val="18"/>
                                  <w:szCs w:val="18"/>
                                </w:rPr>
                                <w:t>return</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75F9C">
                              <w:pPr>
                                <w:spacing w:line="240" w:lineRule="exact"/>
                                <w:rPr>
                                  <w:sz w:val="18"/>
                                  <w:szCs w:val="18"/>
                                </w:rPr>
                              </w:pPr>
                              <w:r w:rsidRPr="00F24D71">
                                <w:rPr>
                                  <w:sz w:val="18"/>
                                  <w:szCs w:val="18"/>
                                </w:rPr>
                                <w:t xml:space="preserve">            </w:t>
                              </w:r>
                              <w:r w:rsidRPr="00F24D71">
                                <w:rPr>
                                  <w:color w:val="0000FF"/>
                                  <w:sz w:val="18"/>
                                  <w:szCs w:val="18"/>
                                </w:rPr>
                                <w:t>var</w:t>
                              </w:r>
                              <w:r w:rsidRPr="00F24D71">
                                <w:rPr>
                                  <w:sz w:val="18"/>
                                  <w:szCs w:val="18"/>
                                </w:rPr>
                                <w:t xml:space="preserve"> name=</w:t>
                              </w:r>
                              <w:r w:rsidRPr="00F24D71">
                                <w:rPr>
                                  <w:color w:val="0000FF"/>
                                  <w:sz w:val="18"/>
                                  <w:szCs w:val="18"/>
                                </w:rPr>
                                <w:t>this</w:t>
                              </w:r>
                              <w:r w:rsidRPr="00F24D71">
                                <w:rPr>
                                  <w:sz w:val="18"/>
                                  <w:szCs w:val="18"/>
                                </w:rPr>
                                <w:t>.iName.updateValue().getValue(),</w:t>
                              </w:r>
                              <w:r>
                                <w:rPr>
                                  <w:rFonts w:hint="eastAsia"/>
                                  <w:sz w:val="18"/>
                                  <w:szCs w:val="18"/>
                                </w:rPr>
                                <w:t xml:space="preserve"> </w:t>
                              </w:r>
                              <w:r w:rsidRPr="00F24D71">
                                <w:rPr>
                                  <w:sz w:val="18"/>
                                  <w:szCs w:val="18"/>
                                </w:rPr>
                                <w:t>age=</w:t>
                              </w:r>
                              <w:r w:rsidRPr="00F24D71">
                                <w:rPr>
                                  <w:color w:val="0000FF"/>
                                  <w:sz w:val="18"/>
                                  <w:szCs w:val="18"/>
                                </w:rPr>
                                <w:t>this</w:t>
                              </w:r>
                              <w:r w:rsidRPr="00F24D71">
                                <w:rPr>
                                  <w:sz w:val="18"/>
                                  <w:szCs w:val="18"/>
                                </w:rPr>
                                <w:t>.iAge.updateValue().getValue(),</w:t>
                              </w:r>
                            </w:p>
                            <w:p w:rsidR="0023747D" w:rsidRPr="00F24D71" w:rsidRDefault="0023747D" w:rsidP="00375F9C">
                              <w:pPr>
                                <w:spacing w:line="240" w:lineRule="exact"/>
                                <w:rPr>
                                  <w:sz w:val="18"/>
                                  <w:szCs w:val="18"/>
                                </w:rPr>
                              </w:pPr>
                              <w:r w:rsidRPr="00F24D71">
                                <w:rPr>
                                  <w:sz w:val="18"/>
                                  <w:szCs w:val="18"/>
                                </w:rPr>
                                <w:t xml:space="preserve">                full=</w:t>
                              </w:r>
                              <w:r w:rsidRPr="00F24D71">
                                <w:rPr>
                                  <w:color w:val="0000FF"/>
                                  <w:sz w:val="18"/>
                                  <w:szCs w:val="18"/>
                                </w:rPr>
                                <w:t>this</w:t>
                              </w:r>
                              <w:r w:rsidRPr="00F24D71">
                                <w:rPr>
                                  <w:sz w:val="18"/>
                                  <w:szCs w:val="18"/>
                                </w:rPr>
                                <w:t>.cFull.updateValue().getValue();</w:t>
                              </w:r>
                            </w:p>
                            <w:p w:rsidR="0023747D" w:rsidRPr="00F24D71" w:rsidRDefault="0023747D" w:rsidP="00375F9C">
                              <w:pPr>
                                <w:spacing w:line="240" w:lineRule="exact"/>
                                <w:rPr>
                                  <w:sz w:val="18"/>
                                  <w:szCs w:val="18"/>
                                </w:rPr>
                              </w:pPr>
                              <w:r w:rsidRPr="00F24D71">
                                <w:rPr>
                                  <w:sz w:val="18"/>
                                  <w:szCs w:val="18"/>
                                </w:rPr>
                                <w:t xml:space="preserve">            </w:t>
                              </w:r>
                              <w:r w:rsidR="00F80527">
                                <w:rPr>
                                  <w:sz w:val="18"/>
                                  <w:szCs w:val="18"/>
                                </w:rPr>
                                <w:t>xui</w:t>
                              </w:r>
                              <w:r w:rsidRPr="00B5085E">
                                <w:rPr>
                                  <w:sz w:val="18"/>
                                  <w:szCs w:val="18"/>
                                </w:rPr>
                                <w:t>.</w:t>
                              </w:r>
                              <w:r w:rsidRPr="00F24D71">
                                <w:rPr>
                                  <w:sz w:val="18"/>
                                  <w:szCs w:val="18"/>
                                </w:rPr>
                                <w:t>alert(_.serialize({name:name,age:age,full:full}))</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75F9C">
                              <w:pPr>
                                <w:spacing w:line="240" w:lineRule="exact"/>
                                <w:rPr>
                                  <w:sz w:val="18"/>
                                  <w:szCs w:val="18"/>
                                </w:rPr>
                              </w:pPr>
                              <w:r w:rsidRPr="00F24D71">
                                <w:rPr>
                                  <w:sz w:val="18"/>
                                  <w:szCs w:val="18"/>
                                </w:rPr>
                                <w:t>});</w:t>
                              </w:r>
                            </w:p>
                            <w:p w:rsidR="0023747D" w:rsidRPr="008861FF" w:rsidRDefault="0023747D" w:rsidP="00375F9C">
                              <w:pPr>
                                <w:rPr>
                                  <w:szCs w:val="18"/>
                                </w:rPr>
                              </w:pPr>
                              <w:r w:rsidRPr="00F24D71">
                                <w:rPr>
                                  <w:sz w:val="18"/>
                                  <w:szCs w:val="18"/>
                                </w:rPr>
                                <w:t>(</w:t>
                              </w:r>
                              <w:r w:rsidRPr="00F24D71">
                                <w:rPr>
                                  <w:color w:val="0000FF"/>
                                  <w:sz w:val="18"/>
                                  <w:szCs w:val="18"/>
                                </w:rPr>
                                <w:t>new</w:t>
                              </w:r>
                              <w:r w:rsidRPr="00F24D71">
                                <w:rPr>
                                  <w:sz w:val="18"/>
                                  <w:szCs w:val="18"/>
                                </w:rPr>
                                <w:t xml:space="preserve"> App).show();</w:t>
                              </w:r>
                            </w:p>
                          </w:txbxContent>
                        </wps:txbx>
                        <wps:bodyPr rot="0" vert="horz" wrap="square" lIns="54000" tIns="46800" rIns="54000" bIns="45720" anchor="t" anchorCtr="0" upright="1">
                          <a:spAutoFit/>
                        </wps:bodyPr>
                      </wps:wsp>
                      <wps:wsp>
                        <wps:cNvPr id="90" name="AutoShape 506"/>
                        <wps:cNvSpPr>
                          <a:spLocks noChangeArrowheads="1"/>
                        </wps:cNvSpPr>
                        <wps:spPr bwMode="auto">
                          <a:xfrm flipH="1">
                            <a:off x="2788920" y="3764280"/>
                            <a:ext cx="1211580" cy="198120"/>
                          </a:xfrm>
                          <a:prstGeom prst="wedgeRoundRectCallout">
                            <a:avLst>
                              <a:gd name="adj1" fmla="val 66245"/>
                              <a:gd name="adj2" fmla="val -769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orm validation</w:t>
                              </w:r>
                            </w:p>
                            <w:p w:rsidR="0023747D" w:rsidRPr="00F966A3" w:rsidRDefault="0023747D" w:rsidP="00375F9C">
                              <w:pPr>
                                <w:rPr>
                                  <w:szCs w:val="18"/>
                                </w:rPr>
                              </w:pPr>
                            </w:p>
                          </w:txbxContent>
                        </wps:txbx>
                        <wps:bodyPr rot="0" vert="horz" wrap="square" lIns="0" tIns="0" rIns="0" bIns="0" anchor="t" anchorCtr="0" upright="1">
                          <a:noAutofit/>
                        </wps:bodyPr>
                      </wps:wsp>
                      <wps:wsp>
                        <wps:cNvPr id="91" name="AutoShape 507"/>
                        <wps:cNvSpPr>
                          <a:spLocks noChangeArrowheads="1"/>
                        </wps:cNvSpPr>
                        <wps:spPr bwMode="auto">
                          <a:xfrm flipH="1">
                            <a:off x="2217420" y="198120"/>
                            <a:ext cx="1600200" cy="198120"/>
                          </a:xfrm>
                          <a:prstGeom prst="wedgeRoundRectCallout">
                            <a:avLst>
                              <a:gd name="adj1" fmla="val 75394"/>
                              <a:gd name="adj2" fmla="val 900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ode created by Designer</w:t>
                              </w:r>
                            </w:p>
                          </w:txbxContent>
                        </wps:txbx>
                        <wps:bodyPr rot="0" vert="horz" wrap="square" lIns="0" tIns="0" rIns="0" bIns="0" anchor="t" anchorCtr="0" upright="1">
                          <a:noAutofit/>
                        </wps:bodyPr>
                      </wps:wsp>
                      <wps:wsp>
                        <wps:cNvPr id="93" name="AutoShape 508"/>
                        <wps:cNvSpPr>
                          <a:spLocks noChangeArrowheads="1"/>
                        </wps:cNvSpPr>
                        <wps:spPr bwMode="auto">
                          <a:xfrm flipH="1">
                            <a:off x="4046220" y="3070860"/>
                            <a:ext cx="457200" cy="198120"/>
                          </a:xfrm>
                          <a:prstGeom prst="wedgeRoundRectCallout">
                            <a:avLst>
                              <a:gd name="adj1" fmla="val -65278"/>
                              <a:gd name="adj2" fmla="val -9583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event</w:t>
                              </w:r>
                            </w:p>
                          </w:txbxContent>
                        </wps:txbx>
                        <wps:bodyPr rot="0" vert="horz" wrap="square" lIns="0" tIns="0" rIns="0" bIns="0" anchor="t" anchorCtr="0" upright="1">
                          <a:noAutofit/>
                        </wps:bodyPr>
                      </wps:wsp>
                      <wps:wsp>
                        <wps:cNvPr id="95" name="AutoShape 509"/>
                        <wps:cNvSpPr>
                          <a:spLocks noChangeArrowheads="1"/>
                        </wps:cNvSpPr>
                        <wps:spPr bwMode="auto">
                          <a:xfrm flipH="1">
                            <a:off x="2331720" y="4061460"/>
                            <a:ext cx="1325880" cy="198120"/>
                          </a:xfrm>
                          <a:prstGeom prst="wedgeRoundRectCallout">
                            <a:avLst>
                              <a:gd name="adj1" fmla="val 15995"/>
                              <a:gd name="adj2" fmla="val 1048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ollects data</w:t>
                              </w:r>
                            </w:p>
                          </w:txbxContent>
                        </wps:txbx>
                        <wps:bodyPr rot="0" vert="horz" wrap="square" lIns="0" tIns="0" rIns="0" bIns="0" anchor="t" anchorCtr="0" upright="1">
                          <a:noAutofit/>
                        </wps:bodyPr>
                      </wps:wsp>
                    </wpc:wpc>
                  </a:graphicData>
                </a:graphic>
              </wp:inline>
            </w:drawing>
          </mc:Choice>
          <mc:Fallback>
            <w:pict>
              <v:group id="画布 503" o:spid="_x0000_s2075" editas="canvas" style="width:414pt;height:423.75pt;mso-position-horizontal-relative:char;mso-position-vertical-relative:line" coordsize="52578,53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">
                <v:shape id="_x0000_s2076" type="#_x0000_t75" style="position:absolute;width:52578;height:53816;visibility:visible;mso-wrap-style:square">
                  <v:fill o:detectmouseclick="t"/>
                  <v:path o:connecttype="none"/>
                </v:shape>
                <v:shape id="Text Box 505" o:spid="_x0000_s2077" type="#_x0000_t202" style="position:absolute;top:488;width:52578;height:53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lVL8A&#10;AADbAAAADwAAAGRycy9kb3ducmV2LnhtbERPy4rCMBTdD/gP4QruxtRZSKcaRRTpbIQZH/tLc22K&#10;zU1JYq1/bxbCLA/nvVwPthU9+dA4VjCbZiCIK6cbrhWcT/vPHESIyBpbx6TgSQHWq9HHEgvtHvxH&#10;/THWIoVwKFCBibErpAyVIYth6jrixF2dtxgT9LXUHh8p3LbyK8vm0mLDqcFgR1tD1e14twqq227Y&#10;lc3F+P5u81/9XT4P81KpyXjYLEBEGuK/+O3+0QryNDZ9ST9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P6VUvwAAANsAAAAPAAAAAAAAAAAAAAAAAJgCAABkcnMvZG93bnJl&#10;di54bWxQSwUGAAAAAAQABAD1AAAAhAMAAAAA&#10;" strokeweight="1pt">
                  <v:textbox style="mso-fit-shape-to-text:t" inset="1.5mm,1.3mm,1.5mm">
                    <w:txbxContent>
                      <w:p w:rsidR="0023747D" w:rsidRDefault="0023747D" w:rsidP="00375F9C">
                        <w:pPr>
                          <w:spacing w:line="240" w:lineRule="exact"/>
                          <w:rPr>
                            <w:sz w:val="18"/>
                            <w:szCs w:val="18"/>
                          </w:rPr>
                        </w:pPr>
                        <w:proofErr w:type="gramStart"/>
                        <w:r>
                          <w:rPr>
                            <w:rFonts w:hint="eastAsia"/>
                            <w:sz w:val="18"/>
                            <w:szCs w:val="18"/>
                          </w:rPr>
                          <w:t>Class.destroy(</w:t>
                        </w:r>
                        <w:proofErr w:type="gramEnd"/>
                        <w:r w:rsidRPr="00F24D71">
                          <w:rPr>
                            <w:color w:val="FF00FF"/>
                            <w:sz w:val="18"/>
                            <w:szCs w:val="18"/>
                          </w:rPr>
                          <w:t>'App'</w:t>
                        </w:r>
                        <w:r w:rsidRPr="00F24D71">
                          <w:rPr>
                            <w:sz w:val="18"/>
                            <w:szCs w:val="18"/>
                          </w:rPr>
                          <w:t>)</w:t>
                        </w:r>
                        <w:r>
                          <w:rPr>
                            <w:rFonts w:hint="eastAsia"/>
                            <w:sz w:val="18"/>
                            <w:szCs w:val="18"/>
                          </w:rPr>
                          <w:t>;</w:t>
                        </w:r>
                      </w:p>
                      <w:p w:rsidR="0023747D" w:rsidRPr="00F24D71" w:rsidRDefault="0023747D" w:rsidP="00375F9C">
                        <w:pPr>
                          <w:spacing w:line="240" w:lineRule="exact"/>
                          <w:rPr>
                            <w:sz w:val="18"/>
                            <w:szCs w:val="18"/>
                          </w:rPr>
                        </w:pPr>
                        <w:proofErr w:type="gramStart"/>
                        <w:r w:rsidRPr="00F24D71">
                          <w:rPr>
                            <w:sz w:val="18"/>
                            <w:szCs w:val="18"/>
                          </w:rPr>
                          <w:t>Class(</w:t>
                        </w:r>
                        <w:proofErr w:type="gramEnd"/>
                        <w:r w:rsidRPr="00F24D71">
                          <w:rPr>
                            <w:color w:val="FF00FF"/>
                            <w:sz w:val="18"/>
                            <w:szCs w:val="18"/>
                          </w:rPr>
                          <w:t>'App'</w:t>
                        </w:r>
                        <w:r w:rsidRPr="00F24D71">
                          <w:rPr>
                            <w:sz w:val="18"/>
                            <w:szCs w:val="18"/>
                          </w:rPr>
                          <w:t xml:space="preserve">, </w:t>
                        </w:r>
                        <w:r w:rsidRPr="00F24D71">
                          <w:rPr>
                            <w:color w:val="FF00FF"/>
                            <w:sz w:val="18"/>
                            <w:szCs w:val="18"/>
                          </w:rPr>
                          <w:t>'</w:t>
                        </w:r>
                        <w:r w:rsidR="00F80527">
                          <w:rPr>
                            <w:color w:val="FF00FF"/>
                            <w:sz w:val="18"/>
                            <w:szCs w:val="18"/>
                          </w:rPr>
                          <w:t>xui</w:t>
                        </w:r>
                        <w:r w:rsidRPr="00F24D71">
                          <w:rPr>
                            <w:color w:val="FF00FF"/>
                            <w:sz w:val="18"/>
                            <w:szCs w:val="18"/>
                          </w:rPr>
                          <w:t>.Com'</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Instance:</w:t>
                        </w:r>
                        <w:proofErr w:type="gramEnd"/>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iniComponents:</w:t>
                        </w:r>
                        <w:proofErr w:type="gramEnd"/>
                        <w:r w:rsidRPr="00F24D71">
                          <w:rPr>
                            <w:color w:val="0000FF"/>
                            <w:sz w:val="18"/>
                            <w:szCs w:val="18"/>
                          </w:rPr>
                          <w:t>function</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 xml:space="preserve">// [[code created by </w:t>
                        </w:r>
                        <w:r>
                          <w:rPr>
                            <w:color w:val="008000"/>
                            <w:sz w:val="18"/>
                            <w:szCs w:val="18"/>
                          </w:rPr>
                          <w:t>CrossUI</w:t>
                        </w:r>
                        <w:r w:rsidRPr="00F24D71">
                          <w:rPr>
                            <w:color w:val="008000"/>
                            <w:sz w:val="18"/>
                            <w:szCs w:val="18"/>
                          </w:rPr>
                          <w:t xml:space="preserve"> UI Builder</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var</w:t>
                        </w:r>
                        <w:proofErr w:type="gramEnd"/>
                        <w:r w:rsidRPr="00F24D71">
                          <w:rPr>
                            <w:sz w:val="18"/>
                            <w:szCs w:val="18"/>
                          </w:rPr>
                          <w:t xml:space="preserve"> host=</w:t>
                        </w:r>
                        <w:r w:rsidRPr="00F24D71">
                          <w:rPr>
                            <w:color w:val="0000FF"/>
                            <w:sz w:val="18"/>
                            <w:szCs w:val="18"/>
                          </w:rPr>
                          <w:t>this</w:t>
                        </w:r>
                        <w:r w:rsidRPr="00F24D71">
                          <w:rPr>
                            <w:sz w:val="18"/>
                            <w:szCs w:val="18"/>
                          </w:rPr>
                          <w:t>, children=[], append=</w:t>
                        </w:r>
                        <w:r w:rsidRPr="00F24D71">
                          <w:rPr>
                            <w:color w:val="0000FF"/>
                            <w:sz w:val="18"/>
                            <w:szCs w:val="18"/>
                          </w:rPr>
                          <w:t>function</w:t>
                        </w:r>
                        <w:r w:rsidRPr="00F24D71">
                          <w:rPr>
                            <w:sz w:val="18"/>
                            <w:szCs w:val="18"/>
                          </w:rPr>
                          <w:t>(child){children.push(child.get(</w:t>
                        </w:r>
                        <w:r w:rsidRPr="00F24D71">
                          <w:rPr>
                            <w:color w:val="800000"/>
                            <w:sz w:val="18"/>
                            <w:szCs w:val="18"/>
                          </w:rPr>
                          <w:t>0</w:t>
                        </w:r>
                        <w:r>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.UI.SLabel)</w:t>
                        </w:r>
                      </w:p>
                      <w:p w:rsidR="0023747D" w:rsidRPr="00F24D71" w:rsidRDefault="0023747D" w:rsidP="00375F9C">
                        <w:pPr>
                          <w:spacing w:line="240" w:lineRule="exact"/>
                          <w:rPr>
                            <w:sz w:val="18"/>
                            <w:szCs w:val="18"/>
                          </w:rPr>
                        </w:pPr>
                        <w:r w:rsidRPr="00F24D71">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"slabel1"</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60</w:t>
                        </w:r>
                        <w:r w:rsidRPr="00F24D71">
                          <w:rPr>
                            <w:sz w:val="18"/>
                            <w:szCs w:val="18"/>
                          </w:rPr>
                          <w:t>).setWidth(</w:t>
                        </w:r>
                        <w:r w:rsidRPr="00F24D71">
                          <w:rPr>
                            <w:color w:val="800000"/>
                            <w:sz w:val="18"/>
                            <w:szCs w:val="18"/>
                          </w:rPr>
                          <w:t>44</w:t>
                        </w:r>
                        <w:r w:rsidRPr="00F24D71">
                          <w:rPr>
                            <w:sz w:val="18"/>
                            <w:szCs w:val="18"/>
                          </w:rPr>
                          <w:t>).setCaption(</w:t>
                        </w:r>
                        <w:r w:rsidRPr="00F24D71">
                          <w:rPr>
                            <w:color w:val="FF00FF"/>
                            <w:sz w:val="18"/>
                            <w:szCs w:val="18"/>
                          </w:rPr>
                          <w:t>"Name:"</w:t>
                        </w:r>
                        <w:r w:rsidRPr="00F24D71">
                          <w:rPr>
                            <w:sz w:val="18"/>
                            <w:szCs w:val="18"/>
                          </w:rPr>
                          <w:t>) );</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.UI.SLabel)</w:t>
                        </w:r>
                      </w:p>
                      <w:p w:rsidR="0023747D" w:rsidRPr="00F24D71" w:rsidRDefault="0023747D" w:rsidP="00375F9C">
                        <w:pPr>
                          <w:spacing w:line="240" w:lineRule="exact"/>
                          <w:rPr>
                            <w:sz w:val="18"/>
                            <w:szCs w:val="18"/>
                          </w:rPr>
                        </w:pPr>
                        <w:r w:rsidRPr="00F24D71">
                          <w:rPr>
                            <w:sz w:val="18"/>
                            <w:szCs w:val="18"/>
                          </w:rPr>
                          <w:t xml:space="preserve">                .</w:t>
                        </w:r>
                        <w:r w:rsidRPr="00ED297C">
                          <w:rPr>
                            <w:rFonts w:hint="eastAsia"/>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"slabel2"</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90</w:t>
                        </w:r>
                        <w:r w:rsidRPr="00F24D71">
                          <w:rPr>
                            <w:sz w:val="18"/>
                            <w:szCs w:val="18"/>
                          </w:rPr>
                          <w:t>).setCaption(</w:t>
                        </w:r>
                        <w:r w:rsidRPr="00F24D71">
                          <w:rPr>
                            <w:color w:val="FF00FF"/>
                            <w:sz w:val="18"/>
                            <w:szCs w:val="18"/>
                          </w:rPr>
                          <w:t>"Age:"</w:t>
                        </w:r>
                        <w:r w:rsidRPr="00F24D71">
                          <w:rPr>
                            <w:sz w:val="18"/>
                            <w:szCs w:val="18"/>
                          </w:rPr>
                          <w:t>).setWidth(</w:t>
                        </w:r>
                        <w:r w:rsidRPr="00F24D71">
                          <w:rPr>
                            <w:color w:val="800000"/>
                            <w:sz w:val="18"/>
                            <w:szCs w:val="18"/>
                          </w:rPr>
                          <w:t>44</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.UI.Input)</w:t>
                        </w:r>
                      </w:p>
                      <w:p w:rsidR="0023747D" w:rsidRPr="00F24D71" w:rsidRDefault="0023747D" w:rsidP="00375F9C">
                        <w:pPr>
                          <w:spacing w:line="240" w:lineRule="exact"/>
                          <w:rPr>
                            <w:sz w:val="18"/>
                            <w:szCs w:val="18"/>
                          </w:rPr>
                        </w:pPr>
                        <w:r w:rsidRPr="00F24D71">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"iName"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60</w:t>
                        </w:r>
                        <w:r w:rsidRPr="00F24D71">
                          <w:rPr>
                            <w:sz w:val="18"/>
                            <w:szCs w:val="18"/>
                          </w:rPr>
                          <w:t>).setValueFormat(</w:t>
                        </w:r>
                        <w:r w:rsidRPr="00F24D71">
                          <w:rPr>
                            <w:color w:val="FF00FF"/>
                            <w:sz w:val="18"/>
                            <w:szCs w:val="18"/>
                          </w:rPr>
                          <w:t>"[^.*]"</w:t>
                        </w:r>
                        <w:r w:rsidRPr="00F24D71">
                          <w:rPr>
                            <w:sz w:val="18"/>
                            <w:szCs w:val="18"/>
                          </w:rPr>
                          <w:t>).setValue(</w:t>
                        </w:r>
                        <w:r w:rsidRPr="00F24D71">
                          <w:rPr>
                            <w:color w:val="FF00FF"/>
                            <w:sz w:val="18"/>
                            <w:szCs w:val="18"/>
                          </w:rPr>
                          <w:t>"Jack"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.UI.ComboInput)</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"iAge"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90</w:t>
                        </w:r>
                        <w:r w:rsidRPr="00F24D71">
                          <w:rPr>
                            <w:sz w:val="18"/>
                            <w:szCs w:val="18"/>
                          </w:rPr>
                          <w:t>).setType(</w:t>
                        </w:r>
                        <w:r w:rsidRPr="00F24D71">
                          <w:rPr>
                            <w:color w:val="FF00FF"/>
                            <w:sz w:val="18"/>
                            <w:szCs w:val="18"/>
                          </w:rPr>
                          <w:t>"spin"</w:t>
                        </w:r>
                        <w:r w:rsidRPr="00F24D71">
                          <w:rPr>
                            <w:sz w:val="18"/>
                            <w:szCs w:val="18"/>
                          </w:rPr>
                          <w:t>).setIncrement(</w:t>
                        </w:r>
                        <w:r w:rsidRPr="00F24D71">
                          <w:rPr>
                            <w:color w:val="800000"/>
                            <w:sz w:val="18"/>
                            <w:szCs w:val="18"/>
                          </w:rPr>
                          <w:t>1</w:t>
                        </w:r>
                        <w:r w:rsidRPr="00F24D71">
                          <w:rPr>
                            <w:sz w:val="18"/>
                            <w:szCs w:val="18"/>
                          </w:rPr>
                          <w:t>).setMin(</w:t>
                        </w:r>
                        <w:r w:rsidRPr="00F24D71">
                          <w:rPr>
                            <w:color w:val="800000"/>
                            <w:sz w:val="18"/>
                            <w:szCs w:val="18"/>
                          </w:rPr>
                          <w:t>20</w:t>
                        </w:r>
                        <w:r w:rsidRPr="00F24D71">
                          <w:rPr>
                            <w:sz w:val="18"/>
                            <w:szCs w:val="18"/>
                          </w:rPr>
                          <w:t>).setMax(</w:t>
                        </w:r>
                        <w:r w:rsidRPr="00F24D71">
                          <w:rPr>
                            <w:color w:val="800000"/>
                            <w:sz w:val="18"/>
                            <w:szCs w:val="18"/>
                          </w:rPr>
                          <w:t>60</w:t>
                        </w:r>
                        <w:r w:rsidRPr="00F24D71">
                          <w:rPr>
                            <w:sz w:val="18"/>
                            <w:szCs w:val="18"/>
                          </w:rPr>
                          <w:t>).setValue(</w:t>
                        </w:r>
                        <w:r w:rsidRPr="00F24D71">
                          <w:rPr>
                            <w:color w:val="FF00FF"/>
                            <w:sz w:val="18"/>
                            <w:szCs w:val="18"/>
                          </w:rPr>
                          <w:t>"35"</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.UI.SCheckBox)</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"cFull"</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130</w:t>
                        </w:r>
                        <w:r w:rsidRPr="00F24D71">
                          <w:rPr>
                            <w:sz w:val="18"/>
                            <w:szCs w:val="18"/>
                          </w:rPr>
                          <w:t>).setCaption(</w:t>
                        </w:r>
                        <w:r w:rsidRPr="00F24D71">
                          <w:rPr>
                            <w:color w:val="FF00FF"/>
                            <w:sz w:val="18"/>
                            <w:szCs w:val="18"/>
                          </w:rPr>
                          <w:t>"Full time"</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.UI.SButton)</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"submit"</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170</w:t>
                        </w:r>
                        <w:r w:rsidRPr="00F24D71">
                          <w:rPr>
                            <w:sz w:val="18"/>
                            <w:szCs w:val="18"/>
                          </w:rPr>
                          <w:t>).setCaption(</w:t>
                        </w:r>
                        <w:r w:rsidRPr="00F24D71">
                          <w:rPr>
                            <w:color w:val="FF00FF"/>
                            <w:sz w:val="18"/>
                            <w:szCs w:val="18"/>
                          </w:rPr>
                          <w:t>"SUBMIT"</w:t>
                        </w:r>
                        <w:r w:rsidRPr="00F24D71">
                          <w:rPr>
                            <w:sz w:val="18"/>
                            <w:szCs w:val="18"/>
                          </w:rPr>
                          <w:t>).onClick(</w:t>
                        </w:r>
                        <w:r w:rsidRPr="00F24D71">
                          <w:rPr>
                            <w:color w:val="FF00FF"/>
                            <w:sz w:val="18"/>
                            <w:szCs w:val="18"/>
                          </w:rPr>
                          <w:t>"_submit_onclick"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return</w:t>
                        </w:r>
                        <w:proofErr w:type="gramEnd"/>
                        <w:r w:rsidRPr="00F24D71">
                          <w:rPr>
                            <w:sz w:val="18"/>
                            <w:szCs w:val="18"/>
                          </w:rPr>
                          <w:t xml:space="preserve"> children;</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w:t>
                        </w:r>
                        <w:proofErr w:type="gramStart"/>
                        <w:r w:rsidRPr="00F24D71">
                          <w:rPr>
                            <w:color w:val="008000"/>
                            <w:sz w:val="18"/>
                            <w:szCs w:val="18"/>
                          </w:rPr>
                          <w:t>/ ]</w:t>
                        </w:r>
                        <w:proofErr w:type="gramEnd"/>
                        <w:r w:rsidRPr="00F24D71">
                          <w:rPr>
                            <w:color w:val="008000"/>
                            <w:sz w:val="18"/>
                            <w:szCs w:val="18"/>
                          </w:rPr>
                          <w:t xml:space="preserve">]code created by </w:t>
                        </w:r>
                        <w:r>
                          <w:rPr>
                            <w:color w:val="008000"/>
                            <w:sz w:val="18"/>
                            <w:szCs w:val="18"/>
                          </w:rPr>
                          <w:t>CrossUI</w:t>
                        </w:r>
                        <w:r w:rsidRPr="00F24D71">
                          <w:rPr>
                            <w:color w:val="008000"/>
                            <w:sz w:val="18"/>
                            <w:szCs w:val="18"/>
                          </w:rPr>
                          <w:t xml:space="preserve"> UI Builder</w:t>
                        </w:r>
                      </w:p>
                      <w:p w:rsidR="0023747D" w:rsidRPr="00F24D71" w:rsidRDefault="0023747D" w:rsidP="00375F9C">
                        <w:pPr>
                          <w:spacing w:line="240" w:lineRule="exact"/>
                          <w:rPr>
                            <w:sz w:val="18"/>
                            <w:szCs w:val="18"/>
                          </w:rPr>
                        </w:pPr>
                        <w:r w:rsidRPr="00F24D71">
                          <w:rPr>
                            <w:sz w:val="18"/>
                            <w:szCs w:val="18"/>
                          </w:rPr>
                          <w:t xml:space="preserve">        }, </w:t>
                        </w:r>
                      </w:p>
                      <w:p w:rsidR="0023747D" w:rsidRPr="00F24D71" w:rsidRDefault="0023747D" w:rsidP="00375F9C">
                        <w:pPr>
                          <w:spacing w:line="240" w:lineRule="exact"/>
                          <w:rPr>
                            <w:sz w:val="18"/>
                            <w:szCs w:val="18"/>
                          </w:rPr>
                        </w:pPr>
                        <w:r w:rsidRPr="00F24D71">
                          <w:rPr>
                            <w:sz w:val="18"/>
                            <w:szCs w:val="18"/>
                          </w:rPr>
                          <w:t xml:space="preserve">        _submit_onclick</w:t>
                        </w:r>
                        <w:proofErr w:type="gramStart"/>
                        <w:r w:rsidRPr="00F24D71">
                          <w:rPr>
                            <w:sz w:val="18"/>
                            <w:szCs w:val="18"/>
                          </w:rPr>
                          <w:t>:</w:t>
                        </w:r>
                        <w:r w:rsidRPr="00F24D71">
                          <w:rPr>
                            <w:color w:val="0000FF"/>
                            <w:sz w:val="18"/>
                            <w:szCs w:val="18"/>
                          </w:rPr>
                          <w:t>function</w:t>
                        </w:r>
                        <w:proofErr w:type="gramEnd"/>
                        <w:r w:rsidRPr="00F24D71">
                          <w:rPr>
                            <w:sz w:val="18"/>
                            <w:szCs w:val="18"/>
                          </w:rPr>
                          <w:t xml:space="preserve"> (profile, e, src, value) {</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if</w:t>
                        </w:r>
                        <w:r w:rsidRPr="00F24D71">
                          <w:rPr>
                            <w:sz w:val="18"/>
                            <w:szCs w:val="18"/>
                          </w:rPr>
                          <w:t>(</w:t>
                        </w:r>
                        <w:proofErr w:type="gramEnd"/>
                        <w:r w:rsidRPr="00F24D71">
                          <w:rPr>
                            <w:sz w:val="18"/>
                            <w:szCs w:val="18"/>
                          </w:rPr>
                          <w:t>!</w:t>
                        </w:r>
                        <w:r w:rsidRPr="00F24D71">
                          <w:rPr>
                            <w:color w:val="0000FF"/>
                            <w:sz w:val="18"/>
                            <w:szCs w:val="18"/>
                          </w:rPr>
                          <w:t>this</w:t>
                        </w:r>
                        <w:r w:rsidRPr="00F24D71">
                          <w:rPr>
                            <w:sz w:val="18"/>
                            <w:szCs w:val="18"/>
                          </w:rPr>
                          <w:t>.iName.checkValid()){</w:t>
                        </w:r>
                      </w:p>
                      <w:p w:rsidR="0023747D" w:rsidRPr="00F24D71" w:rsidRDefault="0023747D" w:rsidP="00375F9C">
                        <w:pPr>
                          <w:spacing w:line="240" w:lineRule="exact"/>
                          <w:rPr>
                            <w:sz w:val="18"/>
                            <w:szCs w:val="18"/>
                          </w:rPr>
                        </w:pPr>
                        <w:r w:rsidRPr="00F24D71">
                          <w:rPr>
                            <w:sz w:val="18"/>
                            <w:szCs w:val="18"/>
                          </w:rPr>
                          <w:t xml:space="preserve">                </w:t>
                        </w:r>
                        <w:proofErr w:type="gramStart"/>
                        <w:r w:rsidR="00F80527">
                          <w:rPr>
                            <w:sz w:val="18"/>
                            <w:szCs w:val="18"/>
                          </w:rPr>
                          <w:t>xui</w:t>
                        </w:r>
                        <w:r w:rsidRPr="00F24D71">
                          <w:rPr>
                            <w:sz w:val="18"/>
                            <w:szCs w:val="18"/>
                          </w:rPr>
                          <w:t>.alert(</w:t>
                        </w:r>
                        <w:proofErr w:type="gramEnd"/>
                        <w:r w:rsidRPr="00F24D71">
                          <w:rPr>
                            <w:color w:val="FF00FF"/>
                            <w:sz w:val="18"/>
                            <w:szCs w:val="18"/>
                          </w:rPr>
                          <w:t>'You must specify Name'</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return</w:t>
                        </w:r>
                        <w:proofErr w:type="gramEnd"/>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var</w:t>
                        </w:r>
                        <w:proofErr w:type="gramEnd"/>
                        <w:r w:rsidRPr="00F24D71">
                          <w:rPr>
                            <w:sz w:val="18"/>
                            <w:szCs w:val="18"/>
                          </w:rPr>
                          <w:t xml:space="preserve"> name=</w:t>
                        </w:r>
                        <w:r w:rsidRPr="00F24D71">
                          <w:rPr>
                            <w:color w:val="0000FF"/>
                            <w:sz w:val="18"/>
                            <w:szCs w:val="18"/>
                          </w:rPr>
                          <w:t>this</w:t>
                        </w:r>
                        <w:r w:rsidRPr="00F24D71">
                          <w:rPr>
                            <w:sz w:val="18"/>
                            <w:szCs w:val="18"/>
                          </w:rPr>
                          <w:t>.iName.updateValue().getValue(),</w:t>
                        </w:r>
                        <w:r>
                          <w:rPr>
                            <w:rFonts w:hint="eastAsia"/>
                            <w:sz w:val="18"/>
                            <w:szCs w:val="18"/>
                          </w:rPr>
                          <w:t xml:space="preserve"> </w:t>
                        </w:r>
                        <w:r w:rsidRPr="00F24D71">
                          <w:rPr>
                            <w:sz w:val="18"/>
                            <w:szCs w:val="18"/>
                          </w:rPr>
                          <w:t>age=</w:t>
                        </w:r>
                        <w:r w:rsidRPr="00F24D71">
                          <w:rPr>
                            <w:color w:val="0000FF"/>
                            <w:sz w:val="18"/>
                            <w:szCs w:val="18"/>
                          </w:rPr>
                          <w:t>this</w:t>
                        </w:r>
                        <w:r w:rsidRPr="00F24D71">
                          <w:rPr>
                            <w:sz w:val="18"/>
                            <w:szCs w:val="18"/>
                          </w:rPr>
                          <w:t>.iAge.updateValue().getValue(),</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full=</w:t>
                        </w:r>
                        <w:proofErr w:type="gramEnd"/>
                        <w:r w:rsidRPr="00F24D71">
                          <w:rPr>
                            <w:color w:val="0000FF"/>
                            <w:sz w:val="18"/>
                            <w:szCs w:val="18"/>
                          </w:rPr>
                          <w:t>this</w:t>
                        </w:r>
                        <w:r w:rsidRPr="00F24D71">
                          <w:rPr>
                            <w:sz w:val="18"/>
                            <w:szCs w:val="18"/>
                          </w:rPr>
                          <w:t>.cFull.updateValue().getValue();</w:t>
                        </w:r>
                      </w:p>
                      <w:p w:rsidR="0023747D" w:rsidRPr="00F24D71" w:rsidRDefault="0023747D" w:rsidP="00375F9C">
                        <w:pPr>
                          <w:spacing w:line="240" w:lineRule="exact"/>
                          <w:rPr>
                            <w:sz w:val="18"/>
                            <w:szCs w:val="18"/>
                          </w:rPr>
                        </w:pPr>
                        <w:r w:rsidRPr="00F24D71">
                          <w:rPr>
                            <w:sz w:val="18"/>
                            <w:szCs w:val="18"/>
                          </w:rPr>
                          <w:t xml:space="preserve">            </w:t>
                        </w:r>
                        <w:proofErr w:type="gramStart"/>
                        <w:r w:rsidR="00F80527">
                          <w:rPr>
                            <w:sz w:val="18"/>
                            <w:szCs w:val="18"/>
                          </w:rPr>
                          <w:t>xui</w:t>
                        </w:r>
                        <w:r w:rsidRPr="00B5085E">
                          <w:rPr>
                            <w:sz w:val="18"/>
                            <w:szCs w:val="18"/>
                          </w:rPr>
                          <w:t>.</w:t>
                        </w:r>
                        <w:r w:rsidRPr="00F24D71">
                          <w:rPr>
                            <w:sz w:val="18"/>
                            <w:szCs w:val="18"/>
                          </w:rPr>
                          <w:t>alert(</w:t>
                        </w:r>
                        <w:proofErr w:type="gramEnd"/>
                        <w:r w:rsidRPr="00F24D71">
                          <w:rPr>
                            <w:sz w:val="18"/>
                            <w:szCs w:val="18"/>
                          </w:rPr>
                          <w:t>_.serialize({name:name,age:age,full:full}))</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75F9C">
                        <w:pPr>
                          <w:spacing w:line="240" w:lineRule="exact"/>
                          <w:rPr>
                            <w:sz w:val="18"/>
                            <w:szCs w:val="18"/>
                          </w:rPr>
                        </w:pPr>
                        <w:r w:rsidRPr="00F24D71">
                          <w:rPr>
                            <w:sz w:val="18"/>
                            <w:szCs w:val="18"/>
                          </w:rPr>
                          <w:t>});</w:t>
                        </w:r>
                      </w:p>
                      <w:p w:rsidR="0023747D" w:rsidRPr="008861FF" w:rsidRDefault="0023747D" w:rsidP="00375F9C">
                        <w:pPr>
                          <w:rPr>
                            <w:szCs w:val="18"/>
                          </w:rPr>
                        </w:pPr>
                        <w:r w:rsidRPr="00F24D71">
                          <w:rPr>
                            <w:sz w:val="18"/>
                            <w:szCs w:val="18"/>
                          </w:rPr>
                          <w:t>(</w:t>
                        </w:r>
                        <w:proofErr w:type="gramStart"/>
                        <w:r w:rsidRPr="00F24D71">
                          <w:rPr>
                            <w:color w:val="0000FF"/>
                            <w:sz w:val="18"/>
                            <w:szCs w:val="18"/>
                          </w:rPr>
                          <w:t>new</w:t>
                        </w:r>
                        <w:proofErr w:type="gramEnd"/>
                        <w:r w:rsidRPr="00F24D71">
                          <w:rPr>
                            <w:sz w:val="18"/>
                            <w:szCs w:val="18"/>
                          </w:rPr>
                          <w:t xml:space="preserve"> App).show();</w:t>
                        </w:r>
                      </w:p>
                    </w:txbxContent>
                  </v:textbox>
                </v:shape>
                <v:shape id="AutoShape 506" o:spid="_x0000_s2078" type="#_x0000_t62" style="position:absolute;left:27889;top:37642;width:12116;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li88EA&#10;AADbAAAADwAAAGRycy9kb3ducmV2LnhtbERPy4rCMBTdC/5DuMLsNHUWPjpGEWXAcSFYhdlemmvb&#10;meamTaLWvzcLweXhvBerztTiRs5XlhWMRwkI4tzqigsF59P3cAbCB2SNtWVS8CAPq2W/t8BU2zsf&#10;6ZaFQsQQ9ikqKENoUil9XpJBP7INceQu1hkMEbpCaof3GG5q+ZkkE2mw4thQYkObkvL/7GoU1G07&#10;2+siaR8/l72bHs7b3+76p9THoFt/gQjUhbf45d5pBfO4Pn6JP0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pYvPBAAAA2wAAAA8AAAAAAAAAAAAAAAAAmAIAAGRycy9kb3du&#10;cmV2LnhtbFBLBQYAAAAABAAEAPUAAACGAwAAAAA=&#10;" adj="25109,9138" fillcolor="#ff9">
                  <v:textbox inset="0,0,0,0">
                    <w:txbxContent>
                      <w:p w:rsidR="0023747D" w:rsidRPr="000E23E9" w:rsidRDefault="0023747D" w:rsidP="00375F9C">
                        <w:pPr>
                          <w:rPr>
                            <w:szCs w:val="18"/>
                          </w:rPr>
                        </w:pPr>
                        <w:r>
                          <w:rPr>
                            <w:szCs w:val="18"/>
                          </w:rPr>
                          <w:t>F</w:t>
                        </w:r>
                        <w:r>
                          <w:rPr>
                            <w:rFonts w:hint="eastAsia"/>
                            <w:szCs w:val="18"/>
                          </w:rPr>
                          <w:t>orm validation</w:t>
                        </w:r>
                      </w:p>
                      <w:p w:rsidR="0023747D" w:rsidRPr="00F966A3" w:rsidRDefault="0023747D" w:rsidP="00375F9C">
                        <w:pPr>
                          <w:rPr>
                            <w:szCs w:val="18"/>
                          </w:rPr>
                        </w:pPr>
                      </w:p>
                    </w:txbxContent>
                  </v:textbox>
                </v:shape>
                <v:shape id="AutoShape 507" o:spid="_x0000_s2079" type="#_x0000_t62" style="position:absolute;left:22174;top:1981;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kucAA&#10;AADbAAAADwAAAGRycy9kb3ducmV2LnhtbESPzQrCMBCE74LvEFbwpmkFRatRVBQ9iODPAyzN2hab&#10;TWmi1rc3guBxmJ1vdmaLxpTiSbUrLCuI+xEI4tTqgjMF18u2NwbhPLLG0jIpeJODxbzdmmGi7YtP&#10;9Dz7TAQIuwQV5N5XiZQuzcmg69uKOHg3Wxv0QdaZ1DW+AtyUchBFI2mw4NCQY0XrnNL7+WHCGwe5&#10;zo6T7fUxHKYr1pd4s9vESnU7zXIKwlPj/8e/9F4rmMTw3RIAIO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k/kucAAAADbAAAADwAAAAAAAAAAAAAAAACYAgAAZHJzL2Rvd25y&#10;ZXYueG1sUEsFBgAAAAAEAAQA9QAAAIUDAAAAAA==&#10;" adj="27085,30253" fillcolor="#ff9">
                  <v:textbox inset="0,0,0,0">
                    <w:txbxContent>
                      <w:p w:rsidR="0023747D" w:rsidRPr="000E23E9" w:rsidRDefault="0023747D" w:rsidP="00375F9C">
                        <w:pPr>
                          <w:rPr>
                            <w:szCs w:val="18"/>
                          </w:rPr>
                        </w:pPr>
                        <w:r>
                          <w:rPr>
                            <w:szCs w:val="18"/>
                          </w:rPr>
                          <w:t>C</w:t>
                        </w:r>
                        <w:r>
                          <w:rPr>
                            <w:rFonts w:hint="eastAsia"/>
                            <w:szCs w:val="18"/>
                          </w:rPr>
                          <w:t>ode created by Designer</w:t>
                        </w:r>
                      </w:p>
                    </w:txbxContent>
                  </v:textbox>
                </v:shape>
                <v:shape id="AutoShape 508" o:spid="_x0000_s2080" type="#_x0000_t62" style="position:absolute;left:40462;top:30708;width:457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SBcYA&#10;AADbAAAADwAAAGRycy9kb3ducmV2LnhtbESPT2sCMRTE7wW/Q3gFbzVbBf9sjaIWQXpTu7beHpvX&#10;3cXkZbuJuu2nNwWhx2FmfsNM56014kKNrxwreO4lIIhzpysuFLzv109jED4gazSOScEPeZjPOg9T&#10;TLW78pYuu1CICGGfooIyhDqV0uclWfQ9VxNH78s1FkOUTSF1g9cIt0b2k2QoLVYcF0qsaVVSftqd&#10;rYKDGxy/3/aZN3j8/Pg1o2z5OsyU6j62ixcQgdrwH763N1rBZAB/X+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SBcYAAADbAAAADwAAAAAAAAAAAAAAAACYAgAAZHJz&#10;L2Rvd25yZXYueG1sUEsFBgAAAAAEAAQA9QAAAIsDAAAAAA==&#10;" adj="-3300,-9901" fillcolor="#ff9">
                  <v:textbox inset="0,0,0,0">
                    <w:txbxContent>
                      <w:p w:rsidR="0023747D" w:rsidRPr="000E23E9" w:rsidRDefault="0023747D" w:rsidP="00375F9C">
                        <w:pPr>
                          <w:rPr>
                            <w:szCs w:val="18"/>
                          </w:rPr>
                        </w:pPr>
                        <w:proofErr w:type="gramStart"/>
                        <w:r>
                          <w:rPr>
                            <w:rFonts w:hint="eastAsia"/>
                            <w:szCs w:val="18"/>
                          </w:rPr>
                          <w:t>event</w:t>
                        </w:r>
                        <w:proofErr w:type="gramEnd"/>
                      </w:p>
                    </w:txbxContent>
                  </v:textbox>
                </v:shape>
                <v:shape id="AutoShape 509" o:spid="_x0000_s2081" type="#_x0000_t62" style="position:absolute;left:23317;top:40614;width:132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oHmMUA&#10;AADbAAAADwAAAGRycy9kb3ducmV2LnhtbESP0WrCQBRE3wv+w3KFvunGlKpNXSUILUVQbNoPuGRv&#10;syHZuyG71dSvdwWhj8PMnGFWm8G24kS9rx0rmE0TEMSl0zVXCr6/3iZLED4ga2wdk4I/8rBZjx5W&#10;mGl35k86FaESEcI+QwUmhC6T0peGLPqp64ij9+N6iyHKvpK6x3OE21amSTKXFmuOCwY72hoqm+LX&#10;KtjtG7tM08tTYZr3br53+XFxyJV6HA/5K4hAQ/gP39sfWsHLM9y+xB8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ugeYxQAAANsAAAAPAAAAAAAAAAAAAAAAAJgCAABkcnMv&#10;ZG93bnJldi54bWxQSwUGAAAAAAQABAD1AAAAigMAAAAA&#10;" adj="14255,33438" fillcolor="#ff9">
                  <v:textbox inset="0,0,0,0">
                    <w:txbxContent>
                      <w:p w:rsidR="0023747D" w:rsidRPr="000E23E9" w:rsidRDefault="0023747D" w:rsidP="00375F9C">
                        <w:pPr>
                          <w:rPr>
                            <w:szCs w:val="18"/>
                          </w:rPr>
                        </w:pPr>
                        <w:r>
                          <w:rPr>
                            <w:szCs w:val="18"/>
                          </w:rPr>
                          <w:t>C</w:t>
                        </w:r>
                        <w:r>
                          <w:rPr>
                            <w:rFonts w:hint="eastAsia"/>
                            <w:szCs w:val="18"/>
                          </w:rPr>
                          <w:t>ollects data</w:t>
                        </w:r>
                      </w:p>
                    </w:txbxContent>
                  </v:textbox>
                </v:shape>
                <w10:anchorlock/>
              </v:group>
            </w:pict>
          </mc:Fallback>
        </mc:AlternateContent>
      </w:r>
    </w:p>
    <w:p w:rsidR="00375F9C" w:rsidRPr="00B73B43" w:rsidRDefault="00375F9C" w:rsidP="00375F9C">
      <w:pPr>
        <w:rPr>
          <w:b/>
        </w:rPr>
      </w:pPr>
      <w:r w:rsidRPr="00B73B43">
        <w:rPr>
          <w:b/>
        </w:rPr>
        <w:t>O</w:t>
      </w:r>
      <w:r w:rsidRPr="00B73B43">
        <w:rPr>
          <w:rFonts w:hint="eastAsia"/>
          <w:b/>
        </w:rPr>
        <w:t>utput:</w:t>
      </w:r>
    </w:p>
    <w:p w:rsidR="00375F9C" w:rsidRPr="00F24D71" w:rsidRDefault="005C781A" w:rsidP="00375F9C">
      <w:pPr>
        <w:rPr>
          <w:sz w:val="18"/>
          <w:szCs w:val="18"/>
        </w:rPr>
      </w:pPr>
      <w:r>
        <w:rPr>
          <w:rFonts w:hint="eastAsia"/>
          <w:noProof/>
          <w:sz w:val="18"/>
          <w:szCs w:val="18"/>
        </w:rPr>
        <w:lastRenderedPageBreak/>
        <w:drawing>
          <wp:inline distT="0" distB="0" distL="0" distR="0" wp14:anchorId="46D52C81" wp14:editId="7B193257">
            <wp:extent cx="3648075" cy="1971675"/>
            <wp:effectExtent l="0" t="0" r="9525" b="9525"/>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648075" cy="1971675"/>
                    </a:xfrm>
                    <a:prstGeom prst="rect">
                      <a:avLst/>
                    </a:prstGeom>
                    <a:noFill/>
                    <a:ln>
                      <a:noFill/>
                    </a:ln>
                  </pic:spPr>
                </pic:pic>
              </a:graphicData>
            </a:graphic>
          </wp:inline>
        </w:drawing>
      </w:r>
    </w:p>
    <w:p w:rsidR="00375F9C" w:rsidRDefault="00375F9C" w:rsidP="00E45D25">
      <w:pPr>
        <w:pStyle w:val="3"/>
        <w:numPr>
          <w:ilvl w:val="2"/>
          <w:numId w:val="17"/>
        </w:numPr>
      </w:pPr>
      <w:bookmarkStart w:id="245" w:name="_Toc356466366"/>
      <w:r>
        <w:rPr>
          <w:rFonts w:hint="eastAsia"/>
        </w:rPr>
        <w:t>DataBinder</w:t>
      </w:r>
      <w:bookmarkEnd w:id="245"/>
    </w:p>
    <w:p w:rsidR="004C5F87" w:rsidRDefault="004C5F87" w:rsidP="004C5F87">
      <w:pPr>
        <w:ind w:firstLine="420"/>
      </w:pPr>
      <w:r>
        <w:rPr>
          <w:rFonts w:hint="eastAsia"/>
        </w:rPr>
        <w:t xml:space="preserve">There are three </w:t>
      </w:r>
      <w:r w:rsidR="00662774">
        <w:t>types</w:t>
      </w:r>
      <w:r>
        <w:rPr>
          <w:rFonts w:hint="eastAsia"/>
        </w:rPr>
        <w:t xml:space="preserve"> of da</w:t>
      </w:r>
      <w:r w:rsidR="00662774">
        <w:rPr>
          <w:rFonts w:hint="eastAsia"/>
        </w:rPr>
        <w:t>ta</w:t>
      </w:r>
      <w:r>
        <w:rPr>
          <w:rFonts w:hint="eastAsia"/>
        </w:rPr>
        <w:t xml:space="preserve"> in DataBind</w:t>
      </w:r>
      <w:r w:rsidR="00662774">
        <w:rPr>
          <w:rFonts w:hint="eastAsia"/>
        </w:rPr>
        <w:t>er</w:t>
      </w:r>
      <w:r>
        <w:rPr>
          <w:rFonts w:hint="eastAsia"/>
        </w:rPr>
        <w:t>:</w:t>
      </w:r>
    </w:p>
    <w:p w:rsidR="004C5F87" w:rsidRDefault="004C5F87" w:rsidP="00E45D25">
      <w:pPr>
        <w:numPr>
          <w:ilvl w:val="2"/>
          <w:numId w:val="27"/>
        </w:numPr>
      </w:pPr>
      <w:r>
        <w:rPr>
          <w:rFonts w:hint="eastAsia"/>
        </w:rPr>
        <w:t>The inner data property:</w:t>
      </w:r>
    </w:p>
    <w:p w:rsidR="004C5F87" w:rsidRDefault="004C5F87" w:rsidP="004C5F87">
      <w:pPr>
        <w:ind w:leftChars="600" w:left="1260"/>
      </w:pPr>
      <w:r>
        <w:rPr>
          <w:rFonts w:hint="eastAsia"/>
        </w:rPr>
        <w:t>setData function: to get the inner data property;</w:t>
      </w:r>
    </w:p>
    <w:p w:rsidR="004C5F87" w:rsidRDefault="004C5F87" w:rsidP="004C5F87">
      <w:pPr>
        <w:ind w:leftChars="600" w:left="1260"/>
      </w:pPr>
      <w:r>
        <w:rPr>
          <w:rFonts w:hint="eastAsia"/>
        </w:rPr>
        <w:t>getData function: to set the inner data property;</w:t>
      </w:r>
    </w:p>
    <w:p w:rsidR="004C5F87" w:rsidRDefault="004C5F87" w:rsidP="004C5F87">
      <w:pPr>
        <w:ind w:leftChars="600" w:left="1260"/>
      </w:pPr>
    </w:p>
    <w:p w:rsidR="004C5F87" w:rsidRDefault="004C5F87" w:rsidP="00E45D25">
      <w:pPr>
        <w:numPr>
          <w:ilvl w:val="2"/>
          <w:numId w:val="27"/>
        </w:numPr>
      </w:pPr>
      <w:r>
        <w:rPr>
          <w:rFonts w:hint="eastAsia"/>
        </w:rPr>
        <w:t>The bound UI controls (if it exists):</w:t>
      </w:r>
    </w:p>
    <w:p w:rsidR="004C5F87" w:rsidRDefault="004C5F87" w:rsidP="004C5F87">
      <w:pPr>
        <w:ind w:leftChars="600" w:left="1575" w:hangingChars="150" w:hanging="315"/>
      </w:pPr>
      <w:r>
        <w:rPr>
          <w:rFonts w:hint="eastAsia"/>
        </w:rPr>
        <w:t xml:space="preserve">updateValue function: to update the bound UI controls </w:t>
      </w:r>
      <w:r>
        <w:t>“</w:t>
      </w:r>
      <w:r>
        <w:rPr>
          <w:rFonts w:hint="eastAsia"/>
        </w:rPr>
        <w:t>UI value</w:t>
      </w:r>
      <w:r>
        <w:t>”</w:t>
      </w:r>
      <w:r>
        <w:rPr>
          <w:rFonts w:hint="eastAsia"/>
        </w:rPr>
        <w:t xml:space="preserve"> to inner value, and removed dirty marks;</w:t>
      </w:r>
    </w:p>
    <w:p w:rsidR="004C5F87" w:rsidRDefault="004C5F87" w:rsidP="004C5F87">
      <w:pPr>
        <w:ind w:leftChars="600" w:left="1260"/>
      </w:pPr>
      <w:r>
        <w:rPr>
          <w:rFonts w:hint="eastAsia"/>
        </w:rPr>
        <w:t xml:space="preserve">checkValue function: to check the bound UI controls; </w:t>
      </w:r>
    </w:p>
    <w:p w:rsidR="004C5F87" w:rsidRDefault="004C5F87" w:rsidP="004C5F87">
      <w:pPr>
        <w:ind w:leftChars="600" w:left="1260"/>
      </w:pPr>
      <w:r>
        <w:rPr>
          <w:rFonts w:hint="eastAsia"/>
        </w:rPr>
        <w:t xml:space="preserve">getDirtied function: to get the dirtied values from the bound UI controls; </w:t>
      </w:r>
    </w:p>
    <w:p w:rsidR="004C5F87" w:rsidRDefault="004C5F87" w:rsidP="004C5F87">
      <w:pPr>
        <w:ind w:leftChars="600" w:left="1260"/>
      </w:pPr>
      <w:r>
        <w:rPr>
          <w:rFonts w:hint="eastAsia"/>
        </w:rPr>
        <w:t>updateDataToUI function: to update the</w:t>
      </w:r>
      <w:r w:rsidRPr="004C5F87">
        <w:rPr>
          <w:rFonts w:hint="eastAsia"/>
        </w:rPr>
        <w:t xml:space="preserve"> </w:t>
      </w:r>
      <w:r>
        <w:rPr>
          <w:rFonts w:hint="eastAsia"/>
        </w:rPr>
        <w:t>inner data to the bound UI controls;</w:t>
      </w:r>
    </w:p>
    <w:p w:rsidR="004C5F87" w:rsidRDefault="004C5F87" w:rsidP="004C5F87">
      <w:pPr>
        <w:ind w:leftChars="600" w:left="1260"/>
      </w:pPr>
      <w:r>
        <w:rPr>
          <w:rFonts w:hint="eastAsia"/>
        </w:rPr>
        <w:t xml:space="preserve">updateDatafromUI function: to </w:t>
      </w:r>
      <w:r w:rsidR="00662774">
        <w:t>update</w:t>
      </w:r>
      <w:r>
        <w:rPr>
          <w:rFonts w:hint="eastAsia"/>
        </w:rPr>
        <w:t xml:space="preserve"> the inner data from the bound UI controls;</w:t>
      </w:r>
    </w:p>
    <w:p w:rsidR="004C5F87" w:rsidRDefault="004C5F87" w:rsidP="004C5F87">
      <w:pPr>
        <w:ind w:left="840" w:firstLine="420"/>
      </w:pPr>
    </w:p>
    <w:p w:rsidR="004C5F87" w:rsidRDefault="004C5F87" w:rsidP="00E45D25">
      <w:pPr>
        <w:numPr>
          <w:ilvl w:val="2"/>
          <w:numId w:val="27"/>
        </w:numPr>
      </w:pPr>
      <w:r>
        <w:rPr>
          <w:rFonts w:hint="eastAsia"/>
        </w:rPr>
        <w:t xml:space="preserve">The remoting data </w:t>
      </w:r>
      <w:r w:rsidR="00662774">
        <w:t>source</w:t>
      </w:r>
      <w:r>
        <w:rPr>
          <w:rFonts w:hint="eastAsia"/>
        </w:rPr>
        <w:t xml:space="preserve"> (if it exists): </w:t>
      </w:r>
    </w:p>
    <w:p w:rsidR="004C5F87" w:rsidRDefault="004C5F87" w:rsidP="004C5F87">
      <w:pPr>
        <w:ind w:leftChars="600" w:left="1260"/>
      </w:pPr>
      <w:r>
        <w:rPr>
          <w:rFonts w:hint="eastAsia"/>
        </w:rPr>
        <w:t>invoke function: invoke the remoting call;</w:t>
      </w:r>
    </w:p>
    <w:p w:rsidR="004C5F87" w:rsidRDefault="004C5F87" w:rsidP="004C5F87">
      <w:pPr>
        <w:ind w:leftChars="600" w:left="1260"/>
      </w:pPr>
      <w:r>
        <w:rPr>
          <w:rFonts w:hint="eastAsia"/>
        </w:rPr>
        <w:t>write function: invoke the writing type remoting call;</w:t>
      </w:r>
    </w:p>
    <w:p w:rsidR="004C5F87" w:rsidRDefault="004C5F87" w:rsidP="004C5F87">
      <w:pPr>
        <w:ind w:leftChars="600" w:left="1260"/>
      </w:pPr>
      <w:r>
        <w:rPr>
          <w:rFonts w:hint="eastAsia"/>
        </w:rPr>
        <w:t>read function: invoke the reading type remoting call; and update result data to the bound UI controls (updateDataToUI)</w:t>
      </w:r>
      <w:r>
        <w:rPr>
          <w:rFonts w:hint="eastAsia"/>
        </w:rPr>
        <w:t>；</w:t>
      </w:r>
    </w:p>
    <w:p w:rsidR="004C5F87" w:rsidRDefault="004C5F87" w:rsidP="004C5F87">
      <w:pPr>
        <w:ind w:leftChars="600" w:left="1260"/>
      </w:pPr>
    </w:p>
    <w:p w:rsidR="00375F9C" w:rsidRPr="00B73B43" w:rsidRDefault="005C781A" w:rsidP="00327CEB">
      <w:pPr>
        <w:ind w:firstLine="420"/>
        <w:rPr>
          <w:b/>
        </w:rPr>
      </w:pPr>
      <w:r>
        <w:rPr>
          <w:noProof/>
        </w:rPr>
        <w:lastRenderedPageBreak/>
        <mc:AlternateContent>
          <mc:Choice Requires="wpc">
            <w:drawing>
              <wp:inline distT="0" distB="0" distL="0" distR="0" wp14:anchorId="10AD3FE0" wp14:editId="6178290C">
                <wp:extent cx="5372100" cy="3343275"/>
                <wp:effectExtent l="0" t="0" r="0" b="9525"/>
                <wp:docPr id="689" name="画布 6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 name="Text Box 691"/>
                        <wps:cNvSpPr txBox="1">
                          <a:spLocks noChangeArrowheads="1"/>
                        </wps:cNvSpPr>
                        <wps:spPr bwMode="auto">
                          <a:xfrm>
                            <a:off x="228600" y="171450"/>
                            <a:ext cx="4572000" cy="69342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4C5F87">
                              <w:pPr>
                                <w:jc w:val="center"/>
                                <w:rPr>
                                  <w:b/>
                                </w:rPr>
                              </w:pPr>
                              <w:r>
                                <w:rPr>
                                  <w:b/>
                                </w:rPr>
                                <w:t>T</w:t>
                              </w:r>
                              <w:r>
                                <w:rPr>
                                  <w:rFonts w:hint="eastAsia"/>
                                  <w:b/>
                                </w:rPr>
                                <w:t xml:space="preserve">he bound </w:t>
                              </w:r>
                              <w:r w:rsidRPr="001715BD">
                                <w:rPr>
                                  <w:rFonts w:hint="eastAsia"/>
                                  <w:b/>
                                </w:rPr>
                                <w:t>UI</w:t>
                              </w:r>
                              <w:r>
                                <w:rPr>
                                  <w:rFonts w:hint="eastAsia"/>
                                  <w:b/>
                                </w:rPr>
                                <w:t xml:space="preserve"> (</w:t>
                              </w:r>
                              <w:r w:rsidRPr="004C5F87">
                                <w:rPr>
                                  <w:b/>
                                </w:rPr>
                                <w:t>If it exists</w:t>
                              </w:r>
                              <w:r>
                                <w:rPr>
                                  <w:rFonts w:hint="eastAsia"/>
                                  <w:b/>
                                </w:rPr>
                                <w:t>)</w:t>
                              </w:r>
                            </w:p>
                            <w:p w:rsidR="0023747D" w:rsidRPr="001715BD" w:rsidRDefault="0023747D" w:rsidP="004C5F87">
                              <w:pPr>
                                <w:jc w:val="center"/>
                                <w:rPr>
                                  <w:b/>
                                </w:rPr>
                              </w:pPr>
                            </w:p>
                            <w:p w:rsidR="0023747D" w:rsidRDefault="0023747D" w:rsidP="004C5F87">
                              <w:pPr>
                                <w:jc w:val="center"/>
                              </w:pPr>
                              <w:r>
                                <w:rPr>
                                  <w:rFonts w:hint="eastAsia"/>
                                </w:rPr>
                                <w:t>updateValue / checkValue / getDirtied</w:t>
                              </w:r>
                            </w:p>
                          </w:txbxContent>
                        </wps:txbx>
                        <wps:bodyPr rot="0" vert="horz" wrap="square" lIns="54000" tIns="46800" rIns="54000" bIns="45720" anchor="t" anchorCtr="0" upright="1">
                          <a:noAutofit/>
                        </wps:bodyPr>
                      </wps:wsp>
                      <wps:wsp>
                        <wps:cNvPr id="58" name="Text Box 692"/>
                        <wps:cNvSpPr txBox="1">
                          <a:spLocks noChangeArrowheads="1"/>
                        </wps:cNvSpPr>
                        <wps:spPr bwMode="auto">
                          <a:xfrm>
                            <a:off x="228600" y="1459230"/>
                            <a:ext cx="4572635" cy="693420"/>
                          </a:xfrm>
                          <a:prstGeom prst="rect">
                            <a:avLst/>
                          </a:prstGeom>
                          <a:solidFill>
                            <a:srgbClr val="FFFFFF"/>
                          </a:solidFill>
                          <a:ln w="38100" cmpd="dbl"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4C5F87">
                              <w:pPr>
                                <w:jc w:val="center"/>
                                <w:rPr>
                                  <w:b/>
                                </w:rPr>
                              </w:pPr>
                            </w:p>
                            <w:p w:rsidR="0023747D" w:rsidRPr="001715BD" w:rsidRDefault="0052530C" w:rsidP="004C5F87">
                              <w:pPr>
                                <w:jc w:val="center"/>
                                <w:rPr>
                                  <w:b/>
                                </w:rPr>
                              </w:pPr>
                              <w:r>
                                <w:rPr>
                                  <w:b/>
                                </w:rPr>
                                <w:t>I</w:t>
                              </w:r>
                              <w:r>
                                <w:rPr>
                                  <w:rFonts w:hint="eastAsia"/>
                                  <w:b/>
                                </w:rPr>
                                <w:t xml:space="preserve">nner </w:t>
                              </w:r>
                              <w:r w:rsidR="0023747D">
                                <w:rPr>
                                  <w:rFonts w:hint="eastAsia"/>
                                  <w:b/>
                                </w:rPr>
                                <w:t>d</w:t>
                              </w:r>
                              <w:r w:rsidR="0023747D" w:rsidRPr="001715BD">
                                <w:rPr>
                                  <w:rFonts w:hint="eastAsia"/>
                                  <w:b/>
                                </w:rPr>
                                <w:t>ata</w:t>
                              </w:r>
                              <w:r w:rsidR="0023747D">
                                <w:rPr>
                                  <w:rFonts w:hint="eastAsia"/>
                                  <w:b/>
                                </w:rPr>
                                <w:t xml:space="preserve"> property</w:t>
                              </w:r>
                            </w:p>
                          </w:txbxContent>
                        </wps:txbx>
                        <wps:bodyPr rot="0" vert="horz" wrap="square" lIns="54000" tIns="46800" rIns="54000" bIns="45720" anchor="t" anchorCtr="0" upright="1">
                          <a:noAutofit/>
                        </wps:bodyPr>
                      </wps:wsp>
                      <wps:wsp>
                        <wps:cNvPr id="59" name="Text Box 693"/>
                        <wps:cNvSpPr txBox="1">
                          <a:spLocks noChangeArrowheads="1"/>
                        </wps:cNvSpPr>
                        <wps:spPr bwMode="auto">
                          <a:xfrm>
                            <a:off x="228600" y="2647950"/>
                            <a:ext cx="4572635" cy="59436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4C5F87">
                              <w:pPr>
                                <w:jc w:val="center"/>
                              </w:pPr>
                            </w:p>
                            <w:p w:rsidR="0023747D" w:rsidRPr="001715BD" w:rsidRDefault="0023747D" w:rsidP="004C5F87">
                              <w:pPr>
                                <w:jc w:val="center"/>
                                <w:rPr>
                                  <w:b/>
                                </w:rPr>
                              </w:pPr>
                              <w:r>
                                <w:rPr>
                                  <w:b/>
                                </w:rPr>
                                <w:t>T</w:t>
                              </w:r>
                              <w:r>
                                <w:rPr>
                                  <w:rFonts w:hint="eastAsia"/>
                                  <w:b/>
                                </w:rPr>
                                <w:t>he remoting data source (</w:t>
                              </w:r>
                              <w:r w:rsidRPr="004C5F87">
                                <w:rPr>
                                  <w:b/>
                                </w:rPr>
                                <w:t>If it exists</w:t>
                              </w:r>
                              <w:r>
                                <w:rPr>
                                  <w:rFonts w:hint="eastAsia"/>
                                  <w:b/>
                                </w:rPr>
                                <w:t>)</w:t>
                              </w:r>
                            </w:p>
                          </w:txbxContent>
                        </wps:txbx>
                        <wps:bodyPr rot="0" vert="horz" wrap="square" lIns="54000" tIns="46800" rIns="54000" bIns="45720" anchor="t" anchorCtr="0" upright="1">
                          <a:noAutofit/>
                        </wps:bodyPr>
                      </wps:wsp>
                      <wps:wsp>
                        <wps:cNvPr id="61" name="Line 694"/>
                        <wps:cNvCnPr/>
                        <wps:spPr bwMode="auto">
                          <a:xfrm flipV="1">
                            <a:off x="914400" y="864870"/>
                            <a:ext cx="0" cy="59436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695"/>
                        <wps:cNvCnPr/>
                        <wps:spPr bwMode="auto">
                          <a:xfrm>
                            <a:off x="3886200" y="864870"/>
                            <a:ext cx="0" cy="59436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Text Box 696"/>
                        <wps:cNvSpPr txBox="1">
                          <a:spLocks noChangeArrowheads="1"/>
                        </wps:cNvSpPr>
                        <wps:spPr bwMode="auto">
                          <a:xfrm>
                            <a:off x="2743200" y="1062990"/>
                            <a:ext cx="114300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747D" w:rsidRDefault="0023747D" w:rsidP="004C5F87">
                              <w:r>
                                <w:rPr>
                                  <w:rFonts w:hint="eastAsia"/>
                                </w:rPr>
                                <w:t>updateDatafromUI</w:t>
                              </w:r>
                            </w:p>
                          </w:txbxContent>
                        </wps:txbx>
                        <wps:bodyPr rot="0" vert="horz" wrap="square" lIns="54000" tIns="46800" rIns="54000" bIns="45720" anchor="t" anchorCtr="0" upright="1">
                          <a:noAutofit/>
                        </wps:bodyPr>
                      </wps:wsp>
                      <wps:wsp>
                        <wps:cNvPr id="66" name="Text Box 697"/>
                        <wps:cNvSpPr txBox="1">
                          <a:spLocks noChangeArrowheads="1"/>
                        </wps:cNvSpPr>
                        <wps:spPr bwMode="auto">
                          <a:xfrm>
                            <a:off x="914400" y="1062990"/>
                            <a:ext cx="114300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747D" w:rsidRDefault="0023747D" w:rsidP="004C5F87">
                              <w:r>
                                <w:rPr>
                                  <w:rFonts w:hint="eastAsia"/>
                                </w:rPr>
                                <w:t>updateDataToUI</w:t>
                              </w:r>
                            </w:p>
                          </w:txbxContent>
                        </wps:txbx>
                        <wps:bodyPr rot="0" vert="horz" wrap="square" lIns="54000" tIns="46800" rIns="54000" bIns="45720" anchor="t" anchorCtr="0" upright="1">
                          <a:noAutofit/>
                        </wps:bodyPr>
                      </wps:wsp>
                      <wps:wsp>
                        <wps:cNvPr id="68" name="Line 698"/>
                        <wps:cNvCnPr/>
                        <wps:spPr bwMode="auto">
                          <a:xfrm>
                            <a:off x="0" y="1954530"/>
                            <a:ext cx="800100" cy="635"/>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Line 699"/>
                        <wps:cNvCnPr/>
                        <wps:spPr bwMode="auto">
                          <a:xfrm>
                            <a:off x="4229100" y="1954530"/>
                            <a:ext cx="914400" cy="635"/>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Text Box 700"/>
                        <wps:cNvSpPr txBox="1">
                          <a:spLocks noChangeArrowheads="1"/>
                        </wps:cNvSpPr>
                        <wps:spPr bwMode="auto">
                          <a:xfrm>
                            <a:off x="228600" y="1657350"/>
                            <a:ext cx="114300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747D" w:rsidRDefault="0023747D" w:rsidP="004C5F87">
                              <w:r>
                                <w:rPr>
                                  <w:rFonts w:hint="eastAsia"/>
                                </w:rPr>
                                <w:t>setData</w:t>
                              </w:r>
                            </w:p>
                          </w:txbxContent>
                        </wps:txbx>
                        <wps:bodyPr rot="0" vert="horz" wrap="square" lIns="54000" tIns="46800" rIns="54000" bIns="45720" anchor="t" anchorCtr="0" upright="1">
                          <a:noAutofit/>
                        </wps:bodyPr>
                      </wps:wsp>
                      <wps:wsp>
                        <wps:cNvPr id="75" name="Text Box 701"/>
                        <wps:cNvSpPr txBox="1">
                          <a:spLocks noChangeArrowheads="1"/>
                        </wps:cNvSpPr>
                        <wps:spPr bwMode="auto">
                          <a:xfrm>
                            <a:off x="3657600" y="1657350"/>
                            <a:ext cx="114300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747D" w:rsidRDefault="0023747D" w:rsidP="004C5F87">
                              <w:pPr>
                                <w:jc w:val="right"/>
                              </w:pPr>
                              <w:r>
                                <w:rPr>
                                  <w:rFonts w:hint="eastAsia"/>
                                </w:rPr>
                                <w:t>getData</w:t>
                              </w:r>
                            </w:p>
                          </w:txbxContent>
                        </wps:txbx>
                        <wps:bodyPr rot="0" vert="horz" wrap="square" lIns="54000" tIns="46800" rIns="54000" bIns="45720" anchor="t" anchorCtr="0" upright="1">
                          <a:noAutofit/>
                        </wps:bodyPr>
                      </wps:wsp>
                      <wps:wsp>
                        <wps:cNvPr id="77" name="Text Box 702"/>
                        <wps:cNvSpPr txBox="1">
                          <a:spLocks noChangeArrowheads="1"/>
                        </wps:cNvSpPr>
                        <wps:spPr bwMode="auto">
                          <a:xfrm>
                            <a:off x="2400300" y="2251710"/>
                            <a:ext cx="114300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747D" w:rsidRDefault="0023747D" w:rsidP="004C5F87">
                              <w:pPr>
                                <w:jc w:val="right"/>
                              </w:pPr>
                              <w:r>
                                <w:rPr>
                                  <w:rFonts w:hint="eastAsia"/>
                                </w:rPr>
                                <w:t>invoke (callback</w:t>
                              </w:r>
                              <w:r>
                                <w:rPr>
                                  <w:rFonts w:hint="eastAsia"/>
                                </w:rPr>
                                <w:t>）</w:t>
                              </w:r>
                            </w:p>
                          </w:txbxContent>
                        </wps:txbx>
                        <wps:bodyPr rot="0" vert="horz" wrap="square" lIns="54000" tIns="46800" rIns="54000" bIns="45720" anchor="t" anchorCtr="0" upright="1">
                          <a:noAutofit/>
                        </wps:bodyPr>
                      </wps:wsp>
                      <wps:wsp>
                        <wps:cNvPr id="79" name="Freeform 703"/>
                        <wps:cNvSpPr>
                          <a:spLocks/>
                        </wps:cNvSpPr>
                        <wps:spPr bwMode="auto">
                          <a:xfrm>
                            <a:off x="2400300" y="2152650"/>
                            <a:ext cx="361950" cy="709930"/>
                          </a:xfrm>
                          <a:custGeom>
                            <a:avLst/>
                            <a:gdLst>
                              <a:gd name="T0" fmla="*/ 30 w 570"/>
                              <a:gd name="T1" fmla="*/ 0 h 1118"/>
                              <a:gd name="T2" fmla="*/ 30 w 570"/>
                              <a:gd name="T3" fmla="*/ 624 h 1118"/>
                              <a:gd name="T4" fmla="*/ 30 w 570"/>
                              <a:gd name="T5" fmla="*/ 936 h 1118"/>
                              <a:gd name="T6" fmla="*/ 210 w 570"/>
                              <a:gd name="T7" fmla="*/ 1040 h 1118"/>
                              <a:gd name="T8" fmla="*/ 570 w 570"/>
                              <a:gd name="T9" fmla="*/ 468 h 1118"/>
                            </a:gdLst>
                            <a:ahLst/>
                            <a:cxnLst>
                              <a:cxn ang="0">
                                <a:pos x="T0" y="T1"/>
                              </a:cxn>
                              <a:cxn ang="0">
                                <a:pos x="T2" y="T3"/>
                              </a:cxn>
                              <a:cxn ang="0">
                                <a:pos x="T4" y="T5"/>
                              </a:cxn>
                              <a:cxn ang="0">
                                <a:pos x="T6" y="T7"/>
                              </a:cxn>
                              <a:cxn ang="0">
                                <a:pos x="T8" y="T9"/>
                              </a:cxn>
                            </a:cxnLst>
                            <a:rect l="0" t="0" r="r" b="b"/>
                            <a:pathLst>
                              <a:path w="570" h="1118">
                                <a:moveTo>
                                  <a:pt x="30" y="0"/>
                                </a:moveTo>
                                <a:cubicBezTo>
                                  <a:pt x="30" y="234"/>
                                  <a:pt x="30" y="468"/>
                                  <a:pt x="30" y="624"/>
                                </a:cubicBezTo>
                                <a:cubicBezTo>
                                  <a:pt x="30" y="780"/>
                                  <a:pt x="0" y="867"/>
                                  <a:pt x="30" y="936"/>
                                </a:cubicBezTo>
                                <a:cubicBezTo>
                                  <a:pt x="60" y="1005"/>
                                  <a:pt x="120" y="1118"/>
                                  <a:pt x="210" y="1040"/>
                                </a:cubicBezTo>
                                <a:cubicBezTo>
                                  <a:pt x="300" y="962"/>
                                  <a:pt x="435" y="715"/>
                                  <a:pt x="570" y="468"/>
                                </a:cubicBezTo>
                              </a:path>
                            </a:pathLst>
                          </a:custGeom>
                          <a:noFill/>
                          <a:ln w="12700" cap="flat" cmpd="sng">
                            <a:solidFill>
                              <a:srgbClr val="000000"/>
                            </a:solidFill>
                            <a:prstDash val="solid"/>
                            <a:round/>
                            <a:headEnd/>
                            <a:tailEnd type="arrow"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wps:wsp>
                        <wps:cNvPr id="80" name="Text Box 704"/>
                        <wps:cNvSpPr txBox="1">
                          <a:spLocks noChangeArrowheads="1"/>
                        </wps:cNvSpPr>
                        <wps:spPr bwMode="auto">
                          <a:xfrm>
                            <a:off x="704850" y="2242185"/>
                            <a:ext cx="1581150" cy="5048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747D" w:rsidRDefault="0023747D" w:rsidP="004C5F87">
                              <w:r>
                                <w:rPr>
                                  <w:rFonts w:hint="eastAsia"/>
                                </w:rPr>
                                <w:t>read (callback,</w:t>
                              </w:r>
                            </w:p>
                            <w:p w:rsidR="0023747D" w:rsidRDefault="0023747D" w:rsidP="004C5F87">
                              <w:pPr>
                                <w:ind w:firstLineChars="150" w:firstLine="315"/>
                              </w:pPr>
                              <w:r>
                                <w:rPr>
                                  <w:rFonts w:hint="eastAsia"/>
                                </w:rPr>
                                <w:t>and reflect to UI)</w:t>
                              </w:r>
                            </w:p>
                          </w:txbxContent>
                        </wps:txbx>
                        <wps:bodyPr rot="0" vert="horz" wrap="square" lIns="54000" tIns="46800" rIns="54000" bIns="45720" anchor="t" anchorCtr="0" upright="1">
                          <a:noAutofit/>
                        </wps:bodyPr>
                      </wps:wsp>
                      <wps:wsp>
                        <wps:cNvPr id="82" name="Text Box 705"/>
                        <wps:cNvSpPr txBox="1">
                          <a:spLocks noChangeArrowheads="1"/>
                        </wps:cNvSpPr>
                        <wps:spPr bwMode="auto">
                          <a:xfrm>
                            <a:off x="4000500" y="2242185"/>
                            <a:ext cx="102870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747D" w:rsidRDefault="0023747D" w:rsidP="004C5F87">
                              <w:pPr>
                                <w:jc w:val="right"/>
                              </w:pPr>
                              <w:r>
                                <w:rPr>
                                  <w:rFonts w:hint="eastAsia"/>
                                </w:rPr>
                                <w:t>write (callback)</w:t>
                              </w:r>
                            </w:p>
                          </w:txbxContent>
                        </wps:txbx>
                        <wps:bodyPr rot="0" vert="horz" wrap="square" lIns="54000" tIns="46800" rIns="54000" bIns="45720" anchor="t" anchorCtr="0" upright="1">
                          <a:noAutofit/>
                        </wps:bodyPr>
                      </wps:wsp>
                      <wps:wsp>
                        <wps:cNvPr id="84" name="Freeform 706"/>
                        <wps:cNvSpPr>
                          <a:spLocks/>
                        </wps:cNvSpPr>
                        <wps:spPr bwMode="auto">
                          <a:xfrm>
                            <a:off x="3886200" y="2143125"/>
                            <a:ext cx="361950" cy="709930"/>
                          </a:xfrm>
                          <a:custGeom>
                            <a:avLst/>
                            <a:gdLst>
                              <a:gd name="T0" fmla="*/ 30 w 570"/>
                              <a:gd name="T1" fmla="*/ 0 h 1118"/>
                              <a:gd name="T2" fmla="*/ 30 w 570"/>
                              <a:gd name="T3" fmla="*/ 624 h 1118"/>
                              <a:gd name="T4" fmla="*/ 30 w 570"/>
                              <a:gd name="T5" fmla="*/ 936 h 1118"/>
                              <a:gd name="T6" fmla="*/ 210 w 570"/>
                              <a:gd name="T7" fmla="*/ 1040 h 1118"/>
                              <a:gd name="T8" fmla="*/ 570 w 570"/>
                              <a:gd name="T9" fmla="*/ 468 h 1118"/>
                            </a:gdLst>
                            <a:ahLst/>
                            <a:cxnLst>
                              <a:cxn ang="0">
                                <a:pos x="T0" y="T1"/>
                              </a:cxn>
                              <a:cxn ang="0">
                                <a:pos x="T2" y="T3"/>
                              </a:cxn>
                              <a:cxn ang="0">
                                <a:pos x="T4" y="T5"/>
                              </a:cxn>
                              <a:cxn ang="0">
                                <a:pos x="T6" y="T7"/>
                              </a:cxn>
                              <a:cxn ang="0">
                                <a:pos x="T8" y="T9"/>
                              </a:cxn>
                            </a:cxnLst>
                            <a:rect l="0" t="0" r="r" b="b"/>
                            <a:pathLst>
                              <a:path w="570" h="1118">
                                <a:moveTo>
                                  <a:pt x="30" y="0"/>
                                </a:moveTo>
                                <a:cubicBezTo>
                                  <a:pt x="30" y="234"/>
                                  <a:pt x="30" y="468"/>
                                  <a:pt x="30" y="624"/>
                                </a:cubicBezTo>
                                <a:cubicBezTo>
                                  <a:pt x="30" y="780"/>
                                  <a:pt x="0" y="867"/>
                                  <a:pt x="30" y="936"/>
                                </a:cubicBezTo>
                                <a:cubicBezTo>
                                  <a:pt x="60" y="1005"/>
                                  <a:pt x="120" y="1118"/>
                                  <a:pt x="210" y="1040"/>
                                </a:cubicBezTo>
                                <a:cubicBezTo>
                                  <a:pt x="300" y="962"/>
                                  <a:pt x="435" y="715"/>
                                  <a:pt x="570" y="468"/>
                                </a:cubicBezTo>
                              </a:path>
                            </a:pathLst>
                          </a:custGeom>
                          <a:noFill/>
                          <a:ln w="12700" cap="flat" cmpd="sng">
                            <a:solidFill>
                              <a:srgbClr val="000000"/>
                            </a:solidFill>
                            <a:prstDash val="solid"/>
                            <a:round/>
                            <a:headEnd/>
                            <a:tailEnd type="arrow"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wps:wsp>
                        <wps:cNvPr id="86" name="Freeform 707"/>
                        <wps:cNvSpPr>
                          <a:spLocks/>
                        </wps:cNvSpPr>
                        <wps:spPr bwMode="auto">
                          <a:xfrm>
                            <a:off x="647700" y="864870"/>
                            <a:ext cx="1752600" cy="1991360"/>
                          </a:xfrm>
                          <a:custGeom>
                            <a:avLst/>
                            <a:gdLst>
                              <a:gd name="T0" fmla="*/ 60 w 2760"/>
                              <a:gd name="T1" fmla="*/ 2028 h 3136"/>
                              <a:gd name="T2" fmla="*/ 60 w 2760"/>
                              <a:gd name="T3" fmla="*/ 2964 h 3136"/>
                              <a:gd name="T4" fmla="*/ 420 w 2760"/>
                              <a:gd name="T5" fmla="*/ 3061 h 3136"/>
                              <a:gd name="T6" fmla="*/ 780 w 2760"/>
                              <a:gd name="T7" fmla="*/ 2808 h 3136"/>
                              <a:gd name="T8" fmla="*/ 1500 w 2760"/>
                              <a:gd name="T9" fmla="*/ 2028 h 3136"/>
                              <a:gd name="T10" fmla="*/ 2760 w 2760"/>
                              <a:gd name="T11" fmla="*/ 0 h 3136"/>
                            </a:gdLst>
                            <a:ahLst/>
                            <a:cxnLst>
                              <a:cxn ang="0">
                                <a:pos x="T0" y="T1"/>
                              </a:cxn>
                              <a:cxn ang="0">
                                <a:pos x="T2" y="T3"/>
                              </a:cxn>
                              <a:cxn ang="0">
                                <a:pos x="T4" y="T5"/>
                              </a:cxn>
                              <a:cxn ang="0">
                                <a:pos x="T6" y="T7"/>
                              </a:cxn>
                              <a:cxn ang="0">
                                <a:pos x="T8" y="T9"/>
                              </a:cxn>
                              <a:cxn ang="0">
                                <a:pos x="T10" y="T11"/>
                              </a:cxn>
                            </a:cxnLst>
                            <a:rect l="0" t="0" r="r" b="b"/>
                            <a:pathLst>
                              <a:path w="2760" h="3136">
                                <a:moveTo>
                                  <a:pt x="60" y="2028"/>
                                </a:moveTo>
                                <a:cubicBezTo>
                                  <a:pt x="30" y="2410"/>
                                  <a:pt x="0" y="2792"/>
                                  <a:pt x="60" y="2964"/>
                                </a:cubicBezTo>
                                <a:cubicBezTo>
                                  <a:pt x="120" y="3136"/>
                                  <a:pt x="300" y="3087"/>
                                  <a:pt x="420" y="3061"/>
                                </a:cubicBezTo>
                                <a:cubicBezTo>
                                  <a:pt x="540" y="3035"/>
                                  <a:pt x="600" y="2980"/>
                                  <a:pt x="780" y="2808"/>
                                </a:cubicBezTo>
                                <a:cubicBezTo>
                                  <a:pt x="960" y="2636"/>
                                  <a:pt x="1170" y="2496"/>
                                  <a:pt x="1500" y="2028"/>
                                </a:cubicBezTo>
                                <a:cubicBezTo>
                                  <a:pt x="1830" y="1560"/>
                                  <a:pt x="2295" y="780"/>
                                  <a:pt x="2760" y="0"/>
                                </a:cubicBezTo>
                              </a:path>
                            </a:pathLst>
                          </a:custGeom>
                          <a:noFill/>
                          <a:ln w="12700" cap="flat" cmpd="sng">
                            <a:solidFill>
                              <a:srgbClr val="000000"/>
                            </a:solidFill>
                            <a:prstDash val="solid"/>
                            <a:round/>
                            <a:headEnd/>
                            <a:tailEnd type="arrow"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wps:wsp>
                        <wps:cNvPr id="1215" name="矩形 1215"/>
                        <wps:cNvSpPr/>
                        <wps:spPr>
                          <a:xfrm>
                            <a:off x="114300" y="95250"/>
                            <a:ext cx="4914900" cy="32385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689" o:spid="_x0000_s2082" editas="canvas" style="width:423pt;height:263.25pt;mso-position-horizontal-relative:char;mso-position-vertical-relative:line" coordsize="53721,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">
                <v:shape id="_x0000_s2083" type="#_x0000_t75" style="position:absolute;width:53721;height:33432;visibility:visible;mso-wrap-style:square">
                  <v:fill o:detectmouseclick="t"/>
                  <v:path o:connecttype="none"/>
                </v:shape>
                <v:shape id="Text Box 691" o:spid="_x0000_s2084" type="#_x0000_t202" style="position:absolute;left:2286;top:1714;width:45720;height:6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XsEcYA&#10;AADbAAAADwAAAGRycy9kb3ducmV2LnhtbESPQWvCQBSE70L/w/IK3nRTi7akriFIK6J4qFUkt2f2&#10;mYRm34bsqum/7wqCx2FmvmGmSWdqcaHWVZYVvAwjEMS51RUXCnY/X4N3EM4ja6wtk4I/cpDMnnpT&#10;jLW98jddtr4QAcIuRgWl900spctLMuiGtiEO3sm2Bn2QbSF1i9cAN7UcRdFEGqw4LJTY0Lyk/Hd7&#10;NgpGx8/9Qqf7tzm/nurN6pCtj1mmVP+5Sz9AeOr8I3xvL7WC8QRuX8IP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XsEcYAAADbAAAADwAAAAAAAAAAAAAAAACYAgAAZHJz&#10;L2Rvd25yZXYueG1sUEsFBgAAAAAEAAQA9QAAAIsDAAAAAA==&#10;" strokeweight="1pt">
                  <v:textbox inset="1.5mm,1.3mm,1.5mm">
                    <w:txbxContent>
                      <w:p w:rsidR="0023747D" w:rsidRDefault="0023747D" w:rsidP="004C5F87">
                        <w:pPr>
                          <w:jc w:val="center"/>
                          <w:rPr>
                            <w:b/>
                          </w:rPr>
                        </w:pPr>
                        <w:r>
                          <w:rPr>
                            <w:b/>
                          </w:rPr>
                          <w:t>T</w:t>
                        </w:r>
                        <w:r>
                          <w:rPr>
                            <w:rFonts w:hint="eastAsia"/>
                            <w:b/>
                          </w:rPr>
                          <w:t xml:space="preserve">he bound </w:t>
                        </w:r>
                        <w:r w:rsidRPr="001715BD">
                          <w:rPr>
                            <w:rFonts w:hint="eastAsia"/>
                            <w:b/>
                          </w:rPr>
                          <w:t>UI</w:t>
                        </w:r>
                        <w:r>
                          <w:rPr>
                            <w:rFonts w:hint="eastAsia"/>
                            <w:b/>
                          </w:rPr>
                          <w:t xml:space="preserve"> (</w:t>
                        </w:r>
                        <w:r w:rsidRPr="004C5F87">
                          <w:rPr>
                            <w:b/>
                          </w:rPr>
                          <w:t>If it exists</w:t>
                        </w:r>
                        <w:r>
                          <w:rPr>
                            <w:rFonts w:hint="eastAsia"/>
                            <w:b/>
                          </w:rPr>
                          <w:t>)</w:t>
                        </w:r>
                      </w:p>
                      <w:p w:rsidR="0023747D" w:rsidRPr="001715BD" w:rsidRDefault="0023747D" w:rsidP="004C5F87">
                        <w:pPr>
                          <w:jc w:val="center"/>
                          <w:rPr>
                            <w:b/>
                          </w:rPr>
                        </w:pPr>
                      </w:p>
                      <w:p w:rsidR="0023747D" w:rsidRDefault="0023747D" w:rsidP="004C5F87">
                        <w:pPr>
                          <w:jc w:val="center"/>
                        </w:pPr>
                        <w:proofErr w:type="gramStart"/>
                        <w:r>
                          <w:rPr>
                            <w:rFonts w:hint="eastAsia"/>
                          </w:rPr>
                          <w:t>updateValue</w:t>
                        </w:r>
                        <w:proofErr w:type="gramEnd"/>
                        <w:r>
                          <w:rPr>
                            <w:rFonts w:hint="eastAsia"/>
                          </w:rPr>
                          <w:t xml:space="preserve"> / checkValue / getDirtied</w:t>
                        </w:r>
                      </w:p>
                    </w:txbxContent>
                  </v:textbox>
                </v:shape>
                <v:shape id="Text Box 692" o:spid="_x0000_s2085" type="#_x0000_t202" style="position:absolute;left:2286;top:14592;width:45726;height:6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O2DcEA&#10;AADbAAAADwAAAGRycy9kb3ducmV2LnhtbERPz2vCMBS+C/sfwht4kZlOqmxdU5GB4i6COnZ+JG9t&#10;WfNSk1jrf78cBjt+fL/L9Wg7MZAPrWMFz/MMBLF2puVawed5+/QCIkRkg51jUnCnAOvqYVJiYdyN&#10;jzScYi1SCIcCFTQx9oWUQTdkMcxdT5y4b+ctxgR9LY3HWwq3nVxk2UpabDk1NNjTe0P653S1Chbh&#10;S77O9v6efWi6WL3LD/mQKzV9HDdvICKN8V/8594bBcs0Nn1JP0B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Dtg3BAAAA2wAAAA8AAAAAAAAAAAAAAAAAmAIAAGRycy9kb3du&#10;cmV2LnhtbFBLBQYAAAAABAAEAPUAAACGAwAAAAA=&#10;" strokeweight="3pt">
                  <v:stroke linestyle="thinThin"/>
                  <v:textbox inset="1.5mm,1.3mm,1.5mm">
                    <w:txbxContent>
                      <w:p w:rsidR="0023747D" w:rsidRDefault="0023747D" w:rsidP="004C5F87">
                        <w:pPr>
                          <w:jc w:val="center"/>
                          <w:rPr>
                            <w:b/>
                          </w:rPr>
                        </w:pPr>
                      </w:p>
                      <w:p w:rsidR="0023747D" w:rsidRPr="001715BD" w:rsidRDefault="0052530C" w:rsidP="004C5F87">
                        <w:pPr>
                          <w:jc w:val="center"/>
                          <w:rPr>
                            <w:b/>
                          </w:rPr>
                        </w:pPr>
                        <w:r>
                          <w:rPr>
                            <w:b/>
                          </w:rPr>
                          <w:t>I</w:t>
                        </w:r>
                        <w:r>
                          <w:rPr>
                            <w:rFonts w:hint="eastAsia"/>
                            <w:b/>
                          </w:rPr>
                          <w:t xml:space="preserve">nner </w:t>
                        </w:r>
                        <w:r w:rsidR="0023747D">
                          <w:rPr>
                            <w:rFonts w:hint="eastAsia"/>
                            <w:b/>
                          </w:rPr>
                          <w:t>d</w:t>
                        </w:r>
                        <w:r w:rsidR="0023747D" w:rsidRPr="001715BD">
                          <w:rPr>
                            <w:rFonts w:hint="eastAsia"/>
                            <w:b/>
                          </w:rPr>
                          <w:t>ata</w:t>
                        </w:r>
                        <w:r w:rsidR="0023747D">
                          <w:rPr>
                            <w:rFonts w:hint="eastAsia"/>
                            <w:b/>
                          </w:rPr>
                          <w:t xml:space="preserve"> property</w:t>
                        </w:r>
                      </w:p>
                    </w:txbxContent>
                  </v:textbox>
                </v:shape>
                <v:shape id="Text Box 693" o:spid="_x0000_s2086" type="#_x0000_t202" style="position:absolute;left:2286;top:26479;width:45726;height:5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4Y8YA&#10;AADbAAAADwAAAGRycy9kb3ducmV2LnhtbESPQWvCQBSE7wX/w/KE3upGpWpjVhGxpVQ8VCuS20v2&#10;mQSzb0N2q+m/7xaEHoeZ+YZJlp2pxZVaV1lWMBxEIIhzqysuFHwdXp9mIJxH1lhbJgU/5GC56D0k&#10;GGt740+67n0hAoRdjApK75tYSpeXZNANbEMcvLNtDfog20LqFm8Bbmo5iqKJNFhxWCixoXVJ+WX/&#10;bRSMss3xTa+O0zWPz/Xu45RuszRV6rHfreYgPHX+P3xvv2sFzy/w9yX8AL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4Y8YAAADbAAAADwAAAAAAAAAAAAAAAACYAgAAZHJz&#10;L2Rvd25yZXYueG1sUEsFBgAAAAAEAAQA9QAAAIsDAAAAAA==&#10;" strokeweight="1pt">
                  <v:textbox inset="1.5mm,1.3mm,1.5mm">
                    <w:txbxContent>
                      <w:p w:rsidR="0023747D" w:rsidRDefault="0023747D" w:rsidP="004C5F87">
                        <w:pPr>
                          <w:jc w:val="center"/>
                        </w:pPr>
                      </w:p>
                      <w:p w:rsidR="0023747D" w:rsidRPr="001715BD" w:rsidRDefault="0023747D" w:rsidP="004C5F87">
                        <w:pPr>
                          <w:jc w:val="center"/>
                          <w:rPr>
                            <w:b/>
                          </w:rPr>
                        </w:pPr>
                        <w:r>
                          <w:rPr>
                            <w:b/>
                          </w:rPr>
                          <w:t>T</w:t>
                        </w:r>
                        <w:r>
                          <w:rPr>
                            <w:rFonts w:hint="eastAsia"/>
                            <w:b/>
                          </w:rPr>
                          <w:t>he remoting data source (</w:t>
                        </w:r>
                        <w:r w:rsidRPr="004C5F87">
                          <w:rPr>
                            <w:b/>
                          </w:rPr>
                          <w:t>If it exists</w:t>
                        </w:r>
                        <w:r>
                          <w:rPr>
                            <w:rFonts w:hint="eastAsia"/>
                            <w:b/>
                          </w:rPr>
                          <w:t>)</w:t>
                        </w:r>
                      </w:p>
                    </w:txbxContent>
                  </v:textbox>
                </v:shape>
                <v:line id="Line 694" o:spid="_x0000_s2087" style="position:absolute;flip:y;visibility:visible;mso-wrap-style:square" from="9144,8648" to="9144,14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bpl8QAAADbAAAADwAAAGRycy9kb3ducmV2LnhtbESPQWvCQBSE7wX/w/KE3nRjBQnRVUQQ&#10;xULBtOL1JfvMRrNvQ3ar6b/vFoQeh5n5hlmsetuIO3W+dqxgMk5AEJdO11wp+PrcjlIQPiBrbByT&#10;gh/ysFoOXhaYaffgI93zUIkIYZ+hAhNCm0npS0MW/di1xNG7uM5iiLKrpO7wEeG2kW9JMpMWa44L&#10;BlvaGCpv+bdVMG33h4s9mvz8kRbp7noqinLzrtTrsF/PQQTqw3/42d5rBbMJ/H2JP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5umXxAAAANsAAAAPAAAAAAAAAAAA&#10;AAAAAKECAABkcnMvZG93bnJldi54bWxQSwUGAAAAAAQABAD5AAAAkgMAAAAA&#10;" strokeweight="1pt">
                  <v:stroke endarrow="block"/>
                </v:line>
                <v:line id="Line 695" o:spid="_x0000_s2088" style="position:absolute;visibility:visible;mso-wrap-style:square" from="38862,8648" to="38862,14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dge8MAAADbAAAADwAAAGRycy9kb3ducmV2LnhtbESPT4vCMBTE7wt+h/AEb2tqBXepxiKC&#10;oh4W1j+It0fzbIvNS2lird9+Iwh7HGbmN8ws7UwlWmpcaVnBaBiBIM6sLjlXcDysPr9BOI+ssbJM&#10;Cp7kIJ33PmaYaPvgX2r3PhcBwi5BBYX3dSKlywoy6Ia2Jg7e1TYGfZBNLnWDjwA3lYyjaCINlhwW&#10;CqxpWVB229+Ngqx1rfmKz1u5osO6u/zY0y63Sg363WIKwlPn/8Pv9kYrmIzh9SX8AD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3YHvDAAAA2wAAAA8AAAAAAAAAAAAA&#10;AAAAoQIAAGRycy9kb3ducmV2LnhtbFBLBQYAAAAABAAEAPkAAACRAwAAAAA=&#10;" strokeweight="1pt">
                  <v:stroke endarrow="block"/>
                </v:line>
                <v:shape id="Text Box 696" o:spid="_x0000_s2089" type="#_x0000_t202" style="position:absolute;left:27432;top:10629;width:1143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umsQA&#10;AADbAAAADwAAAGRycy9kb3ducmV2LnhtbESPQWsCMRSE7wX/Q3hCbzWr1EVXo1hB8NBL7Qoen5vn&#10;7uLmZZtETf99Uyj0OMzMN8xyHU0n7uR8a1nBeJSBIK6sbrlWUH7uXmYgfEDW2FkmBd/kYb0aPC2x&#10;0PbBH3Q/hFokCPsCFTQh9IWUvmrIoB/Znjh5F+sMhiRdLbXDR4KbTk6yLJcGW04LDfa0bai6Hm5G&#10;wVc+i+54fnuNe/OO5SUvT/NpptTzMG4WIALF8B/+a++1gnwKv1/SD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YLprEAAAA2wAAAA8AAAAAAAAAAAAAAAAAmAIAAGRycy9k&#10;b3ducmV2LnhtbFBLBQYAAAAABAAEAPUAAACJAwAAAAA=&#10;" filled="f" stroked="f" strokeweight="1pt">
                  <v:textbox inset="1.5mm,1.3mm,1.5mm">
                    <w:txbxContent>
                      <w:p w:rsidR="0023747D" w:rsidRDefault="0023747D" w:rsidP="004C5F87">
                        <w:proofErr w:type="gramStart"/>
                        <w:r>
                          <w:rPr>
                            <w:rFonts w:hint="eastAsia"/>
                          </w:rPr>
                          <w:t>updateDatafromUI</w:t>
                        </w:r>
                        <w:proofErr w:type="gramEnd"/>
                      </w:p>
                    </w:txbxContent>
                  </v:textbox>
                </v:shape>
                <v:shape id="Text Box 697" o:spid="_x0000_s2090" type="#_x0000_t202" style="position:absolute;left:9144;top:10629;width:1143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qw7cQA&#10;AADbAAAADwAAAGRycy9kb3ducmV2LnhtbESPQWsCMRSE74X+h/AKvdWs0gZdjVILBQ+91G7B43Pz&#10;3F3cvGyTVNN/3wiCx2FmvmEWq2R7cSIfOscaxqMCBHHtTMeNhurr/WkKIkRkg71j0vBHAVbL+7sF&#10;lsad+ZNO29iIDOFQooY2xqGUMtQtWQwjNxBn7+C8xZilb6TxeM5w28tJUShpseO80OJAby3Vx+2v&#10;1fCjpsl/79fPaWM/sDqoajd7KbR+fEivcxCRUryFr+2N0aAUXL7kH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KsO3EAAAA2wAAAA8AAAAAAAAAAAAAAAAAmAIAAGRycy9k&#10;b3ducmV2LnhtbFBLBQYAAAAABAAEAPUAAACJAwAAAAA=&#10;" filled="f" stroked="f" strokeweight="1pt">
                  <v:textbox inset="1.5mm,1.3mm,1.5mm">
                    <w:txbxContent>
                      <w:p w:rsidR="0023747D" w:rsidRDefault="0023747D" w:rsidP="004C5F87">
                        <w:proofErr w:type="gramStart"/>
                        <w:r>
                          <w:rPr>
                            <w:rFonts w:hint="eastAsia"/>
                          </w:rPr>
                          <w:t>updateDataToUI</w:t>
                        </w:r>
                        <w:proofErr w:type="gramEnd"/>
                      </w:p>
                    </w:txbxContent>
                  </v:textbox>
                </v:shape>
                <v:line id="Line 698" o:spid="_x0000_s2091" style="position:absolute;visibility:visible;mso-wrap-style:square" from="0,19545" to="8001,19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PyCr0AAADbAAAADwAAAGRycy9kb3ducmV2LnhtbERPuwrCMBTdBf8hXMFNUx1UqlFEUNRB&#10;8IW4XZprW2xuShNr/XszCI6H854tGlOImiqXW1Yw6EcgiBOrc04VXM7r3gSE88gaC8uk4EMOFvN2&#10;a4axtm8+Un3yqQgh7GJUkHlfxlK6JCODrm9L4sA9bGXQB1ilUlf4DuGmkMMoGkmDOYeGDEtaZZQ8&#10;Ty+jIKldbcbD206u6bxp7gd73adWqW6nWU5BeGr8X/xzb7WCURgbvoQfIO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wT8gq9AAAA2wAAAA8AAAAAAAAAAAAAAAAAoQIA&#10;AGRycy9kb3ducmV2LnhtbFBLBQYAAAAABAAEAPkAAACLAwAAAAA=&#10;" strokeweight="1pt">
                  <v:stroke endarrow="block"/>
                </v:line>
                <v:line id="Line 699" o:spid="_x0000_s2092" style="position:absolute;visibility:visible;mso-wrap-style:square" from="42291,19545" to="51435,19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xo0b0AAADbAAAADwAAAGRycy9kb3ducmV2LnhtbERPuwrCMBTdBf8hXMFNUx1UqlFEUNRB&#10;8IW4XZprW2xuShNr/XszCI6H854tGlOImiqXW1Yw6EcgiBOrc04VXM7r3gSE88gaC8uk4EMOFvN2&#10;a4axtm8+Un3yqQgh7GJUkHlfxlK6JCODrm9L4sA9bGXQB1ilUlf4DuGmkMMoGkmDOYeGDEtaZZQ8&#10;Ty+jIKldbcbD206u6bxp7gd73adWqW6nWU5BeGr8X/xzb7WCcVgfvoQfIO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e8aNG9AAAA2wAAAA8AAAAAAAAAAAAAAAAAoQIA&#10;AGRycy9kb3ducmV2LnhtbFBLBQYAAAAABAAEAPkAAACLAwAAAAA=&#10;" strokeweight="1pt">
                  <v:stroke endarrow="block"/>
                </v:line>
                <v:shape id="Text Box 700" o:spid="_x0000_s2093" type="#_x0000_t202" style="position:absolute;left:2286;top:16573;width:1143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gM8QA&#10;AADbAAAADwAAAGRycy9kb3ducmV2LnhtbESPQWsCMRSE7wX/Q3hCbzWr1NVujaIFwUMv1S30+Lp5&#10;7i7dvKxJqvHfm0LB4zAz3zCLVTSdOJPzrWUF41EGgriyuuVaQXnYPs1B+ICssbNMCq7kYbUcPCyw&#10;0PbCH3Teh1okCPsCFTQh9IWUvmrIoB/Znjh5R+sMhiRdLbXDS4KbTk6yLJcGW04LDfb01lD1s/81&#10;Ck75PLrP781z3Jl3LI95+fUyzZR6HMb1K4hAMdzD/+2dVjCbwN+X9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oIDPEAAAA2wAAAA8AAAAAAAAAAAAAAAAAmAIAAGRycy9k&#10;b3ducmV2LnhtbFBLBQYAAAAABAAEAPUAAACJAwAAAAA=&#10;" filled="f" stroked="f" strokeweight="1pt">
                  <v:textbox inset="1.5mm,1.3mm,1.5mm">
                    <w:txbxContent>
                      <w:p w:rsidR="0023747D" w:rsidRDefault="0023747D" w:rsidP="004C5F87">
                        <w:proofErr w:type="gramStart"/>
                        <w:r>
                          <w:rPr>
                            <w:rFonts w:hint="eastAsia"/>
                          </w:rPr>
                          <w:t>setData</w:t>
                        </w:r>
                        <w:proofErr w:type="gramEnd"/>
                      </w:p>
                    </w:txbxContent>
                  </v:textbox>
                </v:shape>
                <v:shape id="Text Box 701" o:spid="_x0000_s2094" type="#_x0000_t202" style="position:absolute;left:36576;top:16573;width:1143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G4R8QA&#10;AADbAAAADwAAAGRycy9kb3ducmV2LnhtbESPQWsCMRSE74L/ITyhN81a6mq3RlGh4MFLdQs9vm6e&#10;u0s3L9sk1fTfN0LB4zAz3zDLdTSduJDzrWUF00kGgriyuuVaQXl6HS9A+ICssbNMCn7Jw3o1HCyx&#10;0PbKb3Q5hlokCPsCFTQh9IWUvmrIoJ/Ynjh5Z+sMhiRdLbXDa4KbTj5mWS4NtpwWGuxp11D1dfwx&#10;Cr7zRXTvn9unuDcHLM95+fE8y5R6GMXNC4hAMdzD/+29VjCfwe1L+gF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uEfEAAAA2wAAAA8AAAAAAAAAAAAAAAAAmAIAAGRycy9k&#10;b3ducmV2LnhtbFBLBQYAAAAABAAEAPUAAACJAwAAAAA=&#10;" filled="f" stroked="f" strokeweight="1pt">
                  <v:textbox inset="1.5mm,1.3mm,1.5mm">
                    <w:txbxContent>
                      <w:p w:rsidR="0023747D" w:rsidRDefault="0023747D" w:rsidP="004C5F87">
                        <w:pPr>
                          <w:jc w:val="right"/>
                        </w:pPr>
                        <w:proofErr w:type="gramStart"/>
                        <w:r>
                          <w:rPr>
                            <w:rFonts w:hint="eastAsia"/>
                          </w:rPr>
                          <w:t>getData</w:t>
                        </w:r>
                        <w:proofErr w:type="gramEnd"/>
                      </w:p>
                    </w:txbxContent>
                  </v:textbox>
                </v:shape>
                <v:shape id="Text Box 702" o:spid="_x0000_s2095" type="#_x0000_t202" style="position:absolute;left:24003;top:22517;width:11430;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Dq8QA&#10;AADbAAAADwAAAGRycy9kb3ducmV2LnhtbESPQWsCMRSE74L/ITyhN80q7Wq3RrGFgode1BV6fN08&#10;dxc3L9sk1fTfNwXB4zAz3zDLdTSduJDzrWUF00kGgriyuuVaQXl4Hy9A+ICssbNMCn7Jw3o1HCyx&#10;0PbKO7rsQy0ShH2BCpoQ+kJKXzVk0E9sT5y8k3UGQ5KultrhNcFNJ2dZlkuDLaeFBnt6a6g673+M&#10;gu98Ed3x6/Uxbs0Hlqe8/Hx+ypR6GMXNC4hAMdzDt/ZWK5jP4f9L+gF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fg6vEAAAA2wAAAA8AAAAAAAAAAAAAAAAAmAIAAGRycy9k&#10;b3ducmV2LnhtbFBLBQYAAAAABAAEAPUAAACJAwAAAAA=&#10;" filled="f" stroked="f" strokeweight="1pt">
                  <v:textbox inset="1.5mm,1.3mm,1.5mm">
                    <w:txbxContent>
                      <w:p w:rsidR="0023747D" w:rsidRDefault="0023747D" w:rsidP="004C5F87">
                        <w:pPr>
                          <w:jc w:val="right"/>
                        </w:pPr>
                        <w:r>
                          <w:rPr>
                            <w:rFonts w:hint="eastAsia"/>
                          </w:rPr>
                          <w:t>invoke (callback</w:t>
                        </w:r>
                        <w:r>
                          <w:rPr>
                            <w:rFonts w:hint="eastAsia"/>
                          </w:rPr>
                          <w:t>）</w:t>
                        </w:r>
                      </w:p>
                    </w:txbxContent>
                  </v:textbox>
                </v:shape>
                <v:shape id="Freeform 703" o:spid="_x0000_s2096" style="position:absolute;left:24003;top:21526;width:3619;height:7099;visibility:visible;mso-wrap-style:square;v-text-anchor:top" coordsize="570,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q8/8UA&#10;AADbAAAADwAAAGRycy9kb3ducmV2LnhtbESPQWsCMRSE7wX/Q3hCbzVbC9VdjSLSBQ9Squ3F22Pz&#10;TJZuXtZNqmt/fVMQPA4z8w0zX/auEWfqQu1ZwfMoA0FceV2zUfD1WT5NQYSIrLHxTAquFGC5GDzM&#10;sdD+wjs676MRCcKhQAU2xraQMlSWHIaRb4mTd/Sdw5hkZ6Tu8JLgrpHjLHuVDmtOCxZbWluqvvc/&#10;ToGJL6E8vv3azGw/8t37qcwPm1Kpx2G/moGI1Md7+NbeaAWTHP6/p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qrz/xQAAANsAAAAPAAAAAAAAAAAAAAAAAJgCAABkcnMv&#10;ZG93bnJldi54bWxQSwUGAAAAAAQABAD1AAAAigMAAAAA&#10;" path="m30,v,234,,468,,624c30,780,,867,30,936v30,69,90,182,180,104c300,962,435,715,570,468e" filled="f" strokeweight="1pt">
                  <v:stroke endarrow="open"/>
                  <v:path arrowok="t" o:connecttype="custom" o:connectlocs="19050,0;19050,396240;19050,594360;133350,660400;361950,297180" o:connectangles="0,0,0,0,0"/>
                </v:shape>
                <v:shape id="Text Box 704" o:spid="_x0000_s2097" type="#_x0000_t202" style="position:absolute;left:7048;top:22421;width:15812;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Nr+MEA&#10;AADbAAAADwAAAGRycy9kb3ducmV2LnhtbERPz2vCMBS+D/wfwhN2m6nDlVqN4gTBwy5zHXh8Ns+2&#10;2LzUJGr23y+HwY4f3+/lOppe3Mn5zrKC6SQDQVxb3XGjoPravRQgfEDW2FsmBT/kYb0aPS2x1PbB&#10;n3Q/hEakEPYlKmhDGEopfd2SQT+xA3HiztYZDAm6RmqHjxRuevmaZbk02HFqaHGgbUv15XAzCq55&#10;Ed336X0W9+YDq3NeHedvmVLP47hZgAgUw7/4z73XCoq0Pn1JP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ja/jBAAAA2wAAAA8AAAAAAAAAAAAAAAAAmAIAAGRycy9kb3du&#10;cmV2LnhtbFBLBQYAAAAABAAEAPUAAACGAwAAAAA=&#10;" filled="f" stroked="f" strokeweight="1pt">
                  <v:textbox inset="1.5mm,1.3mm,1.5mm">
                    <w:txbxContent>
                      <w:p w:rsidR="0023747D" w:rsidRDefault="0023747D" w:rsidP="004C5F87">
                        <w:proofErr w:type="gramStart"/>
                        <w:r>
                          <w:rPr>
                            <w:rFonts w:hint="eastAsia"/>
                          </w:rPr>
                          <w:t>read</w:t>
                        </w:r>
                        <w:proofErr w:type="gramEnd"/>
                        <w:r>
                          <w:rPr>
                            <w:rFonts w:hint="eastAsia"/>
                          </w:rPr>
                          <w:t xml:space="preserve"> (callback,</w:t>
                        </w:r>
                      </w:p>
                      <w:p w:rsidR="0023747D" w:rsidRDefault="0023747D" w:rsidP="004C5F87">
                        <w:pPr>
                          <w:ind w:firstLineChars="150" w:firstLine="315"/>
                        </w:pPr>
                        <w:proofErr w:type="gramStart"/>
                        <w:r>
                          <w:rPr>
                            <w:rFonts w:hint="eastAsia"/>
                          </w:rPr>
                          <w:t>and</w:t>
                        </w:r>
                        <w:proofErr w:type="gramEnd"/>
                        <w:r>
                          <w:rPr>
                            <w:rFonts w:hint="eastAsia"/>
                          </w:rPr>
                          <w:t xml:space="preserve"> reflect to UI)</w:t>
                        </w:r>
                      </w:p>
                    </w:txbxContent>
                  </v:textbox>
                </v:shape>
                <v:shape id="Text Box 705" o:spid="_x0000_s2098" type="#_x0000_t202" style="position:absolute;left:40005;top:22421;width:10287;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1QFMQA&#10;AADbAAAADwAAAGRycy9kb3ducmV2LnhtbESPQWsCMRSE7wX/Q3gFbzVbaZd1NYoWCh560W6hx+fm&#10;ubu4eVmTVOO/N4VCj8PMfMMsVtH04kLOd5YVPE8yEMS11R03CqrP96cChA/IGnvLpOBGHlbL0cMC&#10;S22vvKPLPjQiQdiXqKANYSil9HVLBv3EDsTJO1pnMCTpGqkdXhPc9HKaZbk02HFaaHGgt5bq0/7H&#10;KDjnRXRfh81L3JoPrI559T17zZQaP8b1HESgGP7Df+2tVlBM4fdL+gF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9UBTEAAAA2wAAAA8AAAAAAAAAAAAAAAAAmAIAAGRycy9k&#10;b3ducmV2LnhtbFBLBQYAAAAABAAEAPUAAACJAwAAAAA=&#10;" filled="f" stroked="f" strokeweight="1pt">
                  <v:textbox inset="1.5mm,1.3mm,1.5mm">
                    <w:txbxContent>
                      <w:p w:rsidR="0023747D" w:rsidRDefault="0023747D" w:rsidP="004C5F87">
                        <w:pPr>
                          <w:jc w:val="right"/>
                        </w:pPr>
                        <w:proofErr w:type="gramStart"/>
                        <w:r>
                          <w:rPr>
                            <w:rFonts w:hint="eastAsia"/>
                          </w:rPr>
                          <w:t>write</w:t>
                        </w:r>
                        <w:proofErr w:type="gramEnd"/>
                        <w:r>
                          <w:rPr>
                            <w:rFonts w:hint="eastAsia"/>
                          </w:rPr>
                          <w:t xml:space="preserve"> (callback)</w:t>
                        </w:r>
                      </w:p>
                    </w:txbxContent>
                  </v:textbox>
                </v:shape>
                <v:shape id="Freeform 706" o:spid="_x0000_s2099" style="position:absolute;left:38862;top:21431;width:3619;height:7099;visibility:visible;mso-wrap-style:square;v-text-anchor:top" coordsize="570,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5jRsUA&#10;AADbAAAADwAAAGRycy9kb3ducmV2LnhtbESPT2sCMRTE7wW/Q3hCbzWrlqKrUaS44KGU+ufi7bF5&#10;Joubl+0m6rafvikIHoeZ+Q0zX3auFldqQ+VZwXCQgSAuva7YKDjsi5cJiBCRNdaeScEPBVguek9z&#10;zLW/8Zauu2hEgnDIUYGNscmlDKUlh2HgG+LknXzrMCbZGqlbvCW4q+Uoy96kw4rTgsWG3i2V593F&#10;KTBxHIrT+tdm5uNruv38LqbHTaHUc79bzUBE6uIjfG9vtILJK/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mNGxQAAANsAAAAPAAAAAAAAAAAAAAAAAJgCAABkcnMv&#10;ZG93bnJldi54bWxQSwUGAAAAAAQABAD1AAAAigMAAAAA&#10;" path="m30,v,234,,468,,624c30,780,,867,30,936v30,69,90,182,180,104c300,962,435,715,570,468e" filled="f" strokeweight="1pt">
                  <v:stroke endarrow="open"/>
                  <v:path arrowok="t" o:connecttype="custom" o:connectlocs="19050,0;19050,396240;19050,594360;133350,660400;361950,297180" o:connectangles="0,0,0,0,0"/>
                </v:shape>
                <v:shape id="Freeform 707" o:spid="_x0000_s2100" style="position:absolute;left:6477;top:8648;width:17526;height:19914;visibility:visible;mso-wrap-style:square;v-text-anchor:top" coordsize="2760,3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Qz9MIA&#10;AADbAAAADwAAAGRycy9kb3ducmV2LnhtbESPT4vCMBTE74LfITzBm6auItI1liIonhT/XLw9mrdt&#10;d5uX0mTbup9+Iwgeh5n5DbNOelOJlhpXWlYwm0YgiDOrS84V3K67yQqE88gaK8uk4EEOks1wsMZY&#10;247P1F58LgKEXYwKCu/rWEqXFWTQTW1NHLwv2xj0QTa51A12AW4q+RFFS2mw5LBQYE3bgrKfy69R&#10;wLvel26/OEV/9M3d/Nim+t4qNR716ScIT71/h1/tg1awWsLzS/gB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9DP0wgAAANsAAAAPAAAAAAAAAAAAAAAAAJgCAABkcnMvZG93&#10;bnJldi54bWxQSwUGAAAAAAQABAD1AAAAhwMAAAAA&#10;" path="m60,2028v-30,382,-60,764,,936c120,3136,300,3087,420,3061v120,-26,180,-81,360,-253c960,2636,1170,2496,1500,2028,1830,1560,2295,780,2760,e" filled="f" strokeweight="1pt">
                  <v:stroke endarrow="open"/>
                  <v:path arrowok="t" o:connecttype="custom" o:connectlocs="38100,1287780;38100,1882140;266700,1943735;495300,1783080;952500,1287780;1752600,0" o:connectangles="0,0,0,0,0,0"/>
                </v:shape>
                <v:rect id="矩形 1215" o:spid="_x0000_s2101" style="position:absolute;left:1143;top:952;width:49149;height:32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pZI8IA&#10;AADdAAAADwAAAGRycy9kb3ducmV2LnhtbERP24rCMBB9X/Afwgj7smhqRZGuUURY2JcKXj5gaGab&#10;YjOJTardv98sCL7N4VxnvR1sK+7Uhcaxgtk0A0FcOd1wreBy/pqsQISIrLF1TAp+KcB2M3pbY6Hd&#10;g490P8VapBAOBSowMfpCylAZshimzhMn7sd1FmOCXS11h48UbluZZ9lSWmw4NRj0tDdUXU+9VTD0&#10;q9ut7K/W0LxsP/LoD6X3Sr2Ph90niEhDfImf7m+d5uezBfx/k06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lkjwgAAAN0AAAAPAAAAAAAAAAAAAAAAAJgCAABkcnMvZG93&#10;bnJldi54bWxQSwUGAAAAAAQABAD1AAAAhwMAAAAA&#10;" filled="f" strokecolor="black [3213]"/>
                <w10:anchorlock/>
              </v:group>
            </w:pict>
          </mc:Fallback>
        </mc:AlternateContent>
      </w:r>
      <w:r w:rsidR="00375F9C" w:rsidRPr="00B73B43">
        <w:rPr>
          <w:b/>
        </w:rPr>
        <w:t>I</w:t>
      </w:r>
      <w:r w:rsidR="00375F9C" w:rsidRPr="00B73B43">
        <w:rPr>
          <w:rFonts w:hint="eastAsia"/>
          <w:b/>
        </w:rPr>
        <w:t>nput:</w:t>
      </w:r>
    </w:p>
    <w:p w:rsidR="00375F9C" w:rsidRDefault="005C781A" w:rsidP="00375F9C">
      <w:r>
        <w:rPr>
          <w:noProof/>
        </w:rPr>
        <mc:AlternateContent>
          <mc:Choice Requires="wpc">
            <w:drawing>
              <wp:inline distT="0" distB="0" distL="0" distR="0" wp14:anchorId="59CBA5CC" wp14:editId="74A46749">
                <wp:extent cx="5257800" cy="5229225"/>
                <wp:effectExtent l="9525" t="0" r="9525" b="9525"/>
                <wp:docPr id="517" name="画布 5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5" name="Text Box 519"/>
                        <wps:cNvSpPr txBox="1">
                          <a:spLocks noChangeArrowheads="1"/>
                        </wps:cNvSpPr>
                        <wps:spPr bwMode="auto">
                          <a:xfrm>
                            <a:off x="0" y="48895"/>
                            <a:ext cx="5257800" cy="5180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r>
                                <w:rPr>
                                  <w:rFonts w:hint="eastAsia"/>
                                  <w:sz w:val="18"/>
                                  <w:szCs w:val="18"/>
                                </w:rPr>
                                <w:t>Class.destroy(</w:t>
                              </w:r>
                              <w:r w:rsidRPr="00F24D71">
                                <w:rPr>
                                  <w:color w:val="FF00FF"/>
                                  <w:sz w:val="18"/>
                                  <w:szCs w:val="18"/>
                                </w:rPr>
                                <w:t>'App'</w:t>
                              </w:r>
                              <w:r w:rsidRPr="00F24D71">
                                <w:rPr>
                                  <w:sz w:val="18"/>
                                  <w:szCs w:val="18"/>
                                </w:rPr>
                                <w:t>)</w:t>
                              </w:r>
                              <w:r>
                                <w:rPr>
                                  <w:rFonts w:hint="eastAsia"/>
                                  <w:sz w:val="18"/>
                                  <w:szCs w:val="18"/>
                                </w:rPr>
                                <w:t>;</w:t>
                              </w:r>
                            </w:p>
                            <w:p w:rsidR="0023747D" w:rsidRPr="00F24D71" w:rsidRDefault="0023747D" w:rsidP="00375F9C">
                              <w:pPr>
                                <w:spacing w:line="240" w:lineRule="exact"/>
                                <w:rPr>
                                  <w:sz w:val="18"/>
                                  <w:szCs w:val="18"/>
                                </w:rPr>
                              </w:pPr>
                              <w:r w:rsidRPr="00F24D71">
                                <w:rPr>
                                  <w:sz w:val="18"/>
                                  <w:szCs w:val="18"/>
                                </w:rPr>
                                <w:t>Class(</w:t>
                              </w:r>
                              <w:r w:rsidRPr="00F24D71">
                                <w:rPr>
                                  <w:color w:val="FF00FF"/>
                                  <w:sz w:val="18"/>
                                  <w:szCs w:val="18"/>
                                </w:rPr>
                                <w:t>'App'</w:t>
                              </w:r>
                              <w:r w:rsidRPr="00F24D71">
                                <w:rPr>
                                  <w:sz w:val="18"/>
                                  <w:szCs w:val="18"/>
                                </w:rPr>
                                <w:t xml:space="preserve">, </w:t>
                              </w:r>
                              <w:r w:rsidRPr="00F24D71">
                                <w:rPr>
                                  <w:color w:val="FF00FF"/>
                                  <w:sz w:val="18"/>
                                  <w:szCs w:val="18"/>
                                </w:rPr>
                                <w:t>'</w:t>
                              </w:r>
                              <w:r w:rsidR="00105B39">
                                <w:rPr>
                                  <w:color w:val="FF00FF"/>
                                  <w:sz w:val="18"/>
                                  <w:szCs w:val="18"/>
                                </w:rPr>
                                <w:t>xui</w:t>
                              </w:r>
                              <w:r w:rsidRPr="00F24D71">
                                <w:rPr>
                                  <w:color w:val="FF00FF"/>
                                  <w:sz w:val="18"/>
                                  <w:szCs w:val="18"/>
                                </w:rPr>
                                <w:t>.Com'</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Instance:{</w:t>
                              </w:r>
                            </w:p>
                            <w:p w:rsidR="0023747D" w:rsidRPr="00F24D71" w:rsidRDefault="0023747D" w:rsidP="00375F9C">
                              <w:pPr>
                                <w:spacing w:line="240" w:lineRule="exact"/>
                                <w:rPr>
                                  <w:sz w:val="18"/>
                                  <w:szCs w:val="18"/>
                                </w:rPr>
                              </w:pPr>
                              <w:r w:rsidRPr="00F24D71">
                                <w:rPr>
                                  <w:sz w:val="18"/>
                                  <w:szCs w:val="18"/>
                                </w:rPr>
                                <w:t xml:space="preserve">        iniComponents:</w:t>
                              </w:r>
                              <w:r w:rsidRPr="00F24D71">
                                <w:rPr>
                                  <w:color w:val="0000FF"/>
                                  <w:sz w:val="18"/>
                                  <w:szCs w:val="18"/>
                                </w:rPr>
                                <w:t>function</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 xml:space="preserve">// [[code created by </w:t>
                              </w:r>
                              <w:r>
                                <w:rPr>
                                  <w:color w:val="008000"/>
                                  <w:sz w:val="18"/>
                                  <w:szCs w:val="18"/>
                                </w:rPr>
                                <w:t>CrossUI</w:t>
                              </w:r>
                              <w:r w:rsidRPr="00F24D71">
                                <w:rPr>
                                  <w:color w:val="008000"/>
                                  <w:sz w:val="18"/>
                                  <w:szCs w:val="18"/>
                                </w:rPr>
                                <w:t xml:space="preserve"> UI Builder</w:t>
                              </w:r>
                            </w:p>
                            <w:p w:rsidR="0023747D" w:rsidRDefault="0023747D" w:rsidP="00375F9C">
                              <w:pPr>
                                <w:spacing w:line="240" w:lineRule="exact"/>
                                <w:rPr>
                                  <w:sz w:val="18"/>
                                  <w:szCs w:val="18"/>
                                </w:rPr>
                              </w:pPr>
                              <w:r w:rsidRPr="00F24D71">
                                <w:rPr>
                                  <w:sz w:val="18"/>
                                  <w:szCs w:val="18"/>
                                </w:rPr>
                                <w:t xml:space="preserve">            </w:t>
                              </w:r>
                              <w:r w:rsidRPr="00F24D71">
                                <w:rPr>
                                  <w:color w:val="0000FF"/>
                                  <w:sz w:val="18"/>
                                  <w:szCs w:val="18"/>
                                </w:rPr>
                                <w:t>var</w:t>
                              </w:r>
                              <w:r w:rsidRPr="00F24D71">
                                <w:rPr>
                                  <w:sz w:val="18"/>
                                  <w:szCs w:val="18"/>
                                </w:rPr>
                                <w:t xml:space="preserve"> host=</w:t>
                              </w:r>
                              <w:r w:rsidRPr="00F24D71">
                                <w:rPr>
                                  <w:color w:val="0000FF"/>
                                  <w:sz w:val="18"/>
                                  <w:szCs w:val="18"/>
                                </w:rPr>
                                <w:t>this</w:t>
                              </w:r>
                              <w:r w:rsidRPr="00F24D71">
                                <w:rPr>
                                  <w:sz w:val="18"/>
                                  <w:szCs w:val="18"/>
                                </w:rPr>
                                <w:t>, children=[], append=</w:t>
                              </w:r>
                              <w:r w:rsidRPr="00F24D71">
                                <w:rPr>
                                  <w:color w:val="0000FF"/>
                                  <w:sz w:val="18"/>
                                  <w:szCs w:val="18"/>
                                </w:rPr>
                                <w:t>function</w:t>
                              </w:r>
                              <w:r w:rsidRPr="00F24D71">
                                <w:rPr>
                                  <w:sz w:val="18"/>
                                  <w:szCs w:val="18"/>
                                </w:rPr>
                                <w:t>(child){children.push(child.get(</w:t>
                              </w:r>
                              <w:r w:rsidRPr="00F24D71">
                                <w:rPr>
                                  <w:color w:val="800000"/>
                                  <w:sz w:val="18"/>
                                  <w:szCs w:val="18"/>
                                </w:rPr>
                                <w:t>0</w:t>
                              </w:r>
                              <w:r>
                                <w:rPr>
                                  <w:sz w:val="18"/>
                                  <w:szCs w:val="18"/>
                                </w:rPr>
                                <w:t>))};</w:t>
                              </w:r>
                            </w:p>
                            <w:p w:rsidR="0023747D" w:rsidRPr="0039522B" w:rsidRDefault="0023747D" w:rsidP="00375F9C">
                              <w:pPr>
                                <w:spacing w:line="240" w:lineRule="exact"/>
                                <w:rPr>
                                  <w:sz w:val="18"/>
                                  <w:szCs w:val="18"/>
                                  <w:lang w:val="de-DE"/>
                                </w:rPr>
                              </w:pPr>
                              <w:r w:rsidRPr="00375F9C">
                                <w:rPr>
                                  <w:rFonts w:hint="eastAsia"/>
                                  <w:sz w:val="18"/>
                                  <w:szCs w:val="18"/>
                                </w:rPr>
                                <w:t xml:space="preserve">            </w:t>
                              </w:r>
                              <w:r w:rsidRPr="0039522B">
                                <w:rPr>
                                  <w:rFonts w:hint="eastAsia"/>
                                  <w:sz w:val="18"/>
                                  <w:szCs w:val="18"/>
                                  <w:lang w:val="de-DE"/>
                                </w:rPr>
                                <w:t xml:space="preserve">append((new </w:t>
                              </w:r>
                              <w:r w:rsidR="00105B39">
                                <w:rPr>
                                  <w:rFonts w:hint="eastAsia"/>
                                  <w:sz w:val="18"/>
                                  <w:szCs w:val="18"/>
                                  <w:lang w:val="de-DE"/>
                                </w:rPr>
                                <w:t>xui</w:t>
                              </w:r>
                              <w:r w:rsidRPr="0039522B">
                                <w:rPr>
                                  <w:rFonts w:hint="eastAsia"/>
                                  <w:sz w:val="18"/>
                                  <w:szCs w:val="18"/>
                                  <w:lang w:val="de-DE"/>
                                </w:rPr>
                                <w:t>.DataBinder)</w:t>
                              </w:r>
                              <w:r w:rsidRPr="0039522B">
                                <w:rPr>
                                  <w:sz w:val="18"/>
                                  <w:szCs w:val="18"/>
                                  <w:lang w:val="de-DE"/>
                                </w:rPr>
                                <w:t>.</w:t>
                              </w:r>
                              <w:r>
                                <w:rPr>
                                  <w:rFonts w:hint="eastAsia"/>
                                  <w:sz w:val="18"/>
                                  <w:szCs w:val="18"/>
                                  <w:lang w:val="de-DE"/>
                                </w:rPr>
                                <w:t>setH</w:t>
                              </w:r>
                              <w:r w:rsidRPr="0039522B">
                                <w:rPr>
                                  <w:sz w:val="18"/>
                                  <w:szCs w:val="18"/>
                                  <w:lang w:val="de-DE"/>
                                </w:rPr>
                                <w:t>ost(host,"</w:t>
                              </w:r>
                              <w:r w:rsidRPr="00B04EC9">
                                <w:rPr>
                                  <w:color w:val="FF00FF"/>
                                  <w:sz w:val="18"/>
                                  <w:szCs w:val="18"/>
                                  <w:lang w:val="de-DE"/>
                                </w:rPr>
                                <w:t>binder</w:t>
                              </w:r>
                              <w:r w:rsidRPr="0039522B">
                                <w:rPr>
                                  <w:sz w:val="18"/>
                                  <w:szCs w:val="18"/>
                                  <w:lang w:val="de-DE"/>
                                </w:rPr>
                                <w:t>").setName("</w:t>
                              </w:r>
                              <w:r w:rsidRPr="00B04EC9">
                                <w:rPr>
                                  <w:color w:val="FF00FF"/>
                                  <w:sz w:val="18"/>
                                  <w:szCs w:val="18"/>
                                  <w:lang w:val="de-DE"/>
                                </w:rPr>
                                <w:t>binder</w:t>
                              </w:r>
                              <w:r w:rsidRPr="0039522B">
                                <w:rPr>
                                  <w:sz w:val="18"/>
                                  <w:szCs w:val="18"/>
                                  <w:lang w:val="de-DE"/>
                                </w:rPr>
                                <w:t>")</w:t>
                              </w:r>
                              <w:r>
                                <w:rPr>
                                  <w:rFonts w:hint="eastAsia"/>
                                  <w:sz w:val="18"/>
                                  <w:szCs w:val="18"/>
                                  <w:lang w:val="de-DE"/>
                                </w:rPr>
                                <w:t>)</w:t>
                              </w:r>
                            </w:p>
                            <w:p w:rsidR="0023747D" w:rsidRPr="00B04EC9" w:rsidRDefault="0023747D" w:rsidP="00375F9C">
                              <w:pPr>
                                <w:spacing w:line="240" w:lineRule="exact"/>
                                <w:rPr>
                                  <w:sz w:val="18"/>
                                  <w:szCs w:val="18"/>
                                </w:rPr>
                              </w:pPr>
                              <w:r w:rsidRPr="00B04EC9">
                                <w:rPr>
                                  <w:sz w:val="18"/>
                                  <w:szCs w:val="18"/>
                                  <w:lang w:val="de-DE"/>
                                </w:rPr>
                                <w:t xml:space="preserve">            </w:t>
                              </w:r>
                              <w:r w:rsidRPr="00B04EC9">
                                <w:rPr>
                                  <w:sz w:val="18"/>
                                  <w:szCs w:val="18"/>
                                </w:rPr>
                                <w:t>append((</w:t>
                              </w:r>
                              <w:r w:rsidRPr="00B04EC9">
                                <w:rPr>
                                  <w:color w:val="0000FF"/>
                                  <w:sz w:val="18"/>
                                  <w:szCs w:val="18"/>
                                </w:rPr>
                                <w:t>new</w:t>
                              </w:r>
                              <w:r w:rsidRPr="00B04EC9">
                                <w:rPr>
                                  <w:sz w:val="18"/>
                                  <w:szCs w:val="18"/>
                                </w:rPr>
                                <w:t xml:space="preserve"> </w:t>
                              </w:r>
                              <w:r w:rsidR="00105B39">
                                <w:rPr>
                                  <w:sz w:val="18"/>
                                  <w:szCs w:val="18"/>
                                </w:rPr>
                                <w:t>xui</w:t>
                              </w:r>
                              <w:r w:rsidRPr="00B04EC9">
                                <w:rPr>
                                  <w:sz w:val="18"/>
                                  <w:szCs w:val="18"/>
                                </w:rPr>
                                <w:t>.UI.SLabel)</w:t>
                              </w:r>
                            </w:p>
                            <w:p w:rsidR="0023747D" w:rsidRPr="00F24D71" w:rsidRDefault="0023747D" w:rsidP="00375F9C">
                              <w:pPr>
                                <w:spacing w:line="240" w:lineRule="exact"/>
                                <w:rPr>
                                  <w:sz w:val="18"/>
                                  <w:szCs w:val="18"/>
                                </w:rPr>
                              </w:pPr>
                              <w:r w:rsidRPr="00B04EC9">
                                <w:rPr>
                                  <w:sz w:val="18"/>
                                  <w:szCs w:val="18"/>
                                </w:rPr>
                                <w:t xml:space="preserve">                </w:t>
                              </w:r>
                              <w:r w:rsidRPr="00F24D71">
                                <w:rPr>
                                  <w:sz w:val="18"/>
                                  <w:szCs w:val="18"/>
                                </w:rPr>
                                <w:t>.</w:t>
                              </w:r>
                              <w:r>
                                <w:rPr>
                                  <w:rFonts w:hint="eastAsia"/>
                                  <w:sz w:val="18"/>
                                  <w:szCs w:val="18"/>
                                </w:rPr>
                                <w:t>setH</w:t>
                              </w:r>
                              <w:r w:rsidRPr="00F24D71">
                                <w:rPr>
                                  <w:sz w:val="18"/>
                                  <w:szCs w:val="18"/>
                                </w:rPr>
                                <w:t>ost(host,</w:t>
                              </w:r>
                              <w:r w:rsidRPr="00F24D71">
                                <w:rPr>
                                  <w:color w:val="FF00FF"/>
                                  <w:sz w:val="18"/>
                                  <w:szCs w:val="18"/>
                                </w:rPr>
                                <w:t>"slabel1"</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60</w:t>
                              </w:r>
                              <w:r w:rsidRPr="00F24D71">
                                <w:rPr>
                                  <w:sz w:val="18"/>
                                  <w:szCs w:val="18"/>
                                </w:rPr>
                                <w:t>).setWidth(</w:t>
                              </w:r>
                              <w:r w:rsidRPr="00F24D71">
                                <w:rPr>
                                  <w:color w:val="800000"/>
                                  <w:sz w:val="18"/>
                                  <w:szCs w:val="18"/>
                                </w:rPr>
                                <w:t>44</w:t>
                              </w:r>
                              <w:r w:rsidRPr="00F24D71">
                                <w:rPr>
                                  <w:sz w:val="18"/>
                                  <w:szCs w:val="18"/>
                                </w:rPr>
                                <w:t>).setCaption(</w:t>
                              </w:r>
                              <w:r w:rsidRPr="00F24D71">
                                <w:rPr>
                                  <w:color w:val="FF00FF"/>
                                  <w:sz w:val="18"/>
                                  <w:szCs w:val="18"/>
                                </w:rPr>
                                <w:t>"Name:"</w:t>
                              </w:r>
                              <w:r w:rsidRPr="00F24D71">
                                <w:rPr>
                                  <w:sz w:val="18"/>
                                  <w:szCs w:val="18"/>
                                </w:rPr>
                                <w:t>) );</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.UI.SLabel)</w:t>
                              </w:r>
                            </w:p>
                            <w:p w:rsidR="0023747D" w:rsidRPr="00F24D71" w:rsidRDefault="0023747D" w:rsidP="00375F9C">
                              <w:pPr>
                                <w:spacing w:line="240" w:lineRule="exact"/>
                                <w:rPr>
                                  <w:sz w:val="18"/>
                                  <w:szCs w:val="18"/>
                                </w:rPr>
                              </w:pPr>
                              <w:r>
                                <w:rPr>
                                  <w:sz w:val="18"/>
                                  <w:szCs w:val="18"/>
                                </w:rPr>
                                <w:t xml:space="preserve">                .</w:t>
                              </w:r>
                              <w:r>
                                <w:rPr>
                                  <w:rFonts w:hint="eastAsia"/>
                                  <w:sz w:val="18"/>
                                  <w:szCs w:val="18"/>
                                </w:rPr>
                                <w:t>setH</w:t>
                              </w:r>
                              <w:r w:rsidRPr="00F24D71">
                                <w:rPr>
                                  <w:sz w:val="18"/>
                                  <w:szCs w:val="18"/>
                                </w:rPr>
                                <w:t>ost(host,</w:t>
                              </w:r>
                              <w:r w:rsidRPr="00F24D71">
                                <w:rPr>
                                  <w:color w:val="FF00FF"/>
                                  <w:sz w:val="18"/>
                                  <w:szCs w:val="18"/>
                                </w:rPr>
                                <w:t>"slabel2"</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90</w:t>
                              </w:r>
                              <w:r w:rsidRPr="00F24D71">
                                <w:rPr>
                                  <w:sz w:val="18"/>
                                  <w:szCs w:val="18"/>
                                </w:rPr>
                                <w:t>).setCaption(</w:t>
                              </w:r>
                              <w:r w:rsidRPr="00F24D71">
                                <w:rPr>
                                  <w:color w:val="FF00FF"/>
                                  <w:sz w:val="18"/>
                                  <w:szCs w:val="18"/>
                                </w:rPr>
                                <w:t>"Age:"</w:t>
                              </w:r>
                              <w:r w:rsidRPr="00F24D71">
                                <w:rPr>
                                  <w:sz w:val="18"/>
                                  <w:szCs w:val="18"/>
                                </w:rPr>
                                <w:t>).setWidth(</w:t>
                              </w:r>
                              <w:r w:rsidRPr="00F24D71">
                                <w:rPr>
                                  <w:color w:val="800000"/>
                                  <w:sz w:val="18"/>
                                  <w:szCs w:val="18"/>
                                </w:rPr>
                                <w:t>44</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.UI.Input)</w:t>
                              </w:r>
                              <w:r w:rsidRPr="00375F9C">
                                <w:rPr>
                                  <w:sz w:val="18"/>
                                  <w:szCs w:val="18"/>
                                </w:rPr>
                                <w:t xml:space="preserve"> .setDataBinder("</w:t>
                              </w:r>
                              <w:r w:rsidRPr="00B04EC9">
                                <w:rPr>
                                  <w:color w:val="FF00FF"/>
                                  <w:sz w:val="18"/>
                                  <w:szCs w:val="18"/>
                                </w:rPr>
                                <w:t>binder</w:t>
                              </w:r>
                              <w:r w:rsidRPr="00375F9C">
                                <w:rPr>
                                  <w:sz w:val="18"/>
                                  <w:szCs w:val="18"/>
                                </w:rPr>
                                <w:t>").setDataField("</w:t>
                              </w:r>
                              <w:r w:rsidRPr="00B04EC9">
                                <w:rPr>
                                  <w:color w:val="FF00FF"/>
                                  <w:sz w:val="18"/>
                                  <w:szCs w:val="18"/>
                                </w:rPr>
                                <w:t>name</w:t>
                              </w:r>
                              <w:r w:rsidRPr="00375F9C">
                                <w:rPr>
                                  <w:sz w:val="18"/>
                                  <w:szCs w:val="18"/>
                                </w:rPr>
                                <w:t>")</w:t>
                              </w:r>
                            </w:p>
                            <w:p w:rsidR="0023747D" w:rsidRPr="00F24D71" w:rsidRDefault="0023747D" w:rsidP="00375F9C">
                              <w:pPr>
                                <w:spacing w:line="240" w:lineRule="exact"/>
                                <w:rPr>
                                  <w:sz w:val="18"/>
                                  <w:szCs w:val="18"/>
                                </w:rPr>
                              </w:pPr>
                              <w:r>
                                <w:rPr>
                                  <w:sz w:val="18"/>
                                  <w:szCs w:val="18"/>
                                </w:rPr>
                                <w:t xml:space="preserve">                .</w:t>
                              </w:r>
                              <w:r>
                                <w:rPr>
                                  <w:rFonts w:hint="eastAsia"/>
                                  <w:sz w:val="18"/>
                                  <w:szCs w:val="18"/>
                                </w:rPr>
                                <w:t>setH</w:t>
                              </w:r>
                              <w:r w:rsidRPr="00F24D71">
                                <w:rPr>
                                  <w:sz w:val="18"/>
                                  <w:szCs w:val="18"/>
                                </w:rPr>
                                <w:t>ost(host,</w:t>
                              </w:r>
                              <w:r w:rsidRPr="00F24D71">
                                <w:rPr>
                                  <w:color w:val="FF00FF"/>
                                  <w:sz w:val="18"/>
                                  <w:szCs w:val="18"/>
                                </w:rPr>
                                <w:t>"iName"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60</w:t>
                              </w:r>
                              <w:r w:rsidRPr="00F24D71">
                                <w:rPr>
                                  <w:sz w:val="18"/>
                                  <w:szCs w:val="18"/>
                                </w:rPr>
                                <w:t>).setValueFormat(</w:t>
                              </w:r>
                              <w:r w:rsidRPr="00F24D71">
                                <w:rPr>
                                  <w:color w:val="FF00FF"/>
                                  <w:sz w:val="18"/>
                                  <w:szCs w:val="18"/>
                                </w:rPr>
                                <w:t>"[^.*]"</w:t>
                              </w:r>
                              <w:r w:rsidRPr="00F24D71">
                                <w:rPr>
                                  <w:sz w:val="18"/>
                                  <w:szCs w:val="18"/>
                                </w:rPr>
                                <w:t>).setValue(</w:t>
                              </w:r>
                              <w:r w:rsidRPr="00F24D71">
                                <w:rPr>
                                  <w:color w:val="FF00FF"/>
                                  <w:sz w:val="18"/>
                                  <w:szCs w:val="18"/>
                                </w:rPr>
                                <w:t>"Jack"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.UI.ComboInput)</w:t>
                              </w:r>
                              <w:r w:rsidRPr="00375F9C">
                                <w:rPr>
                                  <w:sz w:val="18"/>
                                  <w:szCs w:val="18"/>
                                </w:rPr>
                                <w:t xml:space="preserve"> .setDataBinder("</w:t>
                              </w:r>
                              <w:r w:rsidRPr="00B04EC9">
                                <w:rPr>
                                  <w:color w:val="FF00FF"/>
                                  <w:sz w:val="18"/>
                                  <w:szCs w:val="18"/>
                                </w:rPr>
                                <w:t>binder</w:t>
                              </w:r>
                              <w:r w:rsidRPr="00375F9C">
                                <w:rPr>
                                  <w:sz w:val="18"/>
                                  <w:szCs w:val="18"/>
                                </w:rPr>
                                <w:t>").setDataField("</w:t>
                              </w:r>
                              <w:r>
                                <w:rPr>
                                  <w:rFonts w:hint="eastAsia"/>
                                  <w:color w:val="FF00FF"/>
                                  <w:sz w:val="18"/>
                                  <w:szCs w:val="18"/>
                                </w:rPr>
                                <w:t>age</w:t>
                              </w:r>
                              <w:r w:rsidRPr="00375F9C">
                                <w:rPr>
                                  <w:sz w:val="18"/>
                                  <w:szCs w:val="18"/>
                                </w:rPr>
                                <w:t>")</w:t>
                              </w:r>
                            </w:p>
                            <w:p w:rsidR="0023747D" w:rsidRPr="00F24D71" w:rsidRDefault="0023747D" w:rsidP="00375F9C">
                              <w:pPr>
                                <w:spacing w:line="240" w:lineRule="exact"/>
                                <w:rPr>
                                  <w:sz w:val="18"/>
                                  <w:szCs w:val="18"/>
                                </w:rPr>
                              </w:pPr>
                              <w:r>
                                <w:rPr>
                                  <w:sz w:val="18"/>
                                  <w:szCs w:val="18"/>
                                </w:rPr>
                                <w:t xml:space="preserve">                .</w:t>
                              </w:r>
                              <w:r>
                                <w:rPr>
                                  <w:rFonts w:hint="eastAsia"/>
                                  <w:sz w:val="18"/>
                                  <w:szCs w:val="18"/>
                                </w:rPr>
                                <w:t>setH</w:t>
                              </w:r>
                              <w:r w:rsidRPr="00F24D71">
                                <w:rPr>
                                  <w:sz w:val="18"/>
                                  <w:szCs w:val="18"/>
                                </w:rPr>
                                <w:t>ost(host,</w:t>
                              </w:r>
                              <w:r w:rsidRPr="00F24D71">
                                <w:rPr>
                                  <w:color w:val="FF00FF"/>
                                  <w:sz w:val="18"/>
                                  <w:szCs w:val="18"/>
                                </w:rPr>
                                <w:t>"iAge"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90</w:t>
                              </w:r>
                              <w:r w:rsidRPr="00F24D71">
                                <w:rPr>
                                  <w:sz w:val="18"/>
                                  <w:szCs w:val="18"/>
                                </w:rPr>
                                <w:t>).setType(</w:t>
                              </w:r>
                              <w:r w:rsidRPr="00F24D71">
                                <w:rPr>
                                  <w:color w:val="FF00FF"/>
                                  <w:sz w:val="18"/>
                                  <w:szCs w:val="18"/>
                                </w:rPr>
                                <w:t>"spin"</w:t>
                              </w:r>
                              <w:r w:rsidRPr="00F24D71">
                                <w:rPr>
                                  <w:sz w:val="18"/>
                                  <w:szCs w:val="18"/>
                                </w:rPr>
                                <w:t>).setIncrement(</w:t>
                              </w:r>
                              <w:r w:rsidRPr="00F24D71">
                                <w:rPr>
                                  <w:color w:val="800000"/>
                                  <w:sz w:val="18"/>
                                  <w:szCs w:val="18"/>
                                </w:rPr>
                                <w:t>1</w:t>
                              </w:r>
                              <w:r w:rsidRPr="00F24D71">
                                <w:rPr>
                                  <w:sz w:val="18"/>
                                  <w:szCs w:val="18"/>
                                </w:rPr>
                                <w:t>).setMin(</w:t>
                              </w:r>
                              <w:r w:rsidRPr="00F24D71">
                                <w:rPr>
                                  <w:color w:val="800000"/>
                                  <w:sz w:val="18"/>
                                  <w:szCs w:val="18"/>
                                </w:rPr>
                                <w:t>20</w:t>
                              </w:r>
                              <w:r w:rsidRPr="00F24D71">
                                <w:rPr>
                                  <w:sz w:val="18"/>
                                  <w:szCs w:val="18"/>
                                </w:rPr>
                                <w:t>).setMax(</w:t>
                              </w:r>
                              <w:r w:rsidRPr="00F24D71">
                                <w:rPr>
                                  <w:color w:val="800000"/>
                                  <w:sz w:val="18"/>
                                  <w:szCs w:val="18"/>
                                </w:rPr>
                                <w:t>60</w:t>
                              </w:r>
                              <w:r w:rsidRPr="00F24D71">
                                <w:rPr>
                                  <w:sz w:val="18"/>
                                  <w:szCs w:val="18"/>
                                </w:rPr>
                                <w:t>).setValue(</w:t>
                              </w:r>
                              <w:r w:rsidRPr="00F24D71">
                                <w:rPr>
                                  <w:color w:val="FF00FF"/>
                                  <w:sz w:val="18"/>
                                  <w:szCs w:val="18"/>
                                </w:rPr>
                                <w:t>"35"</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.UI.SCheckBox)</w:t>
                              </w:r>
                              <w:r w:rsidRPr="00375F9C">
                                <w:rPr>
                                  <w:sz w:val="18"/>
                                  <w:szCs w:val="18"/>
                                </w:rPr>
                                <w:t xml:space="preserve"> .setDataBinder("</w:t>
                              </w:r>
                              <w:r w:rsidRPr="00B04EC9">
                                <w:rPr>
                                  <w:color w:val="FF00FF"/>
                                  <w:sz w:val="18"/>
                                  <w:szCs w:val="18"/>
                                </w:rPr>
                                <w:t>binder</w:t>
                              </w:r>
                              <w:r w:rsidRPr="00375F9C">
                                <w:rPr>
                                  <w:sz w:val="18"/>
                                  <w:szCs w:val="18"/>
                                </w:rPr>
                                <w:t>").setDataField("</w:t>
                              </w:r>
                              <w:r>
                                <w:rPr>
                                  <w:rFonts w:hint="eastAsia"/>
                                  <w:color w:val="FF00FF"/>
                                  <w:sz w:val="18"/>
                                  <w:szCs w:val="18"/>
                                </w:rPr>
                                <w:t>isfull</w:t>
                              </w:r>
                              <w:r w:rsidRPr="00375F9C">
                                <w:rPr>
                                  <w:sz w:val="18"/>
                                  <w:szCs w:val="18"/>
                                </w:rPr>
                                <w:t>")</w:t>
                              </w:r>
                            </w:p>
                            <w:p w:rsidR="0023747D" w:rsidRPr="00F24D71" w:rsidRDefault="0023747D" w:rsidP="00375F9C">
                              <w:pPr>
                                <w:spacing w:line="240" w:lineRule="exact"/>
                                <w:rPr>
                                  <w:sz w:val="18"/>
                                  <w:szCs w:val="18"/>
                                </w:rPr>
                              </w:pPr>
                              <w:r>
                                <w:rPr>
                                  <w:sz w:val="18"/>
                                  <w:szCs w:val="18"/>
                                </w:rPr>
                                <w:t xml:space="preserve">                .</w:t>
                              </w:r>
                              <w:r>
                                <w:rPr>
                                  <w:rFonts w:hint="eastAsia"/>
                                  <w:sz w:val="18"/>
                                  <w:szCs w:val="18"/>
                                </w:rPr>
                                <w:t>setH</w:t>
                              </w:r>
                              <w:r w:rsidRPr="00F24D71">
                                <w:rPr>
                                  <w:sz w:val="18"/>
                                  <w:szCs w:val="18"/>
                                </w:rPr>
                                <w:t>ost(host,</w:t>
                              </w:r>
                              <w:r w:rsidRPr="00F24D71">
                                <w:rPr>
                                  <w:color w:val="FF00FF"/>
                                  <w:sz w:val="18"/>
                                  <w:szCs w:val="18"/>
                                </w:rPr>
                                <w:t>"cFull"</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130</w:t>
                              </w:r>
                              <w:r w:rsidRPr="00F24D71">
                                <w:rPr>
                                  <w:sz w:val="18"/>
                                  <w:szCs w:val="18"/>
                                </w:rPr>
                                <w:t>).setCaption(</w:t>
                              </w:r>
                              <w:r w:rsidRPr="00F24D71">
                                <w:rPr>
                                  <w:color w:val="FF00FF"/>
                                  <w:sz w:val="18"/>
                                  <w:szCs w:val="18"/>
                                </w:rPr>
                                <w:t>"Full time"</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.UI.SButton)</w:t>
                              </w:r>
                            </w:p>
                            <w:p w:rsidR="0023747D" w:rsidRPr="00F24D71" w:rsidRDefault="0023747D" w:rsidP="00375F9C">
                              <w:pPr>
                                <w:spacing w:line="240" w:lineRule="exact"/>
                                <w:rPr>
                                  <w:sz w:val="18"/>
                                  <w:szCs w:val="18"/>
                                </w:rPr>
                              </w:pPr>
                              <w:r w:rsidRPr="00F24D71">
                                <w:rPr>
                                  <w:sz w:val="18"/>
                                  <w:szCs w:val="18"/>
                                </w:rPr>
                                <w:t xml:space="preserve">              </w:t>
                              </w:r>
                              <w:r>
                                <w:rPr>
                                  <w:sz w:val="18"/>
                                  <w:szCs w:val="18"/>
                                </w:rPr>
                                <w:t xml:space="preserve">  .</w:t>
                              </w:r>
                              <w:r>
                                <w:rPr>
                                  <w:rFonts w:hint="eastAsia"/>
                                  <w:sz w:val="18"/>
                                  <w:szCs w:val="18"/>
                                </w:rPr>
                                <w:t>setH</w:t>
                              </w:r>
                              <w:r w:rsidRPr="00F24D71">
                                <w:rPr>
                                  <w:sz w:val="18"/>
                                  <w:szCs w:val="18"/>
                                </w:rPr>
                                <w:t>ost(host,</w:t>
                              </w:r>
                              <w:r w:rsidRPr="00F24D71">
                                <w:rPr>
                                  <w:color w:val="FF00FF"/>
                                  <w:sz w:val="18"/>
                                  <w:szCs w:val="18"/>
                                </w:rPr>
                                <w:t>"submit"</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170</w:t>
                              </w:r>
                              <w:r w:rsidRPr="00F24D71">
                                <w:rPr>
                                  <w:sz w:val="18"/>
                                  <w:szCs w:val="18"/>
                                </w:rPr>
                                <w:t>).setCaption(</w:t>
                              </w:r>
                              <w:r w:rsidRPr="00F24D71">
                                <w:rPr>
                                  <w:color w:val="FF00FF"/>
                                  <w:sz w:val="18"/>
                                  <w:szCs w:val="18"/>
                                </w:rPr>
                                <w:t>"SUBMIT"</w:t>
                              </w:r>
                              <w:r w:rsidRPr="00F24D71">
                                <w:rPr>
                                  <w:sz w:val="18"/>
                                  <w:szCs w:val="18"/>
                                </w:rPr>
                                <w:t>).onClick(</w:t>
                              </w:r>
                              <w:r w:rsidRPr="00F24D71">
                                <w:rPr>
                                  <w:color w:val="FF00FF"/>
                                  <w:sz w:val="18"/>
                                  <w:szCs w:val="18"/>
                                </w:rPr>
                                <w:t>"_submit_onclick"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00FF"/>
                                  <w:sz w:val="18"/>
                                  <w:szCs w:val="18"/>
                                </w:rPr>
                                <w:t>return</w:t>
                              </w:r>
                              <w:r w:rsidRPr="00F24D71">
                                <w:rPr>
                                  <w:sz w:val="18"/>
                                  <w:szCs w:val="18"/>
                                </w:rPr>
                                <w:t xml:space="preserve"> children;</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 xml:space="preserve">// ]]code created by </w:t>
                              </w:r>
                              <w:r>
                                <w:rPr>
                                  <w:color w:val="008000"/>
                                  <w:sz w:val="18"/>
                                  <w:szCs w:val="18"/>
                                </w:rPr>
                                <w:t>CrossUI</w:t>
                              </w:r>
                              <w:r w:rsidRPr="00F24D71">
                                <w:rPr>
                                  <w:color w:val="008000"/>
                                  <w:sz w:val="18"/>
                                  <w:szCs w:val="18"/>
                                </w:rPr>
                                <w:t xml:space="preserve"> UI Builder</w:t>
                              </w:r>
                            </w:p>
                            <w:p w:rsidR="0023747D" w:rsidRPr="00F24D71" w:rsidRDefault="0023747D" w:rsidP="00375F9C">
                              <w:pPr>
                                <w:spacing w:line="240" w:lineRule="exact"/>
                                <w:rPr>
                                  <w:sz w:val="18"/>
                                  <w:szCs w:val="18"/>
                                </w:rPr>
                              </w:pPr>
                              <w:r w:rsidRPr="00F24D71">
                                <w:rPr>
                                  <w:sz w:val="18"/>
                                  <w:szCs w:val="18"/>
                                </w:rPr>
                                <w:t xml:space="preserve">        }, </w:t>
                              </w:r>
                            </w:p>
                            <w:p w:rsidR="0023747D" w:rsidRPr="00F24D71" w:rsidRDefault="0023747D" w:rsidP="00375F9C">
                              <w:pPr>
                                <w:spacing w:line="240" w:lineRule="exact"/>
                                <w:rPr>
                                  <w:sz w:val="18"/>
                                  <w:szCs w:val="18"/>
                                </w:rPr>
                              </w:pPr>
                              <w:r w:rsidRPr="00F24D71">
                                <w:rPr>
                                  <w:sz w:val="18"/>
                                  <w:szCs w:val="18"/>
                                </w:rPr>
                                <w:t xml:space="preserve">        _submit_onclick:</w:t>
                              </w:r>
                              <w:r w:rsidRPr="00F24D71">
                                <w:rPr>
                                  <w:color w:val="0000FF"/>
                                  <w:sz w:val="18"/>
                                  <w:szCs w:val="18"/>
                                </w:rPr>
                                <w:t>function</w:t>
                              </w:r>
                              <w:r w:rsidRPr="00F24D71">
                                <w:rPr>
                                  <w:sz w:val="18"/>
                                  <w:szCs w:val="18"/>
                                </w:rPr>
                                <w:t xml:space="preserve"> (profile, e, src, value) {</w:t>
                              </w:r>
                            </w:p>
                            <w:p w:rsidR="0023747D" w:rsidRPr="00F24D71" w:rsidRDefault="0023747D" w:rsidP="00375F9C">
                              <w:pPr>
                                <w:spacing w:line="240" w:lineRule="exact"/>
                                <w:rPr>
                                  <w:sz w:val="18"/>
                                  <w:szCs w:val="18"/>
                                </w:rPr>
                              </w:pPr>
                              <w:r w:rsidRPr="00F24D71">
                                <w:rPr>
                                  <w:sz w:val="18"/>
                                  <w:szCs w:val="18"/>
                                </w:rPr>
                                <w:t xml:space="preserve">            </w:t>
                              </w:r>
                              <w:r w:rsidRPr="00F24D71">
                                <w:rPr>
                                  <w:color w:val="0000FF"/>
                                  <w:sz w:val="18"/>
                                  <w:szCs w:val="18"/>
                                </w:rPr>
                                <w:t>if</w:t>
                              </w:r>
                              <w:r w:rsidRPr="00F24D71">
                                <w:rPr>
                                  <w:sz w:val="18"/>
                                  <w:szCs w:val="18"/>
                                </w:rPr>
                                <w:t>(!</w:t>
                              </w:r>
                              <w:r w:rsidRPr="00F24D71">
                                <w:rPr>
                                  <w:color w:val="0000FF"/>
                                  <w:sz w:val="18"/>
                                  <w:szCs w:val="18"/>
                                </w:rPr>
                                <w:t>this</w:t>
                              </w:r>
                              <w:r w:rsidRPr="00F24D71">
                                <w:rPr>
                                  <w:sz w:val="18"/>
                                  <w:szCs w:val="18"/>
                                </w:rPr>
                                <w:t>.</w:t>
                              </w:r>
                              <w:r>
                                <w:rPr>
                                  <w:rFonts w:hint="eastAsia"/>
                                  <w:sz w:val="18"/>
                                  <w:szCs w:val="18"/>
                                </w:rPr>
                                <w:t>binder</w:t>
                              </w:r>
                              <w:r>
                                <w:rPr>
                                  <w:sz w:val="18"/>
                                  <w:szCs w:val="18"/>
                                </w:rPr>
                                <w:t>.checkValid())</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00105B39">
                                <w:rPr>
                                  <w:sz w:val="18"/>
                                  <w:szCs w:val="18"/>
                                </w:rPr>
                                <w:t>xui</w:t>
                              </w:r>
                              <w:r w:rsidRPr="00F24D71">
                                <w:rPr>
                                  <w:sz w:val="18"/>
                                  <w:szCs w:val="18"/>
                                </w:rPr>
                                <w:t>.alert(</w:t>
                              </w:r>
                              <w:r>
                                <w:rPr>
                                  <w:color w:val="FF00FF"/>
                                  <w:sz w:val="18"/>
                                  <w:szCs w:val="18"/>
                                </w:rPr>
                                <w:t>'</w:t>
                              </w:r>
                              <w:r>
                                <w:rPr>
                                  <w:rFonts w:hint="eastAsia"/>
                                  <w:color w:val="FF00FF"/>
                                  <w:sz w:val="18"/>
                                  <w:szCs w:val="18"/>
                                </w:rPr>
                                <w:t>One or some invalid fields exits!</w:t>
                              </w:r>
                              <w:r w:rsidRPr="00F24D71">
                                <w:rPr>
                                  <w:color w:val="FF00FF"/>
                                  <w:sz w:val="18"/>
                                  <w:szCs w:val="18"/>
                                </w:rPr>
                                <w:t>'</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00FF"/>
                                  <w:sz w:val="18"/>
                                  <w:szCs w:val="18"/>
                                </w:rPr>
                                <w:t>return</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22244">
                              <w:pPr>
                                <w:spacing w:line="240" w:lineRule="exact"/>
                                <w:rPr>
                                  <w:sz w:val="18"/>
                                  <w:szCs w:val="18"/>
                                </w:rPr>
                              </w:pPr>
                              <w:r w:rsidRPr="00F24D71">
                                <w:rPr>
                                  <w:sz w:val="18"/>
                                  <w:szCs w:val="18"/>
                                </w:rPr>
                                <w:t xml:space="preserve">            </w:t>
                              </w:r>
                              <w:r w:rsidR="00105B39">
                                <w:rPr>
                                  <w:sz w:val="18"/>
                                  <w:szCs w:val="18"/>
                                </w:rPr>
                                <w:t>xui</w:t>
                              </w:r>
                              <w:r w:rsidRPr="00B5085E">
                                <w:rPr>
                                  <w:sz w:val="18"/>
                                  <w:szCs w:val="18"/>
                                </w:rPr>
                                <w:t>.</w:t>
                              </w:r>
                              <w:r w:rsidRPr="00F24D71">
                                <w:rPr>
                                  <w:sz w:val="18"/>
                                  <w:szCs w:val="18"/>
                                </w:rPr>
                                <w:t>alert(_.serialize(</w:t>
                              </w:r>
                              <w:r w:rsidRPr="00F24D71">
                                <w:rPr>
                                  <w:color w:val="0000FF"/>
                                  <w:sz w:val="18"/>
                                  <w:szCs w:val="18"/>
                                </w:rPr>
                                <w:t>this</w:t>
                              </w:r>
                              <w:r w:rsidRPr="00F24D71">
                                <w:rPr>
                                  <w:sz w:val="18"/>
                                  <w:szCs w:val="18"/>
                                </w:rPr>
                                <w:t>.</w:t>
                              </w:r>
                              <w:r>
                                <w:rPr>
                                  <w:rFonts w:hint="eastAsia"/>
                                  <w:sz w:val="18"/>
                                  <w:szCs w:val="18"/>
                                </w:rPr>
                                <w:t>binder</w:t>
                              </w:r>
                              <w:r>
                                <w:rPr>
                                  <w:sz w:val="18"/>
                                  <w:szCs w:val="18"/>
                                </w:rPr>
                                <w:t>.</w:t>
                              </w:r>
                              <w:r>
                                <w:rPr>
                                  <w:rFonts w:hint="eastAsia"/>
                                  <w:sz w:val="18"/>
                                  <w:szCs w:val="18"/>
                                </w:rPr>
                                <w:t>updateDataFromUI().getData()</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75F9C">
                              <w:pPr>
                                <w:spacing w:line="240" w:lineRule="exact"/>
                                <w:rPr>
                                  <w:sz w:val="18"/>
                                  <w:szCs w:val="18"/>
                                </w:rPr>
                              </w:pPr>
                              <w:r w:rsidRPr="00F24D71">
                                <w:rPr>
                                  <w:sz w:val="18"/>
                                  <w:szCs w:val="18"/>
                                </w:rPr>
                                <w:t>});</w:t>
                              </w:r>
                            </w:p>
                            <w:p w:rsidR="0023747D" w:rsidRPr="008861FF" w:rsidRDefault="0023747D" w:rsidP="00375F9C">
                              <w:pPr>
                                <w:rPr>
                                  <w:szCs w:val="18"/>
                                </w:rPr>
                              </w:pPr>
                              <w:r w:rsidRPr="00F24D71">
                                <w:rPr>
                                  <w:sz w:val="18"/>
                                  <w:szCs w:val="18"/>
                                </w:rPr>
                                <w:t>(</w:t>
                              </w:r>
                              <w:r w:rsidRPr="00F24D71">
                                <w:rPr>
                                  <w:color w:val="0000FF"/>
                                  <w:sz w:val="18"/>
                                  <w:szCs w:val="18"/>
                                </w:rPr>
                                <w:t>new</w:t>
                              </w:r>
                              <w:r w:rsidRPr="00F24D71">
                                <w:rPr>
                                  <w:sz w:val="18"/>
                                  <w:szCs w:val="18"/>
                                </w:rPr>
                                <w:t xml:space="preserve"> App).show();</w:t>
                              </w:r>
                            </w:p>
                          </w:txbxContent>
                        </wps:txbx>
                        <wps:bodyPr rot="0" vert="horz" wrap="square" lIns="54000" tIns="46800" rIns="54000" bIns="45720" anchor="t" anchorCtr="0" upright="1">
                          <a:spAutoFit/>
                        </wps:bodyPr>
                      </wps:wsp>
                      <wps:wsp>
                        <wps:cNvPr id="47" name="AutoShape 520"/>
                        <wps:cNvSpPr>
                          <a:spLocks noChangeArrowheads="1"/>
                        </wps:cNvSpPr>
                        <wps:spPr bwMode="auto">
                          <a:xfrm flipH="1">
                            <a:off x="2788920" y="3566160"/>
                            <a:ext cx="1097280" cy="198120"/>
                          </a:xfrm>
                          <a:prstGeom prst="wedgeRoundRectCallout">
                            <a:avLst>
                              <a:gd name="adj1" fmla="val 80958"/>
                              <a:gd name="adj2" fmla="val 10160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orm validation</w:t>
                              </w:r>
                            </w:p>
                          </w:txbxContent>
                        </wps:txbx>
                        <wps:bodyPr rot="0" vert="horz" wrap="square" lIns="0" tIns="0" rIns="0" bIns="0" anchor="t" anchorCtr="0" upright="1">
                          <a:noAutofit/>
                        </wps:bodyPr>
                      </wps:wsp>
                      <wps:wsp>
                        <wps:cNvPr id="49" name="AutoShape 521"/>
                        <wps:cNvSpPr>
                          <a:spLocks noChangeArrowheads="1"/>
                        </wps:cNvSpPr>
                        <wps:spPr bwMode="auto">
                          <a:xfrm flipH="1">
                            <a:off x="2217420" y="198120"/>
                            <a:ext cx="1828800" cy="198120"/>
                          </a:xfrm>
                          <a:prstGeom prst="wedgeRoundRectCallout">
                            <a:avLst>
                              <a:gd name="adj1" fmla="val 72222"/>
                              <a:gd name="adj2" fmla="val 8942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ode created by Designer</w:t>
                              </w:r>
                            </w:p>
                            <w:p w:rsidR="0023747D" w:rsidRPr="00F966A3" w:rsidRDefault="0023747D" w:rsidP="00375F9C">
                              <w:pPr>
                                <w:rPr>
                                  <w:szCs w:val="18"/>
                                </w:rPr>
                              </w:pPr>
                            </w:p>
                          </w:txbxContent>
                        </wps:txbx>
                        <wps:bodyPr rot="0" vert="horz" wrap="square" lIns="0" tIns="0" rIns="0" bIns="0" anchor="t" anchorCtr="0" upright="1">
                          <a:noAutofit/>
                        </wps:bodyPr>
                      </wps:wsp>
                      <wps:wsp>
                        <wps:cNvPr id="50" name="AutoShape 522"/>
                        <wps:cNvSpPr>
                          <a:spLocks noChangeArrowheads="1"/>
                        </wps:cNvSpPr>
                        <wps:spPr bwMode="auto">
                          <a:xfrm flipH="1">
                            <a:off x="3246120" y="1188720"/>
                            <a:ext cx="1783080" cy="396240"/>
                          </a:xfrm>
                          <a:prstGeom prst="wedgeRoundRectCallout">
                            <a:avLst>
                              <a:gd name="adj1" fmla="val 58903"/>
                              <a:gd name="adj2" fmla="val 10240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dataBinder and dataField to each control</w:t>
                              </w:r>
                            </w:p>
                          </w:txbxContent>
                        </wps:txbx>
                        <wps:bodyPr rot="0" vert="horz" wrap="square" lIns="0" tIns="0" rIns="0" bIns="0" anchor="t" anchorCtr="0" upright="1">
                          <a:noAutofit/>
                        </wps:bodyPr>
                      </wps:wsp>
                      <wps:wsp>
                        <wps:cNvPr id="52" name="AutoShape 523"/>
                        <wps:cNvSpPr>
                          <a:spLocks noChangeArrowheads="1"/>
                        </wps:cNvSpPr>
                        <wps:spPr bwMode="auto">
                          <a:xfrm flipH="1">
                            <a:off x="2903220" y="3863340"/>
                            <a:ext cx="982980" cy="198120"/>
                          </a:xfrm>
                          <a:prstGeom prst="wedgeRoundRectCallout">
                            <a:avLst>
                              <a:gd name="adj1" fmla="val 78745"/>
                              <a:gd name="adj2" fmla="val 227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ollects data</w:t>
                              </w:r>
                            </w:p>
                            <w:p w:rsidR="0023747D" w:rsidRPr="00F966A3" w:rsidRDefault="0023747D" w:rsidP="00375F9C">
                              <w:pPr>
                                <w:rPr>
                                  <w:szCs w:val="18"/>
                                </w:rPr>
                              </w:pPr>
                            </w:p>
                          </w:txbxContent>
                        </wps:txbx>
                        <wps:bodyPr rot="0" vert="horz" wrap="square" lIns="0" tIns="0" rIns="0" bIns="0" anchor="t" anchorCtr="0" upright="1">
                          <a:noAutofit/>
                        </wps:bodyPr>
                      </wps:wsp>
                      <wps:wsp>
                        <wps:cNvPr id="54" name="AutoShape 524"/>
                        <wps:cNvSpPr>
                          <a:spLocks noChangeArrowheads="1"/>
                        </wps:cNvSpPr>
                        <wps:spPr bwMode="auto">
                          <a:xfrm flipH="1">
                            <a:off x="2560320" y="594360"/>
                            <a:ext cx="2514600" cy="198120"/>
                          </a:xfrm>
                          <a:prstGeom prst="wedgeRoundRectCallout">
                            <a:avLst>
                              <a:gd name="adj1" fmla="val -2023"/>
                              <a:gd name="adj2" fmla="val 1708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dds a DataBinder, sets name property</w:t>
                              </w:r>
                            </w:p>
                          </w:txbxContent>
                        </wps:txbx>
                        <wps:bodyPr rot="0" vert="horz" wrap="square" lIns="0" tIns="0" rIns="0" bIns="0" anchor="t" anchorCtr="0" upright="1">
                          <a:noAutofit/>
                        </wps:bodyPr>
                      </wps:wsp>
                    </wpc:wpc>
                  </a:graphicData>
                </a:graphic>
              </wp:inline>
            </w:drawing>
          </mc:Choice>
          <mc:Fallback>
            <w:pict>
              <v:group id="画布 517" o:spid="_x0000_s2102" editas="canvas" style="width:414pt;height:411.75pt;mso-position-horizontal-relative:char;mso-position-vertical-relative:line" coordsize="52578,5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">
                <v:shape id="_x0000_s2103" type="#_x0000_t75" style="position:absolute;width:52578;height:52292;visibility:visible;mso-wrap-style:square">
                  <v:fill o:detectmouseclick="t"/>
                  <v:path o:connecttype="none"/>
                </v:shape>
                <v:shape id="Text Box 519" o:spid="_x0000_s2104" type="#_x0000_t202" style="position:absolute;top:488;width:52578;height:51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ewUMIA&#10;AADbAAAADwAAAGRycy9kb3ducmV2LnhtbESPQWsCMRSE7wX/Q3iCt5pVrOhqFFFkeym0Vu+PzXOz&#10;uHlZkriu/74pFHocZuYbZr3tbSM68qF2rGAyzkAQl07XXCk4fx9fFyBCRNbYOCYFTwqw3Qxe1phr&#10;9+Av6k6xEgnCIUcFJsY2lzKUhiyGsWuJk3d13mJM0ldSe3wkuG3kNMvm0mLNacFgS3tD5e10twrK&#10;26E/FPXF+O5uF596WTw/5oVSo2G/W4GI1Mf/8F/7XSuYvcHvl/QD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h7BQwgAAANsAAAAPAAAAAAAAAAAAAAAAAJgCAABkcnMvZG93&#10;bnJldi54bWxQSwUGAAAAAAQABAD1AAAAhwMAAAAA&#10;" strokeweight="1pt">
                  <v:textbox style="mso-fit-shape-to-text:t" inset="1.5mm,1.3mm,1.5mm">
                    <w:txbxContent>
                      <w:p w:rsidR="0023747D" w:rsidRDefault="0023747D" w:rsidP="00375F9C">
                        <w:pPr>
                          <w:spacing w:line="240" w:lineRule="exact"/>
                          <w:rPr>
                            <w:sz w:val="18"/>
                            <w:szCs w:val="18"/>
                          </w:rPr>
                        </w:pPr>
                        <w:proofErr w:type="gramStart"/>
                        <w:r>
                          <w:rPr>
                            <w:rFonts w:hint="eastAsia"/>
                            <w:sz w:val="18"/>
                            <w:szCs w:val="18"/>
                          </w:rPr>
                          <w:t>Class.destroy(</w:t>
                        </w:r>
                        <w:proofErr w:type="gramEnd"/>
                        <w:r w:rsidRPr="00F24D71">
                          <w:rPr>
                            <w:color w:val="FF00FF"/>
                            <w:sz w:val="18"/>
                            <w:szCs w:val="18"/>
                          </w:rPr>
                          <w:t>'App'</w:t>
                        </w:r>
                        <w:r w:rsidRPr="00F24D71">
                          <w:rPr>
                            <w:sz w:val="18"/>
                            <w:szCs w:val="18"/>
                          </w:rPr>
                          <w:t>)</w:t>
                        </w:r>
                        <w:r>
                          <w:rPr>
                            <w:rFonts w:hint="eastAsia"/>
                            <w:sz w:val="18"/>
                            <w:szCs w:val="18"/>
                          </w:rPr>
                          <w:t>;</w:t>
                        </w:r>
                      </w:p>
                      <w:p w:rsidR="0023747D" w:rsidRPr="00F24D71" w:rsidRDefault="0023747D" w:rsidP="00375F9C">
                        <w:pPr>
                          <w:spacing w:line="240" w:lineRule="exact"/>
                          <w:rPr>
                            <w:sz w:val="18"/>
                            <w:szCs w:val="18"/>
                          </w:rPr>
                        </w:pPr>
                        <w:proofErr w:type="gramStart"/>
                        <w:r w:rsidRPr="00F24D71">
                          <w:rPr>
                            <w:sz w:val="18"/>
                            <w:szCs w:val="18"/>
                          </w:rPr>
                          <w:t>Class(</w:t>
                        </w:r>
                        <w:proofErr w:type="gramEnd"/>
                        <w:r w:rsidRPr="00F24D71">
                          <w:rPr>
                            <w:color w:val="FF00FF"/>
                            <w:sz w:val="18"/>
                            <w:szCs w:val="18"/>
                          </w:rPr>
                          <w:t>'App'</w:t>
                        </w:r>
                        <w:r w:rsidRPr="00F24D71">
                          <w:rPr>
                            <w:sz w:val="18"/>
                            <w:szCs w:val="18"/>
                          </w:rPr>
                          <w:t xml:space="preserve">, </w:t>
                        </w:r>
                        <w:r w:rsidRPr="00F24D71">
                          <w:rPr>
                            <w:color w:val="FF00FF"/>
                            <w:sz w:val="18"/>
                            <w:szCs w:val="18"/>
                          </w:rPr>
                          <w:t>'</w:t>
                        </w:r>
                        <w:r w:rsidR="00105B39">
                          <w:rPr>
                            <w:color w:val="FF00FF"/>
                            <w:sz w:val="18"/>
                            <w:szCs w:val="18"/>
                          </w:rPr>
                          <w:t>xui</w:t>
                        </w:r>
                        <w:r w:rsidRPr="00F24D71">
                          <w:rPr>
                            <w:color w:val="FF00FF"/>
                            <w:sz w:val="18"/>
                            <w:szCs w:val="18"/>
                          </w:rPr>
                          <w:t>.Com'</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Instance:</w:t>
                        </w:r>
                        <w:proofErr w:type="gramEnd"/>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iniComponents:</w:t>
                        </w:r>
                        <w:proofErr w:type="gramEnd"/>
                        <w:r w:rsidRPr="00F24D71">
                          <w:rPr>
                            <w:color w:val="0000FF"/>
                            <w:sz w:val="18"/>
                            <w:szCs w:val="18"/>
                          </w:rPr>
                          <w:t>function</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 xml:space="preserve">// [[code created by </w:t>
                        </w:r>
                        <w:r>
                          <w:rPr>
                            <w:color w:val="008000"/>
                            <w:sz w:val="18"/>
                            <w:szCs w:val="18"/>
                          </w:rPr>
                          <w:t>CrossUI</w:t>
                        </w:r>
                        <w:r w:rsidRPr="00F24D71">
                          <w:rPr>
                            <w:color w:val="008000"/>
                            <w:sz w:val="18"/>
                            <w:szCs w:val="18"/>
                          </w:rPr>
                          <w:t xml:space="preserve"> UI Builder</w:t>
                        </w:r>
                      </w:p>
                      <w:p w:rsidR="0023747D"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var</w:t>
                        </w:r>
                        <w:proofErr w:type="gramEnd"/>
                        <w:r w:rsidRPr="00F24D71">
                          <w:rPr>
                            <w:sz w:val="18"/>
                            <w:szCs w:val="18"/>
                          </w:rPr>
                          <w:t xml:space="preserve"> host=</w:t>
                        </w:r>
                        <w:r w:rsidRPr="00F24D71">
                          <w:rPr>
                            <w:color w:val="0000FF"/>
                            <w:sz w:val="18"/>
                            <w:szCs w:val="18"/>
                          </w:rPr>
                          <w:t>this</w:t>
                        </w:r>
                        <w:r w:rsidRPr="00F24D71">
                          <w:rPr>
                            <w:sz w:val="18"/>
                            <w:szCs w:val="18"/>
                          </w:rPr>
                          <w:t>, children=[], append=</w:t>
                        </w:r>
                        <w:r w:rsidRPr="00F24D71">
                          <w:rPr>
                            <w:color w:val="0000FF"/>
                            <w:sz w:val="18"/>
                            <w:szCs w:val="18"/>
                          </w:rPr>
                          <w:t>function</w:t>
                        </w:r>
                        <w:r w:rsidRPr="00F24D71">
                          <w:rPr>
                            <w:sz w:val="18"/>
                            <w:szCs w:val="18"/>
                          </w:rPr>
                          <w:t>(child){children.push(child.get(</w:t>
                        </w:r>
                        <w:r w:rsidRPr="00F24D71">
                          <w:rPr>
                            <w:color w:val="800000"/>
                            <w:sz w:val="18"/>
                            <w:szCs w:val="18"/>
                          </w:rPr>
                          <w:t>0</w:t>
                        </w:r>
                        <w:r>
                          <w:rPr>
                            <w:sz w:val="18"/>
                            <w:szCs w:val="18"/>
                          </w:rPr>
                          <w:t>))};</w:t>
                        </w:r>
                      </w:p>
                      <w:p w:rsidR="0023747D" w:rsidRPr="0039522B" w:rsidRDefault="0023747D" w:rsidP="00375F9C">
                        <w:pPr>
                          <w:spacing w:line="240" w:lineRule="exact"/>
                          <w:rPr>
                            <w:sz w:val="18"/>
                            <w:szCs w:val="18"/>
                            <w:lang w:val="de-DE"/>
                          </w:rPr>
                        </w:pPr>
                        <w:r w:rsidRPr="00375F9C">
                          <w:rPr>
                            <w:rFonts w:hint="eastAsia"/>
                            <w:sz w:val="18"/>
                            <w:szCs w:val="18"/>
                          </w:rPr>
                          <w:t xml:space="preserve">            </w:t>
                        </w:r>
                        <w:r w:rsidRPr="0039522B">
                          <w:rPr>
                            <w:rFonts w:hint="eastAsia"/>
                            <w:sz w:val="18"/>
                            <w:szCs w:val="18"/>
                            <w:lang w:val="de-DE"/>
                          </w:rPr>
                          <w:t xml:space="preserve">append((new </w:t>
                        </w:r>
                        <w:r w:rsidR="00105B39">
                          <w:rPr>
                            <w:rFonts w:hint="eastAsia"/>
                            <w:sz w:val="18"/>
                            <w:szCs w:val="18"/>
                            <w:lang w:val="de-DE"/>
                          </w:rPr>
                          <w:t>xui</w:t>
                        </w:r>
                        <w:r w:rsidRPr="0039522B">
                          <w:rPr>
                            <w:rFonts w:hint="eastAsia"/>
                            <w:sz w:val="18"/>
                            <w:szCs w:val="18"/>
                            <w:lang w:val="de-DE"/>
                          </w:rPr>
                          <w:t>.DataBinder)</w:t>
                        </w:r>
                        <w:r w:rsidRPr="0039522B">
                          <w:rPr>
                            <w:sz w:val="18"/>
                            <w:szCs w:val="18"/>
                            <w:lang w:val="de-DE"/>
                          </w:rPr>
                          <w:t>.</w:t>
                        </w:r>
                        <w:r>
                          <w:rPr>
                            <w:rFonts w:hint="eastAsia"/>
                            <w:sz w:val="18"/>
                            <w:szCs w:val="18"/>
                            <w:lang w:val="de-DE"/>
                          </w:rPr>
                          <w:t>setH</w:t>
                        </w:r>
                        <w:r w:rsidRPr="0039522B">
                          <w:rPr>
                            <w:sz w:val="18"/>
                            <w:szCs w:val="18"/>
                            <w:lang w:val="de-DE"/>
                          </w:rPr>
                          <w:t>ost(host,"</w:t>
                        </w:r>
                        <w:r w:rsidRPr="00B04EC9">
                          <w:rPr>
                            <w:color w:val="FF00FF"/>
                            <w:sz w:val="18"/>
                            <w:szCs w:val="18"/>
                            <w:lang w:val="de-DE"/>
                          </w:rPr>
                          <w:t>binder</w:t>
                        </w:r>
                        <w:r w:rsidRPr="0039522B">
                          <w:rPr>
                            <w:sz w:val="18"/>
                            <w:szCs w:val="18"/>
                            <w:lang w:val="de-DE"/>
                          </w:rPr>
                          <w:t>").setName("</w:t>
                        </w:r>
                        <w:r w:rsidRPr="00B04EC9">
                          <w:rPr>
                            <w:color w:val="FF00FF"/>
                            <w:sz w:val="18"/>
                            <w:szCs w:val="18"/>
                            <w:lang w:val="de-DE"/>
                          </w:rPr>
                          <w:t>binder</w:t>
                        </w:r>
                        <w:r w:rsidRPr="0039522B">
                          <w:rPr>
                            <w:sz w:val="18"/>
                            <w:szCs w:val="18"/>
                            <w:lang w:val="de-DE"/>
                          </w:rPr>
                          <w:t>")</w:t>
                        </w:r>
                        <w:r>
                          <w:rPr>
                            <w:rFonts w:hint="eastAsia"/>
                            <w:sz w:val="18"/>
                            <w:szCs w:val="18"/>
                            <w:lang w:val="de-DE"/>
                          </w:rPr>
                          <w:t>)</w:t>
                        </w:r>
                      </w:p>
                      <w:p w:rsidR="0023747D" w:rsidRPr="00B04EC9" w:rsidRDefault="0023747D" w:rsidP="00375F9C">
                        <w:pPr>
                          <w:spacing w:line="240" w:lineRule="exact"/>
                          <w:rPr>
                            <w:sz w:val="18"/>
                            <w:szCs w:val="18"/>
                          </w:rPr>
                        </w:pPr>
                        <w:r w:rsidRPr="00B04EC9">
                          <w:rPr>
                            <w:sz w:val="18"/>
                            <w:szCs w:val="18"/>
                            <w:lang w:val="de-DE"/>
                          </w:rPr>
                          <w:t xml:space="preserve">            </w:t>
                        </w:r>
                        <w:proofErr w:type="gramStart"/>
                        <w:r w:rsidRPr="00B04EC9">
                          <w:rPr>
                            <w:sz w:val="18"/>
                            <w:szCs w:val="18"/>
                          </w:rPr>
                          <w:t>append(</w:t>
                        </w:r>
                        <w:proofErr w:type="gramEnd"/>
                        <w:r w:rsidRPr="00B04EC9">
                          <w:rPr>
                            <w:sz w:val="18"/>
                            <w:szCs w:val="18"/>
                          </w:rPr>
                          <w:t>(</w:t>
                        </w:r>
                        <w:r w:rsidRPr="00B04EC9">
                          <w:rPr>
                            <w:color w:val="0000FF"/>
                            <w:sz w:val="18"/>
                            <w:szCs w:val="18"/>
                          </w:rPr>
                          <w:t>new</w:t>
                        </w:r>
                        <w:r w:rsidRPr="00B04EC9">
                          <w:rPr>
                            <w:sz w:val="18"/>
                            <w:szCs w:val="18"/>
                          </w:rPr>
                          <w:t xml:space="preserve"> </w:t>
                        </w:r>
                        <w:r w:rsidR="00105B39">
                          <w:rPr>
                            <w:sz w:val="18"/>
                            <w:szCs w:val="18"/>
                          </w:rPr>
                          <w:t>xui</w:t>
                        </w:r>
                        <w:r w:rsidRPr="00B04EC9">
                          <w:rPr>
                            <w:sz w:val="18"/>
                            <w:szCs w:val="18"/>
                          </w:rPr>
                          <w:t>.UI.SLabel)</w:t>
                        </w:r>
                      </w:p>
                      <w:p w:rsidR="0023747D" w:rsidRPr="00F24D71" w:rsidRDefault="0023747D" w:rsidP="00375F9C">
                        <w:pPr>
                          <w:spacing w:line="240" w:lineRule="exact"/>
                          <w:rPr>
                            <w:sz w:val="18"/>
                            <w:szCs w:val="18"/>
                          </w:rPr>
                        </w:pPr>
                        <w:r w:rsidRPr="00B04EC9">
                          <w:rPr>
                            <w:sz w:val="18"/>
                            <w:szCs w:val="18"/>
                          </w:rPr>
                          <w:t xml:space="preserve">                </w:t>
                        </w:r>
                        <w:r w:rsidRPr="00F24D71">
                          <w:rPr>
                            <w:sz w:val="18"/>
                            <w:szCs w:val="18"/>
                          </w:rPr>
                          <w:t>.</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"slabel1"</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60</w:t>
                        </w:r>
                        <w:r w:rsidRPr="00F24D71">
                          <w:rPr>
                            <w:sz w:val="18"/>
                            <w:szCs w:val="18"/>
                          </w:rPr>
                          <w:t>).setWidth(</w:t>
                        </w:r>
                        <w:r w:rsidRPr="00F24D71">
                          <w:rPr>
                            <w:color w:val="800000"/>
                            <w:sz w:val="18"/>
                            <w:szCs w:val="18"/>
                          </w:rPr>
                          <w:t>44</w:t>
                        </w:r>
                        <w:r w:rsidRPr="00F24D71">
                          <w:rPr>
                            <w:sz w:val="18"/>
                            <w:szCs w:val="18"/>
                          </w:rPr>
                          <w:t>).setCaption(</w:t>
                        </w:r>
                        <w:r w:rsidRPr="00F24D71">
                          <w:rPr>
                            <w:color w:val="FF00FF"/>
                            <w:sz w:val="18"/>
                            <w:szCs w:val="18"/>
                          </w:rPr>
                          <w:t>"Name:"</w:t>
                        </w:r>
                        <w:r w:rsidRPr="00F24D71">
                          <w:rPr>
                            <w:sz w:val="18"/>
                            <w:szCs w:val="18"/>
                          </w:rPr>
                          <w:t>) );</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.UI.SLabel)</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"slabel2"</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90</w:t>
                        </w:r>
                        <w:r w:rsidRPr="00F24D71">
                          <w:rPr>
                            <w:sz w:val="18"/>
                            <w:szCs w:val="18"/>
                          </w:rPr>
                          <w:t>).setCaption(</w:t>
                        </w:r>
                        <w:r w:rsidRPr="00F24D71">
                          <w:rPr>
                            <w:color w:val="FF00FF"/>
                            <w:sz w:val="18"/>
                            <w:szCs w:val="18"/>
                          </w:rPr>
                          <w:t>"Age:"</w:t>
                        </w:r>
                        <w:r w:rsidRPr="00F24D71">
                          <w:rPr>
                            <w:sz w:val="18"/>
                            <w:szCs w:val="18"/>
                          </w:rPr>
                          <w:t>).setWidth(</w:t>
                        </w:r>
                        <w:r w:rsidRPr="00F24D71">
                          <w:rPr>
                            <w:color w:val="800000"/>
                            <w:sz w:val="18"/>
                            <w:szCs w:val="18"/>
                          </w:rPr>
                          <w:t>44</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.UI.Input)</w:t>
                        </w:r>
                        <w:r w:rsidRPr="00375F9C">
                          <w:rPr>
                            <w:sz w:val="18"/>
                            <w:szCs w:val="18"/>
                          </w:rPr>
                          <w:t xml:space="preserve"> .setDataBinder("</w:t>
                        </w:r>
                        <w:r w:rsidRPr="00B04EC9">
                          <w:rPr>
                            <w:color w:val="FF00FF"/>
                            <w:sz w:val="18"/>
                            <w:szCs w:val="18"/>
                          </w:rPr>
                          <w:t>binder</w:t>
                        </w:r>
                        <w:r w:rsidRPr="00375F9C">
                          <w:rPr>
                            <w:sz w:val="18"/>
                            <w:szCs w:val="18"/>
                          </w:rPr>
                          <w:t>").setDataField("</w:t>
                        </w:r>
                        <w:r w:rsidRPr="00B04EC9">
                          <w:rPr>
                            <w:color w:val="FF00FF"/>
                            <w:sz w:val="18"/>
                            <w:szCs w:val="18"/>
                          </w:rPr>
                          <w:t>name</w:t>
                        </w:r>
                        <w:r w:rsidRPr="00375F9C">
                          <w:rPr>
                            <w:sz w:val="18"/>
                            <w:szCs w:val="18"/>
                          </w:rPr>
                          <w:t>")</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"iName"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60</w:t>
                        </w:r>
                        <w:r w:rsidRPr="00F24D71">
                          <w:rPr>
                            <w:sz w:val="18"/>
                            <w:szCs w:val="18"/>
                          </w:rPr>
                          <w:t>).setValueFormat(</w:t>
                        </w:r>
                        <w:r w:rsidRPr="00F24D71">
                          <w:rPr>
                            <w:color w:val="FF00FF"/>
                            <w:sz w:val="18"/>
                            <w:szCs w:val="18"/>
                          </w:rPr>
                          <w:t>"[^.*]"</w:t>
                        </w:r>
                        <w:r w:rsidRPr="00F24D71">
                          <w:rPr>
                            <w:sz w:val="18"/>
                            <w:szCs w:val="18"/>
                          </w:rPr>
                          <w:t>).setValue(</w:t>
                        </w:r>
                        <w:r w:rsidRPr="00F24D71">
                          <w:rPr>
                            <w:color w:val="FF00FF"/>
                            <w:sz w:val="18"/>
                            <w:szCs w:val="18"/>
                          </w:rPr>
                          <w:t>"Jack"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.UI.ComboInput)</w:t>
                        </w:r>
                        <w:r w:rsidRPr="00375F9C">
                          <w:rPr>
                            <w:sz w:val="18"/>
                            <w:szCs w:val="18"/>
                          </w:rPr>
                          <w:t xml:space="preserve"> .setDataBinder("</w:t>
                        </w:r>
                        <w:r w:rsidRPr="00B04EC9">
                          <w:rPr>
                            <w:color w:val="FF00FF"/>
                            <w:sz w:val="18"/>
                            <w:szCs w:val="18"/>
                          </w:rPr>
                          <w:t>binder</w:t>
                        </w:r>
                        <w:r w:rsidRPr="00375F9C">
                          <w:rPr>
                            <w:sz w:val="18"/>
                            <w:szCs w:val="18"/>
                          </w:rPr>
                          <w:t>").setDataField("</w:t>
                        </w:r>
                        <w:r>
                          <w:rPr>
                            <w:rFonts w:hint="eastAsia"/>
                            <w:color w:val="FF00FF"/>
                            <w:sz w:val="18"/>
                            <w:szCs w:val="18"/>
                          </w:rPr>
                          <w:t>age</w:t>
                        </w:r>
                        <w:r w:rsidRPr="00375F9C">
                          <w:rPr>
                            <w:sz w:val="18"/>
                            <w:szCs w:val="18"/>
                          </w:rPr>
                          <w:t>")</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"iAge"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90</w:t>
                        </w:r>
                        <w:r w:rsidRPr="00F24D71">
                          <w:rPr>
                            <w:sz w:val="18"/>
                            <w:szCs w:val="18"/>
                          </w:rPr>
                          <w:t>).setType(</w:t>
                        </w:r>
                        <w:r w:rsidRPr="00F24D71">
                          <w:rPr>
                            <w:color w:val="FF00FF"/>
                            <w:sz w:val="18"/>
                            <w:szCs w:val="18"/>
                          </w:rPr>
                          <w:t>"spin"</w:t>
                        </w:r>
                        <w:r w:rsidRPr="00F24D71">
                          <w:rPr>
                            <w:sz w:val="18"/>
                            <w:szCs w:val="18"/>
                          </w:rPr>
                          <w:t>).setIncrement(</w:t>
                        </w:r>
                        <w:r w:rsidRPr="00F24D71">
                          <w:rPr>
                            <w:color w:val="800000"/>
                            <w:sz w:val="18"/>
                            <w:szCs w:val="18"/>
                          </w:rPr>
                          <w:t>1</w:t>
                        </w:r>
                        <w:r w:rsidRPr="00F24D71">
                          <w:rPr>
                            <w:sz w:val="18"/>
                            <w:szCs w:val="18"/>
                          </w:rPr>
                          <w:t>).setMin(</w:t>
                        </w:r>
                        <w:r w:rsidRPr="00F24D71">
                          <w:rPr>
                            <w:color w:val="800000"/>
                            <w:sz w:val="18"/>
                            <w:szCs w:val="18"/>
                          </w:rPr>
                          <w:t>20</w:t>
                        </w:r>
                        <w:r w:rsidRPr="00F24D71">
                          <w:rPr>
                            <w:sz w:val="18"/>
                            <w:szCs w:val="18"/>
                          </w:rPr>
                          <w:t>).setMax(</w:t>
                        </w:r>
                        <w:r w:rsidRPr="00F24D71">
                          <w:rPr>
                            <w:color w:val="800000"/>
                            <w:sz w:val="18"/>
                            <w:szCs w:val="18"/>
                          </w:rPr>
                          <w:t>60</w:t>
                        </w:r>
                        <w:r w:rsidRPr="00F24D71">
                          <w:rPr>
                            <w:sz w:val="18"/>
                            <w:szCs w:val="18"/>
                          </w:rPr>
                          <w:t>).setValue(</w:t>
                        </w:r>
                        <w:r w:rsidRPr="00F24D71">
                          <w:rPr>
                            <w:color w:val="FF00FF"/>
                            <w:sz w:val="18"/>
                            <w:szCs w:val="18"/>
                          </w:rPr>
                          <w:t>"35"</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.UI.SCheckBox)</w:t>
                        </w:r>
                        <w:r w:rsidRPr="00375F9C">
                          <w:rPr>
                            <w:sz w:val="18"/>
                            <w:szCs w:val="18"/>
                          </w:rPr>
                          <w:t xml:space="preserve"> .setDataBinder("</w:t>
                        </w:r>
                        <w:r w:rsidRPr="00B04EC9">
                          <w:rPr>
                            <w:color w:val="FF00FF"/>
                            <w:sz w:val="18"/>
                            <w:szCs w:val="18"/>
                          </w:rPr>
                          <w:t>binder</w:t>
                        </w:r>
                        <w:r w:rsidRPr="00375F9C">
                          <w:rPr>
                            <w:sz w:val="18"/>
                            <w:szCs w:val="18"/>
                          </w:rPr>
                          <w:t>").setDataField("</w:t>
                        </w:r>
                        <w:r>
                          <w:rPr>
                            <w:rFonts w:hint="eastAsia"/>
                            <w:color w:val="FF00FF"/>
                            <w:sz w:val="18"/>
                            <w:szCs w:val="18"/>
                          </w:rPr>
                          <w:t>isfull</w:t>
                        </w:r>
                        <w:r w:rsidRPr="00375F9C">
                          <w:rPr>
                            <w:sz w:val="18"/>
                            <w:szCs w:val="18"/>
                          </w:rPr>
                          <w:t>")</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"cFull"</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130</w:t>
                        </w:r>
                        <w:r w:rsidRPr="00F24D71">
                          <w:rPr>
                            <w:sz w:val="18"/>
                            <w:szCs w:val="18"/>
                          </w:rPr>
                          <w:t>).setCaption(</w:t>
                        </w:r>
                        <w:r w:rsidRPr="00F24D71">
                          <w:rPr>
                            <w:color w:val="FF00FF"/>
                            <w:sz w:val="18"/>
                            <w:szCs w:val="18"/>
                          </w:rPr>
                          <w:t>"Full time"</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.UI.SButton)</w:t>
                        </w:r>
                      </w:p>
                      <w:p w:rsidR="0023747D" w:rsidRPr="00F24D71" w:rsidRDefault="0023747D" w:rsidP="00375F9C">
                        <w:pPr>
                          <w:spacing w:line="240" w:lineRule="exact"/>
                          <w:rPr>
                            <w:sz w:val="18"/>
                            <w:szCs w:val="18"/>
                          </w:rPr>
                        </w:pPr>
                        <w:r w:rsidRPr="00F24D71">
                          <w:rPr>
                            <w:sz w:val="18"/>
                            <w:szCs w:val="18"/>
                          </w:rPr>
                          <w:t xml:space="preserve">              </w:t>
                        </w: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"submit"</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170</w:t>
                        </w:r>
                        <w:r w:rsidRPr="00F24D71">
                          <w:rPr>
                            <w:sz w:val="18"/>
                            <w:szCs w:val="18"/>
                          </w:rPr>
                          <w:t>).setCaption(</w:t>
                        </w:r>
                        <w:r w:rsidRPr="00F24D71">
                          <w:rPr>
                            <w:color w:val="FF00FF"/>
                            <w:sz w:val="18"/>
                            <w:szCs w:val="18"/>
                          </w:rPr>
                          <w:t>"SUBMIT"</w:t>
                        </w:r>
                        <w:r w:rsidRPr="00F24D71">
                          <w:rPr>
                            <w:sz w:val="18"/>
                            <w:szCs w:val="18"/>
                          </w:rPr>
                          <w:t>).onClick(</w:t>
                        </w:r>
                        <w:r w:rsidRPr="00F24D71">
                          <w:rPr>
                            <w:color w:val="FF00FF"/>
                            <w:sz w:val="18"/>
                            <w:szCs w:val="18"/>
                          </w:rPr>
                          <w:t>"_submit_onclick"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return</w:t>
                        </w:r>
                        <w:proofErr w:type="gramEnd"/>
                        <w:r w:rsidRPr="00F24D71">
                          <w:rPr>
                            <w:sz w:val="18"/>
                            <w:szCs w:val="18"/>
                          </w:rPr>
                          <w:t xml:space="preserve"> children;</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w:t>
                        </w:r>
                        <w:proofErr w:type="gramStart"/>
                        <w:r w:rsidRPr="00F24D71">
                          <w:rPr>
                            <w:color w:val="008000"/>
                            <w:sz w:val="18"/>
                            <w:szCs w:val="18"/>
                          </w:rPr>
                          <w:t>/ ]</w:t>
                        </w:r>
                        <w:proofErr w:type="gramEnd"/>
                        <w:r w:rsidRPr="00F24D71">
                          <w:rPr>
                            <w:color w:val="008000"/>
                            <w:sz w:val="18"/>
                            <w:szCs w:val="18"/>
                          </w:rPr>
                          <w:t xml:space="preserve">]code created by </w:t>
                        </w:r>
                        <w:r>
                          <w:rPr>
                            <w:color w:val="008000"/>
                            <w:sz w:val="18"/>
                            <w:szCs w:val="18"/>
                          </w:rPr>
                          <w:t>CrossUI</w:t>
                        </w:r>
                        <w:r w:rsidRPr="00F24D71">
                          <w:rPr>
                            <w:color w:val="008000"/>
                            <w:sz w:val="18"/>
                            <w:szCs w:val="18"/>
                          </w:rPr>
                          <w:t xml:space="preserve"> UI Builder</w:t>
                        </w:r>
                      </w:p>
                      <w:p w:rsidR="0023747D" w:rsidRPr="00F24D71" w:rsidRDefault="0023747D" w:rsidP="00375F9C">
                        <w:pPr>
                          <w:spacing w:line="240" w:lineRule="exact"/>
                          <w:rPr>
                            <w:sz w:val="18"/>
                            <w:szCs w:val="18"/>
                          </w:rPr>
                        </w:pPr>
                        <w:r w:rsidRPr="00F24D71">
                          <w:rPr>
                            <w:sz w:val="18"/>
                            <w:szCs w:val="18"/>
                          </w:rPr>
                          <w:t xml:space="preserve">        }, </w:t>
                        </w:r>
                      </w:p>
                      <w:p w:rsidR="0023747D" w:rsidRPr="00F24D71" w:rsidRDefault="0023747D" w:rsidP="00375F9C">
                        <w:pPr>
                          <w:spacing w:line="240" w:lineRule="exact"/>
                          <w:rPr>
                            <w:sz w:val="18"/>
                            <w:szCs w:val="18"/>
                          </w:rPr>
                        </w:pPr>
                        <w:r w:rsidRPr="00F24D71">
                          <w:rPr>
                            <w:sz w:val="18"/>
                            <w:szCs w:val="18"/>
                          </w:rPr>
                          <w:t xml:space="preserve">        _submit_onclick</w:t>
                        </w:r>
                        <w:proofErr w:type="gramStart"/>
                        <w:r w:rsidRPr="00F24D71">
                          <w:rPr>
                            <w:sz w:val="18"/>
                            <w:szCs w:val="18"/>
                          </w:rPr>
                          <w:t>:</w:t>
                        </w:r>
                        <w:r w:rsidRPr="00F24D71">
                          <w:rPr>
                            <w:color w:val="0000FF"/>
                            <w:sz w:val="18"/>
                            <w:szCs w:val="18"/>
                          </w:rPr>
                          <w:t>function</w:t>
                        </w:r>
                        <w:proofErr w:type="gramEnd"/>
                        <w:r w:rsidRPr="00F24D71">
                          <w:rPr>
                            <w:sz w:val="18"/>
                            <w:szCs w:val="18"/>
                          </w:rPr>
                          <w:t xml:space="preserve"> (profile, e, src, value) {</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if</w:t>
                        </w:r>
                        <w:r w:rsidRPr="00F24D71">
                          <w:rPr>
                            <w:sz w:val="18"/>
                            <w:szCs w:val="18"/>
                          </w:rPr>
                          <w:t>(</w:t>
                        </w:r>
                        <w:proofErr w:type="gramEnd"/>
                        <w:r w:rsidRPr="00F24D71">
                          <w:rPr>
                            <w:sz w:val="18"/>
                            <w:szCs w:val="18"/>
                          </w:rPr>
                          <w:t>!</w:t>
                        </w:r>
                        <w:r w:rsidRPr="00F24D71">
                          <w:rPr>
                            <w:color w:val="0000FF"/>
                            <w:sz w:val="18"/>
                            <w:szCs w:val="18"/>
                          </w:rPr>
                          <w:t>this</w:t>
                        </w:r>
                        <w:r w:rsidRPr="00F24D71">
                          <w:rPr>
                            <w:sz w:val="18"/>
                            <w:szCs w:val="18"/>
                          </w:rPr>
                          <w:t>.</w:t>
                        </w:r>
                        <w:r>
                          <w:rPr>
                            <w:rFonts w:hint="eastAsia"/>
                            <w:sz w:val="18"/>
                            <w:szCs w:val="18"/>
                          </w:rPr>
                          <w:t>binder</w:t>
                        </w:r>
                        <w:r>
                          <w:rPr>
                            <w:sz w:val="18"/>
                            <w:szCs w:val="18"/>
                          </w:rPr>
                          <w:t>.checkValid())</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00105B39">
                          <w:rPr>
                            <w:sz w:val="18"/>
                            <w:szCs w:val="18"/>
                          </w:rPr>
                          <w:t>xui</w:t>
                        </w:r>
                        <w:r w:rsidRPr="00F24D71">
                          <w:rPr>
                            <w:sz w:val="18"/>
                            <w:szCs w:val="18"/>
                          </w:rPr>
                          <w:t>.alert(</w:t>
                        </w:r>
                        <w:proofErr w:type="gramEnd"/>
                        <w:r>
                          <w:rPr>
                            <w:color w:val="FF00FF"/>
                            <w:sz w:val="18"/>
                            <w:szCs w:val="18"/>
                          </w:rPr>
                          <w:t>'</w:t>
                        </w:r>
                        <w:r>
                          <w:rPr>
                            <w:rFonts w:hint="eastAsia"/>
                            <w:color w:val="FF00FF"/>
                            <w:sz w:val="18"/>
                            <w:szCs w:val="18"/>
                          </w:rPr>
                          <w:t>One or some invalid fields exits!</w:t>
                        </w:r>
                        <w:r w:rsidRPr="00F24D71">
                          <w:rPr>
                            <w:color w:val="FF00FF"/>
                            <w:sz w:val="18"/>
                            <w:szCs w:val="18"/>
                          </w:rPr>
                          <w:t>'</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return</w:t>
                        </w:r>
                        <w:proofErr w:type="gramEnd"/>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22244">
                        <w:pPr>
                          <w:spacing w:line="240" w:lineRule="exact"/>
                          <w:rPr>
                            <w:sz w:val="18"/>
                            <w:szCs w:val="18"/>
                          </w:rPr>
                        </w:pPr>
                        <w:r w:rsidRPr="00F24D71">
                          <w:rPr>
                            <w:sz w:val="18"/>
                            <w:szCs w:val="18"/>
                          </w:rPr>
                          <w:t xml:space="preserve">            </w:t>
                        </w:r>
                        <w:proofErr w:type="gramStart"/>
                        <w:r w:rsidR="00105B39">
                          <w:rPr>
                            <w:sz w:val="18"/>
                            <w:szCs w:val="18"/>
                          </w:rPr>
                          <w:t>xui</w:t>
                        </w:r>
                        <w:r w:rsidRPr="00B5085E">
                          <w:rPr>
                            <w:sz w:val="18"/>
                            <w:szCs w:val="18"/>
                          </w:rPr>
                          <w:t>.</w:t>
                        </w:r>
                        <w:r w:rsidRPr="00F24D71">
                          <w:rPr>
                            <w:sz w:val="18"/>
                            <w:szCs w:val="18"/>
                          </w:rPr>
                          <w:t>alert(</w:t>
                        </w:r>
                        <w:proofErr w:type="gramEnd"/>
                        <w:r w:rsidRPr="00F24D71">
                          <w:rPr>
                            <w:sz w:val="18"/>
                            <w:szCs w:val="18"/>
                          </w:rPr>
                          <w:t>_.serialize(</w:t>
                        </w:r>
                        <w:r w:rsidRPr="00F24D71">
                          <w:rPr>
                            <w:color w:val="0000FF"/>
                            <w:sz w:val="18"/>
                            <w:szCs w:val="18"/>
                          </w:rPr>
                          <w:t>this</w:t>
                        </w:r>
                        <w:r w:rsidRPr="00F24D71">
                          <w:rPr>
                            <w:sz w:val="18"/>
                            <w:szCs w:val="18"/>
                          </w:rPr>
                          <w:t>.</w:t>
                        </w:r>
                        <w:r>
                          <w:rPr>
                            <w:rFonts w:hint="eastAsia"/>
                            <w:sz w:val="18"/>
                            <w:szCs w:val="18"/>
                          </w:rPr>
                          <w:t>binder</w:t>
                        </w:r>
                        <w:r>
                          <w:rPr>
                            <w:sz w:val="18"/>
                            <w:szCs w:val="18"/>
                          </w:rPr>
                          <w:t>.</w:t>
                        </w:r>
                        <w:r>
                          <w:rPr>
                            <w:rFonts w:hint="eastAsia"/>
                            <w:sz w:val="18"/>
                            <w:szCs w:val="18"/>
                          </w:rPr>
                          <w:t>updateDataFromUI().getData()</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75F9C">
                        <w:pPr>
                          <w:spacing w:line="240" w:lineRule="exact"/>
                          <w:rPr>
                            <w:sz w:val="18"/>
                            <w:szCs w:val="18"/>
                          </w:rPr>
                        </w:pPr>
                        <w:r w:rsidRPr="00F24D71">
                          <w:rPr>
                            <w:sz w:val="18"/>
                            <w:szCs w:val="18"/>
                          </w:rPr>
                          <w:t>});</w:t>
                        </w:r>
                      </w:p>
                      <w:p w:rsidR="0023747D" w:rsidRPr="008861FF" w:rsidRDefault="0023747D" w:rsidP="00375F9C">
                        <w:pPr>
                          <w:rPr>
                            <w:szCs w:val="18"/>
                          </w:rPr>
                        </w:pPr>
                        <w:r w:rsidRPr="00F24D71">
                          <w:rPr>
                            <w:sz w:val="18"/>
                            <w:szCs w:val="18"/>
                          </w:rPr>
                          <w:t>(</w:t>
                        </w:r>
                        <w:proofErr w:type="gramStart"/>
                        <w:r w:rsidRPr="00F24D71">
                          <w:rPr>
                            <w:color w:val="0000FF"/>
                            <w:sz w:val="18"/>
                            <w:szCs w:val="18"/>
                          </w:rPr>
                          <w:t>new</w:t>
                        </w:r>
                        <w:proofErr w:type="gramEnd"/>
                        <w:r w:rsidRPr="00F24D71">
                          <w:rPr>
                            <w:sz w:val="18"/>
                            <w:szCs w:val="18"/>
                          </w:rPr>
                          <w:t xml:space="preserve"> App).show();</w:t>
                        </w:r>
                      </w:p>
                    </w:txbxContent>
                  </v:textbox>
                </v:shape>
                <v:shape id="AutoShape 520" o:spid="_x0000_s2105" type="#_x0000_t62" style="position:absolute;left:27889;top:35661;width:109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3I0cUA&#10;AADbAAAADwAAAGRycy9kb3ducmV2LnhtbESPQWvCQBSE7wX/w/KE3pqNRa1EVxFBKG2haBU9PrLP&#10;bDT7Ns2uMf333ULB4zAz3zCzRWcr0VLjS8cKBkkKgjh3uuRCwe5r/TQB4QOyxsoxKfghD4t572GG&#10;mXY33lC7DYWIEPYZKjAh1JmUPjdk0SeuJo7eyTUWQ5RNIXWDtwi3lXxO07G0WHJcMFjTylB+2V6t&#10;grfPj8moXL/TuT0sR8EMv4/761ipx363nIII1IV7+L/9qhUMX+DvS/wB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bcjRxQAAANsAAAAPAAAAAAAAAAAAAAAAAJgCAABkcnMv&#10;ZG93bnJldi54bWxQSwUGAAAAAAQABAD1AAAAigMAAAAA&#10;" adj="28287,32746" fillcolor="#ff9">
                  <v:textbox inset="0,0,0,0">
                    <w:txbxContent>
                      <w:p w:rsidR="0023747D" w:rsidRPr="000E23E9" w:rsidRDefault="0023747D" w:rsidP="00375F9C">
                        <w:pPr>
                          <w:rPr>
                            <w:szCs w:val="18"/>
                          </w:rPr>
                        </w:pPr>
                        <w:r>
                          <w:rPr>
                            <w:szCs w:val="18"/>
                          </w:rPr>
                          <w:t>F</w:t>
                        </w:r>
                        <w:r>
                          <w:rPr>
                            <w:rFonts w:hint="eastAsia"/>
                            <w:szCs w:val="18"/>
                          </w:rPr>
                          <w:t>orm validation</w:t>
                        </w:r>
                      </w:p>
                    </w:txbxContent>
                  </v:textbox>
                </v:shape>
                <v:shape id="AutoShape 521" o:spid="_x0000_s2106" type="#_x0000_t62" style="position:absolute;left:22174;top:1981;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P8rsQA&#10;AADbAAAADwAAAGRycy9kb3ducmV2LnhtbESPQWvCQBSE70L/w/IK3nRTFbHRVaQQFD012oO3Z/aZ&#10;pM2+Ddk1xn/vFgSPw8x8wyxWnalES40rLSv4GEYgiDOrS84VHA/JYAbCeWSNlWVScCcHq+Vbb4Gx&#10;tjf+pjb1uQgQdjEqKLyvYyldVpBBN7Q1cfAutjHog2xyqRu8Bbip5CiKptJgyWGhwJq+Csr+0qtR&#10;cD5ylWbt7768JOfTbp3+jK+bRKn+e7eeg/DU+Vf42d5qBZNP+P8Sf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D/K7EAAAA2wAAAA8AAAAAAAAAAAAAAAAAmAIAAGRycy9k&#10;b3ducmV2LnhtbFBLBQYAAAAABAAEAPUAAACJAwAAAAA=&#10;" adj="26400,30115" fillcolor="#ff9">
                  <v:textbox inset="0,0,0,0">
                    <w:txbxContent>
                      <w:p w:rsidR="0023747D" w:rsidRPr="000E23E9" w:rsidRDefault="0023747D" w:rsidP="00375F9C">
                        <w:pPr>
                          <w:rPr>
                            <w:szCs w:val="18"/>
                          </w:rPr>
                        </w:pPr>
                        <w:r>
                          <w:rPr>
                            <w:szCs w:val="18"/>
                          </w:rPr>
                          <w:t>C</w:t>
                        </w:r>
                        <w:r>
                          <w:rPr>
                            <w:rFonts w:hint="eastAsia"/>
                            <w:szCs w:val="18"/>
                          </w:rPr>
                          <w:t>ode created by Designer</w:t>
                        </w:r>
                      </w:p>
                      <w:p w:rsidR="0023747D" w:rsidRPr="00F966A3" w:rsidRDefault="0023747D" w:rsidP="00375F9C">
                        <w:pPr>
                          <w:rPr>
                            <w:szCs w:val="18"/>
                          </w:rPr>
                        </w:pPr>
                      </w:p>
                    </w:txbxContent>
                  </v:textbox>
                </v:shape>
                <v:shape id="AutoShape 522" o:spid="_x0000_s2107" type="#_x0000_t62" style="position:absolute;left:32461;top:11887;width:17831;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pt2MIA&#10;AADbAAAADwAAAGRycy9kb3ducmV2LnhtbERPS2vCQBC+F/wPywi91YnSFomuoqVCDg3Fx8HjkB2T&#10;YHY2ZldN++u7h4LHj+89X/a2UTfufO1Ew3iUgGIpnKml1HDYb16moHwgMdQ4YQ0/7GG5GDzNKTXu&#10;Llu+7UKpYoj4lDRUIbQpoi8qtuRHrmWJ3Ml1lkKEXYmmo3sMtw1OkuQdLdUSGypq+aPi4ry7Wg2f&#10;hL+4vmTZF4bx1k9e8/z4nWv9POxXM1CB+/AQ/7szo+Etro9f4g/A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6m3YwgAAANsAAAAPAAAAAAAAAAAAAAAAAJgCAABkcnMvZG93&#10;bnJldi54bWxQSwUGAAAAAAQABAD1AAAAhwMAAAAA&#10;" adj="23523,32919" fillcolor="#ff9">
                  <v:textbox inset="0,0,0,0">
                    <w:txbxContent>
                      <w:p w:rsidR="0023747D" w:rsidRPr="000E23E9" w:rsidRDefault="0023747D" w:rsidP="00375F9C">
                        <w:pPr>
                          <w:rPr>
                            <w:szCs w:val="18"/>
                          </w:rPr>
                        </w:pPr>
                        <w:r>
                          <w:rPr>
                            <w:szCs w:val="18"/>
                          </w:rPr>
                          <w:t>S</w:t>
                        </w:r>
                        <w:r>
                          <w:rPr>
                            <w:rFonts w:hint="eastAsia"/>
                            <w:szCs w:val="18"/>
                          </w:rPr>
                          <w:t>ets dataBinder and dataField to each control</w:t>
                        </w:r>
                      </w:p>
                    </w:txbxContent>
                  </v:textbox>
                </v:shape>
                <v:shape id="AutoShape 523" o:spid="_x0000_s2108" type="#_x0000_t62" style="position:absolute;left:29032;top:38633;width:98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fq8QA&#10;AADbAAAADwAAAGRycy9kb3ducmV2LnhtbESPQWvCQBSE7wX/w/IK3uomhhaNbkQKYqC9VEvB2yP7&#10;zIZm34bs1qT99V1B8DjMzDfMejPaVlyo941jBeksAUFcOd1wreDzuHtagPABWWPrmBT8kodNMXlY&#10;Y67dwB90OYRaRAj7HBWYELpcSl8ZsuhnriOO3tn1FkOUfS11j0OE21bOk+RFWmw4Lhjs6NVQ9X34&#10;sQrkKSvPy5HtG73/6Szbp0vztVNq+jhuVyACjeEevrVLreB5Dtcv8QfI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4H6vEAAAA2wAAAA8AAAAAAAAAAAAAAAAAmAIAAGRycy9k&#10;b3ducmV2LnhtbFBLBQYAAAAABAAEAPUAAACJAwAAAAA=&#10;" adj="27809,15715" fillcolor="#ff9">
                  <v:textbox inset="0,0,0,0">
                    <w:txbxContent>
                      <w:p w:rsidR="0023747D" w:rsidRPr="000E23E9" w:rsidRDefault="0023747D" w:rsidP="00375F9C">
                        <w:pPr>
                          <w:rPr>
                            <w:szCs w:val="18"/>
                          </w:rPr>
                        </w:pPr>
                        <w:r>
                          <w:rPr>
                            <w:szCs w:val="18"/>
                          </w:rPr>
                          <w:t>C</w:t>
                        </w:r>
                        <w:r>
                          <w:rPr>
                            <w:rFonts w:hint="eastAsia"/>
                            <w:szCs w:val="18"/>
                          </w:rPr>
                          <w:t>ollects data</w:t>
                        </w:r>
                      </w:p>
                      <w:p w:rsidR="0023747D" w:rsidRPr="00F966A3" w:rsidRDefault="0023747D" w:rsidP="00375F9C">
                        <w:pPr>
                          <w:rPr>
                            <w:szCs w:val="18"/>
                          </w:rPr>
                        </w:pPr>
                      </w:p>
                    </w:txbxContent>
                  </v:textbox>
                </v:shape>
                <v:shape id="AutoShape 524" o:spid="_x0000_s2109" type="#_x0000_t62" style="position:absolute;left:25603;top:5943;width:2514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hypMYA&#10;AADbAAAADwAAAGRycy9kb3ducmV2LnhtbESPQWvCQBSE74L/YXmFXkR3G1qR6CqlYulBBaMXb8/s&#10;M0nNvg3ZrcZ/3y0UPA4z8w0zW3S2FldqfeVYw8tIgSDOnam40HDYr4YTED4gG6wdk4Y7eVjM+70Z&#10;psbdeEfXLBQiQtinqKEMoUml9HlJFv3INcTRO7vWYoiyLaRp8RbhtpaJUmNpseK4UGJDHyXll+zH&#10;alCr7HT8XibJVi034f4p17vBZq3181P3PgURqAuP8H/7y2h4e4W/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hypMYAAADbAAAADwAAAAAAAAAAAAAAAACYAgAAZHJz&#10;L2Rvd25yZXYueG1sUEsFBgAAAAAEAAQA9QAAAIsDAAAAAA==&#10;" adj="10363,47699" fillcolor="#ff9">
                  <v:textbox inset="0,0,0,0">
                    <w:txbxContent>
                      <w:p w:rsidR="0023747D" w:rsidRPr="000E23E9" w:rsidRDefault="0023747D" w:rsidP="00375F9C">
                        <w:pPr>
                          <w:rPr>
                            <w:szCs w:val="18"/>
                          </w:rPr>
                        </w:pPr>
                        <w:r>
                          <w:rPr>
                            <w:szCs w:val="18"/>
                          </w:rPr>
                          <w:t>A</w:t>
                        </w:r>
                        <w:r>
                          <w:rPr>
                            <w:rFonts w:hint="eastAsia"/>
                            <w:szCs w:val="18"/>
                          </w:rPr>
                          <w:t>dds a DataBinder, sets name property</w:t>
                        </w:r>
                      </w:p>
                    </w:txbxContent>
                  </v:textbox>
                </v:shape>
                <w10:anchorlock/>
              </v:group>
            </w:pict>
          </mc:Fallback>
        </mc:AlternateContent>
      </w:r>
    </w:p>
    <w:p w:rsidR="00375F9C" w:rsidRPr="00F966A3" w:rsidRDefault="00375F9C" w:rsidP="00375F9C">
      <w:pPr>
        <w:rPr>
          <w:b/>
        </w:rPr>
      </w:pPr>
      <w:r w:rsidRPr="00F966A3">
        <w:rPr>
          <w:rFonts w:hint="eastAsia"/>
          <w:b/>
        </w:rPr>
        <w:lastRenderedPageBreak/>
        <w:t>Output:</w:t>
      </w:r>
    </w:p>
    <w:p w:rsidR="00375F9C" w:rsidRDefault="005C781A" w:rsidP="00375F9C">
      <w:r>
        <w:rPr>
          <w:rFonts w:hint="eastAsia"/>
          <w:noProof/>
        </w:rPr>
        <w:drawing>
          <wp:inline distT="0" distB="0" distL="0" distR="0" wp14:anchorId="621B561A" wp14:editId="4DC30394">
            <wp:extent cx="3895725" cy="1990725"/>
            <wp:effectExtent l="0" t="0" r="9525" b="9525"/>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895725" cy="1990725"/>
                    </a:xfrm>
                    <a:prstGeom prst="rect">
                      <a:avLst/>
                    </a:prstGeom>
                    <a:noFill/>
                    <a:ln>
                      <a:noFill/>
                    </a:ln>
                  </pic:spPr>
                </pic:pic>
              </a:graphicData>
            </a:graphic>
          </wp:inline>
        </w:drawing>
      </w:r>
    </w:p>
    <w:p w:rsidR="00375F9C" w:rsidRPr="0039522B" w:rsidRDefault="005C781A" w:rsidP="00375F9C">
      <w:r>
        <w:rPr>
          <w:rFonts w:hint="eastAsia"/>
          <w:noProof/>
        </w:rPr>
        <w:drawing>
          <wp:inline distT="0" distB="0" distL="0" distR="0" wp14:anchorId="4D6D2054" wp14:editId="6E7E0F01">
            <wp:extent cx="3352800" cy="1971675"/>
            <wp:effectExtent l="0" t="0" r="0" b="9525"/>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352800" cy="1971675"/>
                    </a:xfrm>
                    <a:prstGeom prst="rect">
                      <a:avLst/>
                    </a:prstGeom>
                    <a:noFill/>
                    <a:ln>
                      <a:noFill/>
                    </a:ln>
                  </pic:spPr>
                </pic:pic>
              </a:graphicData>
            </a:graphic>
          </wp:inline>
        </w:drawing>
      </w:r>
    </w:p>
    <w:p w:rsidR="00375F9C" w:rsidRPr="004A59FA" w:rsidRDefault="00375F9C" w:rsidP="00E45D25">
      <w:pPr>
        <w:pStyle w:val="2"/>
        <w:numPr>
          <w:ilvl w:val="1"/>
          <w:numId w:val="17"/>
        </w:numPr>
      </w:pPr>
      <w:bookmarkStart w:id="246" w:name="_Toc235676310"/>
      <w:bookmarkStart w:id="247" w:name="_Toc356466367"/>
      <w:r w:rsidRPr="00B012BD">
        <w:t>Custom</w:t>
      </w:r>
      <w:r>
        <w:rPr>
          <w:rFonts w:hint="eastAsia"/>
        </w:rPr>
        <w:t xml:space="preserve"> UI Styl</w:t>
      </w:r>
      <w:bookmarkEnd w:id="246"/>
      <w:r>
        <w:rPr>
          <w:rFonts w:hint="eastAsia"/>
        </w:rPr>
        <w:t>es</w:t>
      </w:r>
      <w:bookmarkEnd w:id="247"/>
    </w:p>
    <w:p w:rsidR="00375F9C" w:rsidRPr="00CF7736" w:rsidRDefault="00375F9C" w:rsidP="00E45D25">
      <w:pPr>
        <w:pStyle w:val="3"/>
        <w:numPr>
          <w:ilvl w:val="2"/>
          <w:numId w:val="17"/>
        </w:numPr>
      </w:pPr>
      <w:bookmarkStart w:id="248" w:name="_Toc356466368"/>
      <w:r>
        <w:rPr>
          <w:rFonts w:hint="eastAsia"/>
        </w:rPr>
        <w:t xml:space="preserve">Custom </w:t>
      </w:r>
      <w:r w:rsidR="00105B39">
        <w:rPr>
          <w:rFonts w:hint="eastAsia"/>
        </w:rPr>
        <w:t>one instance only</w:t>
      </w:r>
      <w:r>
        <w:rPr>
          <w:rFonts w:hint="eastAsia"/>
        </w:rPr>
        <w:t xml:space="preserve"> - 1</w:t>
      </w:r>
      <w:bookmarkEnd w:id="248"/>
    </w:p>
    <w:p w:rsidR="00375F9C" w:rsidRPr="001B7FC8" w:rsidRDefault="00375F9C" w:rsidP="00375F9C">
      <w:pPr>
        <w:rPr>
          <w:b/>
        </w:rPr>
      </w:pPr>
      <w:r w:rsidRPr="001B7FC8">
        <w:rPr>
          <w:b/>
        </w:rPr>
        <w:t>I</w:t>
      </w:r>
      <w:r w:rsidRPr="001B7FC8">
        <w:rPr>
          <w:rFonts w:hint="eastAsia"/>
          <w:b/>
        </w:rPr>
        <w:t>nput:</w:t>
      </w:r>
    </w:p>
    <w:p w:rsidR="00375F9C" w:rsidRDefault="005C781A" w:rsidP="00375F9C">
      <w:r>
        <w:rPr>
          <w:noProof/>
        </w:rPr>
        <mc:AlternateContent>
          <mc:Choice Requires="wpc">
            <w:drawing>
              <wp:inline distT="0" distB="0" distL="0" distR="0" wp14:anchorId="7512870E" wp14:editId="62D4214A">
                <wp:extent cx="5257800" cy="1684020"/>
                <wp:effectExtent l="9525" t="0" r="9525" b="1905"/>
                <wp:docPr id="562" name="画布 5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2" name="Text Box 564"/>
                        <wps:cNvSpPr txBox="1">
                          <a:spLocks noChangeArrowheads="1"/>
                        </wps:cNvSpPr>
                        <wps:spPr bwMode="auto">
                          <a:xfrm>
                            <a:off x="0" y="48895"/>
                            <a:ext cx="5257800" cy="153606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76FD6" w:rsidRDefault="00105B39" w:rsidP="00375F9C">
                              <w:pPr>
                                <w:spacing w:line="240" w:lineRule="exact"/>
                                <w:rPr>
                                  <w:sz w:val="18"/>
                                  <w:szCs w:val="18"/>
                                </w:rPr>
                              </w:pPr>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78798F" w:rsidRDefault="00105B39" w:rsidP="00375F9C">
                              <w:pPr>
                                <w:spacing w:line="240" w:lineRule="exact"/>
                                <w:rPr>
                                  <w:sz w:val="18"/>
                                  <w:szCs w:val="18"/>
                                </w:rPr>
                              </w:pPr>
                              <w:r>
                                <w:rPr>
                                  <w:sz w:val="18"/>
                                  <w:szCs w:val="18"/>
                                </w:rPr>
                                <w:t>xui</w:t>
                              </w:r>
                              <w:r w:rsidR="0023747D" w:rsidRPr="0078798F">
                                <w:rPr>
                                  <w:sz w:val="18"/>
                                  <w:szCs w:val="18"/>
                                </w:rPr>
                                <w:t>.CSS.addStyleSheet(</w:t>
                              </w:r>
                              <w:r w:rsidR="0023747D" w:rsidRPr="0078798F">
                                <w:rPr>
                                  <w:color w:val="FF00FF"/>
                                  <w:sz w:val="18"/>
                                  <w:szCs w:val="18"/>
                                </w:rPr>
                                <w:t>".</w:t>
                              </w:r>
                              <w:r>
                                <w:rPr>
                                  <w:color w:val="FF00FF"/>
                                  <w:sz w:val="18"/>
                                  <w:szCs w:val="18"/>
                                </w:rPr>
                                <w:t>xui</w:t>
                              </w:r>
                              <w:r w:rsidR="0023747D" w:rsidRPr="00AC725D">
                                <w:rPr>
                                  <w:color w:val="FF00FF"/>
                                  <w:sz w:val="18"/>
                                  <w:szCs w:val="18"/>
                                </w:rPr>
                                <w:t>-sbutton-custom-focus</w:t>
                              </w:r>
                              <w:r w:rsidR="0023747D" w:rsidRPr="0078798F">
                                <w:rPr>
                                  <w:color w:val="FF00FF"/>
                                  <w:sz w:val="18"/>
                                  <w:szCs w:val="18"/>
                                </w:rPr>
                                <w:t>{font-weight:bold;color:#ff0000;}"</w:t>
                              </w:r>
                              <w:r w:rsidR="0023747D">
                                <w:rPr>
                                  <w:rFonts w:hint="eastAsia"/>
                                  <w:color w:val="FF00FF"/>
                                  <w:sz w:val="18"/>
                                  <w:szCs w:val="18"/>
                                </w:rPr>
                                <w:t xml:space="preserve">, </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sidRPr="0078798F">
                                <w:rPr>
                                  <w:sz w:val="18"/>
                                  <w:szCs w:val="18"/>
                                </w:rPr>
                                <w:t>);</w:t>
                              </w:r>
                            </w:p>
                            <w:p w:rsidR="0023747D" w:rsidRPr="0078798F" w:rsidRDefault="0023747D" w:rsidP="00375F9C">
                              <w:pPr>
                                <w:spacing w:line="240" w:lineRule="exact"/>
                                <w:rPr>
                                  <w:sz w:val="18"/>
                                  <w:szCs w:val="18"/>
                                </w:rPr>
                              </w:pPr>
                            </w:p>
                            <w:p w:rsidR="0023747D" w:rsidRPr="0078798F" w:rsidRDefault="0023747D" w:rsidP="00375F9C">
                              <w:pPr>
                                <w:spacing w:line="240" w:lineRule="exact"/>
                                <w:rPr>
                                  <w:sz w:val="18"/>
                                  <w:szCs w:val="18"/>
                                </w:rPr>
                              </w:pPr>
                              <w:r w:rsidRPr="0078798F">
                                <w:rPr>
                                  <w:sz w:val="18"/>
                                  <w:szCs w:val="18"/>
                                </w:rPr>
                                <w:t>(</w:t>
                              </w:r>
                              <w:r w:rsidRPr="0078798F">
                                <w:rPr>
                                  <w:color w:val="0000FF"/>
                                  <w:sz w:val="18"/>
                                  <w:szCs w:val="18"/>
                                </w:rPr>
                                <w:t>new</w:t>
                              </w:r>
                              <w:r w:rsidRPr="0078798F">
                                <w:rPr>
                                  <w:sz w:val="18"/>
                                  <w:szCs w:val="18"/>
                                </w:rPr>
                                <w:t xml:space="preserve"> </w:t>
                              </w:r>
                              <w:r w:rsidR="00105B39">
                                <w:rPr>
                                  <w:sz w:val="18"/>
                                  <w:szCs w:val="18"/>
                                </w:rPr>
                                <w:t>xui</w:t>
                              </w:r>
                              <w:r w:rsidRPr="0078798F">
                                <w:rPr>
                                  <w:sz w:val="18"/>
                                  <w:szCs w:val="18"/>
                                </w:rPr>
                                <w:t>.UI.SButton)</w:t>
                              </w:r>
                            </w:p>
                            <w:p w:rsidR="0023747D" w:rsidRPr="0078798F" w:rsidRDefault="0023747D" w:rsidP="00375F9C">
                              <w:pPr>
                                <w:spacing w:line="240" w:lineRule="exact"/>
                                <w:rPr>
                                  <w:sz w:val="18"/>
                                  <w:szCs w:val="18"/>
                                </w:rPr>
                              </w:pPr>
                              <w:r w:rsidRPr="0078798F">
                                <w:rPr>
                                  <w:rFonts w:hint="eastAsia"/>
                                  <w:sz w:val="18"/>
                                  <w:szCs w:val="18"/>
                                </w:rPr>
                                <w:t>.setCaption(</w:t>
                              </w:r>
                              <w:r w:rsidRPr="0078798F">
                                <w:rPr>
                                  <w:rFonts w:hint="eastAsia"/>
                                  <w:color w:val="FF00FF"/>
                                  <w:sz w:val="18"/>
                                  <w:szCs w:val="18"/>
                                </w:rPr>
                                <w:t>"</w:t>
                              </w:r>
                              <w:r>
                                <w:rPr>
                                  <w:rFonts w:hint="eastAsia"/>
                                  <w:color w:val="FF00FF"/>
                                  <w:sz w:val="18"/>
                                  <w:szCs w:val="18"/>
                                </w:rPr>
                                <w:t xml:space="preserve">Use </w:t>
                              </w:r>
                              <w:r w:rsidRPr="0078798F">
                                <w:rPr>
                                  <w:rFonts w:hint="eastAsia"/>
                                  <w:color w:val="FF00FF"/>
                                  <w:sz w:val="18"/>
                                  <w:szCs w:val="18"/>
                                </w:rPr>
                                <w:t>setCustomClass "</w:t>
                              </w:r>
                              <w:r w:rsidRPr="0078798F">
                                <w:rPr>
                                  <w:rFonts w:hint="eastAsia"/>
                                  <w:sz w:val="18"/>
                                  <w:szCs w:val="18"/>
                                </w:rPr>
                                <w:t>)</w:t>
                              </w:r>
                            </w:p>
                            <w:p w:rsidR="0023747D" w:rsidRPr="0078798F" w:rsidRDefault="0023747D" w:rsidP="00375F9C">
                              <w:pPr>
                                <w:spacing w:line="240" w:lineRule="exact"/>
                                <w:rPr>
                                  <w:sz w:val="18"/>
                                  <w:szCs w:val="18"/>
                                </w:rPr>
                              </w:pPr>
                              <w:r w:rsidRPr="0078798F">
                                <w:rPr>
                                  <w:sz w:val="18"/>
                                  <w:szCs w:val="18"/>
                                </w:rPr>
                                <w:t>.set</w:t>
                              </w:r>
                              <w:r>
                                <w:rPr>
                                  <w:rFonts w:hint="eastAsia"/>
                                  <w:sz w:val="18"/>
                                  <w:szCs w:val="18"/>
                                </w:rPr>
                                <w:t>Theme</w:t>
                              </w:r>
                              <w:r w:rsidRPr="0078798F">
                                <w:rPr>
                                  <w:sz w:val="18"/>
                                  <w:szCs w:val="18"/>
                                </w:rPr>
                                <w:t xml:space="preserve"> (</w:t>
                              </w:r>
                              <w:r>
                                <w:rPr>
                                  <w:color w:val="FF00FF"/>
                                  <w:sz w:val="18"/>
                                  <w:szCs w:val="18"/>
                                </w:rPr>
                                <w:t>"</w:t>
                              </w:r>
                              <w:r>
                                <w:rPr>
                                  <w:rFonts w:hint="eastAsia"/>
                                  <w:color w:val="FF00FF"/>
                                  <w:sz w:val="18"/>
                                  <w:szCs w:val="18"/>
                                </w:rPr>
                                <w:t>custom</w:t>
                              </w:r>
                              <w:r w:rsidRPr="0078798F">
                                <w:rPr>
                                  <w:color w:val="FF00FF"/>
                                  <w:sz w:val="18"/>
                                  <w:szCs w:val="18"/>
                                </w:rPr>
                                <w:t>"</w:t>
                              </w:r>
                              <w:r w:rsidRPr="0078798F">
                                <w:rPr>
                                  <w:sz w:val="18"/>
                                  <w:szCs w:val="18"/>
                                </w:rPr>
                                <w:t>)</w:t>
                              </w:r>
                            </w:p>
                            <w:p w:rsidR="0023747D" w:rsidRPr="00B241D9" w:rsidRDefault="0023747D" w:rsidP="00375F9C">
                              <w:pPr>
                                <w:rPr>
                                  <w:szCs w:val="18"/>
                                </w:rPr>
                              </w:pPr>
                              <w:r w:rsidRPr="0078798F">
                                <w:rPr>
                                  <w:sz w:val="18"/>
                                  <w:szCs w:val="18"/>
                                </w:rPr>
                                <w:t>.show();</w:t>
                              </w:r>
                            </w:p>
                          </w:txbxContent>
                        </wps:txbx>
                        <wps:bodyPr rot="0" vert="horz" wrap="square" lIns="54000" tIns="46800" rIns="54000" bIns="45720" anchor="t" anchorCtr="0" upright="1">
                          <a:noAutofit/>
                        </wps:bodyPr>
                      </wps:wsp>
                      <wps:wsp>
                        <wps:cNvPr id="254" name="AutoShape 565"/>
                        <wps:cNvSpPr>
                          <a:spLocks noChangeArrowheads="1"/>
                        </wps:cNvSpPr>
                        <wps:spPr bwMode="auto">
                          <a:xfrm flipH="1">
                            <a:off x="685800" y="1287780"/>
                            <a:ext cx="1714500" cy="198120"/>
                          </a:xfrm>
                          <a:prstGeom prst="wedgeRoundRectCallout">
                            <a:avLst>
                              <a:gd name="adj1" fmla="val 38963"/>
                              <a:gd name="adj2" fmla="val -18589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theme to this instance</w:t>
                              </w:r>
                            </w:p>
                          </w:txbxContent>
                        </wps:txbx>
                        <wps:bodyPr rot="0" vert="horz" wrap="square" lIns="0" tIns="0" rIns="0" bIns="0" anchor="t" anchorCtr="0" upright="1">
                          <a:noAutofit/>
                        </wps:bodyPr>
                      </wps:wsp>
                      <wps:wsp>
                        <wps:cNvPr id="41" name="AutoShape 570"/>
                        <wps:cNvSpPr>
                          <a:spLocks noChangeArrowheads="1"/>
                        </wps:cNvSpPr>
                        <wps:spPr bwMode="auto">
                          <a:xfrm flipH="1">
                            <a:off x="2514600" y="1089660"/>
                            <a:ext cx="2628900" cy="396240"/>
                          </a:xfrm>
                          <a:prstGeom prst="wedgeRoundRectCallout">
                            <a:avLst>
                              <a:gd name="adj1" fmla="val -23866"/>
                              <a:gd name="adj2" fmla="val -2174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rFonts w:hint="eastAsia"/>
                                  <w:szCs w:val="18"/>
                                </w:rPr>
                                <w:t>Adds CSS. You should put those into a CSS file in your real application</w:t>
                              </w:r>
                            </w:p>
                          </w:txbxContent>
                        </wps:txbx>
                        <wps:bodyPr rot="0" vert="horz" wrap="square" lIns="0" tIns="0" rIns="0" bIns="0" anchor="t" anchorCtr="0" upright="1">
                          <a:noAutofit/>
                        </wps:bodyPr>
                      </wps:wsp>
                      <wps:wsp>
                        <wps:cNvPr id="43" name="Oval 572"/>
                        <wps:cNvSpPr>
                          <a:spLocks noChangeArrowheads="1"/>
                        </wps:cNvSpPr>
                        <wps:spPr bwMode="auto">
                          <a:xfrm>
                            <a:off x="1838325" y="150495"/>
                            <a:ext cx="371475" cy="396240"/>
                          </a:xfrm>
                          <a:prstGeom prst="ellipse">
                            <a:avLst/>
                          </a:prstGeom>
                          <a:noFill/>
                          <a:ln w="1905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wps:wsp>
                        <wps:cNvPr id="44" name="AutoShape 573"/>
                        <wps:cNvSpPr>
                          <a:spLocks noChangeArrowheads="1"/>
                        </wps:cNvSpPr>
                        <wps:spPr bwMode="auto">
                          <a:xfrm flipH="1">
                            <a:off x="1943100" y="693420"/>
                            <a:ext cx="1714500" cy="198120"/>
                          </a:xfrm>
                          <a:prstGeom prst="wedgeRoundRectCallout">
                            <a:avLst>
                              <a:gd name="adj1" fmla="val 36741"/>
                              <a:gd name="adj2" fmla="val -14134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D6332" w:rsidRDefault="0023747D" w:rsidP="00375F9C">
                              <w:pPr>
                                <w:rPr>
                                  <w:szCs w:val="18"/>
                                </w:rPr>
                              </w:pPr>
                              <w:r>
                                <w:rPr>
                                  <w:szCs w:val="18"/>
                                </w:rPr>
                                <w:t>T</w:t>
                              </w:r>
                              <w:r>
                                <w:rPr>
                                  <w:rFonts w:hint="eastAsia"/>
                                  <w:szCs w:val="18"/>
                                </w:rPr>
                                <w:t>heme key words</w:t>
                              </w:r>
                            </w:p>
                          </w:txbxContent>
                        </wps:txbx>
                        <wps:bodyPr rot="0" vert="horz" wrap="square" lIns="0" tIns="0" rIns="0" bIns="0" anchor="t" anchorCtr="0" upright="1">
                          <a:noAutofit/>
                        </wps:bodyPr>
                      </wps:wsp>
                    </wpc:wpc>
                  </a:graphicData>
                </a:graphic>
              </wp:inline>
            </w:drawing>
          </mc:Choice>
          <mc:Fallback>
            <w:pict>
              <v:group id="画布 562" o:spid="_x0000_s2110" editas="canvas" style="width:414pt;height:132.6pt;mso-position-horizontal-relative:char;mso-position-vertical-relative:line" coordsize="52578,16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">
                <v:shape id="_x0000_s2111" type="#_x0000_t75" style="position:absolute;width:52578;height:16840;visibility:visible;mso-wrap-style:square">
                  <v:fill o:detectmouseclick="t"/>
                  <v:path o:connecttype="none"/>
                </v:shape>
                <v:shape id="Text Box 564" o:spid="_x0000_s2112" type="#_x0000_t202" style="position:absolute;top:488;width:52578;height:15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d1VcYA&#10;AADcAAAADwAAAGRycy9kb3ducmV2LnhtbESPT2vCQBTE74V+h+UVetNNU7QlZhWRVsTiQVuR3J7Z&#10;lz80+zZkV43fvisIPQ4zvxkmnfWmEWfqXG1ZwcswAkGcW11zqeDn+3PwDsJ5ZI2NZVJwJQez6eND&#10;iom2F97SeedLEUrYJaig8r5NpHR5RQbd0LbEwStsZ9AH2ZVSd3gJ5aaRcRSNpcGaw0KFLS0qyn93&#10;J6MgPn7sl3q+f1vwa9Fs1ofs65hlSj0/9fMJCE+9/w/f6ZUO3CiG25lwBOT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d1VcYAAADcAAAADwAAAAAAAAAAAAAAAACYAgAAZHJz&#10;L2Rvd25yZXYueG1sUEsFBgAAAAAEAAQA9QAAAIsDAAAAAA==&#10;" strokeweight="1pt">
                  <v:textbox inset="1.5mm,1.3mm,1.5mm">
                    <w:txbxContent>
                      <w:p w:rsidR="0023747D" w:rsidRPr="00176FD6" w:rsidRDefault="00105B39" w:rsidP="00375F9C">
                        <w:pPr>
                          <w:spacing w:line="240" w:lineRule="exact"/>
                          <w:rPr>
                            <w:sz w:val="18"/>
                            <w:szCs w:val="18"/>
                          </w:rPr>
                        </w:pPr>
                        <w:proofErr w:type="gramStart"/>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proofErr w:type="gramEnd"/>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78798F" w:rsidRDefault="00105B39" w:rsidP="00375F9C">
                        <w:pPr>
                          <w:spacing w:line="240" w:lineRule="exact"/>
                          <w:rPr>
                            <w:sz w:val="18"/>
                            <w:szCs w:val="18"/>
                          </w:rPr>
                        </w:pPr>
                        <w:proofErr w:type="gramStart"/>
                        <w:r>
                          <w:rPr>
                            <w:sz w:val="18"/>
                            <w:szCs w:val="18"/>
                          </w:rPr>
                          <w:t>xui</w:t>
                        </w:r>
                        <w:r w:rsidR="0023747D" w:rsidRPr="0078798F">
                          <w:rPr>
                            <w:sz w:val="18"/>
                            <w:szCs w:val="18"/>
                          </w:rPr>
                          <w:t>.CSS.addStyleSheet(</w:t>
                        </w:r>
                        <w:proofErr w:type="gramEnd"/>
                        <w:r w:rsidR="0023747D" w:rsidRPr="0078798F">
                          <w:rPr>
                            <w:color w:val="FF00FF"/>
                            <w:sz w:val="18"/>
                            <w:szCs w:val="18"/>
                          </w:rPr>
                          <w:t>".</w:t>
                        </w:r>
                        <w:r>
                          <w:rPr>
                            <w:color w:val="FF00FF"/>
                            <w:sz w:val="18"/>
                            <w:szCs w:val="18"/>
                          </w:rPr>
                          <w:t>xui</w:t>
                        </w:r>
                        <w:r w:rsidR="0023747D" w:rsidRPr="00AC725D">
                          <w:rPr>
                            <w:color w:val="FF00FF"/>
                            <w:sz w:val="18"/>
                            <w:szCs w:val="18"/>
                          </w:rPr>
                          <w:t>-sbutton-custom-focus</w:t>
                        </w:r>
                        <w:r w:rsidR="0023747D" w:rsidRPr="0078798F">
                          <w:rPr>
                            <w:color w:val="FF00FF"/>
                            <w:sz w:val="18"/>
                            <w:szCs w:val="18"/>
                          </w:rPr>
                          <w:t>{font-weight:bold;color:#ff0000;}"</w:t>
                        </w:r>
                        <w:r w:rsidR="0023747D">
                          <w:rPr>
                            <w:rFonts w:hint="eastAsia"/>
                            <w:color w:val="FF00FF"/>
                            <w:sz w:val="18"/>
                            <w:szCs w:val="18"/>
                          </w:rPr>
                          <w:t xml:space="preserve">, </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sidRPr="0078798F">
                          <w:rPr>
                            <w:sz w:val="18"/>
                            <w:szCs w:val="18"/>
                          </w:rPr>
                          <w:t>);</w:t>
                        </w:r>
                      </w:p>
                      <w:p w:rsidR="0023747D" w:rsidRPr="0078798F" w:rsidRDefault="0023747D" w:rsidP="00375F9C">
                        <w:pPr>
                          <w:spacing w:line="240" w:lineRule="exact"/>
                          <w:rPr>
                            <w:sz w:val="18"/>
                            <w:szCs w:val="18"/>
                          </w:rPr>
                        </w:pPr>
                      </w:p>
                      <w:p w:rsidR="0023747D" w:rsidRPr="0078798F" w:rsidRDefault="0023747D" w:rsidP="00375F9C">
                        <w:pPr>
                          <w:spacing w:line="240" w:lineRule="exact"/>
                          <w:rPr>
                            <w:sz w:val="18"/>
                            <w:szCs w:val="18"/>
                          </w:rPr>
                        </w:pPr>
                        <w:r w:rsidRPr="0078798F">
                          <w:rPr>
                            <w:sz w:val="18"/>
                            <w:szCs w:val="18"/>
                          </w:rPr>
                          <w:t>(</w:t>
                        </w:r>
                        <w:proofErr w:type="gramStart"/>
                        <w:r w:rsidRPr="0078798F">
                          <w:rPr>
                            <w:color w:val="0000FF"/>
                            <w:sz w:val="18"/>
                            <w:szCs w:val="18"/>
                          </w:rPr>
                          <w:t>new</w:t>
                        </w:r>
                        <w:proofErr w:type="gramEnd"/>
                        <w:r w:rsidRPr="0078798F">
                          <w:rPr>
                            <w:sz w:val="18"/>
                            <w:szCs w:val="18"/>
                          </w:rPr>
                          <w:t xml:space="preserve"> </w:t>
                        </w:r>
                        <w:r w:rsidR="00105B39">
                          <w:rPr>
                            <w:sz w:val="18"/>
                            <w:szCs w:val="18"/>
                          </w:rPr>
                          <w:t>xui</w:t>
                        </w:r>
                        <w:r w:rsidRPr="0078798F">
                          <w:rPr>
                            <w:sz w:val="18"/>
                            <w:szCs w:val="18"/>
                          </w:rPr>
                          <w:t>.UI.SButton)</w:t>
                        </w:r>
                      </w:p>
                      <w:p w:rsidR="0023747D" w:rsidRPr="0078798F" w:rsidRDefault="0023747D" w:rsidP="00375F9C">
                        <w:pPr>
                          <w:spacing w:line="240" w:lineRule="exact"/>
                          <w:rPr>
                            <w:sz w:val="18"/>
                            <w:szCs w:val="18"/>
                          </w:rPr>
                        </w:pPr>
                        <w:r w:rsidRPr="0078798F">
                          <w:rPr>
                            <w:rFonts w:hint="eastAsia"/>
                            <w:sz w:val="18"/>
                            <w:szCs w:val="18"/>
                          </w:rPr>
                          <w:t>.</w:t>
                        </w:r>
                        <w:proofErr w:type="gramStart"/>
                        <w:r w:rsidRPr="0078798F">
                          <w:rPr>
                            <w:rFonts w:hint="eastAsia"/>
                            <w:sz w:val="18"/>
                            <w:szCs w:val="18"/>
                          </w:rPr>
                          <w:t>setCaption(</w:t>
                        </w:r>
                        <w:proofErr w:type="gramEnd"/>
                        <w:r w:rsidRPr="0078798F">
                          <w:rPr>
                            <w:rFonts w:hint="eastAsia"/>
                            <w:color w:val="FF00FF"/>
                            <w:sz w:val="18"/>
                            <w:szCs w:val="18"/>
                          </w:rPr>
                          <w:t>"</w:t>
                        </w:r>
                        <w:r>
                          <w:rPr>
                            <w:rFonts w:hint="eastAsia"/>
                            <w:color w:val="FF00FF"/>
                            <w:sz w:val="18"/>
                            <w:szCs w:val="18"/>
                          </w:rPr>
                          <w:t xml:space="preserve">Use </w:t>
                        </w:r>
                        <w:r w:rsidRPr="0078798F">
                          <w:rPr>
                            <w:rFonts w:hint="eastAsia"/>
                            <w:color w:val="FF00FF"/>
                            <w:sz w:val="18"/>
                            <w:szCs w:val="18"/>
                          </w:rPr>
                          <w:t>setCustomClass "</w:t>
                        </w:r>
                        <w:r w:rsidRPr="0078798F">
                          <w:rPr>
                            <w:rFonts w:hint="eastAsia"/>
                            <w:sz w:val="18"/>
                            <w:szCs w:val="18"/>
                          </w:rPr>
                          <w:t>)</w:t>
                        </w:r>
                      </w:p>
                      <w:p w:rsidR="0023747D" w:rsidRPr="0078798F" w:rsidRDefault="0023747D" w:rsidP="00375F9C">
                        <w:pPr>
                          <w:spacing w:line="240" w:lineRule="exact"/>
                          <w:rPr>
                            <w:sz w:val="18"/>
                            <w:szCs w:val="18"/>
                          </w:rPr>
                        </w:pPr>
                        <w:r w:rsidRPr="0078798F">
                          <w:rPr>
                            <w:sz w:val="18"/>
                            <w:szCs w:val="18"/>
                          </w:rPr>
                          <w:t>.set</w:t>
                        </w:r>
                        <w:r>
                          <w:rPr>
                            <w:rFonts w:hint="eastAsia"/>
                            <w:sz w:val="18"/>
                            <w:szCs w:val="18"/>
                          </w:rPr>
                          <w:t>Theme</w:t>
                        </w:r>
                        <w:r w:rsidRPr="0078798F">
                          <w:rPr>
                            <w:sz w:val="18"/>
                            <w:szCs w:val="18"/>
                          </w:rPr>
                          <w:t xml:space="preserve"> (</w:t>
                        </w:r>
                        <w:r>
                          <w:rPr>
                            <w:color w:val="FF00FF"/>
                            <w:sz w:val="18"/>
                            <w:szCs w:val="18"/>
                          </w:rPr>
                          <w:t>"</w:t>
                        </w:r>
                        <w:r>
                          <w:rPr>
                            <w:rFonts w:hint="eastAsia"/>
                            <w:color w:val="FF00FF"/>
                            <w:sz w:val="18"/>
                            <w:szCs w:val="18"/>
                          </w:rPr>
                          <w:t>custom</w:t>
                        </w:r>
                        <w:r w:rsidRPr="0078798F">
                          <w:rPr>
                            <w:color w:val="FF00FF"/>
                            <w:sz w:val="18"/>
                            <w:szCs w:val="18"/>
                          </w:rPr>
                          <w:t>"</w:t>
                        </w:r>
                        <w:r w:rsidRPr="0078798F">
                          <w:rPr>
                            <w:sz w:val="18"/>
                            <w:szCs w:val="18"/>
                          </w:rPr>
                          <w:t>)</w:t>
                        </w:r>
                      </w:p>
                      <w:p w:rsidR="0023747D" w:rsidRPr="00B241D9" w:rsidRDefault="0023747D" w:rsidP="00375F9C">
                        <w:pPr>
                          <w:rPr>
                            <w:szCs w:val="18"/>
                          </w:rPr>
                        </w:pPr>
                        <w:r w:rsidRPr="0078798F">
                          <w:rPr>
                            <w:sz w:val="18"/>
                            <w:szCs w:val="18"/>
                          </w:rPr>
                          <w:t>.</w:t>
                        </w:r>
                        <w:proofErr w:type="gramStart"/>
                        <w:r w:rsidRPr="0078798F">
                          <w:rPr>
                            <w:sz w:val="18"/>
                            <w:szCs w:val="18"/>
                          </w:rPr>
                          <w:t>show(</w:t>
                        </w:r>
                        <w:proofErr w:type="gramEnd"/>
                        <w:r w:rsidRPr="0078798F">
                          <w:rPr>
                            <w:sz w:val="18"/>
                            <w:szCs w:val="18"/>
                          </w:rPr>
                          <w:t>);</w:t>
                        </w:r>
                      </w:p>
                    </w:txbxContent>
                  </v:textbox>
                </v:shape>
                <v:shape id="AutoShape 565" o:spid="_x0000_s2113" type="#_x0000_t62" style="position:absolute;left:6858;top:12877;width:17145;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yMmcUA&#10;AADcAAAADwAAAGRycy9kb3ducmV2LnhtbESPQWsCMRSE74L/ITzBi2i2Uhe7NYoUCz14qXqwt9fN&#10;M7u4eQmbuG7/fVMoeBxm5htmteltIzpqQ+1YwdMsA0FcOl2zUXA6vk+XIEJE1tg4JgU/FGCzHg5W&#10;WGh350/qDtGIBOFQoIIqRl9IGcqKLIaZ88TJu7jWYkyyNVK3eE9w28h5luXSYs1poUJPbxWV18PN&#10;KjBfuf/e58aZhe8m+vKyPN92e6XGo377CiJSHx/h//aHVjBfPMPfmXQ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yZxQAAANwAAAAPAAAAAAAAAAAAAAAAAJgCAABkcnMv&#10;ZG93bnJldi54bWxQSwUGAAAAAAQABAD1AAAAigMAAAAA&#10;" adj="19216,-29354" fillcolor="#ff9">
                  <v:textbox inset="0,0,0,0">
                    <w:txbxContent>
                      <w:p w:rsidR="0023747D" w:rsidRPr="000E23E9" w:rsidRDefault="0023747D" w:rsidP="00375F9C">
                        <w:pPr>
                          <w:rPr>
                            <w:szCs w:val="18"/>
                          </w:rPr>
                        </w:pPr>
                        <w:r>
                          <w:rPr>
                            <w:szCs w:val="18"/>
                          </w:rPr>
                          <w:t>S</w:t>
                        </w:r>
                        <w:r>
                          <w:rPr>
                            <w:rFonts w:hint="eastAsia"/>
                            <w:szCs w:val="18"/>
                          </w:rPr>
                          <w:t>ets theme to this instance</w:t>
                        </w:r>
                      </w:p>
                    </w:txbxContent>
                  </v:textbox>
                </v:shape>
                <v:shape id="AutoShape 570" o:spid="_x0000_s2114" type="#_x0000_t62" style="position:absolute;left:25146;top:10896;width:26289;height:396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7lXMQA&#10;AADbAAAADwAAAGRycy9kb3ducmV2LnhtbESPT2sCMRTE70K/Q3iCF+lmlVLKahQRRPFQqJaeH5u3&#10;f3DzsiTpZvXTN4VCj8PM/IZZb0fTiYGcby0rWGQ5COLS6pZrBZ/Xw/MbCB+QNXaWScGdPGw3T5M1&#10;FtpG/qDhEmqRIOwLVNCE0BdS+rIhgz6zPXHyKusMhiRdLbXDmOCmk8s8f5UGW04LDfa0b6i8Xb6N&#10;gnA7GHOdV/sHD8fodu/x/HWPSs2m424FItAY/sN/7ZNW8LKA3y/pB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e5VzEAAAA2wAAAA8AAAAAAAAAAAAAAAAAmAIAAGRycy9k&#10;b3ducmV2LnhtbFBLBQYAAAAABAAEAPUAAACJAwAAAAA=&#10;" adj="5645,-36174" fillcolor="#ff9">
                  <v:textbox inset="0,0,0,0">
                    <w:txbxContent>
                      <w:p w:rsidR="0023747D" w:rsidRPr="0078798F" w:rsidRDefault="0023747D" w:rsidP="00375F9C">
                        <w:pPr>
                          <w:rPr>
                            <w:szCs w:val="18"/>
                          </w:rPr>
                        </w:pPr>
                        <w:proofErr w:type="gramStart"/>
                        <w:r>
                          <w:rPr>
                            <w:rFonts w:hint="eastAsia"/>
                            <w:szCs w:val="18"/>
                          </w:rPr>
                          <w:t>Adds CSS.</w:t>
                        </w:r>
                        <w:proofErr w:type="gramEnd"/>
                        <w:r>
                          <w:rPr>
                            <w:rFonts w:hint="eastAsia"/>
                            <w:szCs w:val="18"/>
                          </w:rPr>
                          <w:t xml:space="preserve"> You should put those into a CSS file in your real application</w:t>
                        </w:r>
                      </w:p>
                    </w:txbxContent>
                  </v:textbox>
                </v:shape>
                <v:oval id="Oval 572" o:spid="_x0000_s2115" style="position:absolute;left:18383;top:1504;width:3715;height:3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nXGcIA&#10;AADbAAAADwAAAGRycy9kb3ducmV2LnhtbESPQWsCMRSE74L/ITyhN83Walu2RhGh4NXV9fzYvG6W&#10;3bysSdTtvzeFgsdhZr5hVpvBduJGPjSOFbzOMhDEldMN1wpOx+/pJ4gQkTV2jknBLwXYrMejFeba&#10;3flAtyLWIkE45KjAxNjnUobKkMUwcz1x8n6ctxiT9LXUHu8Jbjs5z7J3abHhtGCwp52hqi2uVsG5&#10;aCsfFpf2XPbl8bJsBvNRHpR6mQzbLxCRhvgM/7f3WsHiDf6+p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edcZwgAAANsAAAAPAAAAAAAAAAAAAAAAAJgCAABkcnMvZG93&#10;bnJldi54bWxQSwUGAAAAAAQABAD1AAAAhwMAAAAA&#10;" filled="f" strokecolor="red" strokeweight="1.5pt">
                  <v:textbox inset="1.5mm,1.3mm,1.5mm"/>
                </v:oval>
                <v:shape id="AutoShape 573" o:spid="_x0000_s2116" type="#_x0000_t62" style="position:absolute;left:19431;top:6934;width:1714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08a8MA&#10;AADbAAAADwAAAGRycy9kb3ducmV2LnhtbESPQWvCQBSE74X+h+UJXkLdVEJToqtIoeDV2CK9PbLP&#10;JJh9G7KrWf31riD0OMzMN8xyHUwnLjS41rKC91kKgriyuuVawc/+++0ThPPIGjvLpOBKDtar15cl&#10;FtqOvKNL6WsRIewKVNB43xdSuqohg25me+LoHe1g0Ec51FIPOEa46eQ8TT+kwZbjQoM9fTVUncqz&#10;UdBWp7DJKb8l7vzr9Z88JOF4UGo6CZsFCE/B/4ef7a1WkGXw+B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08a8MAAADbAAAADwAAAAAAAAAAAAAAAACYAgAAZHJzL2Rv&#10;d25yZXYueG1sUEsFBgAAAAAEAAQA9QAAAIgDAAAAAA==&#10;" adj="18736,-19731" fillcolor="#ff9">
                  <v:textbox inset="0,0,0,0">
                    <w:txbxContent>
                      <w:p w:rsidR="0023747D" w:rsidRPr="002D6332" w:rsidRDefault="0023747D" w:rsidP="00375F9C">
                        <w:pPr>
                          <w:rPr>
                            <w:szCs w:val="18"/>
                          </w:rPr>
                        </w:pPr>
                        <w:r>
                          <w:rPr>
                            <w:szCs w:val="18"/>
                          </w:rPr>
                          <w:t>T</w:t>
                        </w:r>
                        <w:r>
                          <w:rPr>
                            <w:rFonts w:hint="eastAsia"/>
                            <w:szCs w:val="18"/>
                          </w:rPr>
                          <w:t>heme key words</w:t>
                        </w:r>
                      </w:p>
                    </w:txbxContent>
                  </v:textbox>
                </v:shape>
                <w10:anchorlock/>
              </v:group>
            </w:pict>
          </mc:Fallback>
        </mc:AlternateContent>
      </w:r>
    </w:p>
    <w:p w:rsidR="00375F9C" w:rsidRPr="001B7FC8" w:rsidRDefault="00375F9C" w:rsidP="00375F9C">
      <w:pPr>
        <w:rPr>
          <w:b/>
        </w:rPr>
      </w:pPr>
      <w:r w:rsidRPr="001B7FC8">
        <w:rPr>
          <w:b/>
        </w:rPr>
        <w:t>O</w:t>
      </w:r>
      <w:r w:rsidRPr="001B7FC8">
        <w:rPr>
          <w:rFonts w:hint="eastAsia"/>
          <w:b/>
        </w:rPr>
        <w:t>utput:</w:t>
      </w:r>
    </w:p>
    <w:p w:rsidR="00375F9C" w:rsidRDefault="005C781A" w:rsidP="00375F9C">
      <w:pPr>
        <w:jc w:val="center"/>
      </w:pPr>
      <w:r>
        <w:rPr>
          <w:rFonts w:hint="eastAsia"/>
          <w:noProof/>
        </w:rPr>
        <w:drawing>
          <wp:inline distT="0" distB="0" distL="0" distR="0" wp14:anchorId="7F0E01CD" wp14:editId="57680138">
            <wp:extent cx="1343025" cy="266700"/>
            <wp:effectExtent l="0" t="0" r="9525" b="0"/>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343025" cy="266700"/>
                    </a:xfrm>
                    <a:prstGeom prst="rect">
                      <a:avLst/>
                    </a:prstGeom>
                    <a:noFill/>
                    <a:ln>
                      <a:noFill/>
                    </a:ln>
                  </pic:spPr>
                </pic:pic>
              </a:graphicData>
            </a:graphic>
          </wp:inline>
        </w:drawing>
      </w:r>
    </w:p>
    <w:p w:rsidR="00375F9C" w:rsidRDefault="00375F9C" w:rsidP="00E45D25">
      <w:pPr>
        <w:pStyle w:val="3"/>
        <w:numPr>
          <w:ilvl w:val="2"/>
          <w:numId w:val="17"/>
        </w:numPr>
      </w:pPr>
      <w:bookmarkStart w:id="249" w:name="_Toc356466369"/>
      <w:r>
        <w:rPr>
          <w:rFonts w:hint="eastAsia"/>
        </w:rPr>
        <w:lastRenderedPageBreak/>
        <w:t xml:space="preserve">Custom </w:t>
      </w:r>
      <w:r w:rsidR="00105B39">
        <w:rPr>
          <w:rFonts w:hint="eastAsia"/>
        </w:rPr>
        <w:t>one instance only</w:t>
      </w:r>
      <w:r>
        <w:rPr>
          <w:rFonts w:hint="eastAsia"/>
        </w:rPr>
        <w:t xml:space="preserve"> - 2</w:t>
      </w:r>
      <w:bookmarkEnd w:id="249"/>
    </w:p>
    <w:p w:rsidR="00375F9C" w:rsidRPr="001B7FC8" w:rsidRDefault="00375F9C" w:rsidP="00375F9C">
      <w:pPr>
        <w:rPr>
          <w:b/>
        </w:rPr>
      </w:pPr>
      <w:r w:rsidRPr="001B7FC8">
        <w:rPr>
          <w:b/>
        </w:rPr>
        <w:t>I</w:t>
      </w:r>
      <w:r w:rsidRPr="001B7FC8">
        <w:rPr>
          <w:rFonts w:hint="eastAsia"/>
          <w:b/>
        </w:rPr>
        <w:t>nput:</w:t>
      </w:r>
    </w:p>
    <w:p w:rsidR="00375F9C" w:rsidRDefault="005C781A" w:rsidP="00375F9C">
      <w:r>
        <w:rPr>
          <w:noProof/>
        </w:rPr>
        <mc:AlternateContent>
          <mc:Choice Requires="wpc">
            <w:drawing>
              <wp:inline distT="0" distB="0" distL="0" distR="0" wp14:anchorId="4C03A2FA" wp14:editId="42901E4C">
                <wp:extent cx="5257800" cy="1114425"/>
                <wp:effectExtent l="9525" t="0" r="9525" b="0"/>
                <wp:docPr id="566" name="画布 5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8" name="Text Box 568"/>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r w:rsidRPr="00382C38">
                                <w:rPr>
                                  <w:sz w:val="18"/>
                                  <w:szCs w:val="18"/>
                                </w:rPr>
                                <w:t>(</w:t>
                              </w:r>
                              <w:r w:rsidRPr="00382C38">
                                <w:rPr>
                                  <w:color w:val="0000FF"/>
                                  <w:sz w:val="18"/>
                                  <w:szCs w:val="18"/>
                                </w:rPr>
                                <w:t>new</w:t>
                              </w:r>
                              <w:r w:rsidRPr="00382C38">
                                <w:rPr>
                                  <w:sz w:val="18"/>
                                  <w:szCs w:val="18"/>
                                </w:rPr>
                                <w:t xml:space="preserve"> </w:t>
                              </w:r>
                              <w:r w:rsidR="00105B39">
                                <w:rPr>
                                  <w:sz w:val="18"/>
                                  <w:szCs w:val="18"/>
                                </w:rPr>
                                <w:t>xui</w:t>
                              </w:r>
                              <w:r w:rsidRPr="00382C38">
                                <w:rPr>
                                  <w:sz w:val="18"/>
                                  <w:szCs w:val="18"/>
                                </w:rPr>
                                <w:t>.UI.SButton)</w:t>
                              </w:r>
                            </w:p>
                            <w:p w:rsidR="0023747D" w:rsidRPr="00382C38" w:rsidRDefault="0023747D" w:rsidP="00375F9C">
                              <w:pPr>
                                <w:spacing w:line="240" w:lineRule="exact"/>
                                <w:rPr>
                                  <w:sz w:val="18"/>
                                  <w:szCs w:val="18"/>
                                </w:rPr>
                              </w:pPr>
                              <w:r>
                                <w:rPr>
                                  <w:rFonts w:hint="eastAsia"/>
                                  <w:sz w:val="18"/>
                                  <w:szCs w:val="18"/>
                                </w:rPr>
                                <w:t>.setCaption(</w:t>
                              </w:r>
                              <w:r w:rsidRPr="00382C38">
                                <w:rPr>
                                  <w:color w:val="FF00FF"/>
                                  <w:sz w:val="18"/>
                                  <w:szCs w:val="18"/>
                                </w:rPr>
                                <w:t>"</w:t>
                              </w:r>
                              <w:r>
                                <w:rPr>
                                  <w:rFonts w:hint="eastAsia"/>
                                  <w:color w:val="FF00FF"/>
                                  <w:sz w:val="18"/>
                                  <w:szCs w:val="18"/>
                                </w:rPr>
                                <w:t>Use setCustomStyle</w:t>
                              </w:r>
                              <w:r w:rsidRPr="00382C38">
                                <w:rPr>
                                  <w:color w:val="FF00FF"/>
                                  <w:sz w:val="18"/>
                                  <w:szCs w:val="18"/>
                                </w:rPr>
                                <w:t>"</w:t>
                              </w:r>
                              <w:r>
                                <w:rPr>
                                  <w:rFonts w:hint="eastAsia"/>
                                  <w:sz w:val="18"/>
                                  <w:szCs w:val="18"/>
                                </w:rPr>
                                <w:t>)</w:t>
                              </w:r>
                            </w:p>
                            <w:p w:rsidR="0023747D" w:rsidRPr="00382C38" w:rsidRDefault="0023747D" w:rsidP="00375F9C">
                              <w:pPr>
                                <w:spacing w:line="240" w:lineRule="exact"/>
                                <w:rPr>
                                  <w:sz w:val="18"/>
                                  <w:szCs w:val="18"/>
                                </w:rPr>
                              </w:pPr>
                              <w:r w:rsidRPr="00382C38">
                                <w:rPr>
                                  <w:sz w:val="18"/>
                                  <w:szCs w:val="18"/>
                                </w:rPr>
                                <w:t>.setCustomStyle({</w:t>
                              </w:r>
                            </w:p>
                            <w:p w:rsidR="0023747D" w:rsidRPr="00382C38" w:rsidRDefault="0023747D" w:rsidP="00375F9C">
                              <w:pPr>
                                <w:spacing w:line="240" w:lineRule="exact"/>
                                <w:rPr>
                                  <w:sz w:val="18"/>
                                  <w:szCs w:val="18"/>
                                </w:rPr>
                              </w:pPr>
                              <w:r w:rsidRPr="00382C38">
                                <w:rPr>
                                  <w:sz w:val="18"/>
                                  <w:szCs w:val="18"/>
                                </w:rPr>
                                <w:t xml:space="preserve">    FOCUS:</w:t>
                              </w:r>
                              <w:r w:rsidRPr="00382C38">
                                <w:rPr>
                                  <w:color w:val="FF00FF"/>
                                  <w:sz w:val="18"/>
                                  <w:szCs w:val="18"/>
                                </w:rPr>
                                <w:t>"font-weight:bold;color:#ff0000;"</w:t>
                              </w:r>
                            </w:p>
                            <w:p w:rsidR="0023747D" w:rsidRPr="00382C38" w:rsidRDefault="0023747D" w:rsidP="00375F9C">
                              <w:pPr>
                                <w:spacing w:line="240" w:lineRule="exact"/>
                                <w:rPr>
                                  <w:sz w:val="18"/>
                                  <w:szCs w:val="18"/>
                                </w:rPr>
                              </w:pPr>
                              <w:r w:rsidRPr="00382C38">
                                <w:rPr>
                                  <w:sz w:val="18"/>
                                  <w:szCs w:val="18"/>
                                </w:rPr>
                                <w:t>})</w:t>
                              </w:r>
                            </w:p>
                            <w:p w:rsidR="0023747D" w:rsidRPr="00382C38" w:rsidRDefault="0023747D" w:rsidP="00375F9C">
                              <w:pPr>
                                <w:spacing w:line="240" w:lineRule="exact"/>
                                <w:rPr>
                                  <w:sz w:val="18"/>
                                  <w:szCs w:val="18"/>
                                </w:rPr>
                              </w:pPr>
                              <w:r w:rsidRPr="00382C38">
                                <w:rPr>
                                  <w:sz w:val="18"/>
                                  <w:szCs w:val="18"/>
                                </w:rPr>
                                <w:t>.show();</w:t>
                              </w:r>
                            </w:p>
                          </w:txbxContent>
                        </wps:txbx>
                        <wps:bodyPr rot="0" vert="horz" wrap="square" lIns="54000" tIns="46800" rIns="54000" bIns="45720" anchor="t" anchorCtr="0" upright="1">
                          <a:spAutoFit/>
                        </wps:bodyPr>
                      </wps:wsp>
                      <wps:wsp>
                        <wps:cNvPr id="250" name="AutoShape 569"/>
                        <wps:cNvSpPr>
                          <a:spLocks noChangeArrowheads="1"/>
                        </wps:cNvSpPr>
                        <wps:spPr bwMode="auto">
                          <a:xfrm flipH="1">
                            <a:off x="1943100" y="297180"/>
                            <a:ext cx="2400300" cy="198120"/>
                          </a:xfrm>
                          <a:prstGeom prst="wedgeRoundRectCallout">
                            <a:avLst>
                              <a:gd name="adj1" fmla="val 91718"/>
                              <a:gd name="adj2" fmla="val 4711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Custom FOCUS node style</w:t>
                              </w:r>
                            </w:p>
                          </w:txbxContent>
                        </wps:txbx>
                        <wps:bodyPr rot="0" vert="horz" wrap="square" lIns="0" tIns="0" rIns="0" bIns="0" anchor="t" anchorCtr="0" upright="1">
                          <a:noAutofit/>
                        </wps:bodyPr>
                      </wps:wsp>
                    </wpc:wpc>
                  </a:graphicData>
                </a:graphic>
              </wp:inline>
            </w:drawing>
          </mc:Choice>
          <mc:Fallback>
            <w:pict>
              <v:group id="画布 566" o:spid="_x0000_s2117" editas="canvas" style="width:414pt;height:87.75pt;mso-position-horizontal-relative:char;mso-position-vertical-relative:line" coordsize="52578,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">
                <v:shape id="_x0000_s2118" type="#_x0000_t75" style="position:absolute;width:52578;height:11144;visibility:visible;mso-wrap-style:square">
                  <v:fill o:detectmouseclick="t"/>
                  <v:path o:connecttype="none"/>
                </v:shape>
                <v:shape id="Text Box 568" o:spid="_x0000_s2119"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zocAA&#10;AADcAAAADwAAAGRycy9kb3ducmV2LnhtbERPy4rCMBTdD/gP4QruxlQZRKtRRBnqRpjxsb8016bY&#10;3JQk1vr3ZjEwy8N5rza9bURHPtSOFUzGGQji0umaKwWX8/fnHESIyBobx6TgRQE268HHCnPtnvxL&#10;3SlWIoVwyFGBibHNpQylIYth7FrixN2ctxgT9JXUHp8p3DZymmUzabHm1GCwpZ2h8n56WAXlfd/v&#10;i/pqfPew8x+9KF7HWaHUaNhvlyAi9fFf/Oc+aAXTr7Q2nUlH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zocAAAADcAAAADwAAAAAAAAAAAAAAAACYAgAAZHJzL2Rvd25y&#10;ZXYueG1sUEsFBgAAAAAEAAQA9QAAAIUDAAAAAA==&#10;" strokeweight="1pt">
                  <v:textbox style="mso-fit-shape-to-text:t" inset="1.5mm,1.3mm,1.5mm">
                    <w:txbxContent>
                      <w:p w:rsidR="0023747D" w:rsidRDefault="0023747D" w:rsidP="00375F9C">
                        <w:pPr>
                          <w:spacing w:line="240" w:lineRule="exact"/>
                          <w:rPr>
                            <w:sz w:val="18"/>
                            <w:szCs w:val="18"/>
                          </w:rPr>
                        </w:pPr>
                        <w:r w:rsidRPr="00382C38">
                          <w:rPr>
                            <w:sz w:val="18"/>
                            <w:szCs w:val="18"/>
                          </w:rPr>
                          <w:t>(</w:t>
                        </w:r>
                        <w:proofErr w:type="gramStart"/>
                        <w:r w:rsidRPr="00382C38">
                          <w:rPr>
                            <w:color w:val="0000FF"/>
                            <w:sz w:val="18"/>
                            <w:szCs w:val="18"/>
                          </w:rPr>
                          <w:t>new</w:t>
                        </w:r>
                        <w:proofErr w:type="gramEnd"/>
                        <w:r w:rsidRPr="00382C38">
                          <w:rPr>
                            <w:sz w:val="18"/>
                            <w:szCs w:val="18"/>
                          </w:rPr>
                          <w:t xml:space="preserve"> </w:t>
                        </w:r>
                        <w:r w:rsidR="00105B39">
                          <w:rPr>
                            <w:sz w:val="18"/>
                            <w:szCs w:val="18"/>
                          </w:rPr>
                          <w:t>xui</w:t>
                        </w:r>
                        <w:r w:rsidRPr="00382C38">
                          <w:rPr>
                            <w:sz w:val="18"/>
                            <w:szCs w:val="18"/>
                          </w:rPr>
                          <w:t>.UI.SButton)</w:t>
                        </w:r>
                      </w:p>
                      <w:p w:rsidR="0023747D" w:rsidRPr="00382C38" w:rsidRDefault="0023747D" w:rsidP="00375F9C">
                        <w:pPr>
                          <w:spacing w:line="240" w:lineRule="exact"/>
                          <w:rPr>
                            <w:sz w:val="18"/>
                            <w:szCs w:val="18"/>
                          </w:rPr>
                        </w:pPr>
                        <w:r>
                          <w:rPr>
                            <w:rFonts w:hint="eastAsia"/>
                            <w:sz w:val="18"/>
                            <w:szCs w:val="18"/>
                          </w:rPr>
                          <w:t>.</w:t>
                        </w:r>
                        <w:proofErr w:type="gramStart"/>
                        <w:r>
                          <w:rPr>
                            <w:rFonts w:hint="eastAsia"/>
                            <w:sz w:val="18"/>
                            <w:szCs w:val="18"/>
                          </w:rPr>
                          <w:t>setCaption(</w:t>
                        </w:r>
                        <w:proofErr w:type="gramEnd"/>
                        <w:r w:rsidRPr="00382C38">
                          <w:rPr>
                            <w:color w:val="FF00FF"/>
                            <w:sz w:val="18"/>
                            <w:szCs w:val="18"/>
                          </w:rPr>
                          <w:t>"</w:t>
                        </w:r>
                        <w:r>
                          <w:rPr>
                            <w:rFonts w:hint="eastAsia"/>
                            <w:color w:val="FF00FF"/>
                            <w:sz w:val="18"/>
                            <w:szCs w:val="18"/>
                          </w:rPr>
                          <w:t>Use setCustomStyle</w:t>
                        </w:r>
                        <w:r w:rsidRPr="00382C38">
                          <w:rPr>
                            <w:color w:val="FF00FF"/>
                            <w:sz w:val="18"/>
                            <w:szCs w:val="18"/>
                          </w:rPr>
                          <w:t>"</w:t>
                        </w:r>
                        <w:r>
                          <w:rPr>
                            <w:rFonts w:hint="eastAsia"/>
                            <w:sz w:val="18"/>
                            <w:szCs w:val="18"/>
                          </w:rPr>
                          <w:t>)</w:t>
                        </w:r>
                      </w:p>
                      <w:p w:rsidR="0023747D" w:rsidRPr="00382C38" w:rsidRDefault="0023747D" w:rsidP="00375F9C">
                        <w:pPr>
                          <w:spacing w:line="240" w:lineRule="exact"/>
                          <w:rPr>
                            <w:sz w:val="18"/>
                            <w:szCs w:val="18"/>
                          </w:rPr>
                        </w:pPr>
                        <w:r w:rsidRPr="00382C38">
                          <w:rPr>
                            <w:sz w:val="18"/>
                            <w:szCs w:val="18"/>
                          </w:rPr>
                          <w:t>.</w:t>
                        </w:r>
                        <w:proofErr w:type="gramStart"/>
                        <w:r w:rsidRPr="00382C38">
                          <w:rPr>
                            <w:sz w:val="18"/>
                            <w:szCs w:val="18"/>
                          </w:rPr>
                          <w:t>setCustomStyle({</w:t>
                        </w:r>
                        <w:proofErr w:type="gramEnd"/>
                      </w:p>
                      <w:p w:rsidR="0023747D" w:rsidRPr="00382C38" w:rsidRDefault="0023747D" w:rsidP="00375F9C">
                        <w:pPr>
                          <w:spacing w:line="240" w:lineRule="exact"/>
                          <w:rPr>
                            <w:sz w:val="18"/>
                            <w:szCs w:val="18"/>
                          </w:rPr>
                        </w:pPr>
                        <w:r w:rsidRPr="00382C38">
                          <w:rPr>
                            <w:sz w:val="18"/>
                            <w:szCs w:val="18"/>
                          </w:rPr>
                          <w:t xml:space="preserve">    FOCUS:</w:t>
                        </w:r>
                        <w:r w:rsidRPr="00382C38">
                          <w:rPr>
                            <w:color w:val="FF00FF"/>
                            <w:sz w:val="18"/>
                            <w:szCs w:val="18"/>
                          </w:rPr>
                          <w:t>"font-weight</w:t>
                        </w:r>
                        <w:proofErr w:type="gramStart"/>
                        <w:r w:rsidRPr="00382C38">
                          <w:rPr>
                            <w:color w:val="FF00FF"/>
                            <w:sz w:val="18"/>
                            <w:szCs w:val="18"/>
                          </w:rPr>
                          <w:t>:bold</w:t>
                        </w:r>
                        <w:proofErr w:type="gramEnd"/>
                        <w:r w:rsidRPr="00382C38">
                          <w:rPr>
                            <w:color w:val="FF00FF"/>
                            <w:sz w:val="18"/>
                            <w:szCs w:val="18"/>
                          </w:rPr>
                          <w:t>;color:#ff0000;"</w:t>
                        </w:r>
                      </w:p>
                      <w:p w:rsidR="0023747D" w:rsidRPr="00382C38" w:rsidRDefault="0023747D" w:rsidP="00375F9C">
                        <w:pPr>
                          <w:spacing w:line="240" w:lineRule="exact"/>
                          <w:rPr>
                            <w:sz w:val="18"/>
                            <w:szCs w:val="18"/>
                          </w:rPr>
                        </w:pPr>
                        <w:r w:rsidRPr="00382C38">
                          <w:rPr>
                            <w:sz w:val="18"/>
                            <w:szCs w:val="18"/>
                          </w:rPr>
                          <w:t>})</w:t>
                        </w:r>
                      </w:p>
                      <w:p w:rsidR="0023747D" w:rsidRPr="00382C38" w:rsidRDefault="0023747D" w:rsidP="00375F9C">
                        <w:pPr>
                          <w:spacing w:line="240" w:lineRule="exact"/>
                          <w:rPr>
                            <w:sz w:val="18"/>
                            <w:szCs w:val="18"/>
                          </w:rPr>
                        </w:pPr>
                        <w:r w:rsidRPr="00382C38">
                          <w:rPr>
                            <w:sz w:val="18"/>
                            <w:szCs w:val="18"/>
                          </w:rPr>
                          <w:t>.</w:t>
                        </w:r>
                        <w:proofErr w:type="gramStart"/>
                        <w:r w:rsidRPr="00382C38">
                          <w:rPr>
                            <w:sz w:val="18"/>
                            <w:szCs w:val="18"/>
                          </w:rPr>
                          <w:t>show(</w:t>
                        </w:r>
                        <w:proofErr w:type="gramEnd"/>
                        <w:r w:rsidRPr="00382C38">
                          <w:rPr>
                            <w:sz w:val="18"/>
                            <w:szCs w:val="18"/>
                          </w:rPr>
                          <w:t>);</w:t>
                        </w:r>
                      </w:p>
                    </w:txbxContent>
                  </v:textbox>
                </v:shape>
                <v:shape id="AutoShape 569" o:spid="_x0000_s2120" type="#_x0000_t62" style="position:absolute;left:19431;top:2971;width:24003;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Gs4cMA&#10;AADcAAAADwAAAGRycy9kb3ducmV2LnhtbERPTWvCQBC9C/6HZQq9mU0tiqauooVCURCMYjwO2TFJ&#10;zc6m2VXTf989CB4f73u26EwtbtS6yrKCtygGQZxbXXGh4LD/GkxAOI+ssbZMCv7IwWLe780w0fbO&#10;O7qlvhAhhF2CCkrvm0RKl5dk0EW2IQ7c2bYGfYBtIXWL9xBuajmM47E0WHFoKLGhz5LyS3o1Csbn&#10;9c82cyed/coMp+l7vDmuDkq9vnTLDxCeOv8UP9zfWsFwFOaHM+EI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Gs4cMAAADcAAAADwAAAAAAAAAAAAAAAACYAgAAZHJzL2Rv&#10;d25yZXYueG1sUEsFBgAAAAAEAAQA9QAAAIgDAAAAAA==&#10;" adj="30611,20976" fillcolor="#ff9">
                  <v:textbox inset="0,0,0,0">
                    <w:txbxContent>
                      <w:p w:rsidR="0023747D" w:rsidRPr="000E23E9" w:rsidRDefault="0023747D" w:rsidP="00375F9C">
                        <w:pPr>
                          <w:rPr>
                            <w:szCs w:val="18"/>
                          </w:rPr>
                        </w:pPr>
                        <w:r>
                          <w:rPr>
                            <w:rFonts w:hint="eastAsia"/>
                            <w:szCs w:val="18"/>
                          </w:rPr>
                          <w:t>Custom FOCUS node style</w:t>
                        </w:r>
                      </w:p>
                    </w:txbxContent>
                  </v:textbox>
                </v:shape>
                <w10:anchorlock/>
              </v:group>
            </w:pict>
          </mc:Fallback>
        </mc:AlternateContent>
      </w:r>
    </w:p>
    <w:p w:rsidR="00375F9C" w:rsidRPr="001B7FC8" w:rsidRDefault="00375F9C" w:rsidP="00375F9C">
      <w:pPr>
        <w:rPr>
          <w:b/>
        </w:rPr>
      </w:pPr>
      <w:r w:rsidRPr="001B7FC8">
        <w:rPr>
          <w:b/>
        </w:rPr>
        <w:t>O</w:t>
      </w:r>
      <w:r w:rsidRPr="001B7FC8">
        <w:rPr>
          <w:rFonts w:hint="eastAsia"/>
          <w:b/>
        </w:rPr>
        <w:t>utput:</w:t>
      </w:r>
    </w:p>
    <w:p w:rsidR="00375F9C" w:rsidRDefault="005C781A" w:rsidP="00375F9C">
      <w:pPr>
        <w:jc w:val="center"/>
      </w:pPr>
      <w:r>
        <w:rPr>
          <w:rFonts w:hint="eastAsia"/>
          <w:noProof/>
        </w:rPr>
        <w:drawing>
          <wp:inline distT="0" distB="0" distL="0" distR="0" wp14:anchorId="2DE71C68" wp14:editId="1639909C">
            <wp:extent cx="1343025" cy="266700"/>
            <wp:effectExtent l="0" t="0" r="9525" b="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343025" cy="266700"/>
                    </a:xfrm>
                    <a:prstGeom prst="rect">
                      <a:avLst/>
                    </a:prstGeom>
                    <a:noFill/>
                    <a:ln>
                      <a:noFill/>
                    </a:ln>
                  </pic:spPr>
                </pic:pic>
              </a:graphicData>
            </a:graphic>
          </wp:inline>
        </w:drawing>
      </w:r>
    </w:p>
    <w:p w:rsidR="00375F9C" w:rsidRPr="0078798F" w:rsidRDefault="00375F9C" w:rsidP="00E45D25">
      <w:pPr>
        <w:pStyle w:val="3"/>
        <w:numPr>
          <w:ilvl w:val="2"/>
          <w:numId w:val="17"/>
        </w:numPr>
      </w:pPr>
      <w:bookmarkStart w:id="250" w:name="_Toc356466370"/>
      <w:r>
        <w:rPr>
          <w:rFonts w:hint="eastAsia"/>
        </w:rPr>
        <w:t xml:space="preserve">Custom </w:t>
      </w:r>
      <w:r w:rsidR="00105B39">
        <w:rPr>
          <w:rFonts w:hint="eastAsia"/>
        </w:rPr>
        <w:t>one instance only</w:t>
      </w:r>
      <w:r>
        <w:rPr>
          <w:rFonts w:hint="eastAsia"/>
        </w:rPr>
        <w:t xml:space="preserve"> - 3</w:t>
      </w:r>
      <w:bookmarkEnd w:id="250"/>
    </w:p>
    <w:p w:rsidR="00375F9C" w:rsidRPr="001B7FC8" w:rsidRDefault="00375F9C" w:rsidP="00375F9C">
      <w:pPr>
        <w:rPr>
          <w:b/>
        </w:rPr>
      </w:pPr>
      <w:r w:rsidRPr="001B7FC8">
        <w:rPr>
          <w:b/>
        </w:rPr>
        <w:t>I</w:t>
      </w:r>
      <w:r w:rsidRPr="001B7FC8">
        <w:rPr>
          <w:rFonts w:hint="eastAsia"/>
          <w:b/>
        </w:rPr>
        <w:t>nput:</w:t>
      </w:r>
    </w:p>
    <w:p w:rsidR="00375F9C" w:rsidRDefault="005C781A" w:rsidP="00375F9C">
      <w:r>
        <w:rPr>
          <w:noProof/>
        </w:rPr>
        <mc:AlternateContent>
          <mc:Choice Requires="wpc">
            <w:drawing>
              <wp:inline distT="0" distB="0" distL="0" distR="0" wp14:anchorId="396D6772" wp14:editId="352651CA">
                <wp:extent cx="5257800" cy="1571625"/>
                <wp:effectExtent l="9525" t="0" r="9525" b="9525"/>
                <wp:docPr id="246" name="画布 1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1" name="Text Box 125"/>
                        <wps:cNvSpPr txBox="1">
                          <a:spLocks noChangeArrowheads="1"/>
                        </wps:cNvSpPr>
                        <wps:spPr bwMode="auto">
                          <a:xfrm>
                            <a:off x="0" y="48895"/>
                            <a:ext cx="5257800" cy="152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76FD6" w:rsidRDefault="00105B39" w:rsidP="00375F9C">
                              <w:pPr>
                                <w:spacing w:line="240" w:lineRule="exact"/>
                                <w:rPr>
                                  <w:sz w:val="18"/>
                                  <w:szCs w:val="18"/>
                                </w:rPr>
                              </w:pPr>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78798F" w:rsidRDefault="00105B39" w:rsidP="00375F9C">
                              <w:pPr>
                                <w:spacing w:line="240" w:lineRule="exact"/>
                                <w:rPr>
                                  <w:sz w:val="18"/>
                                  <w:szCs w:val="18"/>
                                </w:rPr>
                              </w:pPr>
                              <w:r>
                                <w:rPr>
                                  <w:sz w:val="18"/>
                                  <w:szCs w:val="18"/>
                                </w:rPr>
                                <w:t>xui</w:t>
                              </w:r>
                              <w:r w:rsidR="0023747D" w:rsidRPr="0078798F">
                                <w:rPr>
                                  <w:sz w:val="18"/>
                                  <w:szCs w:val="18"/>
                                </w:rPr>
                                <w:t>.CSS.addStyleSheet(</w:t>
                              </w:r>
                              <w:r w:rsidR="0023747D" w:rsidRPr="0078798F">
                                <w:rPr>
                                  <w:color w:val="FF00FF"/>
                                  <w:sz w:val="18"/>
                                  <w:szCs w:val="18"/>
                                </w:rPr>
                                <w:t>".my-class{font-weight:bold;color:#ff0000;}"</w:t>
                              </w:r>
                              <w:r w:rsidR="0023747D">
                                <w:rPr>
                                  <w:rFonts w:hint="eastAsia"/>
                                  <w:color w:val="FF00FF"/>
                                  <w:sz w:val="18"/>
                                  <w:szCs w:val="18"/>
                                </w:rPr>
                                <w:t xml:space="preserve">, </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sidRPr="0078798F">
                                <w:rPr>
                                  <w:sz w:val="18"/>
                                  <w:szCs w:val="18"/>
                                </w:rPr>
                                <w:t>);</w:t>
                              </w:r>
                            </w:p>
                            <w:p w:rsidR="0023747D" w:rsidRPr="0078798F" w:rsidRDefault="0023747D" w:rsidP="00375F9C">
                              <w:pPr>
                                <w:spacing w:line="240" w:lineRule="exact"/>
                                <w:rPr>
                                  <w:sz w:val="18"/>
                                  <w:szCs w:val="18"/>
                                </w:rPr>
                              </w:pPr>
                            </w:p>
                            <w:p w:rsidR="0023747D" w:rsidRPr="0078798F" w:rsidRDefault="0023747D" w:rsidP="00375F9C">
                              <w:pPr>
                                <w:spacing w:line="240" w:lineRule="exact"/>
                                <w:rPr>
                                  <w:sz w:val="18"/>
                                  <w:szCs w:val="18"/>
                                </w:rPr>
                              </w:pPr>
                              <w:r w:rsidRPr="0078798F">
                                <w:rPr>
                                  <w:sz w:val="18"/>
                                  <w:szCs w:val="18"/>
                                </w:rPr>
                                <w:t>(</w:t>
                              </w:r>
                              <w:r w:rsidRPr="0078798F">
                                <w:rPr>
                                  <w:color w:val="0000FF"/>
                                  <w:sz w:val="18"/>
                                  <w:szCs w:val="18"/>
                                </w:rPr>
                                <w:t>new</w:t>
                              </w:r>
                              <w:r w:rsidRPr="0078798F">
                                <w:rPr>
                                  <w:sz w:val="18"/>
                                  <w:szCs w:val="18"/>
                                </w:rPr>
                                <w:t xml:space="preserve"> </w:t>
                              </w:r>
                              <w:r w:rsidR="00105B39">
                                <w:rPr>
                                  <w:sz w:val="18"/>
                                  <w:szCs w:val="18"/>
                                </w:rPr>
                                <w:t>xui</w:t>
                              </w:r>
                              <w:r w:rsidRPr="0078798F">
                                <w:rPr>
                                  <w:sz w:val="18"/>
                                  <w:szCs w:val="18"/>
                                </w:rPr>
                                <w:t>.UI.SButton)</w:t>
                              </w:r>
                            </w:p>
                            <w:p w:rsidR="0023747D" w:rsidRPr="0078798F" w:rsidRDefault="0023747D" w:rsidP="00375F9C">
                              <w:pPr>
                                <w:spacing w:line="240" w:lineRule="exact"/>
                                <w:rPr>
                                  <w:sz w:val="18"/>
                                  <w:szCs w:val="18"/>
                                </w:rPr>
                              </w:pPr>
                              <w:r w:rsidRPr="0078798F">
                                <w:rPr>
                                  <w:rFonts w:hint="eastAsia"/>
                                  <w:sz w:val="18"/>
                                  <w:szCs w:val="18"/>
                                </w:rPr>
                                <w:t>.setCaption(</w:t>
                              </w:r>
                              <w:r w:rsidRPr="0078798F">
                                <w:rPr>
                                  <w:rFonts w:hint="eastAsia"/>
                                  <w:color w:val="FF00FF"/>
                                  <w:sz w:val="18"/>
                                  <w:szCs w:val="18"/>
                                </w:rPr>
                                <w:t>"</w:t>
                              </w:r>
                              <w:r>
                                <w:rPr>
                                  <w:rFonts w:hint="eastAsia"/>
                                  <w:color w:val="FF00FF"/>
                                  <w:sz w:val="18"/>
                                  <w:szCs w:val="18"/>
                                </w:rPr>
                                <w:t xml:space="preserve">Use </w:t>
                              </w:r>
                              <w:r w:rsidRPr="0078798F">
                                <w:rPr>
                                  <w:rFonts w:hint="eastAsia"/>
                                  <w:color w:val="FF00FF"/>
                                  <w:sz w:val="18"/>
                                  <w:szCs w:val="18"/>
                                </w:rPr>
                                <w:t>setCustomClass "</w:t>
                              </w:r>
                              <w:r w:rsidRPr="0078798F">
                                <w:rPr>
                                  <w:rFonts w:hint="eastAsia"/>
                                  <w:sz w:val="18"/>
                                  <w:szCs w:val="18"/>
                                </w:rPr>
                                <w:t>)</w:t>
                              </w:r>
                            </w:p>
                            <w:p w:rsidR="0023747D" w:rsidRPr="0078798F" w:rsidRDefault="0023747D" w:rsidP="00375F9C">
                              <w:pPr>
                                <w:spacing w:line="240" w:lineRule="exact"/>
                                <w:rPr>
                                  <w:sz w:val="18"/>
                                  <w:szCs w:val="18"/>
                                </w:rPr>
                              </w:pPr>
                              <w:r w:rsidRPr="0078798F">
                                <w:rPr>
                                  <w:sz w:val="18"/>
                                  <w:szCs w:val="18"/>
                                </w:rPr>
                                <w:t>.setCustomClass({</w:t>
                              </w:r>
                            </w:p>
                            <w:p w:rsidR="0023747D" w:rsidRPr="0078798F" w:rsidRDefault="0023747D" w:rsidP="00375F9C">
                              <w:pPr>
                                <w:spacing w:line="240" w:lineRule="exact"/>
                                <w:rPr>
                                  <w:sz w:val="18"/>
                                  <w:szCs w:val="18"/>
                                </w:rPr>
                              </w:pPr>
                              <w:r w:rsidRPr="0078798F">
                                <w:rPr>
                                  <w:sz w:val="18"/>
                                  <w:szCs w:val="18"/>
                                </w:rPr>
                                <w:t xml:space="preserve">    FOCUS:</w:t>
                              </w:r>
                              <w:r w:rsidRPr="0078798F">
                                <w:rPr>
                                  <w:color w:val="FF00FF"/>
                                  <w:sz w:val="18"/>
                                  <w:szCs w:val="18"/>
                                </w:rPr>
                                <w:t>"my-class"</w:t>
                              </w:r>
                            </w:p>
                            <w:p w:rsidR="0023747D" w:rsidRPr="0078798F" w:rsidRDefault="0023747D" w:rsidP="00375F9C">
                              <w:pPr>
                                <w:spacing w:line="240" w:lineRule="exact"/>
                                <w:rPr>
                                  <w:sz w:val="18"/>
                                  <w:szCs w:val="18"/>
                                </w:rPr>
                              </w:pPr>
                              <w:r w:rsidRPr="0078798F">
                                <w:rPr>
                                  <w:sz w:val="18"/>
                                  <w:szCs w:val="18"/>
                                </w:rPr>
                                <w:t>})</w:t>
                              </w:r>
                            </w:p>
                            <w:p w:rsidR="0023747D" w:rsidRPr="0078798F" w:rsidRDefault="0023747D" w:rsidP="00375F9C">
                              <w:pPr>
                                <w:rPr>
                                  <w:szCs w:val="18"/>
                                </w:rPr>
                              </w:pPr>
                              <w:r w:rsidRPr="0078798F">
                                <w:rPr>
                                  <w:sz w:val="18"/>
                                  <w:szCs w:val="18"/>
                                </w:rPr>
                                <w:t>.show();</w:t>
                              </w:r>
                            </w:p>
                          </w:txbxContent>
                        </wps:txbx>
                        <wps:bodyPr rot="0" vert="horz" wrap="square" lIns="54000" tIns="46800" rIns="54000" bIns="45720" anchor="t" anchorCtr="0" upright="1">
                          <a:spAutoFit/>
                        </wps:bodyPr>
                      </wps:wsp>
                      <wps:wsp>
                        <wps:cNvPr id="243" name="AutoShape 126"/>
                        <wps:cNvSpPr>
                          <a:spLocks noChangeArrowheads="1"/>
                        </wps:cNvSpPr>
                        <wps:spPr bwMode="auto">
                          <a:xfrm flipH="1">
                            <a:off x="1143000" y="1188720"/>
                            <a:ext cx="2514600" cy="198120"/>
                          </a:xfrm>
                          <a:prstGeom prst="wedgeRoundRectCallout">
                            <a:avLst>
                              <a:gd name="adj1" fmla="val 45505"/>
                              <a:gd name="adj2" fmla="val -9134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Custom FOCUS node className</w:t>
                              </w:r>
                            </w:p>
                            <w:p w:rsidR="0023747D" w:rsidRPr="00A00C39" w:rsidRDefault="0023747D" w:rsidP="00375F9C">
                              <w:pPr>
                                <w:rPr>
                                  <w:szCs w:val="18"/>
                                </w:rPr>
                              </w:pPr>
                            </w:p>
                          </w:txbxContent>
                        </wps:txbx>
                        <wps:bodyPr rot="0" vert="horz" wrap="square" lIns="0" tIns="0" rIns="0" bIns="0" anchor="t" anchorCtr="0" upright="1">
                          <a:noAutofit/>
                        </wps:bodyPr>
                      </wps:wsp>
                      <wps:wsp>
                        <wps:cNvPr id="244" name="AutoShape 127"/>
                        <wps:cNvSpPr>
                          <a:spLocks noChangeArrowheads="1"/>
                        </wps:cNvSpPr>
                        <wps:spPr bwMode="auto">
                          <a:xfrm flipH="1">
                            <a:off x="1943100" y="495300"/>
                            <a:ext cx="2628900" cy="396240"/>
                          </a:xfrm>
                          <a:prstGeom prst="wedgeRoundRectCallout">
                            <a:avLst>
                              <a:gd name="adj1" fmla="val 87005"/>
                              <a:gd name="adj2" fmla="val -6794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rFonts w:hint="eastAsia"/>
                                  <w:szCs w:val="18"/>
                                </w:rPr>
                                <w:t>Adds CSS. You should put those into a CSS file in your real application</w:t>
                              </w:r>
                            </w:p>
                            <w:p w:rsidR="0023747D" w:rsidRPr="00A00C39"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123" o:spid="_x0000_s2121" editas="canvas" style="width:414pt;height:123.75pt;mso-position-horizontal-relative:char;mso-position-vertical-relative:line" coordsize="52578,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">
                <v:shape id="_x0000_s2122" type="#_x0000_t75" style="position:absolute;width:52578;height:15716;visibility:visible;mso-wrap-style:square">
                  <v:fill o:detectmouseclick="t"/>
                  <v:path o:connecttype="none"/>
                </v:shape>
                <v:shape id="Text Box 125" o:spid="_x0000_s2123" type="#_x0000_t202" style="position:absolute;top:488;width:52578;height:15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aaPMQA&#10;AADcAAAADwAAAGRycy9kb3ducmV2LnhtbESPwWrDMBBE74X8g9hAb42cUELiRg6lobiXQOuk98Xa&#10;WsbWykiK4/x9FSj0OMzMG2a3n2wvRvKhdaxguchAENdOt9woOJ/enzYgQkTW2DsmBTcKsC9mDzvM&#10;tbvyF41VbESCcMhRgYlxyKUMtSGLYeEG4uT9OG8xJukbqT1eE9z2cpVla2mx5bRgcKA3Q3VXXayC&#10;ujtMh7L9Nn682M2n3pa347pU6nE+vb6AiDTF//Bf+0MrWD0v4X4mHQ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2mjzEAAAA3AAAAA8AAAAAAAAAAAAAAAAAmAIAAGRycy9k&#10;b3ducmV2LnhtbFBLBQYAAAAABAAEAPUAAACJAwAAAAA=&#10;" strokeweight="1pt">
                  <v:textbox style="mso-fit-shape-to-text:t" inset="1.5mm,1.3mm,1.5mm">
                    <w:txbxContent>
                      <w:p w:rsidR="0023747D" w:rsidRPr="00176FD6" w:rsidRDefault="00105B39" w:rsidP="00375F9C">
                        <w:pPr>
                          <w:spacing w:line="240" w:lineRule="exact"/>
                          <w:rPr>
                            <w:sz w:val="18"/>
                            <w:szCs w:val="18"/>
                          </w:rPr>
                        </w:pPr>
                        <w:proofErr w:type="gramStart"/>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proofErr w:type="gramEnd"/>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78798F" w:rsidRDefault="00105B39" w:rsidP="00375F9C">
                        <w:pPr>
                          <w:spacing w:line="240" w:lineRule="exact"/>
                          <w:rPr>
                            <w:sz w:val="18"/>
                            <w:szCs w:val="18"/>
                          </w:rPr>
                        </w:pPr>
                        <w:proofErr w:type="gramStart"/>
                        <w:r>
                          <w:rPr>
                            <w:sz w:val="18"/>
                            <w:szCs w:val="18"/>
                          </w:rPr>
                          <w:t>xui</w:t>
                        </w:r>
                        <w:r w:rsidR="0023747D" w:rsidRPr="0078798F">
                          <w:rPr>
                            <w:sz w:val="18"/>
                            <w:szCs w:val="18"/>
                          </w:rPr>
                          <w:t>.CSS.addStyleSheet(</w:t>
                        </w:r>
                        <w:proofErr w:type="gramEnd"/>
                        <w:r w:rsidR="0023747D" w:rsidRPr="0078798F">
                          <w:rPr>
                            <w:color w:val="FF00FF"/>
                            <w:sz w:val="18"/>
                            <w:szCs w:val="18"/>
                          </w:rPr>
                          <w:t>".my-class{font-weight:bold;color:#ff0000;}"</w:t>
                        </w:r>
                        <w:r w:rsidR="0023747D">
                          <w:rPr>
                            <w:rFonts w:hint="eastAsia"/>
                            <w:color w:val="FF00FF"/>
                            <w:sz w:val="18"/>
                            <w:szCs w:val="18"/>
                          </w:rPr>
                          <w:t xml:space="preserve">, </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sidRPr="0078798F">
                          <w:rPr>
                            <w:sz w:val="18"/>
                            <w:szCs w:val="18"/>
                          </w:rPr>
                          <w:t>);</w:t>
                        </w:r>
                      </w:p>
                      <w:p w:rsidR="0023747D" w:rsidRPr="0078798F" w:rsidRDefault="0023747D" w:rsidP="00375F9C">
                        <w:pPr>
                          <w:spacing w:line="240" w:lineRule="exact"/>
                          <w:rPr>
                            <w:sz w:val="18"/>
                            <w:szCs w:val="18"/>
                          </w:rPr>
                        </w:pPr>
                      </w:p>
                      <w:p w:rsidR="0023747D" w:rsidRPr="0078798F" w:rsidRDefault="0023747D" w:rsidP="00375F9C">
                        <w:pPr>
                          <w:spacing w:line="240" w:lineRule="exact"/>
                          <w:rPr>
                            <w:sz w:val="18"/>
                            <w:szCs w:val="18"/>
                          </w:rPr>
                        </w:pPr>
                        <w:r w:rsidRPr="0078798F">
                          <w:rPr>
                            <w:sz w:val="18"/>
                            <w:szCs w:val="18"/>
                          </w:rPr>
                          <w:t>(</w:t>
                        </w:r>
                        <w:proofErr w:type="gramStart"/>
                        <w:r w:rsidRPr="0078798F">
                          <w:rPr>
                            <w:color w:val="0000FF"/>
                            <w:sz w:val="18"/>
                            <w:szCs w:val="18"/>
                          </w:rPr>
                          <w:t>new</w:t>
                        </w:r>
                        <w:proofErr w:type="gramEnd"/>
                        <w:r w:rsidRPr="0078798F">
                          <w:rPr>
                            <w:sz w:val="18"/>
                            <w:szCs w:val="18"/>
                          </w:rPr>
                          <w:t xml:space="preserve"> </w:t>
                        </w:r>
                        <w:r w:rsidR="00105B39">
                          <w:rPr>
                            <w:sz w:val="18"/>
                            <w:szCs w:val="18"/>
                          </w:rPr>
                          <w:t>xui</w:t>
                        </w:r>
                        <w:r w:rsidRPr="0078798F">
                          <w:rPr>
                            <w:sz w:val="18"/>
                            <w:szCs w:val="18"/>
                          </w:rPr>
                          <w:t>.UI.SButton)</w:t>
                        </w:r>
                      </w:p>
                      <w:p w:rsidR="0023747D" w:rsidRPr="0078798F" w:rsidRDefault="0023747D" w:rsidP="00375F9C">
                        <w:pPr>
                          <w:spacing w:line="240" w:lineRule="exact"/>
                          <w:rPr>
                            <w:sz w:val="18"/>
                            <w:szCs w:val="18"/>
                          </w:rPr>
                        </w:pPr>
                        <w:r w:rsidRPr="0078798F">
                          <w:rPr>
                            <w:rFonts w:hint="eastAsia"/>
                            <w:sz w:val="18"/>
                            <w:szCs w:val="18"/>
                          </w:rPr>
                          <w:t>.</w:t>
                        </w:r>
                        <w:proofErr w:type="gramStart"/>
                        <w:r w:rsidRPr="0078798F">
                          <w:rPr>
                            <w:rFonts w:hint="eastAsia"/>
                            <w:sz w:val="18"/>
                            <w:szCs w:val="18"/>
                          </w:rPr>
                          <w:t>setCaption(</w:t>
                        </w:r>
                        <w:proofErr w:type="gramEnd"/>
                        <w:r w:rsidRPr="0078798F">
                          <w:rPr>
                            <w:rFonts w:hint="eastAsia"/>
                            <w:color w:val="FF00FF"/>
                            <w:sz w:val="18"/>
                            <w:szCs w:val="18"/>
                          </w:rPr>
                          <w:t>"</w:t>
                        </w:r>
                        <w:r>
                          <w:rPr>
                            <w:rFonts w:hint="eastAsia"/>
                            <w:color w:val="FF00FF"/>
                            <w:sz w:val="18"/>
                            <w:szCs w:val="18"/>
                          </w:rPr>
                          <w:t xml:space="preserve">Use </w:t>
                        </w:r>
                        <w:r w:rsidRPr="0078798F">
                          <w:rPr>
                            <w:rFonts w:hint="eastAsia"/>
                            <w:color w:val="FF00FF"/>
                            <w:sz w:val="18"/>
                            <w:szCs w:val="18"/>
                          </w:rPr>
                          <w:t>setCustomClass "</w:t>
                        </w:r>
                        <w:r w:rsidRPr="0078798F">
                          <w:rPr>
                            <w:rFonts w:hint="eastAsia"/>
                            <w:sz w:val="18"/>
                            <w:szCs w:val="18"/>
                          </w:rPr>
                          <w:t>)</w:t>
                        </w:r>
                      </w:p>
                      <w:p w:rsidR="0023747D" w:rsidRPr="0078798F" w:rsidRDefault="0023747D" w:rsidP="00375F9C">
                        <w:pPr>
                          <w:spacing w:line="240" w:lineRule="exact"/>
                          <w:rPr>
                            <w:sz w:val="18"/>
                            <w:szCs w:val="18"/>
                          </w:rPr>
                        </w:pPr>
                        <w:r w:rsidRPr="0078798F">
                          <w:rPr>
                            <w:sz w:val="18"/>
                            <w:szCs w:val="18"/>
                          </w:rPr>
                          <w:t>.</w:t>
                        </w:r>
                        <w:proofErr w:type="gramStart"/>
                        <w:r w:rsidRPr="0078798F">
                          <w:rPr>
                            <w:sz w:val="18"/>
                            <w:szCs w:val="18"/>
                          </w:rPr>
                          <w:t>setCustomClass({</w:t>
                        </w:r>
                        <w:proofErr w:type="gramEnd"/>
                      </w:p>
                      <w:p w:rsidR="0023747D" w:rsidRPr="0078798F" w:rsidRDefault="0023747D" w:rsidP="00375F9C">
                        <w:pPr>
                          <w:spacing w:line="240" w:lineRule="exact"/>
                          <w:rPr>
                            <w:sz w:val="18"/>
                            <w:szCs w:val="18"/>
                          </w:rPr>
                        </w:pPr>
                        <w:r w:rsidRPr="0078798F">
                          <w:rPr>
                            <w:sz w:val="18"/>
                            <w:szCs w:val="18"/>
                          </w:rPr>
                          <w:t xml:space="preserve">    FOCUS:</w:t>
                        </w:r>
                        <w:r w:rsidRPr="0078798F">
                          <w:rPr>
                            <w:color w:val="FF00FF"/>
                            <w:sz w:val="18"/>
                            <w:szCs w:val="18"/>
                          </w:rPr>
                          <w:t>"my-class"</w:t>
                        </w:r>
                      </w:p>
                      <w:p w:rsidR="0023747D" w:rsidRPr="0078798F" w:rsidRDefault="0023747D" w:rsidP="00375F9C">
                        <w:pPr>
                          <w:spacing w:line="240" w:lineRule="exact"/>
                          <w:rPr>
                            <w:sz w:val="18"/>
                            <w:szCs w:val="18"/>
                          </w:rPr>
                        </w:pPr>
                        <w:r w:rsidRPr="0078798F">
                          <w:rPr>
                            <w:sz w:val="18"/>
                            <w:szCs w:val="18"/>
                          </w:rPr>
                          <w:t>})</w:t>
                        </w:r>
                      </w:p>
                      <w:p w:rsidR="0023747D" w:rsidRPr="0078798F" w:rsidRDefault="0023747D" w:rsidP="00375F9C">
                        <w:pPr>
                          <w:rPr>
                            <w:szCs w:val="18"/>
                          </w:rPr>
                        </w:pPr>
                        <w:r w:rsidRPr="0078798F">
                          <w:rPr>
                            <w:sz w:val="18"/>
                            <w:szCs w:val="18"/>
                          </w:rPr>
                          <w:t>.</w:t>
                        </w:r>
                        <w:proofErr w:type="gramStart"/>
                        <w:r w:rsidRPr="0078798F">
                          <w:rPr>
                            <w:sz w:val="18"/>
                            <w:szCs w:val="18"/>
                          </w:rPr>
                          <w:t>show(</w:t>
                        </w:r>
                        <w:proofErr w:type="gramEnd"/>
                        <w:r w:rsidRPr="0078798F">
                          <w:rPr>
                            <w:sz w:val="18"/>
                            <w:szCs w:val="18"/>
                          </w:rPr>
                          <w:t>);</w:t>
                        </w:r>
                      </w:p>
                    </w:txbxContent>
                  </v:textbox>
                </v:shape>
                <v:shape id="AutoShape 126" o:spid="_x0000_s2124" type="#_x0000_t62" style="position:absolute;left:11430;top:11887;width:2514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Jb3sMA&#10;AADcAAAADwAAAGRycy9kb3ducmV2LnhtbESPW4vCMBSE34X9D+Es7JumWy+s1SiLKOijl30/Nse2&#10;mpyUJmr33xtB8HGYmW+Y6by1Rtyo8ZVjBd+9BARx7nTFhYLDftX9AeEDskbjmBT8k4f57KMzxUy7&#10;O2/ptguFiBD2GSooQ6gzKX1ekkXfczVx9E6usRiibAqpG7xHuDUyTZKRtFhxXCixpkVJ+WV3tQpG&#10;+9Xf2Cwum9QMzgkOx/V1eRwq9fXZ/k5ABGrDO/xqr7WCdNCH55l4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Jb3sMAAADcAAAADwAAAAAAAAAAAAAAAACYAgAAZHJzL2Rv&#10;d25yZXYueG1sUEsFBgAAAAAEAAQA9QAAAIgDAAAAAA==&#10;" adj="20629,-8931" fillcolor="#ff9">
                  <v:textbox inset="0,0,0,0">
                    <w:txbxContent>
                      <w:p w:rsidR="0023747D" w:rsidRPr="000E23E9" w:rsidRDefault="0023747D" w:rsidP="00375F9C">
                        <w:pPr>
                          <w:rPr>
                            <w:szCs w:val="18"/>
                          </w:rPr>
                        </w:pPr>
                        <w:r>
                          <w:rPr>
                            <w:rFonts w:hint="eastAsia"/>
                            <w:szCs w:val="18"/>
                          </w:rPr>
                          <w:t>Custom FOCUS node className</w:t>
                        </w:r>
                      </w:p>
                      <w:p w:rsidR="0023747D" w:rsidRPr="00A00C39" w:rsidRDefault="0023747D" w:rsidP="00375F9C">
                        <w:pPr>
                          <w:rPr>
                            <w:szCs w:val="18"/>
                          </w:rPr>
                        </w:pPr>
                      </w:p>
                    </w:txbxContent>
                  </v:textbox>
                </v:shape>
                <v:shape id="AutoShape 127" o:spid="_x0000_s2125" type="#_x0000_t62" style="position:absolute;left:19431;top:4953;width:26289;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2iDMIA&#10;AADcAAAADwAAAGRycy9kb3ducmV2LnhtbESPQYvCMBSE78L+h/AEb5oqotI1lrK4sCAIdpc9P5pn&#10;W2xeahNr9dcbQfA4zMw3zDrpTS06al1lWcF0EoEgzq2uuFDw9/s9XoFwHlljbZkU3MhBsvkYrDHW&#10;9soH6jJfiABhF6OC0vsmltLlJRl0E9sQB+9oW4M+yLaQusVrgJtazqJoIQ1WHBZKbOirpPyUXYyC&#10;rO/2/27Lu5U7pz66S1waPCs1GvbpJwhPvX+HX+0frWA2n8PzTDgC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LaIMwgAAANwAAAAPAAAAAAAAAAAAAAAAAJgCAABkcnMvZG93&#10;bnJldi54bWxQSwUGAAAAAAQABAD1AAAAhwMAAAAA&#10;" adj="29593,-3877" fillcolor="#ff9">
                  <v:textbox inset="0,0,0,0">
                    <w:txbxContent>
                      <w:p w:rsidR="0023747D" w:rsidRPr="0078798F" w:rsidRDefault="0023747D" w:rsidP="00375F9C">
                        <w:pPr>
                          <w:rPr>
                            <w:szCs w:val="18"/>
                          </w:rPr>
                        </w:pPr>
                        <w:proofErr w:type="gramStart"/>
                        <w:r>
                          <w:rPr>
                            <w:rFonts w:hint="eastAsia"/>
                            <w:szCs w:val="18"/>
                          </w:rPr>
                          <w:t>Adds CSS.</w:t>
                        </w:r>
                        <w:proofErr w:type="gramEnd"/>
                        <w:r>
                          <w:rPr>
                            <w:rFonts w:hint="eastAsia"/>
                            <w:szCs w:val="18"/>
                          </w:rPr>
                          <w:t xml:space="preserve"> You should put those into a CSS file in your real application</w:t>
                        </w:r>
                      </w:p>
                      <w:p w:rsidR="0023747D" w:rsidRPr="00A00C39" w:rsidRDefault="0023747D" w:rsidP="00375F9C">
                        <w:pPr>
                          <w:rPr>
                            <w:szCs w:val="18"/>
                          </w:rPr>
                        </w:pPr>
                      </w:p>
                    </w:txbxContent>
                  </v:textbox>
                </v:shape>
                <w10:anchorlock/>
              </v:group>
            </w:pict>
          </mc:Fallback>
        </mc:AlternateContent>
      </w:r>
    </w:p>
    <w:p w:rsidR="00375F9C" w:rsidRPr="001B7FC8" w:rsidRDefault="00375F9C" w:rsidP="00375F9C">
      <w:pPr>
        <w:rPr>
          <w:b/>
        </w:rPr>
      </w:pPr>
      <w:r w:rsidRPr="001B7FC8">
        <w:rPr>
          <w:b/>
        </w:rPr>
        <w:t>O</w:t>
      </w:r>
      <w:r w:rsidRPr="001B7FC8">
        <w:rPr>
          <w:rFonts w:hint="eastAsia"/>
          <w:b/>
        </w:rPr>
        <w:t>utput:</w:t>
      </w:r>
    </w:p>
    <w:p w:rsidR="00375F9C" w:rsidRDefault="005C781A" w:rsidP="00375F9C">
      <w:pPr>
        <w:jc w:val="center"/>
      </w:pPr>
      <w:r>
        <w:rPr>
          <w:rFonts w:hint="eastAsia"/>
          <w:noProof/>
        </w:rPr>
        <w:drawing>
          <wp:inline distT="0" distB="0" distL="0" distR="0" wp14:anchorId="1A1C6FE7" wp14:editId="4FFDA943">
            <wp:extent cx="1352550" cy="276225"/>
            <wp:effectExtent l="0" t="0" r="0" b="9525"/>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352550" cy="276225"/>
                    </a:xfrm>
                    <a:prstGeom prst="rect">
                      <a:avLst/>
                    </a:prstGeom>
                    <a:noFill/>
                    <a:ln>
                      <a:noFill/>
                    </a:ln>
                  </pic:spPr>
                </pic:pic>
              </a:graphicData>
            </a:graphic>
          </wp:inline>
        </w:drawing>
      </w:r>
    </w:p>
    <w:p w:rsidR="00375F9C" w:rsidRPr="0078798F" w:rsidRDefault="00375F9C" w:rsidP="00E45D25">
      <w:pPr>
        <w:pStyle w:val="3"/>
        <w:numPr>
          <w:ilvl w:val="2"/>
          <w:numId w:val="17"/>
        </w:numPr>
      </w:pPr>
      <w:bookmarkStart w:id="251" w:name="_Toc356466371"/>
      <w:r>
        <w:rPr>
          <w:rFonts w:hint="eastAsia"/>
        </w:rPr>
        <w:t xml:space="preserve">Custom </w:t>
      </w:r>
      <w:r w:rsidR="00105B39">
        <w:rPr>
          <w:rFonts w:hint="eastAsia"/>
        </w:rPr>
        <w:t>one instance only</w:t>
      </w:r>
      <w:r>
        <w:rPr>
          <w:rFonts w:hint="eastAsia"/>
        </w:rPr>
        <w:t xml:space="preserve"> - 4</w:t>
      </w:r>
      <w:bookmarkEnd w:id="251"/>
    </w:p>
    <w:p w:rsidR="00375F9C" w:rsidRPr="00A00C39" w:rsidRDefault="00375F9C" w:rsidP="00375F9C">
      <w:pPr>
        <w:rPr>
          <w:b/>
        </w:rPr>
      </w:pPr>
      <w:r w:rsidRPr="00A00C39">
        <w:rPr>
          <w:b/>
        </w:rPr>
        <w:t>Input</w:t>
      </w:r>
      <w:r w:rsidRPr="00A00C39">
        <w:rPr>
          <w:rFonts w:hint="eastAsia"/>
          <w:b/>
        </w:rPr>
        <w:t>:</w:t>
      </w:r>
    </w:p>
    <w:p w:rsidR="00375F9C" w:rsidRDefault="005C781A" w:rsidP="00375F9C">
      <w:r>
        <w:rPr>
          <w:noProof/>
        </w:rPr>
        <mc:AlternateContent>
          <mc:Choice Requires="wpc">
            <w:drawing>
              <wp:inline distT="0" distB="0" distL="0" distR="0" wp14:anchorId="51535FF5" wp14:editId="06951412">
                <wp:extent cx="5257800" cy="1266825"/>
                <wp:effectExtent l="9525" t="0" r="9525" b="9525"/>
                <wp:docPr id="145" name="画布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5" name="Text Box 147"/>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76FD6" w:rsidRDefault="00105B39" w:rsidP="00375F9C">
                              <w:pPr>
                                <w:spacing w:line="240" w:lineRule="exact"/>
                                <w:rPr>
                                  <w:sz w:val="18"/>
                                  <w:szCs w:val="18"/>
                                </w:rPr>
                              </w:pPr>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78798F" w:rsidRDefault="00105B39" w:rsidP="00375F9C">
                              <w:pPr>
                                <w:spacing w:line="240" w:lineRule="exact"/>
                                <w:rPr>
                                  <w:sz w:val="18"/>
                                  <w:szCs w:val="18"/>
                                </w:rPr>
                              </w:pPr>
                              <w:r>
                                <w:rPr>
                                  <w:sz w:val="18"/>
                                  <w:szCs w:val="18"/>
                                </w:rPr>
                                <w:t>xui</w:t>
                              </w:r>
                              <w:r w:rsidR="0023747D" w:rsidRPr="0078798F">
                                <w:rPr>
                                  <w:sz w:val="18"/>
                                  <w:szCs w:val="18"/>
                                </w:rPr>
                                <w:t>.CSS.addStyleSheet(</w:t>
                              </w:r>
                              <w:r w:rsidR="0023747D">
                                <w:rPr>
                                  <w:color w:val="FF00FF"/>
                                  <w:sz w:val="18"/>
                                  <w:szCs w:val="18"/>
                                </w:rPr>
                                <w:t>"</w:t>
                              </w:r>
                              <w:r w:rsidR="0023747D">
                                <w:rPr>
                                  <w:rFonts w:hint="eastAsia"/>
                                  <w:color w:val="FF00FF"/>
                                  <w:sz w:val="18"/>
                                  <w:szCs w:val="18"/>
                                </w:rPr>
                                <w:t>#myctrl1 .</w:t>
                              </w:r>
                              <w:r>
                                <w:rPr>
                                  <w:color w:val="FF00FF"/>
                                  <w:sz w:val="18"/>
                                  <w:szCs w:val="18"/>
                                </w:rPr>
                                <w:t>xui</w:t>
                              </w:r>
                              <w:r w:rsidR="0023747D" w:rsidRPr="00176FD6">
                                <w:rPr>
                                  <w:color w:val="FF00FF"/>
                                  <w:sz w:val="18"/>
                                  <w:szCs w:val="18"/>
                                </w:rPr>
                                <w:t>-sbutton-focus</w:t>
                              </w:r>
                              <w:r w:rsidR="0023747D" w:rsidRPr="0078798F">
                                <w:rPr>
                                  <w:color w:val="FF00FF"/>
                                  <w:sz w:val="18"/>
                                  <w:szCs w:val="18"/>
                                </w:rPr>
                                <w:t>{font-weight:bold;color:#ff0000;}"</w:t>
                              </w:r>
                              <w:r w:rsidR="0023747D">
                                <w:rPr>
                                  <w:rFonts w:hint="eastAsia"/>
                                  <w:color w:val="FF00FF"/>
                                  <w:sz w:val="18"/>
                                  <w:szCs w:val="18"/>
                                </w:rPr>
                                <w:t xml:space="preserve">, </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sidRPr="0078798F">
                                <w:rPr>
                                  <w:sz w:val="18"/>
                                  <w:szCs w:val="18"/>
                                </w:rPr>
                                <w:t>);</w:t>
                              </w:r>
                            </w:p>
                            <w:p w:rsidR="0023747D" w:rsidRPr="0078798F" w:rsidRDefault="0023747D" w:rsidP="00375F9C">
                              <w:pPr>
                                <w:spacing w:line="240" w:lineRule="exact"/>
                                <w:rPr>
                                  <w:sz w:val="18"/>
                                  <w:szCs w:val="18"/>
                                </w:rPr>
                              </w:pPr>
                            </w:p>
                            <w:p w:rsidR="0023747D" w:rsidRPr="0078798F" w:rsidRDefault="0023747D" w:rsidP="00375F9C">
                              <w:pPr>
                                <w:spacing w:line="240" w:lineRule="exact"/>
                                <w:rPr>
                                  <w:sz w:val="18"/>
                                  <w:szCs w:val="18"/>
                                </w:rPr>
                              </w:pPr>
                              <w:r w:rsidRPr="0078798F">
                                <w:rPr>
                                  <w:sz w:val="18"/>
                                  <w:szCs w:val="18"/>
                                </w:rPr>
                                <w:t>(</w:t>
                              </w:r>
                              <w:r w:rsidRPr="0078798F">
                                <w:rPr>
                                  <w:color w:val="0000FF"/>
                                  <w:sz w:val="18"/>
                                  <w:szCs w:val="18"/>
                                </w:rPr>
                                <w:t>new</w:t>
                              </w:r>
                              <w:r w:rsidRPr="0078798F">
                                <w:rPr>
                                  <w:sz w:val="18"/>
                                  <w:szCs w:val="18"/>
                                </w:rPr>
                                <w:t xml:space="preserve"> </w:t>
                              </w:r>
                              <w:r w:rsidR="00105B39">
                                <w:rPr>
                                  <w:sz w:val="18"/>
                                  <w:szCs w:val="18"/>
                                </w:rPr>
                                <w:t>xui</w:t>
                              </w:r>
                              <w:r w:rsidRPr="0078798F">
                                <w:rPr>
                                  <w:sz w:val="18"/>
                                  <w:szCs w:val="18"/>
                                </w:rPr>
                                <w:t>.UI.SButton)</w:t>
                              </w:r>
                            </w:p>
                            <w:p w:rsidR="0023747D" w:rsidRPr="0078798F" w:rsidRDefault="0023747D" w:rsidP="00375F9C">
                              <w:pPr>
                                <w:spacing w:line="240" w:lineRule="exact"/>
                                <w:rPr>
                                  <w:sz w:val="18"/>
                                  <w:szCs w:val="18"/>
                                </w:rPr>
                              </w:pPr>
                              <w:r w:rsidRPr="0078798F">
                                <w:rPr>
                                  <w:rFonts w:hint="eastAsia"/>
                                  <w:sz w:val="18"/>
                                  <w:szCs w:val="18"/>
                                </w:rPr>
                                <w:t>.setCaption(</w:t>
                              </w:r>
                              <w:r w:rsidRPr="0078798F">
                                <w:rPr>
                                  <w:rFonts w:hint="eastAsia"/>
                                  <w:color w:val="FF00FF"/>
                                  <w:sz w:val="18"/>
                                  <w:szCs w:val="18"/>
                                </w:rPr>
                                <w:t>"</w:t>
                              </w:r>
                              <w:r>
                                <w:rPr>
                                  <w:rFonts w:hint="eastAsia"/>
                                  <w:color w:val="FF00FF"/>
                                  <w:sz w:val="18"/>
                                  <w:szCs w:val="18"/>
                                </w:rPr>
                                <w:t>Use domId</w:t>
                              </w:r>
                              <w:r w:rsidRPr="0078798F">
                                <w:rPr>
                                  <w:rFonts w:hint="eastAsia"/>
                                  <w:color w:val="FF00FF"/>
                                  <w:sz w:val="18"/>
                                  <w:szCs w:val="18"/>
                                </w:rPr>
                                <w:t>"</w:t>
                              </w:r>
                              <w:r w:rsidRPr="0078798F">
                                <w:rPr>
                                  <w:rFonts w:hint="eastAsia"/>
                                  <w:sz w:val="18"/>
                                  <w:szCs w:val="18"/>
                                </w:rPr>
                                <w:t>)</w:t>
                              </w:r>
                            </w:p>
                            <w:p w:rsidR="0023747D" w:rsidRPr="0078798F" w:rsidRDefault="0023747D" w:rsidP="00375F9C">
                              <w:pPr>
                                <w:spacing w:line="240" w:lineRule="exact"/>
                                <w:rPr>
                                  <w:sz w:val="18"/>
                                  <w:szCs w:val="18"/>
                                </w:rPr>
                              </w:pPr>
                              <w:r w:rsidRPr="0078798F">
                                <w:rPr>
                                  <w:sz w:val="18"/>
                                  <w:szCs w:val="18"/>
                                </w:rPr>
                                <w:t>.</w:t>
                              </w:r>
                              <w:r>
                                <w:rPr>
                                  <w:rFonts w:hint="eastAsia"/>
                                  <w:sz w:val="18"/>
                                  <w:szCs w:val="18"/>
                                </w:rPr>
                                <w:t>setDomId</w:t>
                              </w:r>
                              <w:r w:rsidRPr="0078798F">
                                <w:rPr>
                                  <w:sz w:val="18"/>
                                  <w:szCs w:val="18"/>
                                </w:rPr>
                                <w:t>(</w:t>
                              </w:r>
                              <w:r>
                                <w:rPr>
                                  <w:color w:val="FF00FF"/>
                                  <w:sz w:val="18"/>
                                  <w:szCs w:val="18"/>
                                </w:rPr>
                                <w:t>"my</w:t>
                              </w:r>
                              <w:r>
                                <w:rPr>
                                  <w:rFonts w:hint="eastAsia"/>
                                  <w:color w:val="FF00FF"/>
                                  <w:sz w:val="18"/>
                                  <w:szCs w:val="18"/>
                                </w:rPr>
                                <w:t>ctrl1</w:t>
                              </w:r>
                              <w:r w:rsidRPr="0078798F">
                                <w:rPr>
                                  <w:color w:val="FF00FF"/>
                                  <w:sz w:val="18"/>
                                  <w:szCs w:val="18"/>
                                </w:rPr>
                                <w:t>"</w:t>
                              </w:r>
                              <w:r w:rsidRPr="0078798F">
                                <w:rPr>
                                  <w:sz w:val="18"/>
                                  <w:szCs w:val="18"/>
                                </w:rPr>
                                <w:t>)</w:t>
                              </w:r>
                            </w:p>
                            <w:p w:rsidR="0023747D" w:rsidRPr="0078798F" w:rsidRDefault="0023747D" w:rsidP="00375F9C">
                              <w:pPr>
                                <w:rPr>
                                  <w:szCs w:val="18"/>
                                </w:rPr>
                              </w:pPr>
                              <w:r w:rsidRPr="0078798F">
                                <w:rPr>
                                  <w:sz w:val="18"/>
                                  <w:szCs w:val="18"/>
                                </w:rPr>
                                <w:t>.show();</w:t>
                              </w:r>
                            </w:p>
                          </w:txbxContent>
                        </wps:txbx>
                        <wps:bodyPr rot="0" vert="horz" wrap="square" lIns="54000" tIns="46800" rIns="54000" bIns="45720" anchor="t" anchorCtr="0" upright="1">
                          <a:spAutoFit/>
                        </wps:bodyPr>
                      </wps:wsp>
                      <wps:wsp>
                        <wps:cNvPr id="237" name="AutoShape 148"/>
                        <wps:cNvSpPr>
                          <a:spLocks noChangeArrowheads="1"/>
                        </wps:cNvSpPr>
                        <wps:spPr bwMode="auto">
                          <a:xfrm flipH="1">
                            <a:off x="1028700" y="990600"/>
                            <a:ext cx="1600200" cy="198120"/>
                          </a:xfrm>
                          <a:prstGeom prst="wedgeRoundRectCallout">
                            <a:avLst>
                              <a:gd name="adj1" fmla="val 41148"/>
                              <a:gd name="adj2" fmla="val -775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rFonts w:hint="eastAsia"/>
                                  <w:szCs w:val="18"/>
                                </w:rPr>
                                <w:t>Gives a domId</w:t>
                              </w:r>
                            </w:p>
                          </w:txbxContent>
                        </wps:txbx>
                        <wps:bodyPr rot="0" vert="horz" wrap="square" lIns="0" tIns="0" rIns="0" bIns="0" anchor="t" anchorCtr="0" upright="1">
                          <a:noAutofit/>
                        </wps:bodyPr>
                      </wps:wsp>
                      <wps:wsp>
                        <wps:cNvPr id="239" name="AutoShape 149"/>
                        <wps:cNvSpPr>
                          <a:spLocks noChangeArrowheads="1"/>
                        </wps:cNvSpPr>
                        <wps:spPr bwMode="auto">
                          <a:xfrm flipH="1">
                            <a:off x="1257300" y="396240"/>
                            <a:ext cx="2628900" cy="396240"/>
                          </a:xfrm>
                          <a:prstGeom prst="wedgeRoundRectCallout">
                            <a:avLst>
                              <a:gd name="adj1" fmla="val 61278"/>
                              <a:gd name="adj2" fmla="val -4311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rFonts w:hint="eastAsia"/>
                                  <w:szCs w:val="18"/>
                                </w:rPr>
                                <w:t>Adds CSS. You should put those into a CSS file in your real application</w:t>
                              </w:r>
                            </w:p>
                            <w:p w:rsidR="0023747D" w:rsidRPr="00A00C39" w:rsidRDefault="0023747D" w:rsidP="00375F9C">
                              <w:pPr>
                                <w:rPr>
                                  <w:szCs w:val="18"/>
                                </w:rPr>
                              </w:pPr>
                            </w:p>
                            <w:p w:rsidR="0023747D" w:rsidRPr="00A00C39"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145" o:spid="_x0000_s2126" editas="canvas" style="width:414pt;height:99.75pt;mso-position-horizontal-relative:char;mso-position-vertical-relative:line" coordsize="52578,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">
                <v:shape id="_x0000_s2127" type="#_x0000_t75" style="position:absolute;width:52578;height:12668;visibility:visible;mso-wrap-style:square">
                  <v:fill o:detectmouseclick="t"/>
                  <v:path o:connecttype="none"/>
                </v:shape>
                <v:shape id="Text Box 147" o:spid="_x0000_s2128"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vvQsQA&#10;AADcAAAADwAAAGRycy9kb3ducmV2LnhtbESPT2sCMRTE74V+h/AK3mq2imK3RimKrJeC/3p/bF43&#10;i5uXJYnr+u2NUPA4zMxvmPmyt43oyIfasYKPYQaCuHS65krB6bh5n4EIEVlj45gU3CjAcvH6Msdc&#10;uyvvqTvESiQIhxwVmBjbXMpQGrIYhq4lTt6f8xZjkr6S2uM1wW0jR1k2lRZrTgsGW1oZKs+Hi1VQ&#10;ntf9uqh/je8udrbTn8XtZ1ooNXjrv79AROrjM/zf3moFo/EEHmfSEZ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70LEAAAA3AAAAA8AAAAAAAAAAAAAAAAAmAIAAGRycy9k&#10;b3ducmV2LnhtbFBLBQYAAAAABAAEAPUAAACJAwAAAAA=&#10;" strokeweight="1pt">
                  <v:textbox style="mso-fit-shape-to-text:t" inset="1.5mm,1.3mm,1.5mm">
                    <w:txbxContent>
                      <w:p w:rsidR="0023747D" w:rsidRPr="00176FD6" w:rsidRDefault="00105B39" w:rsidP="00375F9C">
                        <w:pPr>
                          <w:spacing w:line="240" w:lineRule="exact"/>
                          <w:rPr>
                            <w:sz w:val="18"/>
                            <w:szCs w:val="18"/>
                          </w:rPr>
                        </w:pPr>
                        <w:proofErr w:type="gramStart"/>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proofErr w:type="gramEnd"/>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78798F" w:rsidRDefault="00105B39" w:rsidP="00375F9C">
                        <w:pPr>
                          <w:spacing w:line="240" w:lineRule="exact"/>
                          <w:rPr>
                            <w:sz w:val="18"/>
                            <w:szCs w:val="18"/>
                          </w:rPr>
                        </w:pPr>
                        <w:proofErr w:type="gramStart"/>
                        <w:r>
                          <w:rPr>
                            <w:sz w:val="18"/>
                            <w:szCs w:val="18"/>
                          </w:rPr>
                          <w:t>xui</w:t>
                        </w:r>
                        <w:r w:rsidR="0023747D" w:rsidRPr="0078798F">
                          <w:rPr>
                            <w:sz w:val="18"/>
                            <w:szCs w:val="18"/>
                          </w:rPr>
                          <w:t>.CSS.addStyleSheet(</w:t>
                        </w:r>
                        <w:proofErr w:type="gramEnd"/>
                        <w:r w:rsidR="0023747D">
                          <w:rPr>
                            <w:color w:val="FF00FF"/>
                            <w:sz w:val="18"/>
                            <w:szCs w:val="18"/>
                          </w:rPr>
                          <w:t>"</w:t>
                        </w:r>
                        <w:r w:rsidR="0023747D">
                          <w:rPr>
                            <w:rFonts w:hint="eastAsia"/>
                            <w:color w:val="FF00FF"/>
                            <w:sz w:val="18"/>
                            <w:szCs w:val="18"/>
                          </w:rPr>
                          <w:t>#myctrl1 .</w:t>
                        </w:r>
                        <w:r>
                          <w:rPr>
                            <w:color w:val="FF00FF"/>
                            <w:sz w:val="18"/>
                            <w:szCs w:val="18"/>
                          </w:rPr>
                          <w:t>xui</w:t>
                        </w:r>
                        <w:r w:rsidR="0023747D" w:rsidRPr="00176FD6">
                          <w:rPr>
                            <w:color w:val="FF00FF"/>
                            <w:sz w:val="18"/>
                            <w:szCs w:val="18"/>
                          </w:rPr>
                          <w:t>-sbutton-focus</w:t>
                        </w:r>
                        <w:r w:rsidR="0023747D" w:rsidRPr="0078798F">
                          <w:rPr>
                            <w:color w:val="FF00FF"/>
                            <w:sz w:val="18"/>
                            <w:szCs w:val="18"/>
                          </w:rPr>
                          <w:t>{font-weight:bold;color:#ff0000;}"</w:t>
                        </w:r>
                        <w:r w:rsidR="0023747D">
                          <w:rPr>
                            <w:rFonts w:hint="eastAsia"/>
                            <w:color w:val="FF00FF"/>
                            <w:sz w:val="18"/>
                            <w:szCs w:val="18"/>
                          </w:rPr>
                          <w:t xml:space="preserve">, </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sidRPr="0078798F">
                          <w:rPr>
                            <w:sz w:val="18"/>
                            <w:szCs w:val="18"/>
                          </w:rPr>
                          <w:t>);</w:t>
                        </w:r>
                      </w:p>
                      <w:p w:rsidR="0023747D" w:rsidRPr="0078798F" w:rsidRDefault="0023747D" w:rsidP="00375F9C">
                        <w:pPr>
                          <w:spacing w:line="240" w:lineRule="exact"/>
                          <w:rPr>
                            <w:sz w:val="18"/>
                            <w:szCs w:val="18"/>
                          </w:rPr>
                        </w:pPr>
                      </w:p>
                      <w:p w:rsidR="0023747D" w:rsidRPr="0078798F" w:rsidRDefault="0023747D" w:rsidP="00375F9C">
                        <w:pPr>
                          <w:spacing w:line="240" w:lineRule="exact"/>
                          <w:rPr>
                            <w:sz w:val="18"/>
                            <w:szCs w:val="18"/>
                          </w:rPr>
                        </w:pPr>
                        <w:r w:rsidRPr="0078798F">
                          <w:rPr>
                            <w:sz w:val="18"/>
                            <w:szCs w:val="18"/>
                          </w:rPr>
                          <w:t>(</w:t>
                        </w:r>
                        <w:proofErr w:type="gramStart"/>
                        <w:r w:rsidRPr="0078798F">
                          <w:rPr>
                            <w:color w:val="0000FF"/>
                            <w:sz w:val="18"/>
                            <w:szCs w:val="18"/>
                          </w:rPr>
                          <w:t>new</w:t>
                        </w:r>
                        <w:proofErr w:type="gramEnd"/>
                        <w:r w:rsidRPr="0078798F">
                          <w:rPr>
                            <w:sz w:val="18"/>
                            <w:szCs w:val="18"/>
                          </w:rPr>
                          <w:t xml:space="preserve"> </w:t>
                        </w:r>
                        <w:r w:rsidR="00105B39">
                          <w:rPr>
                            <w:sz w:val="18"/>
                            <w:szCs w:val="18"/>
                          </w:rPr>
                          <w:t>xui</w:t>
                        </w:r>
                        <w:r w:rsidRPr="0078798F">
                          <w:rPr>
                            <w:sz w:val="18"/>
                            <w:szCs w:val="18"/>
                          </w:rPr>
                          <w:t>.UI.SButton)</w:t>
                        </w:r>
                      </w:p>
                      <w:p w:rsidR="0023747D" w:rsidRPr="0078798F" w:rsidRDefault="0023747D" w:rsidP="00375F9C">
                        <w:pPr>
                          <w:spacing w:line="240" w:lineRule="exact"/>
                          <w:rPr>
                            <w:sz w:val="18"/>
                            <w:szCs w:val="18"/>
                          </w:rPr>
                        </w:pPr>
                        <w:r w:rsidRPr="0078798F">
                          <w:rPr>
                            <w:rFonts w:hint="eastAsia"/>
                            <w:sz w:val="18"/>
                            <w:szCs w:val="18"/>
                          </w:rPr>
                          <w:t>.</w:t>
                        </w:r>
                        <w:proofErr w:type="gramStart"/>
                        <w:r w:rsidRPr="0078798F">
                          <w:rPr>
                            <w:rFonts w:hint="eastAsia"/>
                            <w:sz w:val="18"/>
                            <w:szCs w:val="18"/>
                          </w:rPr>
                          <w:t>setCaption(</w:t>
                        </w:r>
                        <w:proofErr w:type="gramEnd"/>
                        <w:r w:rsidRPr="0078798F">
                          <w:rPr>
                            <w:rFonts w:hint="eastAsia"/>
                            <w:color w:val="FF00FF"/>
                            <w:sz w:val="18"/>
                            <w:szCs w:val="18"/>
                          </w:rPr>
                          <w:t>"</w:t>
                        </w:r>
                        <w:r>
                          <w:rPr>
                            <w:rFonts w:hint="eastAsia"/>
                            <w:color w:val="FF00FF"/>
                            <w:sz w:val="18"/>
                            <w:szCs w:val="18"/>
                          </w:rPr>
                          <w:t>Use domId</w:t>
                        </w:r>
                        <w:r w:rsidRPr="0078798F">
                          <w:rPr>
                            <w:rFonts w:hint="eastAsia"/>
                            <w:color w:val="FF00FF"/>
                            <w:sz w:val="18"/>
                            <w:szCs w:val="18"/>
                          </w:rPr>
                          <w:t>"</w:t>
                        </w:r>
                        <w:r w:rsidRPr="0078798F">
                          <w:rPr>
                            <w:rFonts w:hint="eastAsia"/>
                            <w:sz w:val="18"/>
                            <w:szCs w:val="18"/>
                          </w:rPr>
                          <w:t>)</w:t>
                        </w:r>
                      </w:p>
                      <w:p w:rsidR="0023747D" w:rsidRPr="0078798F" w:rsidRDefault="0023747D" w:rsidP="00375F9C">
                        <w:pPr>
                          <w:spacing w:line="240" w:lineRule="exact"/>
                          <w:rPr>
                            <w:sz w:val="18"/>
                            <w:szCs w:val="18"/>
                          </w:rPr>
                        </w:pPr>
                        <w:r w:rsidRPr="0078798F">
                          <w:rPr>
                            <w:sz w:val="18"/>
                            <w:szCs w:val="18"/>
                          </w:rPr>
                          <w:t>.</w:t>
                        </w:r>
                        <w:proofErr w:type="gramStart"/>
                        <w:r>
                          <w:rPr>
                            <w:rFonts w:hint="eastAsia"/>
                            <w:sz w:val="18"/>
                            <w:szCs w:val="18"/>
                          </w:rPr>
                          <w:t>setDomId</w:t>
                        </w:r>
                        <w:r w:rsidRPr="0078798F">
                          <w:rPr>
                            <w:sz w:val="18"/>
                            <w:szCs w:val="18"/>
                          </w:rPr>
                          <w:t>(</w:t>
                        </w:r>
                        <w:proofErr w:type="gramEnd"/>
                        <w:r>
                          <w:rPr>
                            <w:color w:val="FF00FF"/>
                            <w:sz w:val="18"/>
                            <w:szCs w:val="18"/>
                          </w:rPr>
                          <w:t>"my</w:t>
                        </w:r>
                        <w:r>
                          <w:rPr>
                            <w:rFonts w:hint="eastAsia"/>
                            <w:color w:val="FF00FF"/>
                            <w:sz w:val="18"/>
                            <w:szCs w:val="18"/>
                          </w:rPr>
                          <w:t>ctrl1</w:t>
                        </w:r>
                        <w:r w:rsidRPr="0078798F">
                          <w:rPr>
                            <w:color w:val="FF00FF"/>
                            <w:sz w:val="18"/>
                            <w:szCs w:val="18"/>
                          </w:rPr>
                          <w:t>"</w:t>
                        </w:r>
                        <w:r w:rsidRPr="0078798F">
                          <w:rPr>
                            <w:sz w:val="18"/>
                            <w:szCs w:val="18"/>
                          </w:rPr>
                          <w:t>)</w:t>
                        </w:r>
                      </w:p>
                      <w:p w:rsidR="0023747D" w:rsidRPr="0078798F" w:rsidRDefault="0023747D" w:rsidP="00375F9C">
                        <w:pPr>
                          <w:rPr>
                            <w:szCs w:val="18"/>
                          </w:rPr>
                        </w:pPr>
                        <w:r w:rsidRPr="0078798F">
                          <w:rPr>
                            <w:sz w:val="18"/>
                            <w:szCs w:val="18"/>
                          </w:rPr>
                          <w:t>.</w:t>
                        </w:r>
                        <w:proofErr w:type="gramStart"/>
                        <w:r w:rsidRPr="0078798F">
                          <w:rPr>
                            <w:sz w:val="18"/>
                            <w:szCs w:val="18"/>
                          </w:rPr>
                          <w:t>show(</w:t>
                        </w:r>
                        <w:proofErr w:type="gramEnd"/>
                        <w:r w:rsidRPr="0078798F">
                          <w:rPr>
                            <w:sz w:val="18"/>
                            <w:szCs w:val="18"/>
                          </w:rPr>
                          <w:t>);</w:t>
                        </w:r>
                      </w:p>
                    </w:txbxContent>
                  </v:textbox>
                </v:shape>
                <v:shape id="AutoShape 148" o:spid="_x0000_s2129" type="#_x0000_t62" style="position:absolute;left:10287;top:9906;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CVG8UA&#10;AADcAAAADwAAAGRycy9kb3ducmV2LnhtbESP0WrCQBRE3wv9h+UWfKubKGibuhEJir4oaPsBl+zt&#10;Jm32bsyuGv16Vyj0cZiZM8xs3ttGnKnztWMF6TABQVw6XbNR8PW5en0D4QOyxsYxKbiSh3n+/DTD&#10;TLsL7+l8CEZECPsMFVQhtJmUvqzIoh+6ljh6366zGKLsjNQdXiLcNnKUJBNpsea4UGFLRUXl7+Fk&#10;FdymP2ayW62P6dgsC/Put3XRb5UavPSLDxCB+vAf/mtvtILReAqPM/EIy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JUbxQAAANwAAAAPAAAAAAAAAAAAAAAAAJgCAABkcnMv&#10;ZG93bnJldi54bWxQSwUGAAAAAAQABAD1AAAAigMAAAAA&#10;" adj="19688,-5954" fillcolor="#ff9">
                  <v:textbox inset="0,0,0,0">
                    <w:txbxContent>
                      <w:p w:rsidR="0023747D" w:rsidRPr="0078798F" w:rsidRDefault="0023747D" w:rsidP="00375F9C">
                        <w:pPr>
                          <w:rPr>
                            <w:szCs w:val="18"/>
                          </w:rPr>
                        </w:pPr>
                        <w:r>
                          <w:rPr>
                            <w:rFonts w:hint="eastAsia"/>
                            <w:szCs w:val="18"/>
                          </w:rPr>
                          <w:t>Gives a domId</w:t>
                        </w:r>
                      </w:p>
                    </w:txbxContent>
                  </v:textbox>
                </v:shape>
                <v:shape id="AutoShape 149" o:spid="_x0000_s2130" type="#_x0000_t62" style="position:absolute;left:12573;top:3962;width:26289;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QwasUA&#10;AADcAAAADwAAAGRycy9kb3ducmV2LnhtbESPT2vCQBTE7wW/w/IKvdVNFYpGVxFB20Ml/j14e2Rf&#10;k9Ds25B9Nem37wqFHoeZ+Q0zX/auVjdqQ+XZwMswAUWce1txYeB82jxPQAVBtlh7JgM/FGC5GDzM&#10;MbW+4wPdjlKoCOGQooFSpEm1DnlJDsPQN8TR+/StQ4myLbRtsYtwV+tRkrxqhxXHhRIbWpeUfx2/&#10;nYFwuW4/3vbnsZVsF5qsk1VW7Yx5euxXM1BCvfyH/9rv1sBoPIX7mXgE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9DBqxQAAANwAAAAPAAAAAAAAAAAAAAAAAJgCAABkcnMv&#10;ZG93bnJldi54bWxQSwUGAAAAAAQABAD1AAAAigMAAAAA&#10;" adj="24036,1488" fillcolor="#ff9">
                  <v:textbox inset="0,0,0,0">
                    <w:txbxContent>
                      <w:p w:rsidR="0023747D" w:rsidRPr="0078798F" w:rsidRDefault="0023747D" w:rsidP="00375F9C">
                        <w:pPr>
                          <w:rPr>
                            <w:szCs w:val="18"/>
                          </w:rPr>
                        </w:pPr>
                        <w:proofErr w:type="gramStart"/>
                        <w:r>
                          <w:rPr>
                            <w:rFonts w:hint="eastAsia"/>
                            <w:szCs w:val="18"/>
                          </w:rPr>
                          <w:t>Adds CSS.</w:t>
                        </w:r>
                        <w:proofErr w:type="gramEnd"/>
                        <w:r>
                          <w:rPr>
                            <w:rFonts w:hint="eastAsia"/>
                            <w:szCs w:val="18"/>
                          </w:rPr>
                          <w:t xml:space="preserve"> You should put those into a CSS file in your real application</w:t>
                        </w:r>
                      </w:p>
                      <w:p w:rsidR="0023747D" w:rsidRPr="00A00C39" w:rsidRDefault="0023747D" w:rsidP="00375F9C">
                        <w:pPr>
                          <w:rPr>
                            <w:szCs w:val="18"/>
                          </w:rPr>
                        </w:pPr>
                      </w:p>
                      <w:p w:rsidR="0023747D" w:rsidRPr="00A00C39" w:rsidRDefault="0023747D" w:rsidP="00375F9C">
                        <w:pPr>
                          <w:rPr>
                            <w:szCs w:val="18"/>
                          </w:rPr>
                        </w:pPr>
                      </w:p>
                    </w:txbxContent>
                  </v:textbox>
                </v:shape>
                <w10:anchorlock/>
              </v:group>
            </w:pict>
          </mc:Fallback>
        </mc:AlternateContent>
      </w:r>
    </w:p>
    <w:p w:rsidR="00375F9C" w:rsidRPr="00A00C39" w:rsidRDefault="00375F9C" w:rsidP="00375F9C">
      <w:pPr>
        <w:rPr>
          <w:b/>
        </w:rPr>
      </w:pPr>
      <w:r w:rsidRPr="00A00C39">
        <w:rPr>
          <w:b/>
        </w:rPr>
        <w:t>O</w:t>
      </w:r>
      <w:r w:rsidRPr="00A00C39">
        <w:rPr>
          <w:rFonts w:hint="eastAsia"/>
          <w:b/>
        </w:rPr>
        <w:t>utput:</w:t>
      </w:r>
    </w:p>
    <w:p w:rsidR="00375F9C" w:rsidRDefault="005C781A" w:rsidP="00375F9C">
      <w:pPr>
        <w:jc w:val="center"/>
      </w:pPr>
      <w:r>
        <w:rPr>
          <w:rFonts w:hint="eastAsia"/>
          <w:noProof/>
        </w:rPr>
        <w:drawing>
          <wp:inline distT="0" distB="0" distL="0" distR="0" wp14:anchorId="202FB6C1" wp14:editId="6182D723">
            <wp:extent cx="819150" cy="276225"/>
            <wp:effectExtent l="0" t="0" r="0" b="9525"/>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819150" cy="276225"/>
                    </a:xfrm>
                    <a:prstGeom prst="rect">
                      <a:avLst/>
                    </a:prstGeom>
                    <a:noFill/>
                    <a:ln>
                      <a:noFill/>
                    </a:ln>
                  </pic:spPr>
                </pic:pic>
              </a:graphicData>
            </a:graphic>
          </wp:inline>
        </w:drawing>
      </w:r>
    </w:p>
    <w:p w:rsidR="00375F9C" w:rsidRPr="0078798F" w:rsidRDefault="00375F9C" w:rsidP="00E45D25">
      <w:pPr>
        <w:pStyle w:val="3"/>
        <w:numPr>
          <w:ilvl w:val="2"/>
          <w:numId w:val="17"/>
        </w:numPr>
      </w:pPr>
      <w:bookmarkStart w:id="252" w:name="_Toc356466372"/>
      <w:r>
        <w:rPr>
          <w:rFonts w:hint="eastAsia"/>
        </w:rPr>
        <w:lastRenderedPageBreak/>
        <w:t xml:space="preserve">Custom </w:t>
      </w:r>
      <w:r w:rsidR="00105B39">
        <w:rPr>
          <w:rFonts w:hint="eastAsia"/>
        </w:rPr>
        <w:t>one instance only</w:t>
      </w:r>
      <w:r>
        <w:rPr>
          <w:rFonts w:hint="eastAsia"/>
        </w:rPr>
        <w:t xml:space="preserve"> - 5</w:t>
      </w:r>
      <w:bookmarkEnd w:id="252"/>
    </w:p>
    <w:p w:rsidR="00375F9C" w:rsidRPr="00A00C39" w:rsidRDefault="00375F9C" w:rsidP="00375F9C">
      <w:pPr>
        <w:rPr>
          <w:b/>
        </w:rPr>
      </w:pPr>
      <w:r w:rsidRPr="00A00C39">
        <w:rPr>
          <w:b/>
        </w:rPr>
        <w:t>I</w:t>
      </w:r>
      <w:r w:rsidRPr="00A00C39">
        <w:rPr>
          <w:rFonts w:hint="eastAsia"/>
          <w:b/>
        </w:rPr>
        <w:t>nput:</w:t>
      </w:r>
    </w:p>
    <w:p w:rsidR="00375F9C" w:rsidRPr="00827F94" w:rsidRDefault="005C781A" w:rsidP="00375F9C">
      <w:r>
        <w:rPr>
          <w:noProof/>
        </w:rPr>
        <mc:AlternateContent>
          <mc:Choice Requires="wpc">
            <w:drawing>
              <wp:inline distT="0" distB="0" distL="0" distR="0" wp14:anchorId="73844F6D" wp14:editId="35E7F026">
                <wp:extent cx="5257800" cy="1571625"/>
                <wp:effectExtent l="9525" t="0" r="9525" b="9525"/>
                <wp:docPr id="150" name="画布 1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1" name="Text Box 152"/>
                        <wps:cNvSpPr txBox="1">
                          <a:spLocks noChangeArrowheads="1"/>
                        </wps:cNvSpPr>
                        <wps:spPr bwMode="auto">
                          <a:xfrm>
                            <a:off x="0" y="48895"/>
                            <a:ext cx="5257800" cy="152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827F94" w:rsidRDefault="0023747D" w:rsidP="00375F9C">
                              <w:pPr>
                                <w:spacing w:line="240" w:lineRule="exact"/>
                                <w:rPr>
                                  <w:sz w:val="18"/>
                                  <w:szCs w:val="18"/>
                                </w:rPr>
                              </w:pPr>
                              <w:r w:rsidRPr="00827F94">
                                <w:rPr>
                                  <w:sz w:val="18"/>
                                  <w:szCs w:val="18"/>
                                </w:rPr>
                                <w:t>(</w:t>
                              </w:r>
                              <w:r w:rsidRPr="00827F94">
                                <w:rPr>
                                  <w:color w:val="0000FF"/>
                                  <w:sz w:val="18"/>
                                  <w:szCs w:val="18"/>
                                </w:rPr>
                                <w:t>new</w:t>
                              </w:r>
                              <w:r w:rsidRPr="00827F94">
                                <w:rPr>
                                  <w:sz w:val="18"/>
                                  <w:szCs w:val="18"/>
                                </w:rPr>
                                <w:t xml:space="preserve"> </w:t>
                              </w:r>
                              <w:r w:rsidR="00105B39">
                                <w:rPr>
                                  <w:sz w:val="18"/>
                                  <w:szCs w:val="18"/>
                                </w:rPr>
                                <w:t>xui</w:t>
                              </w:r>
                              <w:r w:rsidRPr="00827F94">
                                <w:rPr>
                                  <w:sz w:val="18"/>
                                  <w:szCs w:val="18"/>
                                </w:rPr>
                                <w:t>.UI.SButton)</w:t>
                              </w:r>
                            </w:p>
                            <w:p w:rsidR="0023747D" w:rsidRPr="00827F94" w:rsidRDefault="0023747D" w:rsidP="00375F9C">
                              <w:pPr>
                                <w:spacing w:line="240" w:lineRule="exact"/>
                                <w:rPr>
                                  <w:sz w:val="18"/>
                                  <w:szCs w:val="18"/>
                                </w:rPr>
                              </w:pPr>
                              <w:r w:rsidRPr="00827F94">
                                <w:rPr>
                                  <w:rFonts w:hint="eastAsia"/>
                                  <w:sz w:val="18"/>
                                  <w:szCs w:val="18"/>
                                </w:rPr>
                                <w:t>.setCaption(</w:t>
                              </w:r>
                              <w:r w:rsidRPr="00827F94">
                                <w:rPr>
                                  <w:rFonts w:hint="eastAsia"/>
                                  <w:color w:val="FF00FF"/>
                                  <w:sz w:val="18"/>
                                  <w:szCs w:val="18"/>
                                </w:rPr>
                                <w:t>"</w:t>
                              </w:r>
                              <w:r>
                                <w:rPr>
                                  <w:rFonts w:hint="eastAsia"/>
                                  <w:color w:val="FF00FF"/>
                                  <w:sz w:val="18"/>
                                  <w:szCs w:val="18"/>
                                </w:rPr>
                                <w:t xml:space="preserve">Use </w:t>
                              </w:r>
                              <w:r w:rsidRPr="00827F94">
                                <w:rPr>
                                  <w:rFonts w:hint="eastAsia"/>
                                  <w:color w:val="FF00FF"/>
                                  <w:sz w:val="18"/>
                                  <w:szCs w:val="18"/>
                                </w:rPr>
                                <w:t>getSubNode</w:t>
                              </w:r>
                              <w:r>
                                <w:rPr>
                                  <w:rFonts w:hint="eastAsia"/>
                                  <w:color w:val="FF00FF"/>
                                  <w:sz w:val="18"/>
                                  <w:szCs w:val="18"/>
                                </w:rPr>
                                <w:t xml:space="preserve"> and </w:t>
                              </w:r>
                              <w:r w:rsidRPr="00827F94">
                                <w:rPr>
                                  <w:rFonts w:hint="eastAsia"/>
                                  <w:color w:val="FF00FF"/>
                                  <w:sz w:val="18"/>
                                  <w:szCs w:val="18"/>
                                </w:rPr>
                                <w:t>css "</w:t>
                              </w:r>
                              <w:r w:rsidRPr="00827F94">
                                <w:rPr>
                                  <w:rFonts w:hint="eastAsia"/>
                                  <w:sz w:val="18"/>
                                  <w:szCs w:val="18"/>
                                </w:rPr>
                                <w:t>)</w:t>
                              </w:r>
                            </w:p>
                            <w:p w:rsidR="0023747D" w:rsidRPr="00827F94" w:rsidRDefault="0023747D" w:rsidP="00375F9C">
                              <w:pPr>
                                <w:spacing w:line="240" w:lineRule="exact"/>
                                <w:rPr>
                                  <w:sz w:val="18"/>
                                  <w:szCs w:val="18"/>
                                </w:rPr>
                              </w:pPr>
                              <w:r w:rsidRPr="00827F94">
                                <w:rPr>
                                  <w:sz w:val="18"/>
                                  <w:szCs w:val="18"/>
                                </w:rPr>
                                <w:t>.onRender(</w:t>
                              </w:r>
                              <w:r w:rsidRPr="00827F94">
                                <w:rPr>
                                  <w:color w:val="0000FF"/>
                                  <w:sz w:val="18"/>
                                  <w:szCs w:val="18"/>
                                </w:rPr>
                                <w:t>function</w:t>
                              </w:r>
                              <w:r w:rsidRPr="00827F94">
                                <w:rPr>
                                  <w:sz w:val="18"/>
                                  <w:szCs w:val="18"/>
                                </w:rPr>
                                <w:t>(profile){</w:t>
                              </w:r>
                            </w:p>
                            <w:p w:rsidR="0023747D" w:rsidRPr="00827F94" w:rsidRDefault="0023747D" w:rsidP="00375F9C">
                              <w:pPr>
                                <w:spacing w:line="240" w:lineRule="exact"/>
                                <w:rPr>
                                  <w:sz w:val="18"/>
                                  <w:szCs w:val="18"/>
                                </w:rPr>
                              </w:pPr>
                              <w:r w:rsidRPr="00827F94">
                                <w:rPr>
                                  <w:sz w:val="18"/>
                                  <w:szCs w:val="18"/>
                                </w:rPr>
                                <w:t xml:space="preserve">    profile.getSubNode(</w:t>
                              </w:r>
                              <w:r w:rsidRPr="00827F94">
                                <w:rPr>
                                  <w:color w:val="FF00FF"/>
                                  <w:sz w:val="18"/>
                                  <w:szCs w:val="18"/>
                                </w:rPr>
                                <w:t>'FOCUS'</w:t>
                              </w:r>
                              <w:r w:rsidRPr="00827F94">
                                <w:rPr>
                                  <w:sz w:val="18"/>
                                  <w:szCs w:val="18"/>
                                </w:rPr>
                                <w:t>).css({</w:t>
                              </w:r>
                            </w:p>
                            <w:p w:rsidR="0023747D" w:rsidRPr="00827F94" w:rsidRDefault="0023747D" w:rsidP="00375F9C">
                              <w:pPr>
                                <w:spacing w:line="240" w:lineRule="exact"/>
                                <w:rPr>
                                  <w:sz w:val="18"/>
                                  <w:szCs w:val="18"/>
                                </w:rPr>
                              </w:pPr>
                              <w:r w:rsidRPr="00827F94">
                                <w:rPr>
                                  <w:sz w:val="18"/>
                                  <w:szCs w:val="18"/>
                                </w:rPr>
                                <w:t xml:space="preserve">        fontWeight:</w:t>
                              </w:r>
                              <w:r w:rsidRPr="00827F94">
                                <w:rPr>
                                  <w:color w:val="FF00FF"/>
                                  <w:sz w:val="18"/>
                                  <w:szCs w:val="18"/>
                                </w:rPr>
                                <w:t>'bold'</w:t>
                              </w:r>
                              <w:r w:rsidRPr="00827F94">
                                <w:rPr>
                                  <w:sz w:val="18"/>
                                  <w:szCs w:val="18"/>
                                </w:rPr>
                                <w:t>,</w:t>
                              </w:r>
                            </w:p>
                            <w:p w:rsidR="0023747D" w:rsidRPr="00827F94" w:rsidRDefault="0023747D" w:rsidP="00375F9C">
                              <w:pPr>
                                <w:spacing w:line="240" w:lineRule="exact"/>
                                <w:rPr>
                                  <w:sz w:val="18"/>
                                  <w:szCs w:val="18"/>
                                </w:rPr>
                              </w:pPr>
                              <w:r w:rsidRPr="00827F94">
                                <w:rPr>
                                  <w:sz w:val="18"/>
                                  <w:szCs w:val="18"/>
                                </w:rPr>
                                <w:t xml:space="preserve">        color:</w:t>
                              </w:r>
                              <w:r w:rsidRPr="00827F94">
                                <w:rPr>
                                  <w:color w:val="FF00FF"/>
                                  <w:sz w:val="18"/>
                                  <w:szCs w:val="18"/>
                                </w:rPr>
                                <w:t>'#ff0000'</w:t>
                              </w:r>
                            </w:p>
                            <w:p w:rsidR="0023747D" w:rsidRPr="00827F94" w:rsidRDefault="0023747D" w:rsidP="00375F9C">
                              <w:pPr>
                                <w:spacing w:line="240" w:lineRule="exact"/>
                                <w:rPr>
                                  <w:sz w:val="18"/>
                                  <w:szCs w:val="18"/>
                                </w:rPr>
                              </w:pPr>
                              <w:r w:rsidRPr="00827F94">
                                <w:rPr>
                                  <w:sz w:val="18"/>
                                  <w:szCs w:val="18"/>
                                </w:rPr>
                                <w:t xml:space="preserve">    });</w:t>
                              </w:r>
                            </w:p>
                            <w:p w:rsidR="0023747D" w:rsidRPr="00827F94" w:rsidRDefault="0023747D" w:rsidP="00375F9C">
                              <w:pPr>
                                <w:spacing w:line="240" w:lineRule="exact"/>
                                <w:rPr>
                                  <w:sz w:val="18"/>
                                  <w:szCs w:val="18"/>
                                </w:rPr>
                              </w:pPr>
                              <w:r w:rsidRPr="00827F94">
                                <w:rPr>
                                  <w:sz w:val="18"/>
                                  <w:szCs w:val="18"/>
                                </w:rPr>
                                <w:t>})</w:t>
                              </w:r>
                            </w:p>
                            <w:p w:rsidR="0023747D" w:rsidRPr="00827F94" w:rsidRDefault="0023747D" w:rsidP="00375F9C">
                              <w:pPr>
                                <w:rPr>
                                  <w:szCs w:val="18"/>
                                </w:rPr>
                              </w:pPr>
                              <w:r w:rsidRPr="00827F94">
                                <w:rPr>
                                  <w:sz w:val="18"/>
                                  <w:szCs w:val="18"/>
                                </w:rPr>
                                <w:t>.show()</w:t>
                              </w:r>
                            </w:p>
                          </w:txbxContent>
                        </wps:txbx>
                        <wps:bodyPr rot="0" vert="horz" wrap="square" lIns="54000" tIns="46800" rIns="54000" bIns="45720" anchor="t" anchorCtr="0" upright="1">
                          <a:spAutoFit/>
                        </wps:bodyPr>
                      </wps:wsp>
                      <wps:wsp>
                        <wps:cNvPr id="233" name="AutoShape 153"/>
                        <wps:cNvSpPr>
                          <a:spLocks noChangeArrowheads="1"/>
                        </wps:cNvSpPr>
                        <wps:spPr bwMode="auto">
                          <a:xfrm flipH="1">
                            <a:off x="1943100" y="396240"/>
                            <a:ext cx="2400300" cy="198120"/>
                          </a:xfrm>
                          <a:prstGeom prst="wedgeRoundRectCallout">
                            <a:avLst>
                              <a:gd name="adj1" fmla="val 66319"/>
                              <a:gd name="adj2" fmla="val 2307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szCs w:val="18"/>
                                </w:rPr>
                                <w:t>A</w:t>
                              </w:r>
                              <w:r>
                                <w:rPr>
                                  <w:rFonts w:hint="eastAsia"/>
                                  <w:szCs w:val="18"/>
                                </w:rPr>
                                <w:t>fter it was rendered into DOM</w:t>
                              </w:r>
                            </w:p>
                          </w:txbxContent>
                        </wps:txbx>
                        <wps:bodyPr rot="0" vert="horz" wrap="square" lIns="0" tIns="0" rIns="0" bIns="0" anchor="t" anchorCtr="0" upright="1">
                          <a:noAutofit/>
                        </wps:bodyPr>
                      </wps:wsp>
                    </wpc:wpc>
                  </a:graphicData>
                </a:graphic>
              </wp:inline>
            </w:drawing>
          </mc:Choice>
          <mc:Fallback>
            <w:pict>
              <v:group id="画布 150" o:spid="_x0000_s2131" editas="canvas" style="width:414pt;height:123.75pt;mso-position-horizontal-relative:char;mso-position-vertical-relative:line" coordsize="52578,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">
                <v:shape id="_x0000_s2132" type="#_x0000_t75" style="position:absolute;width:52578;height:15716;visibility:visible;mso-wrap-style:square">
                  <v:fill o:detectmouseclick="t"/>
                  <v:path o:connecttype="none"/>
                </v:shape>
                <v:shape id="Text Box 152" o:spid="_x0000_s2133" type="#_x0000_t202" style="position:absolute;top:488;width:52578;height:15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DpQcQA&#10;AADcAAAADwAAAGRycy9kb3ducmV2LnhtbESPwWrDMBBE74X8g9hAb42cFELiRg6lobiXQOuk98Xa&#10;WsbWykiK4/x9FSj0OMzMG2a3n2wvRvKhdaxguchAENdOt9woOJ/enzYgQkTW2DsmBTcKsC9mDzvM&#10;tbvyF41VbESCcMhRgYlxyKUMtSGLYeEG4uT9OG8xJukbqT1eE9z2cpVla2mx5bRgcKA3Q3VXXayC&#10;ujtMh7L9Nn682M2n3pa347pU6nE+vb6AiDTF//Bf+0MrWD0v4X4mHQ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w6UHEAAAA3AAAAA8AAAAAAAAAAAAAAAAAmAIAAGRycy9k&#10;b3ducmV2LnhtbFBLBQYAAAAABAAEAPUAAACJAwAAAAA=&#10;" strokeweight="1pt">
                  <v:textbox style="mso-fit-shape-to-text:t" inset="1.5mm,1.3mm,1.5mm">
                    <w:txbxContent>
                      <w:p w:rsidR="0023747D" w:rsidRPr="00827F94" w:rsidRDefault="0023747D" w:rsidP="00375F9C">
                        <w:pPr>
                          <w:spacing w:line="240" w:lineRule="exact"/>
                          <w:rPr>
                            <w:sz w:val="18"/>
                            <w:szCs w:val="18"/>
                          </w:rPr>
                        </w:pPr>
                        <w:r w:rsidRPr="00827F94">
                          <w:rPr>
                            <w:sz w:val="18"/>
                            <w:szCs w:val="18"/>
                          </w:rPr>
                          <w:t>(</w:t>
                        </w:r>
                        <w:proofErr w:type="gramStart"/>
                        <w:r w:rsidRPr="00827F94">
                          <w:rPr>
                            <w:color w:val="0000FF"/>
                            <w:sz w:val="18"/>
                            <w:szCs w:val="18"/>
                          </w:rPr>
                          <w:t>new</w:t>
                        </w:r>
                        <w:proofErr w:type="gramEnd"/>
                        <w:r w:rsidRPr="00827F94">
                          <w:rPr>
                            <w:sz w:val="18"/>
                            <w:szCs w:val="18"/>
                          </w:rPr>
                          <w:t xml:space="preserve"> </w:t>
                        </w:r>
                        <w:r w:rsidR="00105B39">
                          <w:rPr>
                            <w:sz w:val="18"/>
                            <w:szCs w:val="18"/>
                          </w:rPr>
                          <w:t>xui</w:t>
                        </w:r>
                        <w:r w:rsidRPr="00827F94">
                          <w:rPr>
                            <w:sz w:val="18"/>
                            <w:szCs w:val="18"/>
                          </w:rPr>
                          <w:t>.UI.SButton)</w:t>
                        </w:r>
                      </w:p>
                      <w:p w:rsidR="0023747D" w:rsidRPr="00827F94" w:rsidRDefault="0023747D" w:rsidP="00375F9C">
                        <w:pPr>
                          <w:spacing w:line="240" w:lineRule="exact"/>
                          <w:rPr>
                            <w:sz w:val="18"/>
                            <w:szCs w:val="18"/>
                          </w:rPr>
                        </w:pPr>
                        <w:r w:rsidRPr="00827F94">
                          <w:rPr>
                            <w:rFonts w:hint="eastAsia"/>
                            <w:sz w:val="18"/>
                            <w:szCs w:val="18"/>
                          </w:rPr>
                          <w:t>.</w:t>
                        </w:r>
                        <w:proofErr w:type="gramStart"/>
                        <w:r w:rsidRPr="00827F94">
                          <w:rPr>
                            <w:rFonts w:hint="eastAsia"/>
                            <w:sz w:val="18"/>
                            <w:szCs w:val="18"/>
                          </w:rPr>
                          <w:t>setCaption(</w:t>
                        </w:r>
                        <w:proofErr w:type="gramEnd"/>
                        <w:r w:rsidRPr="00827F94">
                          <w:rPr>
                            <w:rFonts w:hint="eastAsia"/>
                            <w:color w:val="FF00FF"/>
                            <w:sz w:val="18"/>
                            <w:szCs w:val="18"/>
                          </w:rPr>
                          <w:t>"</w:t>
                        </w:r>
                        <w:r>
                          <w:rPr>
                            <w:rFonts w:hint="eastAsia"/>
                            <w:color w:val="FF00FF"/>
                            <w:sz w:val="18"/>
                            <w:szCs w:val="18"/>
                          </w:rPr>
                          <w:t xml:space="preserve">Use </w:t>
                        </w:r>
                        <w:r w:rsidRPr="00827F94">
                          <w:rPr>
                            <w:rFonts w:hint="eastAsia"/>
                            <w:color w:val="FF00FF"/>
                            <w:sz w:val="18"/>
                            <w:szCs w:val="18"/>
                          </w:rPr>
                          <w:t>getSubNode</w:t>
                        </w:r>
                        <w:r>
                          <w:rPr>
                            <w:rFonts w:hint="eastAsia"/>
                            <w:color w:val="FF00FF"/>
                            <w:sz w:val="18"/>
                            <w:szCs w:val="18"/>
                          </w:rPr>
                          <w:t xml:space="preserve"> and </w:t>
                        </w:r>
                        <w:r w:rsidRPr="00827F94">
                          <w:rPr>
                            <w:rFonts w:hint="eastAsia"/>
                            <w:color w:val="FF00FF"/>
                            <w:sz w:val="18"/>
                            <w:szCs w:val="18"/>
                          </w:rPr>
                          <w:t>css "</w:t>
                        </w:r>
                        <w:r w:rsidRPr="00827F94">
                          <w:rPr>
                            <w:rFonts w:hint="eastAsia"/>
                            <w:sz w:val="18"/>
                            <w:szCs w:val="18"/>
                          </w:rPr>
                          <w:t>)</w:t>
                        </w:r>
                      </w:p>
                      <w:p w:rsidR="0023747D" w:rsidRPr="00827F94" w:rsidRDefault="0023747D" w:rsidP="00375F9C">
                        <w:pPr>
                          <w:spacing w:line="240" w:lineRule="exact"/>
                          <w:rPr>
                            <w:sz w:val="18"/>
                            <w:szCs w:val="18"/>
                          </w:rPr>
                        </w:pPr>
                        <w:r w:rsidRPr="00827F94">
                          <w:rPr>
                            <w:sz w:val="18"/>
                            <w:szCs w:val="18"/>
                          </w:rPr>
                          <w:t>.</w:t>
                        </w:r>
                        <w:proofErr w:type="gramStart"/>
                        <w:r w:rsidRPr="00827F94">
                          <w:rPr>
                            <w:sz w:val="18"/>
                            <w:szCs w:val="18"/>
                          </w:rPr>
                          <w:t>onRender(</w:t>
                        </w:r>
                        <w:proofErr w:type="gramEnd"/>
                        <w:r w:rsidRPr="00827F94">
                          <w:rPr>
                            <w:color w:val="0000FF"/>
                            <w:sz w:val="18"/>
                            <w:szCs w:val="18"/>
                          </w:rPr>
                          <w:t>function</w:t>
                        </w:r>
                        <w:r w:rsidRPr="00827F94">
                          <w:rPr>
                            <w:sz w:val="18"/>
                            <w:szCs w:val="18"/>
                          </w:rPr>
                          <w:t>(profile){</w:t>
                        </w:r>
                      </w:p>
                      <w:p w:rsidR="0023747D" w:rsidRPr="00827F94" w:rsidRDefault="0023747D" w:rsidP="00375F9C">
                        <w:pPr>
                          <w:spacing w:line="240" w:lineRule="exact"/>
                          <w:rPr>
                            <w:sz w:val="18"/>
                            <w:szCs w:val="18"/>
                          </w:rPr>
                        </w:pPr>
                        <w:r w:rsidRPr="00827F94">
                          <w:rPr>
                            <w:sz w:val="18"/>
                            <w:szCs w:val="18"/>
                          </w:rPr>
                          <w:t xml:space="preserve">    </w:t>
                        </w:r>
                        <w:proofErr w:type="gramStart"/>
                        <w:r w:rsidRPr="00827F94">
                          <w:rPr>
                            <w:sz w:val="18"/>
                            <w:szCs w:val="18"/>
                          </w:rPr>
                          <w:t>profile.getSubNode(</w:t>
                        </w:r>
                        <w:proofErr w:type="gramEnd"/>
                        <w:r w:rsidRPr="00827F94">
                          <w:rPr>
                            <w:color w:val="FF00FF"/>
                            <w:sz w:val="18"/>
                            <w:szCs w:val="18"/>
                          </w:rPr>
                          <w:t>'FOCUS'</w:t>
                        </w:r>
                        <w:r w:rsidRPr="00827F94">
                          <w:rPr>
                            <w:sz w:val="18"/>
                            <w:szCs w:val="18"/>
                          </w:rPr>
                          <w:t>).css({</w:t>
                        </w:r>
                      </w:p>
                      <w:p w:rsidR="0023747D" w:rsidRPr="00827F94" w:rsidRDefault="0023747D" w:rsidP="00375F9C">
                        <w:pPr>
                          <w:spacing w:line="240" w:lineRule="exact"/>
                          <w:rPr>
                            <w:sz w:val="18"/>
                            <w:szCs w:val="18"/>
                          </w:rPr>
                        </w:pPr>
                        <w:r w:rsidRPr="00827F94">
                          <w:rPr>
                            <w:sz w:val="18"/>
                            <w:szCs w:val="18"/>
                          </w:rPr>
                          <w:t xml:space="preserve">        </w:t>
                        </w:r>
                        <w:proofErr w:type="gramStart"/>
                        <w:r w:rsidRPr="00827F94">
                          <w:rPr>
                            <w:sz w:val="18"/>
                            <w:szCs w:val="18"/>
                          </w:rPr>
                          <w:t>fontWeight</w:t>
                        </w:r>
                        <w:proofErr w:type="gramEnd"/>
                        <w:r w:rsidRPr="00827F94">
                          <w:rPr>
                            <w:sz w:val="18"/>
                            <w:szCs w:val="18"/>
                          </w:rPr>
                          <w:t>:</w:t>
                        </w:r>
                        <w:r w:rsidRPr="00827F94">
                          <w:rPr>
                            <w:color w:val="FF00FF"/>
                            <w:sz w:val="18"/>
                            <w:szCs w:val="18"/>
                          </w:rPr>
                          <w:t>'bold'</w:t>
                        </w:r>
                        <w:r w:rsidRPr="00827F94">
                          <w:rPr>
                            <w:sz w:val="18"/>
                            <w:szCs w:val="18"/>
                          </w:rPr>
                          <w:t>,</w:t>
                        </w:r>
                      </w:p>
                      <w:p w:rsidR="0023747D" w:rsidRPr="00827F94" w:rsidRDefault="0023747D" w:rsidP="00375F9C">
                        <w:pPr>
                          <w:spacing w:line="240" w:lineRule="exact"/>
                          <w:rPr>
                            <w:sz w:val="18"/>
                            <w:szCs w:val="18"/>
                          </w:rPr>
                        </w:pPr>
                        <w:r w:rsidRPr="00827F94">
                          <w:rPr>
                            <w:sz w:val="18"/>
                            <w:szCs w:val="18"/>
                          </w:rPr>
                          <w:t xml:space="preserve">        </w:t>
                        </w:r>
                        <w:proofErr w:type="gramStart"/>
                        <w:r w:rsidRPr="00827F94">
                          <w:rPr>
                            <w:sz w:val="18"/>
                            <w:szCs w:val="18"/>
                          </w:rPr>
                          <w:t>color</w:t>
                        </w:r>
                        <w:proofErr w:type="gramEnd"/>
                        <w:r w:rsidRPr="00827F94">
                          <w:rPr>
                            <w:sz w:val="18"/>
                            <w:szCs w:val="18"/>
                          </w:rPr>
                          <w:t>:</w:t>
                        </w:r>
                        <w:r w:rsidRPr="00827F94">
                          <w:rPr>
                            <w:color w:val="FF00FF"/>
                            <w:sz w:val="18"/>
                            <w:szCs w:val="18"/>
                          </w:rPr>
                          <w:t>'#ff0000'</w:t>
                        </w:r>
                      </w:p>
                      <w:p w:rsidR="0023747D" w:rsidRPr="00827F94" w:rsidRDefault="0023747D" w:rsidP="00375F9C">
                        <w:pPr>
                          <w:spacing w:line="240" w:lineRule="exact"/>
                          <w:rPr>
                            <w:sz w:val="18"/>
                            <w:szCs w:val="18"/>
                          </w:rPr>
                        </w:pPr>
                        <w:r w:rsidRPr="00827F94">
                          <w:rPr>
                            <w:sz w:val="18"/>
                            <w:szCs w:val="18"/>
                          </w:rPr>
                          <w:t xml:space="preserve">    });</w:t>
                        </w:r>
                      </w:p>
                      <w:p w:rsidR="0023747D" w:rsidRPr="00827F94" w:rsidRDefault="0023747D" w:rsidP="00375F9C">
                        <w:pPr>
                          <w:spacing w:line="240" w:lineRule="exact"/>
                          <w:rPr>
                            <w:sz w:val="18"/>
                            <w:szCs w:val="18"/>
                          </w:rPr>
                        </w:pPr>
                        <w:r w:rsidRPr="00827F94">
                          <w:rPr>
                            <w:sz w:val="18"/>
                            <w:szCs w:val="18"/>
                          </w:rPr>
                          <w:t>})</w:t>
                        </w:r>
                      </w:p>
                      <w:p w:rsidR="0023747D" w:rsidRPr="00827F94" w:rsidRDefault="0023747D" w:rsidP="00375F9C">
                        <w:pPr>
                          <w:rPr>
                            <w:szCs w:val="18"/>
                          </w:rPr>
                        </w:pPr>
                        <w:r w:rsidRPr="00827F94">
                          <w:rPr>
                            <w:sz w:val="18"/>
                            <w:szCs w:val="18"/>
                          </w:rPr>
                          <w:t>.</w:t>
                        </w:r>
                        <w:proofErr w:type="gramStart"/>
                        <w:r w:rsidRPr="00827F94">
                          <w:rPr>
                            <w:sz w:val="18"/>
                            <w:szCs w:val="18"/>
                          </w:rPr>
                          <w:t>show()</w:t>
                        </w:r>
                        <w:proofErr w:type="gramEnd"/>
                      </w:p>
                    </w:txbxContent>
                  </v:textbox>
                </v:shape>
                <v:shape id="AutoShape 153" o:spid="_x0000_s2134" type="#_x0000_t62" style="position:absolute;left:19431;top:3962;width:2400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ZzcYA&#10;AADcAAAADwAAAGRycy9kb3ducmV2LnhtbESP3WrCQBSE7wu+w3IE7+rGWIqkriJCsbTgX4TeHrKn&#10;SWr2bNhdNXn7rlDwcpiZb5j5sjONuJLztWUFk3ECgriwuuZSwSl/f56B8AFZY2OZFPTkYbkYPM0x&#10;0/bGB7oeQykihH2GCqoQ2kxKX1Rk0I9tSxy9H+sMhihdKbXDW4SbRqZJ8ioN1hwXKmxpXVFxPl6M&#10;gt+82ZltfnD9y9fm1H/uyvR7s1dqNOxWbyACdeER/m9/aAXpdAr3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QZzcYAAADcAAAADwAAAAAAAAAAAAAAAACYAgAAZHJz&#10;L2Rvd25yZXYueG1sUEsFBgAAAAAEAAQA9QAAAIsDAAAAAA==&#10;" adj="25125,15784" fillcolor="#ff9">
                  <v:textbox inset="0,0,0,0">
                    <w:txbxContent>
                      <w:p w:rsidR="0023747D" w:rsidRPr="0078798F" w:rsidRDefault="0023747D" w:rsidP="00375F9C">
                        <w:pPr>
                          <w:rPr>
                            <w:szCs w:val="18"/>
                          </w:rPr>
                        </w:pPr>
                        <w:r>
                          <w:rPr>
                            <w:szCs w:val="18"/>
                          </w:rPr>
                          <w:t>A</w:t>
                        </w:r>
                        <w:r>
                          <w:rPr>
                            <w:rFonts w:hint="eastAsia"/>
                            <w:szCs w:val="18"/>
                          </w:rPr>
                          <w:t>fter it was rendered into DOM</w:t>
                        </w:r>
                      </w:p>
                    </w:txbxContent>
                  </v:textbox>
                </v:shape>
                <w10:anchorlock/>
              </v:group>
            </w:pict>
          </mc:Fallback>
        </mc:AlternateContent>
      </w:r>
    </w:p>
    <w:p w:rsidR="00375F9C" w:rsidRPr="00A00C39" w:rsidRDefault="00375F9C" w:rsidP="00375F9C">
      <w:pPr>
        <w:rPr>
          <w:b/>
        </w:rPr>
      </w:pPr>
      <w:r w:rsidRPr="00A00C39">
        <w:rPr>
          <w:b/>
        </w:rPr>
        <w:t>O</w:t>
      </w:r>
      <w:r w:rsidRPr="00A00C39">
        <w:rPr>
          <w:rFonts w:hint="eastAsia"/>
          <w:b/>
        </w:rPr>
        <w:t>utput:</w:t>
      </w:r>
    </w:p>
    <w:p w:rsidR="00375F9C" w:rsidRDefault="005C781A" w:rsidP="00375F9C">
      <w:pPr>
        <w:jc w:val="center"/>
      </w:pPr>
      <w:r>
        <w:rPr>
          <w:rFonts w:hint="eastAsia"/>
          <w:noProof/>
        </w:rPr>
        <w:drawing>
          <wp:inline distT="0" distB="0" distL="0" distR="0" wp14:anchorId="1DF4BCD8" wp14:editId="50FD788B">
            <wp:extent cx="1571625" cy="285750"/>
            <wp:effectExtent l="0" t="0" r="9525" b="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571625" cy="285750"/>
                    </a:xfrm>
                    <a:prstGeom prst="rect">
                      <a:avLst/>
                    </a:prstGeom>
                    <a:noFill/>
                    <a:ln>
                      <a:noFill/>
                    </a:ln>
                  </pic:spPr>
                </pic:pic>
              </a:graphicData>
            </a:graphic>
          </wp:inline>
        </w:drawing>
      </w:r>
    </w:p>
    <w:p w:rsidR="00375F9C" w:rsidRDefault="00375F9C" w:rsidP="00E45D25">
      <w:pPr>
        <w:pStyle w:val="3"/>
        <w:numPr>
          <w:ilvl w:val="2"/>
          <w:numId w:val="17"/>
        </w:numPr>
      </w:pPr>
      <w:bookmarkStart w:id="253" w:name="_Toc356466373"/>
      <w:r>
        <w:rPr>
          <w:rFonts w:hint="eastAsia"/>
        </w:rPr>
        <w:t xml:space="preserve">Custom </w:t>
      </w:r>
      <w:r w:rsidR="00105B39">
        <w:rPr>
          <w:rFonts w:hint="eastAsia"/>
        </w:rPr>
        <w:t>one instance only</w:t>
      </w:r>
      <w:r>
        <w:rPr>
          <w:rFonts w:hint="eastAsia"/>
        </w:rPr>
        <w:t xml:space="preserve"> - 6</w:t>
      </w:r>
      <w:bookmarkEnd w:id="253"/>
    </w:p>
    <w:p w:rsidR="00375F9C" w:rsidRPr="00A00C39" w:rsidRDefault="00375F9C" w:rsidP="00375F9C">
      <w:pPr>
        <w:rPr>
          <w:b/>
        </w:rPr>
      </w:pPr>
      <w:r w:rsidRPr="00A00C39">
        <w:rPr>
          <w:b/>
        </w:rPr>
        <w:t>I</w:t>
      </w:r>
      <w:r w:rsidRPr="00A00C39">
        <w:rPr>
          <w:rFonts w:hint="eastAsia"/>
          <w:b/>
        </w:rPr>
        <w:t>nput:</w:t>
      </w:r>
    </w:p>
    <w:p w:rsidR="00375F9C" w:rsidRDefault="005C781A" w:rsidP="00375F9C">
      <w:r>
        <w:rPr>
          <w:noProof/>
        </w:rPr>
        <mc:AlternateContent>
          <mc:Choice Requires="wpc">
            <w:drawing>
              <wp:inline distT="0" distB="0" distL="0" distR="0" wp14:anchorId="56BE4FC0" wp14:editId="5E065031">
                <wp:extent cx="5257800" cy="2181225"/>
                <wp:effectExtent l="9525" t="0" r="9525" b="9525"/>
                <wp:docPr id="141" name="画布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27" name="Text Box 143"/>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76FD6" w:rsidRDefault="00105B39" w:rsidP="00375F9C">
                              <w:pPr>
                                <w:spacing w:line="240" w:lineRule="exact"/>
                                <w:rPr>
                                  <w:sz w:val="18"/>
                                  <w:szCs w:val="18"/>
                                </w:rPr>
                              </w:pPr>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C12BBD" w:rsidRDefault="00105B39" w:rsidP="00375F9C">
                              <w:pPr>
                                <w:spacing w:line="240" w:lineRule="exact"/>
                                <w:rPr>
                                  <w:sz w:val="18"/>
                                  <w:szCs w:val="18"/>
                                </w:rPr>
                              </w:pPr>
                              <w:r>
                                <w:rPr>
                                  <w:sz w:val="18"/>
                                  <w:szCs w:val="18"/>
                                </w:rPr>
                                <w:t>xui</w:t>
                              </w:r>
                              <w:r w:rsidR="0023747D" w:rsidRPr="00C12BBD">
                                <w:rPr>
                                  <w:sz w:val="18"/>
                                  <w:szCs w:val="18"/>
                                </w:rPr>
                                <w:t>.CSS.addStyleSheet(</w:t>
                              </w:r>
                              <w:r w:rsidR="0023747D" w:rsidRPr="00C12BBD">
                                <w:rPr>
                                  <w:color w:val="FF00FF"/>
                                  <w:sz w:val="18"/>
                                  <w:szCs w:val="18"/>
                                </w:rPr>
                                <w:t>".my-listitem{font-weight:bold;color:#ff0000;}"</w:t>
                              </w:r>
                              <w:r w:rsidR="0023747D" w:rsidRPr="00C12BBD">
                                <w:rPr>
                                  <w:sz w:val="18"/>
                                  <w:szCs w:val="18"/>
                                </w:rPr>
                                <w:t xml:space="preserve">, </w:t>
                              </w:r>
                              <w:r w:rsidR="0023747D" w:rsidRPr="00C12BBD">
                                <w:rPr>
                                  <w:color w:val="FF00FF"/>
                                  <w:sz w:val="18"/>
                                  <w:szCs w:val="18"/>
                                </w:rPr>
                                <w:t>"my_css"</w:t>
                              </w:r>
                              <w:r w:rsidR="0023747D" w:rsidRPr="00C12BBD">
                                <w:rPr>
                                  <w:sz w:val="18"/>
                                  <w:szCs w:val="18"/>
                                </w:rPr>
                                <w:t>);</w:t>
                              </w:r>
                            </w:p>
                            <w:p w:rsidR="0023747D" w:rsidRPr="00C12BBD" w:rsidRDefault="0023747D" w:rsidP="00375F9C">
                              <w:pPr>
                                <w:spacing w:line="240" w:lineRule="exact"/>
                                <w:rPr>
                                  <w:sz w:val="18"/>
                                  <w:szCs w:val="18"/>
                                </w:rPr>
                              </w:pPr>
                            </w:p>
                            <w:p w:rsidR="0023747D" w:rsidRPr="00C12BBD" w:rsidRDefault="00105B39" w:rsidP="00375F9C">
                              <w:pPr>
                                <w:spacing w:line="240" w:lineRule="exact"/>
                                <w:rPr>
                                  <w:sz w:val="18"/>
                                  <w:szCs w:val="18"/>
                                </w:rPr>
                              </w:pPr>
                              <w:r>
                                <w:rPr>
                                  <w:sz w:val="18"/>
                                  <w:szCs w:val="18"/>
                                </w:rPr>
                                <w:t>xui</w:t>
                              </w:r>
                              <w:r w:rsidR="0023747D" w:rsidRPr="00C12BBD">
                                <w:rPr>
                                  <w:sz w:val="18"/>
                                  <w:szCs w:val="18"/>
                                </w:rPr>
                                <w:t>.create(</w:t>
                              </w:r>
                              <w:r w:rsidR="0023747D" w:rsidRPr="00C12BBD">
                                <w:rPr>
                                  <w:color w:val="FF00FF"/>
                                  <w:sz w:val="18"/>
                                  <w:szCs w:val="18"/>
                                </w:rPr>
                                <w:t>'List'</w:t>
                              </w:r>
                              <w:r w:rsidR="0023747D" w:rsidRPr="00C12BBD">
                                <w:rPr>
                                  <w:sz w:val="18"/>
                                  <w:szCs w:val="18"/>
                                </w:rPr>
                                <w:t>,{items:[{</w:t>
                              </w:r>
                            </w:p>
                            <w:p w:rsidR="0023747D" w:rsidRPr="00C12BBD" w:rsidRDefault="0023747D" w:rsidP="00375F9C">
                              <w:pPr>
                                <w:spacing w:line="240" w:lineRule="exact"/>
                                <w:rPr>
                                  <w:sz w:val="18"/>
                                  <w:szCs w:val="18"/>
                                </w:rPr>
                              </w:pPr>
                              <w:r w:rsidRPr="00C12BBD">
                                <w:rPr>
                                  <w:sz w:val="18"/>
                                  <w:szCs w:val="18"/>
                                </w:rPr>
                                <w:t xml:space="preserve">    id:</w:t>
                              </w:r>
                              <w:r w:rsidRPr="00C12BBD">
                                <w:rPr>
                                  <w:color w:val="FF00FF"/>
                                  <w:sz w:val="18"/>
                                  <w:szCs w:val="18"/>
                                </w:rPr>
                                <w:t>"item 1"</w:t>
                              </w: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itemStyle:</w:t>
                              </w:r>
                              <w:r w:rsidRPr="00C12BBD">
                                <w:rPr>
                                  <w:color w:val="FF00FF"/>
                                  <w:sz w:val="18"/>
                                  <w:szCs w:val="18"/>
                                </w:rPr>
                                <w:t>"border:dashed 1px #00ff00;margin:2px;"</w:t>
                              </w:r>
                            </w:p>
                            <w:p w:rsidR="0023747D" w:rsidRPr="00C12BBD" w:rsidRDefault="0023747D" w:rsidP="00375F9C">
                              <w:pPr>
                                <w:spacing w:line="240" w:lineRule="exact"/>
                                <w:rPr>
                                  <w:sz w:val="18"/>
                                  <w:szCs w:val="18"/>
                                </w:rPr>
                              </w:pP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id:</w:t>
                              </w:r>
                              <w:r w:rsidRPr="00C12BBD">
                                <w:rPr>
                                  <w:color w:val="FF00FF"/>
                                  <w:sz w:val="18"/>
                                  <w:szCs w:val="18"/>
                                </w:rPr>
                                <w:t>"item 2"</w:t>
                              </w: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itemStyle:</w:t>
                              </w:r>
                              <w:r w:rsidRPr="00C12BBD">
                                <w:rPr>
                                  <w:color w:val="FF00FF"/>
                                  <w:sz w:val="18"/>
                                  <w:szCs w:val="18"/>
                                </w:rPr>
                                <w:t>"border:dashed 1px #0000ff;margin:4px;"</w:t>
                              </w:r>
                            </w:p>
                            <w:p w:rsidR="0023747D" w:rsidRPr="00C12BBD" w:rsidRDefault="0023747D" w:rsidP="00375F9C">
                              <w:pPr>
                                <w:spacing w:line="240" w:lineRule="exact"/>
                                <w:rPr>
                                  <w:sz w:val="18"/>
                                  <w:szCs w:val="18"/>
                                </w:rPr>
                              </w:pP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id:</w:t>
                              </w:r>
                              <w:r w:rsidRPr="00C12BBD">
                                <w:rPr>
                                  <w:color w:val="FF00FF"/>
                                  <w:sz w:val="18"/>
                                  <w:szCs w:val="18"/>
                                </w:rPr>
                                <w:t>"item 3"</w:t>
                              </w: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itemClass:</w:t>
                              </w:r>
                              <w:r w:rsidRPr="00C12BBD">
                                <w:rPr>
                                  <w:color w:val="FF00FF"/>
                                  <w:sz w:val="18"/>
                                  <w:szCs w:val="18"/>
                                </w:rPr>
                                <w:t>"my-listitem"</w:t>
                              </w:r>
                            </w:p>
                            <w:p w:rsidR="0023747D" w:rsidRPr="00C12BBD" w:rsidRDefault="0023747D" w:rsidP="00375F9C">
                              <w:pPr>
                                <w:rPr>
                                  <w:szCs w:val="18"/>
                                </w:rPr>
                              </w:pPr>
                              <w:r w:rsidRPr="00C12BBD">
                                <w:rPr>
                                  <w:sz w:val="18"/>
                                  <w:szCs w:val="18"/>
                                </w:rPr>
                                <w:t>}]}).show()</w:t>
                              </w:r>
                            </w:p>
                          </w:txbxContent>
                        </wps:txbx>
                        <wps:bodyPr rot="0" vert="horz" wrap="square" lIns="54000" tIns="46800" rIns="54000" bIns="45720" anchor="t" anchorCtr="0" upright="1">
                          <a:spAutoFit/>
                        </wps:bodyPr>
                      </wps:wsp>
                      <wps:wsp>
                        <wps:cNvPr id="229" name="AutoShape 688"/>
                        <wps:cNvSpPr>
                          <a:spLocks noChangeArrowheads="1"/>
                        </wps:cNvSpPr>
                        <wps:spPr bwMode="auto">
                          <a:xfrm flipH="1">
                            <a:off x="2286000" y="693420"/>
                            <a:ext cx="2628900" cy="396240"/>
                          </a:xfrm>
                          <a:prstGeom prst="wedgeRoundRectCallout">
                            <a:avLst>
                              <a:gd name="adj1" fmla="val 34972"/>
                              <a:gd name="adj2" fmla="val -11009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rFonts w:hint="eastAsia"/>
                                  <w:szCs w:val="18"/>
                                </w:rPr>
                                <w:t>Adds CSS. You should put those into a CSS file in your real application</w:t>
                              </w:r>
                            </w:p>
                            <w:p w:rsidR="0023747D" w:rsidRPr="00A00C39" w:rsidRDefault="0023747D" w:rsidP="00375F9C">
                              <w:pPr>
                                <w:rPr>
                                  <w:szCs w:val="18"/>
                                </w:rPr>
                              </w:pPr>
                            </w:p>
                            <w:p w:rsidR="0023747D" w:rsidRPr="00A00C39"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141" o:spid="_x0000_s2135"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">
                <v:shape id="_x0000_s2136" type="#_x0000_t75" style="position:absolute;width:52578;height:21812;visibility:visible;mso-wrap-style:square">
                  <v:fill o:detectmouseclick="t"/>
                  <v:path o:connecttype="none"/>
                </v:shape>
                <v:shape id="Text Box 143" o:spid="_x0000_s2137"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xCc8MA&#10;AADcAAAADwAAAGRycy9kb3ducmV2LnhtbESPQWsCMRSE74L/ITzBm2a7B2tXoxRF1kvB2vb+2Dw3&#10;i5uXJYnr+u+bgtDjMDPfMOvtYFvRkw+NYwUv8wwEceV0w7WC76/DbAkiRGSNrWNS8KAA2814tMZC&#10;uzt/Un+OtUgQDgUqMDF2hZShMmQxzF1HnLyL8xZjkr6W2uM9wW0r8yxbSIsNpwWDHe0MVdfzzSqo&#10;rvthXzY/xvc3uzzpt/LxsSiVmk6G9xWISEP8Dz/bR60gz1/h70w6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xCc8MAAADcAAAADwAAAAAAAAAAAAAAAACYAgAAZHJzL2Rv&#10;d25yZXYueG1sUEsFBgAAAAAEAAQA9QAAAIgDAAAAAA==&#10;" strokeweight="1pt">
                  <v:textbox style="mso-fit-shape-to-text:t" inset="1.5mm,1.3mm,1.5mm">
                    <w:txbxContent>
                      <w:p w:rsidR="0023747D" w:rsidRPr="00176FD6" w:rsidRDefault="00105B39" w:rsidP="00375F9C">
                        <w:pPr>
                          <w:spacing w:line="240" w:lineRule="exact"/>
                          <w:rPr>
                            <w:sz w:val="18"/>
                            <w:szCs w:val="18"/>
                          </w:rPr>
                        </w:pPr>
                        <w:proofErr w:type="gramStart"/>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proofErr w:type="gramEnd"/>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C12BBD" w:rsidRDefault="00105B39" w:rsidP="00375F9C">
                        <w:pPr>
                          <w:spacing w:line="240" w:lineRule="exact"/>
                          <w:rPr>
                            <w:sz w:val="18"/>
                            <w:szCs w:val="18"/>
                          </w:rPr>
                        </w:pPr>
                        <w:proofErr w:type="gramStart"/>
                        <w:r>
                          <w:rPr>
                            <w:sz w:val="18"/>
                            <w:szCs w:val="18"/>
                          </w:rPr>
                          <w:t>xui</w:t>
                        </w:r>
                        <w:r w:rsidR="0023747D" w:rsidRPr="00C12BBD">
                          <w:rPr>
                            <w:sz w:val="18"/>
                            <w:szCs w:val="18"/>
                          </w:rPr>
                          <w:t>.CSS.addStyleSheet(</w:t>
                        </w:r>
                        <w:proofErr w:type="gramEnd"/>
                        <w:r w:rsidR="0023747D" w:rsidRPr="00C12BBD">
                          <w:rPr>
                            <w:color w:val="FF00FF"/>
                            <w:sz w:val="18"/>
                            <w:szCs w:val="18"/>
                          </w:rPr>
                          <w:t>".my-listitem{font-weight:bold;color:#ff0000;}"</w:t>
                        </w:r>
                        <w:r w:rsidR="0023747D" w:rsidRPr="00C12BBD">
                          <w:rPr>
                            <w:sz w:val="18"/>
                            <w:szCs w:val="18"/>
                          </w:rPr>
                          <w:t xml:space="preserve">, </w:t>
                        </w:r>
                        <w:r w:rsidR="0023747D" w:rsidRPr="00C12BBD">
                          <w:rPr>
                            <w:color w:val="FF00FF"/>
                            <w:sz w:val="18"/>
                            <w:szCs w:val="18"/>
                          </w:rPr>
                          <w:t>"my_css"</w:t>
                        </w:r>
                        <w:r w:rsidR="0023747D" w:rsidRPr="00C12BBD">
                          <w:rPr>
                            <w:sz w:val="18"/>
                            <w:szCs w:val="18"/>
                          </w:rPr>
                          <w:t>);</w:t>
                        </w:r>
                      </w:p>
                      <w:p w:rsidR="0023747D" w:rsidRPr="00C12BBD" w:rsidRDefault="0023747D" w:rsidP="00375F9C">
                        <w:pPr>
                          <w:spacing w:line="240" w:lineRule="exact"/>
                          <w:rPr>
                            <w:sz w:val="18"/>
                            <w:szCs w:val="18"/>
                          </w:rPr>
                        </w:pPr>
                      </w:p>
                      <w:p w:rsidR="0023747D" w:rsidRPr="00C12BBD" w:rsidRDefault="00105B39" w:rsidP="00375F9C">
                        <w:pPr>
                          <w:spacing w:line="240" w:lineRule="exact"/>
                          <w:rPr>
                            <w:sz w:val="18"/>
                            <w:szCs w:val="18"/>
                          </w:rPr>
                        </w:pPr>
                        <w:proofErr w:type="gramStart"/>
                        <w:r>
                          <w:rPr>
                            <w:sz w:val="18"/>
                            <w:szCs w:val="18"/>
                          </w:rPr>
                          <w:t>xui</w:t>
                        </w:r>
                        <w:r w:rsidR="0023747D" w:rsidRPr="00C12BBD">
                          <w:rPr>
                            <w:sz w:val="18"/>
                            <w:szCs w:val="18"/>
                          </w:rPr>
                          <w:t>.create(</w:t>
                        </w:r>
                        <w:proofErr w:type="gramEnd"/>
                        <w:r w:rsidR="0023747D" w:rsidRPr="00C12BBD">
                          <w:rPr>
                            <w:color w:val="FF00FF"/>
                            <w:sz w:val="18"/>
                            <w:szCs w:val="18"/>
                          </w:rPr>
                          <w:t>'List'</w:t>
                        </w:r>
                        <w:r w:rsidR="0023747D" w:rsidRPr="00C12BBD">
                          <w:rPr>
                            <w:sz w:val="18"/>
                            <w:szCs w:val="18"/>
                          </w:rPr>
                          <w:t>,{items:[{</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id</w:t>
                        </w:r>
                        <w:proofErr w:type="gramEnd"/>
                        <w:r w:rsidRPr="00C12BBD">
                          <w:rPr>
                            <w:sz w:val="18"/>
                            <w:szCs w:val="18"/>
                          </w:rPr>
                          <w:t>:</w:t>
                        </w:r>
                        <w:r w:rsidRPr="00C12BBD">
                          <w:rPr>
                            <w:color w:val="FF00FF"/>
                            <w:sz w:val="18"/>
                            <w:szCs w:val="18"/>
                          </w:rPr>
                          <w:t>"item 1"</w:t>
                        </w: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itemStyle</w:t>
                        </w:r>
                        <w:proofErr w:type="gramEnd"/>
                        <w:r w:rsidRPr="00C12BBD">
                          <w:rPr>
                            <w:sz w:val="18"/>
                            <w:szCs w:val="18"/>
                          </w:rPr>
                          <w:t>:</w:t>
                        </w:r>
                        <w:r w:rsidRPr="00C12BBD">
                          <w:rPr>
                            <w:color w:val="FF00FF"/>
                            <w:sz w:val="18"/>
                            <w:szCs w:val="18"/>
                          </w:rPr>
                          <w:t>"border:dashed 1px #00ff00;margin:2px;"</w:t>
                        </w:r>
                      </w:p>
                      <w:p w:rsidR="0023747D" w:rsidRPr="00C12BBD" w:rsidRDefault="0023747D" w:rsidP="00375F9C">
                        <w:pPr>
                          <w:spacing w:line="240" w:lineRule="exact"/>
                          <w:rPr>
                            <w:sz w:val="18"/>
                            <w:szCs w:val="18"/>
                          </w:rPr>
                        </w:pP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id</w:t>
                        </w:r>
                        <w:proofErr w:type="gramEnd"/>
                        <w:r w:rsidRPr="00C12BBD">
                          <w:rPr>
                            <w:sz w:val="18"/>
                            <w:szCs w:val="18"/>
                          </w:rPr>
                          <w:t>:</w:t>
                        </w:r>
                        <w:r w:rsidRPr="00C12BBD">
                          <w:rPr>
                            <w:color w:val="FF00FF"/>
                            <w:sz w:val="18"/>
                            <w:szCs w:val="18"/>
                          </w:rPr>
                          <w:t>"item 2"</w:t>
                        </w: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itemStyle</w:t>
                        </w:r>
                        <w:proofErr w:type="gramEnd"/>
                        <w:r w:rsidRPr="00C12BBD">
                          <w:rPr>
                            <w:sz w:val="18"/>
                            <w:szCs w:val="18"/>
                          </w:rPr>
                          <w:t>:</w:t>
                        </w:r>
                        <w:r w:rsidRPr="00C12BBD">
                          <w:rPr>
                            <w:color w:val="FF00FF"/>
                            <w:sz w:val="18"/>
                            <w:szCs w:val="18"/>
                          </w:rPr>
                          <w:t>"border:dashed 1px #0000ff;margin:4px;"</w:t>
                        </w:r>
                      </w:p>
                      <w:p w:rsidR="0023747D" w:rsidRPr="00C12BBD" w:rsidRDefault="0023747D" w:rsidP="00375F9C">
                        <w:pPr>
                          <w:spacing w:line="240" w:lineRule="exact"/>
                          <w:rPr>
                            <w:sz w:val="18"/>
                            <w:szCs w:val="18"/>
                          </w:rPr>
                        </w:pP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id</w:t>
                        </w:r>
                        <w:proofErr w:type="gramEnd"/>
                        <w:r w:rsidRPr="00C12BBD">
                          <w:rPr>
                            <w:sz w:val="18"/>
                            <w:szCs w:val="18"/>
                          </w:rPr>
                          <w:t>:</w:t>
                        </w:r>
                        <w:r w:rsidRPr="00C12BBD">
                          <w:rPr>
                            <w:color w:val="FF00FF"/>
                            <w:sz w:val="18"/>
                            <w:szCs w:val="18"/>
                          </w:rPr>
                          <w:t>"item 3"</w:t>
                        </w: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itemClass</w:t>
                        </w:r>
                        <w:proofErr w:type="gramEnd"/>
                        <w:r w:rsidRPr="00C12BBD">
                          <w:rPr>
                            <w:sz w:val="18"/>
                            <w:szCs w:val="18"/>
                          </w:rPr>
                          <w:t>:</w:t>
                        </w:r>
                        <w:r w:rsidRPr="00C12BBD">
                          <w:rPr>
                            <w:color w:val="FF00FF"/>
                            <w:sz w:val="18"/>
                            <w:szCs w:val="18"/>
                          </w:rPr>
                          <w:t>"my-listitem"</w:t>
                        </w:r>
                      </w:p>
                      <w:p w:rsidR="0023747D" w:rsidRPr="00C12BBD" w:rsidRDefault="0023747D" w:rsidP="00375F9C">
                        <w:pPr>
                          <w:rPr>
                            <w:szCs w:val="18"/>
                          </w:rPr>
                        </w:pPr>
                        <w:r w:rsidRPr="00C12BBD">
                          <w:rPr>
                            <w:sz w:val="18"/>
                            <w:szCs w:val="18"/>
                          </w:rPr>
                          <w:t>}]}).</w:t>
                        </w:r>
                        <w:proofErr w:type="gramStart"/>
                        <w:r w:rsidRPr="00C12BBD">
                          <w:rPr>
                            <w:sz w:val="18"/>
                            <w:szCs w:val="18"/>
                          </w:rPr>
                          <w:t>show()</w:t>
                        </w:r>
                        <w:proofErr w:type="gramEnd"/>
                      </w:p>
                    </w:txbxContent>
                  </v:textbox>
                </v:shape>
                <v:shape id="AutoShape 688" o:spid="_x0000_s2138" type="#_x0000_t62" style="position:absolute;left:22860;top:6934;width:26289;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RQcUA&#10;AADcAAAADwAAAGRycy9kb3ducmV2LnhtbESPQWvCQBCF74L/YRmhN90YSqnRVURQWuihWtHruDsm&#10;wexsyK4m+uu7QqHHx5v3vXmzRWcrcaPGl44VjEcJCGLtTMm5gv3PevgOwgdkg5VjUnAnD4t5vzfD&#10;zLiWt3TbhVxECPsMFRQh1JmUXhdk0Y9cTRy9s2sshiibXJoG2wi3lUyT5E1aLDk2FFjTqiB92V1t&#10;fEN/bQ6ny7E6vG4e7cl/3vX3o1TqZdAtpyACdeH/+C/9YRSk6QSeYyIB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1FBxQAAANwAAAAPAAAAAAAAAAAAAAAAAJgCAABkcnMv&#10;ZG93bnJldi54bWxQSwUGAAAAAAQABAD1AAAAigMAAAAA&#10;" adj="18354,-12981" fillcolor="#ff9">
                  <v:textbox inset="0,0,0,0">
                    <w:txbxContent>
                      <w:p w:rsidR="0023747D" w:rsidRPr="0078798F" w:rsidRDefault="0023747D" w:rsidP="00375F9C">
                        <w:pPr>
                          <w:rPr>
                            <w:szCs w:val="18"/>
                          </w:rPr>
                        </w:pPr>
                        <w:proofErr w:type="gramStart"/>
                        <w:r>
                          <w:rPr>
                            <w:rFonts w:hint="eastAsia"/>
                            <w:szCs w:val="18"/>
                          </w:rPr>
                          <w:t>Adds CSS.</w:t>
                        </w:r>
                        <w:proofErr w:type="gramEnd"/>
                        <w:r>
                          <w:rPr>
                            <w:rFonts w:hint="eastAsia"/>
                            <w:szCs w:val="18"/>
                          </w:rPr>
                          <w:t xml:space="preserve"> You should put those into a CSS file in your real application</w:t>
                        </w:r>
                      </w:p>
                      <w:p w:rsidR="0023747D" w:rsidRPr="00A00C39" w:rsidRDefault="0023747D" w:rsidP="00375F9C">
                        <w:pPr>
                          <w:rPr>
                            <w:szCs w:val="18"/>
                          </w:rPr>
                        </w:pPr>
                      </w:p>
                      <w:p w:rsidR="0023747D" w:rsidRPr="00A00C39" w:rsidRDefault="0023747D" w:rsidP="00375F9C">
                        <w:pPr>
                          <w:rPr>
                            <w:szCs w:val="18"/>
                          </w:rPr>
                        </w:pPr>
                      </w:p>
                    </w:txbxContent>
                  </v:textbox>
                </v:shape>
                <w10:anchorlock/>
              </v:group>
            </w:pict>
          </mc:Fallback>
        </mc:AlternateContent>
      </w:r>
    </w:p>
    <w:p w:rsidR="00375F9C" w:rsidRPr="00A00C39" w:rsidRDefault="00375F9C" w:rsidP="00375F9C">
      <w:pPr>
        <w:rPr>
          <w:b/>
        </w:rPr>
      </w:pPr>
      <w:r w:rsidRPr="00A00C39">
        <w:rPr>
          <w:b/>
        </w:rPr>
        <w:t>Output</w:t>
      </w:r>
      <w:r w:rsidRPr="00A00C39">
        <w:rPr>
          <w:rFonts w:hint="eastAsia"/>
          <w:b/>
        </w:rPr>
        <w:t>:</w:t>
      </w:r>
    </w:p>
    <w:p w:rsidR="00375F9C" w:rsidRDefault="005C781A" w:rsidP="00375F9C">
      <w:r>
        <w:rPr>
          <w:rFonts w:hint="eastAsia"/>
          <w:noProof/>
        </w:rPr>
        <w:drawing>
          <wp:inline distT="0" distB="0" distL="0" distR="0" wp14:anchorId="333F40AB" wp14:editId="1CA0A3EF">
            <wp:extent cx="1219200" cy="1485900"/>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219200" cy="1485900"/>
                    </a:xfrm>
                    <a:prstGeom prst="rect">
                      <a:avLst/>
                    </a:prstGeom>
                    <a:noFill/>
                    <a:ln>
                      <a:noFill/>
                    </a:ln>
                  </pic:spPr>
                </pic:pic>
              </a:graphicData>
            </a:graphic>
          </wp:inline>
        </w:drawing>
      </w:r>
    </w:p>
    <w:p w:rsidR="00375F9C" w:rsidRDefault="00375F9C" w:rsidP="00E45D25">
      <w:pPr>
        <w:pStyle w:val="3"/>
        <w:numPr>
          <w:ilvl w:val="2"/>
          <w:numId w:val="17"/>
        </w:numPr>
      </w:pPr>
      <w:bookmarkStart w:id="254" w:name="_Toc356466374"/>
      <w:r>
        <w:rPr>
          <w:rFonts w:hint="eastAsia"/>
        </w:rPr>
        <w:lastRenderedPageBreak/>
        <w:t>Custom style for an UI Class</w:t>
      </w:r>
      <w:bookmarkEnd w:id="254"/>
    </w:p>
    <w:p w:rsidR="00375F9C" w:rsidRPr="00A00C39" w:rsidRDefault="00375F9C" w:rsidP="00375F9C">
      <w:pPr>
        <w:rPr>
          <w:b/>
        </w:rPr>
      </w:pPr>
      <w:r w:rsidRPr="00A00C39">
        <w:rPr>
          <w:b/>
        </w:rPr>
        <w:t>I</w:t>
      </w:r>
      <w:r w:rsidRPr="00A00C39">
        <w:rPr>
          <w:rFonts w:hint="eastAsia"/>
          <w:b/>
        </w:rPr>
        <w:t>nput:</w:t>
      </w:r>
    </w:p>
    <w:p w:rsidR="00375F9C" w:rsidRDefault="005C781A" w:rsidP="00375F9C">
      <w:pPr>
        <w:jc w:val="center"/>
      </w:pPr>
      <w:r>
        <w:rPr>
          <w:noProof/>
        </w:rPr>
        <mc:AlternateContent>
          <mc:Choice Requires="wpc">
            <w:drawing>
              <wp:inline distT="0" distB="0" distL="0" distR="0" wp14:anchorId="59BDCA0F" wp14:editId="60FD912A">
                <wp:extent cx="5257800" cy="1485900"/>
                <wp:effectExtent l="9525" t="0" r="9525" b="9525"/>
                <wp:docPr id="128" name="画布 1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 name="Text Box 130"/>
                        <wps:cNvSpPr txBox="1">
                          <a:spLocks noChangeArrowheads="1"/>
                        </wps:cNvSpPr>
                        <wps:spPr bwMode="auto">
                          <a:xfrm>
                            <a:off x="0" y="48895"/>
                            <a:ext cx="5257800" cy="143700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76FD6" w:rsidRDefault="00726AAF" w:rsidP="00375F9C">
                              <w:pPr>
                                <w:spacing w:line="240" w:lineRule="exact"/>
                                <w:rPr>
                                  <w:sz w:val="18"/>
                                  <w:szCs w:val="18"/>
                                </w:rPr>
                              </w:pPr>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C04795" w:rsidRDefault="00726AAF" w:rsidP="00375F9C">
                              <w:pPr>
                                <w:spacing w:line="240" w:lineRule="exact"/>
                                <w:rPr>
                                  <w:sz w:val="18"/>
                                  <w:szCs w:val="18"/>
                                </w:rPr>
                              </w:pPr>
                              <w:r>
                                <w:rPr>
                                  <w:sz w:val="18"/>
                                  <w:szCs w:val="18"/>
                                </w:rPr>
                                <w:t>xui</w:t>
                              </w:r>
                              <w:r w:rsidR="0023747D" w:rsidRPr="00C04795">
                                <w:rPr>
                                  <w:sz w:val="18"/>
                                  <w:szCs w:val="18"/>
                                </w:rPr>
                                <w:t>.CSS.addStyleSheet(</w:t>
                              </w:r>
                              <w:r w:rsidR="0023747D" w:rsidRPr="00C04795">
                                <w:rPr>
                                  <w:color w:val="FF00FF"/>
                                  <w:sz w:val="18"/>
                                  <w:szCs w:val="18"/>
                                </w:rPr>
                                <w:t>".</w:t>
                              </w:r>
                              <w:r>
                                <w:rPr>
                                  <w:color w:val="FF00FF"/>
                                  <w:sz w:val="18"/>
                                  <w:szCs w:val="18"/>
                                </w:rPr>
                                <w:t>xui</w:t>
                              </w:r>
                              <w:r w:rsidR="0023747D" w:rsidRPr="00C04795">
                                <w:rPr>
                                  <w:color w:val="FF00FF"/>
                                  <w:sz w:val="18"/>
                                  <w:szCs w:val="18"/>
                                </w:rPr>
                                <w:t>-sbutton-focus{font-weight:bold;color:#ff0000;}"</w:t>
                              </w:r>
                              <w:r w:rsidR="0023747D" w:rsidRPr="00C04795">
                                <w:rPr>
                                  <w:sz w:val="18"/>
                                  <w:szCs w:val="18"/>
                                </w:rPr>
                                <w:t xml:space="preserve">, </w:t>
                              </w:r>
                              <w:r w:rsidR="0023747D">
                                <w:rPr>
                                  <w:color w:val="FF00FF"/>
                                  <w:sz w:val="18"/>
                                  <w:szCs w:val="18"/>
                                </w:rPr>
                                <w:t>"</w:t>
                              </w:r>
                              <w:r w:rsidR="0023747D">
                                <w:rPr>
                                  <w:rFonts w:hint="eastAsia"/>
                                  <w:color w:val="FF00FF"/>
                                  <w:sz w:val="18"/>
                                  <w:szCs w:val="18"/>
                                </w:rPr>
                                <w:t>my</w:t>
                              </w:r>
                              <w:r w:rsidR="0023747D">
                                <w:rPr>
                                  <w:color w:val="FF00FF"/>
                                  <w:sz w:val="18"/>
                                  <w:szCs w:val="18"/>
                                </w:rPr>
                                <w:t>_css</w:t>
                              </w:r>
                              <w:r w:rsidR="0023747D" w:rsidRPr="00C04795">
                                <w:rPr>
                                  <w:color w:val="FF00FF"/>
                                  <w:sz w:val="18"/>
                                  <w:szCs w:val="18"/>
                                </w:rPr>
                                <w:t>"</w:t>
                              </w:r>
                              <w:r w:rsidR="0023747D" w:rsidRPr="00C04795">
                                <w:rPr>
                                  <w:sz w:val="18"/>
                                  <w:szCs w:val="18"/>
                                </w:rPr>
                                <w:t>);</w:t>
                              </w:r>
                            </w:p>
                            <w:p w:rsidR="0023747D" w:rsidRPr="00C04795" w:rsidRDefault="0023747D" w:rsidP="00375F9C">
                              <w:pPr>
                                <w:spacing w:line="240" w:lineRule="exact"/>
                                <w:rPr>
                                  <w:sz w:val="18"/>
                                  <w:szCs w:val="18"/>
                                </w:rPr>
                              </w:pPr>
                            </w:p>
                            <w:p w:rsidR="0023747D" w:rsidRPr="00C04795" w:rsidRDefault="0023747D" w:rsidP="00375F9C">
                              <w:pPr>
                                <w:spacing w:line="240" w:lineRule="exact"/>
                                <w:rPr>
                                  <w:sz w:val="18"/>
                                  <w:szCs w:val="18"/>
                                </w:rPr>
                              </w:pPr>
                              <w:r w:rsidRPr="00C04795">
                                <w:rPr>
                                  <w:sz w:val="18"/>
                                  <w:szCs w:val="18"/>
                                </w:rPr>
                                <w:t>(</w:t>
                              </w:r>
                              <w:r w:rsidRPr="00C04795">
                                <w:rPr>
                                  <w:color w:val="0000FF"/>
                                  <w:sz w:val="18"/>
                                  <w:szCs w:val="18"/>
                                </w:rPr>
                                <w:t>new</w:t>
                              </w:r>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spacing w:line="240" w:lineRule="exact"/>
                                <w:rPr>
                                  <w:sz w:val="18"/>
                                  <w:szCs w:val="18"/>
                                </w:rPr>
                              </w:pPr>
                              <w:r w:rsidRPr="00C04795">
                                <w:rPr>
                                  <w:sz w:val="18"/>
                                  <w:szCs w:val="18"/>
                                </w:rPr>
                                <w:t>(</w:t>
                              </w:r>
                              <w:r w:rsidRPr="00C04795">
                                <w:rPr>
                                  <w:color w:val="0000FF"/>
                                  <w:sz w:val="18"/>
                                  <w:szCs w:val="18"/>
                                </w:rPr>
                                <w:t>new</w:t>
                              </w:r>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spacing w:line="240" w:lineRule="exact"/>
                                <w:rPr>
                                  <w:sz w:val="18"/>
                                  <w:szCs w:val="18"/>
                                </w:rPr>
                              </w:pPr>
                              <w:r w:rsidRPr="00C04795">
                                <w:rPr>
                                  <w:sz w:val="18"/>
                                  <w:szCs w:val="18"/>
                                </w:rPr>
                                <w:t>(</w:t>
                              </w:r>
                              <w:r w:rsidRPr="00C04795">
                                <w:rPr>
                                  <w:color w:val="0000FF"/>
                                  <w:sz w:val="18"/>
                                  <w:szCs w:val="18"/>
                                </w:rPr>
                                <w:t>new</w:t>
                              </w:r>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spacing w:line="240" w:lineRule="exact"/>
                                <w:rPr>
                                  <w:sz w:val="18"/>
                                  <w:szCs w:val="18"/>
                                </w:rPr>
                              </w:pPr>
                              <w:r w:rsidRPr="00C04795">
                                <w:rPr>
                                  <w:sz w:val="18"/>
                                  <w:szCs w:val="18"/>
                                </w:rPr>
                                <w:t>(</w:t>
                              </w:r>
                              <w:r w:rsidRPr="00C04795">
                                <w:rPr>
                                  <w:color w:val="0000FF"/>
                                  <w:sz w:val="18"/>
                                  <w:szCs w:val="18"/>
                                </w:rPr>
                                <w:t>new</w:t>
                              </w:r>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rPr>
                                  <w:szCs w:val="18"/>
                                </w:rPr>
                              </w:pPr>
                              <w:r w:rsidRPr="00C04795">
                                <w:rPr>
                                  <w:sz w:val="18"/>
                                  <w:szCs w:val="18"/>
                                </w:rPr>
                                <w:t>(</w:t>
                              </w:r>
                              <w:r w:rsidRPr="00C04795">
                                <w:rPr>
                                  <w:color w:val="0000FF"/>
                                  <w:sz w:val="18"/>
                                  <w:szCs w:val="18"/>
                                </w:rPr>
                                <w:t>new</w:t>
                              </w:r>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txbxContent>
                        </wps:txbx>
                        <wps:bodyPr rot="0" vert="horz" wrap="square" lIns="54000" tIns="46800" rIns="54000" bIns="45720" anchor="t" anchorCtr="0" upright="1">
                          <a:noAutofit/>
                        </wps:bodyPr>
                      </wps:wsp>
                      <wps:wsp>
                        <wps:cNvPr id="24" name="AutoShape 131"/>
                        <wps:cNvSpPr>
                          <a:spLocks noChangeArrowheads="1"/>
                        </wps:cNvSpPr>
                        <wps:spPr bwMode="auto">
                          <a:xfrm flipH="1">
                            <a:off x="2743200" y="1089660"/>
                            <a:ext cx="1828800" cy="198120"/>
                          </a:xfrm>
                          <a:prstGeom prst="wedgeRoundRectCallout">
                            <a:avLst>
                              <a:gd name="adj1" fmla="val 58403"/>
                              <a:gd name="adj2" fmla="val -12532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rFonts w:hint="eastAsia"/>
                                  <w:szCs w:val="18"/>
                                </w:rPr>
                                <w:t>All instances were changed</w:t>
                              </w:r>
                            </w:p>
                          </w:txbxContent>
                        </wps:txbx>
                        <wps:bodyPr rot="0" vert="horz" wrap="square" lIns="0" tIns="0" rIns="0" bIns="0" anchor="t" anchorCtr="0" upright="1">
                          <a:noAutofit/>
                        </wps:bodyPr>
                      </wps:wsp>
                      <wps:wsp>
                        <wps:cNvPr id="225" name="AutoShape 132"/>
                        <wps:cNvSpPr>
                          <a:spLocks noChangeArrowheads="1"/>
                        </wps:cNvSpPr>
                        <wps:spPr bwMode="auto">
                          <a:xfrm flipH="1">
                            <a:off x="2628900" y="396240"/>
                            <a:ext cx="2628900" cy="396240"/>
                          </a:xfrm>
                          <a:prstGeom prst="wedgeRoundRectCallout">
                            <a:avLst>
                              <a:gd name="adj1" fmla="val 55843"/>
                              <a:gd name="adj2" fmla="val -434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rFonts w:hint="eastAsia"/>
                                  <w:szCs w:val="18"/>
                                </w:rPr>
                                <w:t>Adds CSS. You should put those into a CSS file in your real application</w:t>
                              </w:r>
                            </w:p>
                            <w:p w:rsidR="0023747D" w:rsidRPr="00A00C39" w:rsidRDefault="0023747D" w:rsidP="00375F9C">
                              <w:pPr>
                                <w:rPr>
                                  <w:szCs w:val="18"/>
                                </w:rPr>
                              </w:pPr>
                            </w:p>
                            <w:p w:rsidR="0023747D" w:rsidRPr="00A00C39" w:rsidRDefault="0023747D" w:rsidP="00375F9C">
                              <w:pPr>
                                <w:rPr>
                                  <w:szCs w:val="18"/>
                                </w:rPr>
                              </w:pPr>
                            </w:p>
                            <w:p w:rsidR="0023747D" w:rsidRPr="00A00C39"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128" o:spid="_x0000_s2139" editas="canvas" style="width:414pt;height:117pt;mso-position-horizontal-relative:char;mso-position-vertical-relative:line" coordsize="52578,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">
                <v:shape id="_x0000_s2140" type="#_x0000_t75" style="position:absolute;width:52578;height:14859;visibility:visible;mso-wrap-style:square">
                  <v:fill o:detectmouseclick="t"/>
                  <v:path o:connecttype="none"/>
                </v:shape>
                <v:shape id="Text Box 130" o:spid="_x0000_s2141" type="#_x0000_t202" style="position:absolute;top:488;width:52578;height:14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Q89MQA&#10;AADbAAAADwAAAGRycy9kb3ducmV2LnhtbESPQYvCMBSE74L/ITzBm6aroNI1ioi7LCse1JWlt2fz&#10;bIvNS2mi1n9vBMHjMPPNMNN5Y0pxpdoVlhV89CMQxKnVBWcK/vZfvQkI55E1lpZJwZ0czGft1hRj&#10;bW+8pevOZyKUsItRQe59FUvp0pwMur6tiIN3srVBH2SdSV3jLZSbUg6iaCQNFhwWcqxomVN63l2M&#10;gsFxdfjWi8N4ycNTufn9T9bHJFGq22kWnyA8Nf4dftE/OnBDeH4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kPPTEAAAA2wAAAA8AAAAAAAAAAAAAAAAAmAIAAGRycy9k&#10;b3ducmV2LnhtbFBLBQYAAAAABAAEAPUAAACJAwAAAAA=&#10;" strokeweight="1pt">
                  <v:textbox inset="1.5mm,1.3mm,1.5mm">
                    <w:txbxContent>
                      <w:p w:rsidR="0023747D" w:rsidRPr="00176FD6" w:rsidRDefault="00726AAF" w:rsidP="00375F9C">
                        <w:pPr>
                          <w:spacing w:line="240" w:lineRule="exact"/>
                          <w:rPr>
                            <w:sz w:val="18"/>
                            <w:szCs w:val="18"/>
                          </w:rPr>
                        </w:pPr>
                        <w:proofErr w:type="gramStart"/>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proofErr w:type="gramEnd"/>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C04795" w:rsidRDefault="00726AAF" w:rsidP="00375F9C">
                        <w:pPr>
                          <w:spacing w:line="240" w:lineRule="exact"/>
                          <w:rPr>
                            <w:sz w:val="18"/>
                            <w:szCs w:val="18"/>
                          </w:rPr>
                        </w:pPr>
                        <w:proofErr w:type="gramStart"/>
                        <w:r>
                          <w:rPr>
                            <w:sz w:val="18"/>
                            <w:szCs w:val="18"/>
                          </w:rPr>
                          <w:t>xui</w:t>
                        </w:r>
                        <w:r w:rsidR="0023747D" w:rsidRPr="00C04795">
                          <w:rPr>
                            <w:sz w:val="18"/>
                            <w:szCs w:val="18"/>
                          </w:rPr>
                          <w:t>.CSS.addStyleSheet(</w:t>
                        </w:r>
                        <w:proofErr w:type="gramEnd"/>
                        <w:r w:rsidR="0023747D" w:rsidRPr="00C04795">
                          <w:rPr>
                            <w:color w:val="FF00FF"/>
                            <w:sz w:val="18"/>
                            <w:szCs w:val="18"/>
                          </w:rPr>
                          <w:t>".</w:t>
                        </w:r>
                        <w:r>
                          <w:rPr>
                            <w:color w:val="FF00FF"/>
                            <w:sz w:val="18"/>
                            <w:szCs w:val="18"/>
                          </w:rPr>
                          <w:t>xui</w:t>
                        </w:r>
                        <w:r w:rsidR="0023747D" w:rsidRPr="00C04795">
                          <w:rPr>
                            <w:color w:val="FF00FF"/>
                            <w:sz w:val="18"/>
                            <w:szCs w:val="18"/>
                          </w:rPr>
                          <w:t>-sbutton-focus{font-weight:bold;color:#ff0000;}"</w:t>
                        </w:r>
                        <w:r w:rsidR="0023747D" w:rsidRPr="00C04795">
                          <w:rPr>
                            <w:sz w:val="18"/>
                            <w:szCs w:val="18"/>
                          </w:rPr>
                          <w:t xml:space="preserve">, </w:t>
                        </w:r>
                        <w:r w:rsidR="0023747D">
                          <w:rPr>
                            <w:color w:val="FF00FF"/>
                            <w:sz w:val="18"/>
                            <w:szCs w:val="18"/>
                          </w:rPr>
                          <w:t>"</w:t>
                        </w:r>
                        <w:r w:rsidR="0023747D">
                          <w:rPr>
                            <w:rFonts w:hint="eastAsia"/>
                            <w:color w:val="FF00FF"/>
                            <w:sz w:val="18"/>
                            <w:szCs w:val="18"/>
                          </w:rPr>
                          <w:t>my</w:t>
                        </w:r>
                        <w:r w:rsidR="0023747D">
                          <w:rPr>
                            <w:color w:val="FF00FF"/>
                            <w:sz w:val="18"/>
                            <w:szCs w:val="18"/>
                          </w:rPr>
                          <w:t>_css</w:t>
                        </w:r>
                        <w:r w:rsidR="0023747D" w:rsidRPr="00C04795">
                          <w:rPr>
                            <w:color w:val="FF00FF"/>
                            <w:sz w:val="18"/>
                            <w:szCs w:val="18"/>
                          </w:rPr>
                          <w:t>"</w:t>
                        </w:r>
                        <w:r w:rsidR="0023747D" w:rsidRPr="00C04795">
                          <w:rPr>
                            <w:sz w:val="18"/>
                            <w:szCs w:val="18"/>
                          </w:rPr>
                          <w:t>);</w:t>
                        </w:r>
                      </w:p>
                      <w:p w:rsidR="0023747D" w:rsidRPr="00C04795" w:rsidRDefault="0023747D" w:rsidP="00375F9C">
                        <w:pPr>
                          <w:spacing w:line="240" w:lineRule="exact"/>
                          <w:rPr>
                            <w:sz w:val="18"/>
                            <w:szCs w:val="18"/>
                          </w:rPr>
                        </w:pPr>
                      </w:p>
                      <w:p w:rsidR="0023747D" w:rsidRPr="00C04795" w:rsidRDefault="0023747D" w:rsidP="00375F9C">
                        <w:pPr>
                          <w:spacing w:line="240" w:lineRule="exact"/>
                          <w:rPr>
                            <w:sz w:val="18"/>
                            <w:szCs w:val="18"/>
                          </w:rPr>
                        </w:pPr>
                        <w:r w:rsidRPr="00C04795">
                          <w:rPr>
                            <w:sz w:val="18"/>
                            <w:szCs w:val="18"/>
                          </w:rPr>
                          <w:t>(</w:t>
                        </w:r>
                        <w:proofErr w:type="gramStart"/>
                        <w:r w:rsidRPr="00C04795">
                          <w:rPr>
                            <w:color w:val="0000FF"/>
                            <w:sz w:val="18"/>
                            <w:szCs w:val="18"/>
                          </w:rPr>
                          <w:t>new</w:t>
                        </w:r>
                        <w:proofErr w:type="gramEnd"/>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spacing w:line="240" w:lineRule="exact"/>
                          <w:rPr>
                            <w:sz w:val="18"/>
                            <w:szCs w:val="18"/>
                          </w:rPr>
                        </w:pPr>
                        <w:r w:rsidRPr="00C04795">
                          <w:rPr>
                            <w:sz w:val="18"/>
                            <w:szCs w:val="18"/>
                          </w:rPr>
                          <w:t>(</w:t>
                        </w:r>
                        <w:proofErr w:type="gramStart"/>
                        <w:r w:rsidRPr="00C04795">
                          <w:rPr>
                            <w:color w:val="0000FF"/>
                            <w:sz w:val="18"/>
                            <w:szCs w:val="18"/>
                          </w:rPr>
                          <w:t>new</w:t>
                        </w:r>
                        <w:proofErr w:type="gramEnd"/>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spacing w:line="240" w:lineRule="exact"/>
                          <w:rPr>
                            <w:sz w:val="18"/>
                            <w:szCs w:val="18"/>
                          </w:rPr>
                        </w:pPr>
                        <w:r w:rsidRPr="00C04795">
                          <w:rPr>
                            <w:sz w:val="18"/>
                            <w:szCs w:val="18"/>
                          </w:rPr>
                          <w:t>(</w:t>
                        </w:r>
                        <w:proofErr w:type="gramStart"/>
                        <w:r w:rsidRPr="00C04795">
                          <w:rPr>
                            <w:color w:val="0000FF"/>
                            <w:sz w:val="18"/>
                            <w:szCs w:val="18"/>
                          </w:rPr>
                          <w:t>new</w:t>
                        </w:r>
                        <w:proofErr w:type="gramEnd"/>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spacing w:line="240" w:lineRule="exact"/>
                          <w:rPr>
                            <w:sz w:val="18"/>
                            <w:szCs w:val="18"/>
                          </w:rPr>
                        </w:pPr>
                        <w:r w:rsidRPr="00C04795">
                          <w:rPr>
                            <w:sz w:val="18"/>
                            <w:szCs w:val="18"/>
                          </w:rPr>
                          <w:t>(</w:t>
                        </w:r>
                        <w:proofErr w:type="gramStart"/>
                        <w:r w:rsidRPr="00C04795">
                          <w:rPr>
                            <w:color w:val="0000FF"/>
                            <w:sz w:val="18"/>
                            <w:szCs w:val="18"/>
                          </w:rPr>
                          <w:t>new</w:t>
                        </w:r>
                        <w:proofErr w:type="gramEnd"/>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rPr>
                            <w:szCs w:val="18"/>
                          </w:rPr>
                        </w:pPr>
                        <w:r w:rsidRPr="00C04795">
                          <w:rPr>
                            <w:sz w:val="18"/>
                            <w:szCs w:val="18"/>
                          </w:rPr>
                          <w:t>(</w:t>
                        </w:r>
                        <w:proofErr w:type="gramStart"/>
                        <w:r w:rsidRPr="00C04795">
                          <w:rPr>
                            <w:color w:val="0000FF"/>
                            <w:sz w:val="18"/>
                            <w:szCs w:val="18"/>
                          </w:rPr>
                          <w:t>new</w:t>
                        </w:r>
                        <w:proofErr w:type="gramEnd"/>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txbxContent>
                  </v:textbox>
                </v:shape>
                <v:shape id="AutoShape 131" o:spid="_x0000_s2142" type="#_x0000_t62" style="position:absolute;left:27432;top:10896;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IWlsMA&#10;AADbAAAADwAAAGRycy9kb3ducmV2LnhtbESP3WoCMRSE7wt9h3AK3tXEn4qsRilCQZAiXQW9PGyO&#10;u4ubk2UT4/r2jVDo5TAz3zDLdW8bEanztWMNo6ECQVw4U3Op4Xj4ep+D8AHZYOOYNDzIw3r1+rLE&#10;zLg7/1DMQykShH2GGqoQ2kxKX1Rk0Q9dS5y8i+sshiS7UpoO7wluGzlWaiYt1pwWKmxpU1FxzW9W&#10;g7Knab37nnyYZj/fXFFGdY5R68Fb/7kAEagP/+G/9tZoGE/h+SX9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IWlsMAAADbAAAADwAAAAAAAAAAAAAAAACYAgAAZHJzL2Rv&#10;d25yZXYueG1sUEsFBgAAAAAEAAQA9QAAAIgDAAAAAA==&#10;" adj="23415,-16270" fillcolor="#ff9">
                  <v:textbox inset="0,0,0,0">
                    <w:txbxContent>
                      <w:p w:rsidR="0023747D" w:rsidRPr="0078798F" w:rsidRDefault="0023747D" w:rsidP="00375F9C">
                        <w:pPr>
                          <w:rPr>
                            <w:szCs w:val="18"/>
                          </w:rPr>
                        </w:pPr>
                        <w:r>
                          <w:rPr>
                            <w:rFonts w:hint="eastAsia"/>
                            <w:szCs w:val="18"/>
                          </w:rPr>
                          <w:t>All instances were changed</w:t>
                        </w:r>
                      </w:p>
                    </w:txbxContent>
                  </v:textbox>
                </v:shape>
                <v:shape id="AutoShape 132" o:spid="_x0000_s2143" type="#_x0000_t62" style="position:absolute;left:26289;top:3962;width:26289;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Jyb8QA&#10;AADcAAAADwAAAGRycy9kb3ducmV2LnhtbESPQYvCMBSE78L+h/AWvGm6BUWrUVaXFU+CtSDeHs2z&#10;LTYvpYm1++83guBxmJlvmOW6N7XoqHWVZQVf4wgEcW51xYWC7PQ7moFwHlljbZkU/JGD9epjsMRE&#10;2wcfqUt9IQKEXYIKSu+bREqXl2TQjW1DHLyrbQ36INtC6hYfAW5qGUfRVBqsOCyU2NC2pPyW3o2C&#10;u7PyTNFhl/102805m1/2m+lEqeFn/70A4an37/CrvdcK4ngCzzPh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ycm/EAAAA3AAAAA8AAAAAAAAAAAAAAAAAmAIAAGRycy9k&#10;b3ducmV2LnhtbFBLBQYAAAAABAAEAPUAAACJAwAAAAA=&#10;" adj="22862,1419" fillcolor="#ff9">
                  <v:textbox inset="0,0,0,0">
                    <w:txbxContent>
                      <w:p w:rsidR="0023747D" w:rsidRPr="0078798F" w:rsidRDefault="0023747D" w:rsidP="00375F9C">
                        <w:pPr>
                          <w:rPr>
                            <w:szCs w:val="18"/>
                          </w:rPr>
                        </w:pPr>
                        <w:proofErr w:type="gramStart"/>
                        <w:r>
                          <w:rPr>
                            <w:rFonts w:hint="eastAsia"/>
                            <w:szCs w:val="18"/>
                          </w:rPr>
                          <w:t>Adds CSS.</w:t>
                        </w:r>
                        <w:proofErr w:type="gramEnd"/>
                        <w:r>
                          <w:rPr>
                            <w:rFonts w:hint="eastAsia"/>
                            <w:szCs w:val="18"/>
                          </w:rPr>
                          <w:t xml:space="preserve"> You should put those into a CSS file in your real application</w:t>
                        </w:r>
                      </w:p>
                      <w:p w:rsidR="0023747D" w:rsidRPr="00A00C39" w:rsidRDefault="0023747D" w:rsidP="00375F9C">
                        <w:pPr>
                          <w:rPr>
                            <w:szCs w:val="18"/>
                          </w:rPr>
                        </w:pPr>
                      </w:p>
                      <w:p w:rsidR="0023747D" w:rsidRPr="00A00C39" w:rsidRDefault="0023747D" w:rsidP="00375F9C">
                        <w:pPr>
                          <w:rPr>
                            <w:szCs w:val="18"/>
                          </w:rPr>
                        </w:pPr>
                      </w:p>
                      <w:p w:rsidR="0023747D" w:rsidRPr="00A00C39" w:rsidRDefault="0023747D" w:rsidP="00375F9C">
                        <w:pPr>
                          <w:rPr>
                            <w:szCs w:val="18"/>
                          </w:rPr>
                        </w:pPr>
                      </w:p>
                    </w:txbxContent>
                  </v:textbox>
                </v:shape>
                <w10:anchorlock/>
              </v:group>
            </w:pict>
          </mc:Fallback>
        </mc:AlternateContent>
      </w:r>
    </w:p>
    <w:p w:rsidR="00375F9C" w:rsidRPr="00A00C39" w:rsidRDefault="00375F9C" w:rsidP="00375F9C">
      <w:pPr>
        <w:rPr>
          <w:b/>
        </w:rPr>
      </w:pPr>
      <w:r w:rsidRPr="00A00C39">
        <w:rPr>
          <w:b/>
        </w:rPr>
        <w:t>O</w:t>
      </w:r>
      <w:r w:rsidRPr="00A00C39">
        <w:rPr>
          <w:rFonts w:hint="eastAsia"/>
          <w:b/>
        </w:rPr>
        <w:t>utput:</w:t>
      </w:r>
    </w:p>
    <w:p w:rsidR="00375F9C" w:rsidRPr="00AD548D" w:rsidRDefault="005C781A" w:rsidP="00375F9C">
      <w:r>
        <w:rPr>
          <w:rFonts w:hint="eastAsia"/>
          <w:noProof/>
        </w:rPr>
        <w:drawing>
          <wp:inline distT="0" distB="0" distL="0" distR="0" wp14:anchorId="7AB6F1CA" wp14:editId="5766C40C">
            <wp:extent cx="3362325" cy="276225"/>
            <wp:effectExtent l="0" t="0" r="9525" b="9525"/>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362325" cy="276225"/>
                    </a:xfrm>
                    <a:prstGeom prst="rect">
                      <a:avLst/>
                    </a:prstGeom>
                    <a:noFill/>
                    <a:ln>
                      <a:noFill/>
                    </a:ln>
                  </pic:spPr>
                </pic:pic>
              </a:graphicData>
            </a:graphic>
          </wp:inline>
        </w:drawing>
      </w:r>
    </w:p>
    <w:p w:rsidR="00375F9C" w:rsidRDefault="00375F9C" w:rsidP="00E45D25">
      <w:pPr>
        <w:pStyle w:val="3"/>
        <w:numPr>
          <w:ilvl w:val="2"/>
          <w:numId w:val="17"/>
        </w:numPr>
      </w:pPr>
      <w:bookmarkStart w:id="255" w:name="_Toc356466375"/>
      <w:r>
        <w:rPr>
          <w:rFonts w:hint="eastAsia"/>
        </w:rPr>
        <w:t>Custom style for all UI Class - skin</w:t>
      </w:r>
      <w:bookmarkEnd w:id="255"/>
    </w:p>
    <w:p w:rsidR="00375F9C" w:rsidRDefault="00375F9C" w:rsidP="00375F9C">
      <w:pPr>
        <w:ind w:left="105" w:hangingChars="50" w:hanging="105"/>
      </w:pPr>
      <w:r>
        <w:rPr>
          <w:rFonts w:hint="eastAsia"/>
        </w:rPr>
        <w:t xml:space="preserve">There are three system </w:t>
      </w:r>
      <w:r w:rsidR="00E71910">
        <w:rPr>
          <w:rFonts w:hint="eastAsia"/>
        </w:rPr>
        <w:t>b</w:t>
      </w:r>
      <w:r w:rsidR="00E71910" w:rsidRPr="00E71910">
        <w:t xml:space="preserve">uilt-in skins </w:t>
      </w:r>
      <w:r>
        <w:rPr>
          <w:rFonts w:hint="eastAsia"/>
        </w:rPr>
        <w:t xml:space="preserve">in </w:t>
      </w:r>
      <w:r w:rsidR="000B5B77">
        <w:rPr>
          <w:rFonts w:hint="eastAsia"/>
        </w:rPr>
        <w:t>CrossUI</w:t>
      </w:r>
      <w:r>
        <w:rPr>
          <w:rFonts w:hint="eastAsia"/>
        </w:rPr>
        <w:t xml:space="preserve">: default, vista and aqua. </w:t>
      </w:r>
      <w:r>
        <w:t>Y</w:t>
      </w:r>
      <w:r>
        <w:rPr>
          <w:rFonts w:hint="eastAsia"/>
        </w:rPr>
        <w:t xml:space="preserve">ou can use </w:t>
      </w:r>
      <w:r w:rsidR="000B7FBF">
        <w:rPr>
          <w:rFonts w:hint="eastAsia"/>
        </w:rPr>
        <w:t>xui</w:t>
      </w:r>
      <w:r>
        <w:rPr>
          <w:rFonts w:hint="eastAsia"/>
        </w:rPr>
        <w:t xml:space="preserve">.setTheme to switch the skin. </w:t>
      </w:r>
      <w:r w:rsidRPr="00741A93">
        <w:t>You can also add your own custom skin easily. Only two steps:</w:t>
      </w:r>
    </w:p>
    <w:p w:rsidR="00375F9C" w:rsidRDefault="00375F9C" w:rsidP="00E45D25">
      <w:pPr>
        <w:pStyle w:val="4"/>
        <w:numPr>
          <w:ilvl w:val="3"/>
          <w:numId w:val="17"/>
        </w:numPr>
      </w:pPr>
      <w:bookmarkStart w:id="256" w:name="_Toc356466376"/>
      <w:r>
        <w:rPr>
          <w:rFonts w:hint="eastAsia"/>
        </w:rPr>
        <w:t>First: Copy</w:t>
      </w:r>
      <w:bookmarkEnd w:id="256"/>
      <w:r>
        <w:rPr>
          <w:rFonts w:hint="eastAsia"/>
        </w:rPr>
        <w:t xml:space="preserve"> </w:t>
      </w:r>
    </w:p>
    <w:p w:rsidR="00375F9C" w:rsidRPr="00182F0A" w:rsidRDefault="00375F9C" w:rsidP="00375F9C">
      <w:r w:rsidRPr="00182F0A">
        <w:t>All skins are in “</w:t>
      </w:r>
      <w:r w:rsidR="00E35A3D">
        <w:t>runtime/xui/</w:t>
      </w:r>
      <w:r w:rsidRPr="00182F0A">
        <w:t xml:space="preserve">appearance”, you can create an new folder (e.g. </w:t>
      </w:r>
      <w:r>
        <w:t>‘</w:t>
      </w:r>
      <w:r w:rsidRPr="00182F0A">
        <w:t>myskin</w:t>
      </w:r>
      <w:r>
        <w:t>’</w:t>
      </w:r>
      <w:r w:rsidRPr="00182F0A">
        <w:t>), and copy all directories and files in an existing skin folder to it.</w:t>
      </w:r>
    </w:p>
    <w:p w:rsidR="00375F9C" w:rsidRDefault="00F665EC" w:rsidP="00375F9C">
      <w:pPr>
        <w:ind w:left="420"/>
      </w:pPr>
      <w:r>
        <w:rPr>
          <w:rFonts w:hint="eastAsia"/>
          <w:noProof/>
        </w:rPr>
        <w:lastRenderedPageBreak/>
        <mc:AlternateContent>
          <mc:Choice Requires="wps">
            <w:drawing>
              <wp:anchor distT="0" distB="0" distL="114300" distR="114300" simplePos="0" relativeHeight="251554304" behindDoc="0" locked="0" layoutInCell="1" allowOverlap="1" wp14:anchorId="24CB1BFE" wp14:editId="1EFD935A">
                <wp:simplePos x="0" y="0"/>
                <wp:positionH relativeFrom="column">
                  <wp:posOffset>619125</wp:posOffset>
                </wp:positionH>
                <wp:positionV relativeFrom="line">
                  <wp:posOffset>3758565</wp:posOffset>
                </wp:positionV>
                <wp:extent cx="914400" cy="198120"/>
                <wp:effectExtent l="0" t="533400" r="19050" b="11430"/>
                <wp:wrapNone/>
                <wp:docPr id="10" name="AutoShap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198120"/>
                        </a:xfrm>
                        <a:prstGeom prst="wedgeRoundRectCallout">
                          <a:avLst>
                            <a:gd name="adj1" fmla="val -13681"/>
                            <a:gd name="adj2" fmla="val -3070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szCs w:val="18"/>
                              </w:rPr>
                              <w:t>A</w:t>
                            </w:r>
                            <w:r>
                              <w:rPr>
                                <w:rFonts w:hint="eastAsia"/>
                                <w:szCs w:val="18"/>
                              </w:rPr>
                              <w:t xml:space="preserve"> skin folder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5" o:spid="_x0000_s2144" type="#_x0000_t62" style="position:absolute;left:0;text-align:left;margin-left:48.75pt;margin-top:295.95pt;width:1in;height:15.6pt;flip:x;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" adj="7845,-55524" fillcolor="#ff9">
                <v:textbox inset="0,0,0,0">
                  <w:txbxContent>
                    <w:p w:rsidR="0023747D" w:rsidRPr="0078798F" w:rsidRDefault="0023747D" w:rsidP="00375F9C">
                      <w:pPr>
                        <w:rPr>
                          <w:szCs w:val="18"/>
                        </w:rPr>
                      </w:pPr>
                      <w:r>
                        <w:rPr>
                          <w:szCs w:val="18"/>
                        </w:rPr>
                        <w:t>A</w:t>
                      </w:r>
                      <w:r>
                        <w:rPr>
                          <w:rFonts w:hint="eastAsia"/>
                          <w:szCs w:val="18"/>
                        </w:rPr>
                        <w:t xml:space="preserve"> skin folder</w:t>
                      </w:r>
                    </w:p>
                  </w:txbxContent>
                </v:textbox>
                <w10:wrap anchory="line"/>
              </v:shape>
            </w:pict>
          </mc:Fallback>
        </mc:AlternateContent>
      </w:r>
      <w:r>
        <w:rPr>
          <w:rFonts w:hint="eastAsia"/>
          <w:noProof/>
        </w:rPr>
        <mc:AlternateContent>
          <mc:Choice Requires="wps">
            <w:drawing>
              <wp:anchor distT="0" distB="0" distL="114300" distR="114300" simplePos="0" relativeHeight="251555328" behindDoc="0" locked="0" layoutInCell="1" allowOverlap="1" wp14:anchorId="03F0F39D" wp14:editId="4DBE87BB">
                <wp:simplePos x="0" y="0"/>
                <wp:positionH relativeFrom="column">
                  <wp:posOffset>819150</wp:posOffset>
                </wp:positionH>
                <wp:positionV relativeFrom="line">
                  <wp:posOffset>624840</wp:posOffset>
                </wp:positionV>
                <wp:extent cx="1257300" cy="232410"/>
                <wp:effectExtent l="0" t="419100" r="247650" b="15240"/>
                <wp:wrapNone/>
                <wp:docPr id="21" name="AutoShap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232410"/>
                        </a:xfrm>
                        <a:prstGeom prst="wedgeRoundRectCallout">
                          <a:avLst>
                            <a:gd name="adj1" fmla="val -64495"/>
                            <a:gd name="adj2" fmla="val -21393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szCs w:val="18"/>
                              </w:rPr>
                              <w:t>S</w:t>
                            </w:r>
                            <w:r>
                              <w:rPr>
                                <w:rFonts w:hint="eastAsia"/>
                                <w:szCs w:val="18"/>
                              </w:rPr>
                              <w:t xml:space="preserve">kin pictures </w:t>
                            </w:r>
                            <w:r w:rsidR="00F665EC">
                              <w:rPr>
                                <w:rFonts w:hint="eastAsia"/>
                                <w:szCs w:val="18"/>
                              </w:rPr>
                              <w:t>folder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6" o:spid="_x0000_s2145" type="#_x0000_t62" style="position:absolute;left:0;text-align:left;margin-left:64.5pt;margin-top:49.2pt;width:99pt;height:18.3pt;flip:x;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" adj="-3131,-35410" fillcolor="#ff9">
                <v:textbox inset="0,0,0,0">
                  <w:txbxContent>
                    <w:p w:rsidR="0023747D" w:rsidRPr="0078798F" w:rsidRDefault="0023747D" w:rsidP="00375F9C">
                      <w:pPr>
                        <w:rPr>
                          <w:szCs w:val="18"/>
                        </w:rPr>
                      </w:pPr>
                      <w:r>
                        <w:rPr>
                          <w:szCs w:val="18"/>
                        </w:rPr>
                        <w:t>S</w:t>
                      </w:r>
                      <w:r>
                        <w:rPr>
                          <w:rFonts w:hint="eastAsia"/>
                          <w:szCs w:val="18"/>
                        </w:rPr>
                        <w:t xml:space="preserve">kin pictures </w:t>
                      </w:r>
                      <w:r w:rsidR="00F665EC">
                        <w:rPr>
                          <w:rFonts w:hint="eastAsia"/>
                          <w:szCs w:val="18"/>
                        </w:rPr>
                        <w:t>folder</w:t>
                      </w:r>
                    </w:p>
                  </w:txbxContent>
                </v:textbox>
                <w10:wrap anchory="line"/>
              </v:shape>
            </w:pict>
          </mc:Fallback>
        </mc:AlternateContent>
      </w:r>
      <w:r w:rsidR="005C781A">
        <w:rPr>
          <w:rFonts w:hint="eastAsia"/>
          <w:noProof/>
        </w:rPr>
        <mc:AlternateContent>
          <mc:Choice Requires="wps">
            <w:drawing>
              <wp:anchor distT="0" distB="0" distL="114300" distR="114300" simplePos="0" relativeHeight="251556352" behindDoc="0" locked="0" layoutInCell="1" allowOverlap="1" wp14:anchorId="2169E588" wp14:editId="769748A7">
                <wp:simplePos x="0" y="0"/>
                <wp:positionH relativeFrom="column">
                  <wp:posOffset>1257300</wp:posOffset>
                </wp:positionH>
                <wp:positionV relativeFrom="line">
                  <wp:posOffset>2579370</wp:posOffset>
                </wp:positionV>
                <wp:extent cx="914400" cy="232410"/>
                <wp:effectExtent l="0" t="152400" r="171450" b="15240"/>
                <wp:wrapNone/>
                <wp:docPr id="22" name="AutoShap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32410"/>
                        </a:xfrm>
                        <a:prstGeom prst="wedgeRoundRectCallout">
                          <a:avLst>
                            <a:gd name="adj1" fmla="val -61597"/>
                            <a:gd name="adj2" fmla="val -1071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szCs w:val="18"/>
                              </w:rPr>
                              <w:t>S</w:t>
                            </w:r>
                            <w:r>
                              <w:rPr>
                                <w:rFonts w:hint="eastAsia"/>
                                <w:szCs w:val="18"/>
                              </w:rPr>
                              <w:t>kin CSS file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7" o:spid="_x0000_s2146" type="#_x0000_t62" style="position:absolute;left:0;text-align:left;margin-left:99pt;margin-top:203.1pt;width:1in;height:18.3pt;flip:x;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" adj="-2505,-12335" fillcolor="#ff9">
                <v:textbox inset="0,0,0,0">
                  <w:txbxContent>
                    <w:p w:rsidR="0023747D" w:rsidRPr="0078798F" w:rsidRDefault="0023747D" w:rsidP="00375F9C">
                      <w:pPr>
                        <w:rPr>
                          <w:szCs w:val="18"/>
                        </w:rPr>
                      </w:pPr>
                      <w:r>
                        <w:rPr>
                          <w:szCs w:val="18"/>
                        </w:rPr>
                        <w:t>S</w:t>
                      </w:r>
                      <w:r>
                        <w:rPr>
                          <w:rFonts w:hint="eastAsia"/>
                          <w:szCs w:val="18"/>
                        </w:rPr>
                        <w:t>kin CSS file</w:t>
                      </w:r>
                    </w:p>
                  </w:txbxContent>
                </v:textbox>
                <w10:wrap anchory="line"/>
              </v:shape>
            </w:pict>
          </mc:Fallback>
        </mc:AlternateContent>
      </w:r>
      <w:r w:rsidRPr="00F665EC">
        <w:rPr>
          <w:noProof/>
        </w:rPr>
        <w:t xml:space="preserve"> </w:t>
      </w:r>
      <w:r>
        <w:rPr>
          <w:noProof/>
        </w:rPr>
        <w:drawing>
          <wp:inline distT="0" distB="0" distL="0" distR="0" wp14:anchorId="1E74589F" wp14:editId="5CC9B565">
            <wp:extent cx="3428572" cy="3914286"/>
            <wp:effectExtent l="0" t="0" r="635" b="0"/>
            <wp:docPr id="1216" name="图片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3428572" cy="3914286"/>
                    </a:xfrm>
                    <a:prstGeom prst="rect">
                      <a:avLst/>
                    </a:prstGeom>
                  </pic:spPr>
                </pic:pic>
              </a:graphicData>
            </a:graphic>
          </wp:inline>
        </w:drawing>
      </w:r>
    </w:p>
    <w:p w:rsidR="00375F9C" w:rsidRDefault="005C781A" w:rsidP="00375F9C">
      <w:pPr>
        <w:ind w:left="420"/>
      </w:pPr>
      <w:r>
        <w:rPr>
          <w:rFonts w:hint="eastAsia"/>
          <w:noProof/>
        </w:rPr>
        <mc:AlternateContent>
          <mc:Choice Requires="wps">
            <w:drawing>
              <wp:anchor distT="0" distB="0" distL="114300" distR="114300" simplePos="0" relativeHeight="251557376" behindDoc="0" locked="0" layoutInCell="1" allowOverlap="1">
                <wp:simplePos x="0" y="0"/>
                <wp:positionH relativeFrom="column">
                  <wp:posOffset>2025015</wp:posOffset>
                </wp:positionH>
                <wp:positionV relativeFrom="line">
                  <wp:posOffset>2971800</wp:posOffset>
                </wp:positionV>
                <wp:extent cx="1371600" cy="198120"/>
                <wp:effectExtent l="304800" t="0" r="19050" b="87630"/>
                <wp:wrapNone/>
                <wp:docPr id="9" name="AutoShap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198120"/>
                        </a:xfrm>
                        <a:prstGeom prst="wedgeRoundRectCallout">
                          <a:avLst>
                            <a:gd name="adj1" fmla="val 68658"/>
                            <a:gd name="adj2" fmla="val 8268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F665EC" w:rsidP="00375F9C">
                            <w:pPr>
                              <w:rPr>
                                <w:szCs w:val="18"/>
                              </w:rPr>
                            </w:pPr>
                            <w:r>
                              <w:rPr>
                                <w:rFonts w:hint="eastAsia"/>
                                <w:szCs w:val="18"/>
                              </w:rPr>
                              <w:t>Copy f</w:t>
                            </w:r>
                            <w:r w:rsidR="0023747D">
                              <w:rPr>
                                <w:rFonts w:hint="eastAsia"/>
                                <w:szCs w:val="18"/>
                              </w:rPr>
                              <w:t>rom vista folder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8" o:spid="_x0000_s2147" type="#_x0000_t62" style="position:absolute;left:0;text-align:left;margin-left:159.45pt;margin-top:234pt;width:108pt;height:15.6pt;flip:x;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" adj="25630,28661" fillcolor="#ff9">
                <v:textbox inset="0,0,0,0">
                  <w:txbxContent>
                    <w:p w:rsidR="0023747D" w:rsidRPr="0078798F" w:rsidRDefault="00F665EC" w:rsidP="00375F9C">
                      <w:pPr>
                        <w:rPr>
                          <w:szCs w:val="18"/>
                        </w:rPr>
                      </w:pPr>
                      <w:r>
                        <w:rPr>
                          <w:rFonts w:hint="eastAsia"/>
                          <w:szCs w:val="18"/>
                        </w:rPr>
                        <w:t>Copy f</w:t>
                      </w:r>
                      <w:r w:rsidR="0023747D">
                        <w:rPr>
                          <w:rFonts w:hint="eastAsia"/>
                          <w:szCs w:val="18"/>
                        </w:rPr>
                        <w:t>rom vista folder</w:t>
                      </w:r>
                    </w:p>
                  </w:txbxContent>
                </v:textbox>
                <w10:wrap anchory="line"/>
              </v:shape>
            </w:pict>
          </mc:Fallback>
        </mc:AlternateContent>
      </w:r>
      <w:r w:rsidR="00F665EC" w:rsidRPr="00F665EC">
        <w:rPr>
          <w:noProof/>
        </w:rPr>
        <w:t xml:space="preserve"> </w:t>
      </w:r>
      <w:r w:rsidR="00F665EC">
        <w:rPr>
          <w:noProof/>
        </w:rPr>
        <w:drawing>
          <wp:inline distT="0" distB="0" distL="0" distR="0" wp14:anchorId="04453217" wp14:editId="1200447D">
            <wp:extent cx="3276191" cy="3419048"/>
            <wp:effectExtent l="0" t="0" r="635" b="0"/>
            <wp:docPr id="1217" name="图片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3276191" cy="3419048"/>
                    </a:xfrm>
                    <a:prstGeom prst="rect">
                      <a:avLst/>
                    </a:prstGeom>
                  </pic:spPr>
                </pic:pic>
              </a:graphicData>
            </a:graphic>
          </wp:inline>
        </w:drawing>
      </w:r>
    </w:p>
    <w:p w:rsidR="00375F9C" w:rsidRDefault="00375F9C" w:rsidP="00E45D25">
      <w:pPr>
        <w:pStyle w:val="4"/>
        <w:numPr>
          <w:ilvl w:val="3"/>
          <w:numId w:val="17"/>
        </w:numPr>
      </w:pPr>
      <w:bookmarkStart w:id="257" w:name="_Toc356466377"/>
      <w:r>
        <w:rPr>
          <w:rFonts w:hint="eastAsia"/>
        </w:rPr>
        <w:t xml:space="preserve">Second: </w:t>
      </w:r>
      <w:r w:rsidRPr="00182F0A">
        <w:t xml:space="preserve">Little by little, </w:t>
      </w:r>
      <w:r>
        <w:rPr>
          <w:rFonts w:hint="eastAsia"/>
        </w:rPr>
        <w:t>modify</w:t>
      </w:r>
      <w:r w:rsidRPr="00182F0A">
        <w:t xml:space="preserve"> pictures and</w:t>
      </w:r>
      <w:r>
        <w:rPr>
          <w:rFonts w:hint="eastAsia"/>
        </w:rPr>
        <w:t xml:space="preserve"> CSS</w:t>
      </w:r>
      <w:bookmarkEnd w:id="257"/>
    </w:p>
    <w:p w:rsidR="00375F9C" w:rsidRDefault="00375F9C" w:rsidP="00375F9C">
      <w:r>
        <w:rPr>
          <w:rFonts w:hint="eastAsia"/>
        </w:rPr>
        <w:t>For example, we modifies corner.gif file in Button folder.</w:t>
      </w:r>
    </w:p>
    <w:p w:rsidR="00375F9C" w:rsidRDefault="00375F9C" w:rsidP="00375F9C"/>
    <w:p w:rsidR="00375F9C" w:rsidRDefault="005C781A" w:rsidP="00375F9C">
      <w:pPr>
        <w:ind w:left="420"/>
      </w:pPr>
      <w:r>
        <w:rPr>
          <w:rFonts w:hint="eastAsia"/>
          <w:noProof/>
        </w:rPr>
        <w:lastRenderedPageBreak/>
        <mc:AlternateContent>
          <mc:Choice Requires="wps">
            <w:drawing>
              <wp:anchor distT="0" distB="0" distL="114300" distR="114300" simplePos="0" relativeHeight="251558400" behindDoc="0" locked="0" layoutInCell="1" allowOverlap="1">
                <wp:simplePos x="0" y="0"/>
                <wp:positionH relativeFrom="column">
                  <wp:posOffset>2171700</wp:posOffset>
                </wp:positionH>
                <wp:positionV relativeFrom="line">
                  <wp:posOffset>-99060</wp:posOffset>
                </wp:positionV>
                <wp:extent cx="2857500" cy="412750"/>
                <wp:effectExtent l="9525" t="15240" r="19050" b="38735"/>
                <wp:wrapNone/>
                <wp:docPr id="7" name="Freeform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0" cy="412750"/>
                        </a:xfrm>
                        <a:custGeom>
                          <a:avLst/>
                          <a:gdLst>
                            <a:gd name="T0" fmla="*/ 0 w 4560"/>
                            <a:gd name="T1" fmla="*/ 650 h 650"/>
                            <a:gd name="T2" fmla="*/ 540 w 4560"/>
                            <a:gd name="T3" fmla="*/ 182 h 650"/>
                            <a:gd name="T4" fmla="*/ 3060 w 4560"/>
                            <a:gd name="T5" fmla="*/ 26 h 650"/>
                            <a:gd name="T6" fmla="*/ 4320 w 4560"/>
                            <a:gd name="T7" fmla="*/ 338 h 650"/>
                            <a:gd name="T8" fmla="*/ 4500 w 4560"/>
                            <a:gd name="T9" fmla="*/ 650 h 650"/>
                          </a:gdLst>
                          <a:ahLst/>
                          <a:cxnLst>
                            <a:cxn ang="0">
                              <a:pos x="T0" y="T1"/>
                            </a:cxn>
                            <a:cxn ang="0">
                              <a:pos x="T2" y="T3"/>
                            </a:cxn>
                            <a:cxn ang="0">
                              <a:pos x="T4" y="T5"/>
                            </a:cxn>
                            <a:cxn ang="0">
                              <a:pos x="T6" y="T7"/>
                            </a:cxn>
                            <a:cxn ang="0">
                              <a:pos x="T8" y="T9"/>
                            </a:cxn>
                          </a:cxnLst>
                          <a:rect l="0" t="0" r="r" b="b"/>
                          <a:pathLst>
                            <a:path w="4560" h="650">
                              <a:moveTo>
                                <a:pt x="0" y="650"/>
                              </a:moveTo>
                              <a:cubicBezTo>
                                <a:pt x="15" y="468"/>
                                <a:pt x="30" y="286"/>
                                <a:pt x="540" y="182"/>
                              </a:cubicBezTo>
                              <a:cubicBezTo>
                                <a:pt x="1050" y="78"/>
                                <a:pt x="2430" y="0"/>
                                <a:pt x="3060" y="26"/>
                              </a:cubicBezTo>
                              <a:cubicBezTo>
                                <a:pt x="3690" y="52"/>
                                <a:pt x="4080" y="234"/>
                                <a:pt x="4320" y="338"/>
                              </a:cubicBezTo>
                              <a:cubicBezTo>
                                <a:pt x="4560" y="442"/>
                                <a:pt x="4470" y="598"/>
                                <a:pt x="4500" y="650"/>
                              </a:cubicBezTo>
                            </a:path>
                          </a:pathLst>
                        </a:custGeom>
                        <a:noFill/>
                        <a:ln w="12700" cap="flat" cmpd="sng">
                          <a:solidFill>
                            <a:srgbClr val="000000"/>
                          </a:solidFill>
                          <a:prstDash val="dash"/>
                          <a:round/>
                          <a:headEnd/>
                          <a:tailEnd type="stealth"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1" o:spid="_x0000_s1026" style="position:absolute;left:0;text-align:left;margin-left:171pt;margin-top:-7.8pt;width:225pt;height:32.5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456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" path="m,650c15,468,30,286,540,182,1050,78,2430,,3060,26v630,26,1020,208,1260,312c4560,442,4470,598,4500,650e" filled="f" strokeweight="1pt">
                <v:stroke dashstyle="dash" endarrow="classic"/>
                <v:path arrowok="t" o:connecttype="custom" o:connectlocs="0,412750;338388,115570;1917533,16510;2707105,214630;2819901,412750" o:connectangles="0,0,0,0,0"/>
                <w10:wrap anchory="line"/>
              </v:shape>
            </w:pict>
          </mc:Fallback>
        </mc:AlternateContent>
      </w:r>
      <w:r w:rsidR="00F665EC">
        <w:rPr>
          <w:noProof/>
        </w:rPr>
        <w:drawing>
          <wp:inline distT="0" distB="0" distL="0" distR="0" wp14:anchorId="25A0B6A4" wp14:editId="218B685A">
            <wp:extent cx="5391150" cy="1314450"/>
            <wp:effectExtent l="0" t="0" r="0" b="0"/>
            <wp:docPr id="1218" name="图片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5391150" cy="1314450"/>
                    </a:xfrm>
                    <a:prstGeom prst="rect">
                      <a:avLst/>
                    </a:prstGeom>
                  </pic:spPr>
                </pic:pic>
              </a:graphicData>
            </a:graphic>
          </wp:inline>
        </w:drawing>
      </w:r>
    </w:p>
    <w:p w:rsidR="00375F9C" w:rsidRDefault="00375F9C" w:rsidP="00375F9C">
      <w:r>
        <w:rPr>
          <w:rFonts w:hint="eastAsia"/>
        </w:rPr>
        <w:t>After that,</w:t>
      </w:r>
    </w:p>
    <w:p w:rsidR="00375F9C" w:rsidRPr="00182F0A" w:rsidRDefault="00375F9C" w:rsidP="00375F9C">
      <w:pPr>
        <w:rPr>
          <w:b/>
        </w:rPr>
      </w:pPr>
      <w:r w:rsidRPr="00182F0A">
        <w:rPr>
          <w:b/>
        </w:rPr>
        <w:t>I</w:t>
      </w:r>
      <w:r w:rsidRPr="00182F0A">
        <w:rPr>
          <w:rFonts w:hint="eastAsia"/>
          <w:b/>
        </w:rPr>
        <w:t>nput:</w:t>
      </w:r>
    </w:p>
    <w:p w:rsidR="00375F9C" w:rsidRDefault="005C781A" w:rsidP="00375F9C">
      <w:pPr>
        <w:jc w:val="center"/>
      </w:pPr>
      <w:r>
        <w:rPr>
          <w:noProof/>
        </w:rPr>
        <mc:AlternateContent>
          <mc:Choice Requires="wpc">
            <w:drawing>
              <wp:inline distT="0" distB="0" distL="0" distR="0">
                <wp:extent cx="5257800" cy="809625"/>
                <wp:effectExtent l="9525" t="0" r="9525" b="9525"/>
                <wp:docPr id="162" name="画布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68" name="Text Box 164"/>
                        <wps:cNvSpPr txBox="1">
                          <a:spLocks noChangeArrowheads="1"/>
                        </wps:cNvSpPr>
                        <wps:spPr bwMode="auto">
                          <a:xfrm>
                            <a:off x="0" y="48895"/>
                            <a:ext cx="5257800" cy="760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F7E48" w:rsidRDefault="00726AAF" w:rsidP="00375F9C">
                              <w:pPr>
                                <w:spacing w:line="240" w:lineRule="exact"/>
                                <w:rPr>
                                  <w:sz w:val="18"/>
                                  <w:szCs w:val="18"/>
                                </w:rPr>
                              </w:pPr>
                              <w:r>
                                <w:rPr>
                                  <w:sz w:val="18"/>
                                  <w:szCs w:val="18"/>
                                </w:rPr>
                                <w:t>xui</w:t>
                              </w:r>
                              <w:r w:rsidR="0023747D" w:rsidRPr="00CF7E48">
                                <w:rPr>
                                  <w:sz w:val="18"/>
                                  <w:szCs w:val="18"/>
                                </w:rPr>
                                <w:t>.create(</w:t>
                              </w:r>
                              <w:r w:rsidR="0023747D" w:rsidRPr="00CF7E48">
                                <w:rPr>
                                  <w:color w:val="FF00FF"/>
                                  <w:sz w:val="18"/>
                                  <w:szCs w:val="18"/>
                                </w:rPr>
                                <w:t>'Button'</w:t>
                              </w:r>
                              <w:r w:rsidR="0023747D" w:rsidRPr="00CF7E48">
                                <w:rPr>
                                  <w:sz w:val="18"/>
                                  <w:szCs w:val="18"/>
                                </w:rPr>
                                <w:t>).show();</w:t>
                              </w:r>
                            </w:p>
                            <w:p w:rsidR="0023747D" w:rsidRPr="00CF7E48" w:rsidRDefault="0023747D" w:rsidP="00375F9C">
                              <w:pPr>
                                <w:spacing w:line="240" w:lineRule="exact"/>
                                <w:rPr>
                                  <w:sz w:val="18"/>
                                  <w:szCs w:val="18"/>
                                </w:rPr>
                              </w:pPr>
                              <w:r w:rsidRPr="00CF7E48">
                                <w:rPr>
                                  <w:sz w:val="18"/>
                                  <w:szCs w:val="18"/>
                                </w:rPr>
                                <w:t>_.asyRun(</w:t>
                              </w:r>
                              <w:r w:rsidRPr="00CF7E48">
                                <w:rPr>
                                  <w:color w:val="0000FF"/>
                                  <w:sz w:val="18"/>
                                  <w:szCs w:val="18"/>
                                </w:rPr>
                                <w:t>function</w:t>
                              </w:r>
                              <w:r w:rsidRPr="00CF7E48">
                                <w:rPr>
                                  <w:sz w:val="18"/>
                                  <w:szCs w:val="18"/>
                                </w:rPr>
                                <w:t>(){</w:t>
                              </w:r>
                            </w:p>
                            <w:p w:rsidR="0023747D" w:rsidRPr="00CF7E48" w:rsidRDefault="0023747D" w:rsidP="00375F9C">
                              <w:pPr>
                                <w:spacing w:line="240" w:lineRule="exact"/>
                                <w:rPr>
                                  <w:sz w:val="18"/>
                                  <w:szCs w:val="18"/>
                                </w:rPr>
                              </w:pPr>
                              <w:r w:rsidRPr="00CF7E48">
                                <w:rPr>
                                  <w:sz w:val="18"/>
                                  <w:szCs w:val="18"/>
                                </w:rPr>
                                <w:t xml:space="preserve">    </w:t>
                              </w:r>
                              <w:r w:rsidR="00726AAF">
                                <w:rPr>
                                  <w:sz w:val="18"/>
                                  <w:szCs w:val="18"/>
                                </w:rPr>
                                <w:t>xui</w:t>
                              </w:r>
                              <w:r w:rsidRPr="00CF7E48">
                                <w:rPr>
                                  <w:sz w:val="18"/>
                                  <w:szCs w:val="18"/>
                                </w:rPr>
                                <w:t>.setTheme(</w:t>
                              </w:r>
                              <w:r w:rsidRPr="00CF7E48">
                                <w:rPr>
                                  <w:color w:val="FF00FF"/>
                                  <w:sz w:val="18"/>
                                  <w:szCs w:val="18"/>
                                </w:rPr>
                                <w:t>'myskin'</w:t>
                              </w:r>
                              <w:r w:rsidRPr="00CF7E48">
                                <w:rPr>
                                  <w:sz w:val="18"/>
                                  <w:szCs w:val="18"/>
                                </w:rPr>
                                <w:t>)</w:t>
                              </w:r>
                            </w:p>
                            <w:p w:rsidR="0023747D" w:rsidRPr="00CF7E48" w:rsidRDefault="0023747D" w:rsidP="00375F9C">
                              <w:pPr>
                                <w:rPr>
                                  <w:szCs w:val="18"/>
                                </w:rPr>
                              </w:pPr>
                              <w:r w:rsidRPr="00CF7E48">
                                <w:rPr>
                                  <w:sz w:val="18"/>
                                  <w:szCs w:val="18"/>
                                </w:rPr>
                                <w:t>},</w:t>
                              </w:r>
                              <w:r w:rsidRPr="00CF7E48">
                                <w:rPr>
                                  <w:color w:val="800000"/>
                                  <w:sz w:val="18"/>
                                  <w:szCs w:val="18"/>
                                </w:rPr>
                                <w:t>2000</w:t>
                              </w:r>
                              <w:r w:rsidRPr="00CF7E48">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162" o:spid="_x0000_s2148" editas="canvas" style="width:414pt;height:63.75pt;mso-position-horizontal-relative:char;mso-position-vertical-relative:line" coordsize="52578,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">
                <v:shape id="_x0000_s2149" type="#_x0000_t75" style="position:absolute;width:52578;height:8096;visibility:visible;mso-wrap-style:square">
                  <v:fill o:detectmouseclick="t"/>
                  <v:path o:connecttype="none"/>
                </v:shape>
                <v:shape id="Text Box 164" o:spid="_x0000_s2150" type="#_x0000_t202" style="position:absolute;top:488;width:52578;height:7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hgXMAA&#10;AADcAAAADwAAAGRycy9kb3ducmV2LnhtbERPz2vCMBS+D/wfwhO8zVQHxVWjiDLqRdic3h/Nsyk2&#10;LyWJtf735jDY8eP7vdoMthU9+dA4VjCbZiCIK6cbrhWcf7/eFyBCRNbYOiYFTwqwWY/eVlho9+Af&#10;6k+xFimEQ4EKTIxdIWWoDFkMU9cRJ+7qvMWYoK+l9vhI4baV8yzLpcWGU4PBjnaGqtvpbhVUt/2w&#10;L5uL8f3dLr71Z/k85qVSk/GwXYKINMR/8Z/7oBV85Glt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hgXMAAAADcAAAADwAAAAAAAAAAAAAAAACYAgAAZHJzL2Rvd25y&#10;ZXYueG1sUEsFBgAAAAAEAAQA9QAAAIUDAAAAAA==&#10;" strokeweight="1pt">
                  <v:textbox style="mso-fit-shape-to-text:t" inset="1.5mm,1.3mm,1.5mm">
                    <w:txbxContent>
                      <w:p w:rsidR="0023747D" w:rsidRPr="00CF7E48" w:rsidRDefault="00726AAF" w:rsidP="00375F9C">
                        <w:pPr>
                          <w:spacing w:line="240" w:lineRule="exact"/>
                          <w:rPr>
                            <w:sz w:val="18"/>
                            <w:szCs w:val="18"/>
                          </w:rPr>
                        </w:pPr>
                        <w:proofErr w:type="gramStart"/>
                        <w:r>
                          <w:rPr>
                            <w:sz w:val="18"/>
                            <w:szCs w:val="18"/>
                          </w:rPr>
                          <w:t>xui</w:t>
                        </w:r>
                        <w:r w:rsidR="0023747D" w:rsidRPr="00CF7E48">
                          <w:rPr>
                            <w:sz w:val="18"/>
                            <w:szCs w:val="18"/>
                          </w:rPr>
                          <w:t>.create(</w:t>
                        </w:r>
                        <w:proofErr w:type="gramEnd"/>
                        <w:r w:rsidR="0023747D" w:rsidRPr="00CF7E48">
                          <w:rPr>
                            <w:color w:val="FF00FF"/>
                            <w:sz w:val="18"/>
                            <w:szCs w:val="18"/>
                          </w:rPr>
                          <w:t>'Button'</w:t>
                        </w:r>
                        <w:r w:rsidR="0023747D" w:rsidRPr="00CF7E48">
                          <w:rPr>
                            <w:sz w:val="18"/>
                            <w:szCs w:val="18"/>
                          </w:rPr>
                          <w:t>).show();</w:t>
                        </w:r>
                      </w:p>
                      <w:p w:rsidR="0023747D" w:rsidRPr="00CF7E48" w:rsidRDefault="0023747D" w:rsidP="00375F9C">
                        <w:pPr>
                          <w:spacing w:line="240" w:lineRule="exact"/>
                          <w:rPr>
                            <w:sz w:val="18"/>
                            <w:szCs w:val="18"/>
                          </w:rPr>
                        </w:pPr>
                        <w:r w:rsidRPr="00CF7E48">
                          <w:rPr>
                            <w:sz w:val="18"/>
                            <w:szCs w:val="18"/>
                          </w:rPr>
                          <w:t>_.</w:t>
                        </w:r>
                        <w:proofErr w:type="gramStart"/>
                        <w:r w:rsidRPr="00CF7E48">
                          <w:rPr>
                            <w:sz w:val="18"/>
                            <w:szCs w:val="18"/>
                          </w:rPr>
                          <w:t>asyRun(</w:t>
                        </w:r>
                        <w:proofErr w:type="gramEnd"/>
                        <w:r w:rsidRPr="00CF7E48">
                          <w:rPr>
                            <w:color w:val="0000FF"/>
                            <w:sz w:val="18"/>
                            <w:szCs w:val="18"/>
                          </w:rPr>
                          <w:t>function</w:t>
                        </w:r>
                        <w:r w:rsidRPr="00CF7E48">
                          <w:rPr>
                            <w:sz w:val="18"/>
                            <w:szCs w:val="18"/>
                          </w:rPr>
                          <w:t>(){</w:t>
                        </w:r>
                      </w:p>
                      <w:p w:rsidR="0023747D" w:rsidRPr="00CF7E48" w:rsidRDefault="0023747D" w:rsidP="00375F9C">
                        <w:pPr>
                          <w:spacing w:line="240" w:lineRule="exact"/>
                          <w:rPr>
                            <w:sz w:val="18"/>
                            <w:szCs w:val="18"/>
                          </w:rPr>
                        </w:pPr>
                        <w:r w:rsidRPr="00CF7E48">
                          <w:rPr>
                            <w:sz w:val="18"/>
                            <w:szCs w:val="18"/>
                          </w:rPr>
                          <w:t xml:space="preserve">    </w:t>
                        </w:r>
                        <w:proofErr w:type="gramStart"/>
                        <w:r w:rsidR="00726AAF">
                          <w:rPr>
                            <w:sz w:val="18"/>
                            <w:szCs w:val="18"/>
                          </w:rPr>
                          <w:t>xui</w:t>
                        </w:r>
                        <w:r w:rsidRPr="00CF7E48">
                          <w:rPr>
                            <w:sz w:val="18"/>
                            <w:szCs w:val="18"/>
                          </w:rPr>
                          <w:t>.setTheme(</w:t>
                        </w:r>
                        <w:proofErr w:type="gramEnd"/>
                        <w:r w:rsidRPr="00CF7E48">
                          <w:rPr>
                            <w:color w:val="FF00FF"/>
                            <w:sz w:val="18"/>
                            <w:szCs w:val="18"/>
                          </w:rPr>
                          <w:t>'myskin'</w:t>
                        </w:r>
                        <w:r w:rsidRPr="00CF7E48">
                          <w:rPr>
                            <w:sz w:val="18"/>
                            <w:szCs w:val="18"/>
                          </w:rPr>
                          <w:t>)</w:t>
                        </w:r>
                      </w:p>
                      <w:p w:rsidR="0023747D" w:rsidRPr="00CF7E48" w:rsidRDefault="0023747D" w:rsidP="00375F9C">
                        <w:pPr>
                          <w:rPr>
                            <w:szCs w:val="18"/>
                          </w:rPr>
                        </w:pPr>
                        <w:r w:rsidRPr="00CF7E48">
                          <w:rPr>
                            <w:sz w:val="18"/>
                            <w:szCs w:val="18"/>
                          </w:rPr>
                          <w:t>}</w:t>
                        </w:r>
                        <w:proofErr w:type="gramStart"/>
                        <w:r w:rsidRPr="00CF7E48">
                          <w:rPr>
                            <w:sz w:val="18"/>
                            <w:szCs w:val="18"/>
                          </w:rPr>
                          <w:t>,</w:t>
                        </w:r>
                        <w:r w:rsidRPr="00CF7E48">
                          <w:rPr>
                            <w:color w:val="800000"/>
                            <w:sz w:val="18"/>
                            <w:szCs w:val="18"/>
                          </w:rPr>
                          <w:t>2000</w:t>
                        </w:r>
                        <w:proofErr w:type="gramEnd"/>
                        <w:r w:rsidRPr="00CF7E48">
                          <w:rPr>
                            <w:sz w:val="18"/>
                            <w:szCs w:val="18"/>
                          </w:rPr>
                          <w:t>);</w:t>
                        </w:r>
                      </w:p>
                    </w:txbxContent>
                  </v:textbox>
                </v:shape>
                <w10:anchorlock/>
              </v:group>
            </w:pict>
          </mc:Fallback>
        </mc:AlternateContent>
      </w:r>
    </w:p>
    <w:p w:rsidR="00375F9C" w:rsidRPr="00182F0A" w:rsidRDefault="00375F9C" w:rsidP="00375F9C">
      <w:pPr>
        <w:rPr>
          <w:b/>
        </w:rPr>
      </w:pPr>
      <w:r w:rsidRPr="00182F0A">
        <w:rPr>
          <w:b/>
        </w:rPr>
        <w:t>O</w:t>
      </w:r>
      <w:r w:rsidRPr="00182F0A">
        <w:rPr>
          <w:rFonts w:hint="eastAsia"/>
          <w:b/>
        </w:rPr>
        <w:t>utput:</w:t>
      </w:r>
    </w:p>
    <w:p w:rsidR="00375F9C" w:rsidRDefault="005C781A" w:rsidP="00375F9C">
      <w:pPr>
        <w:ind w:left="420"/>
      </w:pPr>
      <w:r>
        <w:rPr>
          <w:rFonts w:hint="eastAsia"/>
          <w:noProof/>
        </w:rPr>
        <w:drawing>
          <wp:inline distT="0" distB="0" distL="0" distR="0">
            <wp:extent cx="1409700" cy="419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409700" cy="419100"/>
                    </a:xfrm>
                    <a:prstGeom prst="rect">
                      <a:avLst/>
                    </a:prstGeom>
                    <a:noFill/>
                    <a:ln>
                      <a:noFill/>
                    </a:ln>
                  </pic:spPr>
                </pic:pic>
              </a:graphicData>
            </a:graphic>
          </wp:inline>
        </w:drawing>
      </w:r>
    </w:p>
    <w:p w:rsidR="00375F9C" w:rsidRPr="00487E4E" w:rsidRDefault="00375F9C" w:rsidP="00375F9C">
      <w:pPr>
        <w:ind w:firstLine="420"/>
        <w:rPr>
          <w:b/>
        </w:rPr>
      </w:pPr>
    </w:p>
    <w:p w:rsidR="00375F9C" w:rsidRDefault="00375F9C" w:rsidP="00375F9C">
      <w:pPr>
        <w:pStyle w:val="1"/>
      </w:pPr>
      <w:bookmarkStart w:id="258" w:name="_Toc356466378"/>
      <w:r>
        <w:rPr>
          <w:rFonts w:hint="eastAsia"/>
        </w:rPr>
        <w:t>The end</w:t>
      </w:r>
      <w:bookmarkEnd w:id="258"/>
    </w:p>
    <w:p w:rsidR="00375F9C" w:rsidRDefault="00F665EC" w:rsidP="00375F9C">
      <w:pPr>
        <w:jc w:val="right"/>
      </w:pPr>
      <w:r>
        <w:rPr>
          <w:rFonts w:hint="eastAsia"/>
        </w:rPr>
        <w:t>Crossui.com</w:t>
      </w:r>
    </w:p>
    <w:p w:rsidR="00375F9C" w:rsidRDefault="00375F9C" w:rsidP="00375F9C">
      <w:pPr>
        <w:jc w:val="right"/>
      </w:pPr>
      <w:r w:rsidRPr="007B21F1">
        <w:t>All rights reserved.</w:t>
      </w:r>
    </w:p>
    <w:sectPr w:rsidR="00375F9C" w:rsidSect="00375F9C">
      <w:pgSz w:w="11906" w:h="16838"/>
      <w:pgMar w:top="1440" w:right="1701" w:bottom="1440"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53FB" w:rsidRDefault="005953FB">
      <w:r>
        <w:separator/>
      </w:r>
    </w:p>
  </w:endnote>
  <w:endnote w:type="continuationSeparator" w:id="0">
    <w:p w:rsidR="005953FB" w:rsidRDefault="005953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Lucida Grande">
    <w:altName w:val="Courier New"/>
    <w:charset w:val="00"/>
    <w:family w:val="auto"/>
    <w:pitch w:val="default"/>
    <w:sig w:usb0="03000000"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747D" w:rsidRDefault="0023747D" w:rsidP="00375F9C">
    <w:pPr>
      <w:pStyle w:val="a6"/>
      <w:jc w:val="center"/>
    </w:pPr>
    <w:r>
      <w:rPr>
        <w:rStyle w:val="a7"/>
      </w:rPr>
      <w:fldChar w:fldCharType="begin"/>
    </w:r>
    <w:r>
      <w:rPr>
        <w:rStyle w:val="a7"/>
      </w:rPr>
      <w:instrText xml:space="preserve"> PAGE </w:instrText>
    </w:r>
    <w:r>
      <w:rPr>
        <w:rStyle w:val="a7"/>
      </w:rPr>
      <w:fldChar w:fldCharType="separate"/>
    </w:r>
    <w:r w:rsidR="00B316C6">
      <w:rPr>
        <w:rStyle w:val="a7"/>
        <w:noProof/>
      </w:rPr>
      <w:t>1</w:t>
    </w:r>
    <w:r>
      <w:rPr>
        <w:rStyle w:val="a7"/>
      </w:rPr>
      <w:fldChar w:fldCharType="end"/>
    </w:r>
    <w:r>
      <w:rPr>
        <w:rStyle w:val="a7"/>
        <w:rFonts w:hint="eastAsia"/>
      </w:rPr>
      <w:t>/</w:t>
    </w:r>
    <w:r>
      <w:rPr>
        <w:rStyle w:val="a7"/>
      </w:rPr>
      <w:fldChar w:fldCharType="begin"/>
    </w:r>
    <w:r>
      <w:rPr>
        <w:rStyle w:val="a7"/>
      </w:rPr>
      <w:instrText xml:space="preserve"> NUMPAGES </w:instrText>
    </w:r>
    <w:r>
      <w:rPr>
        <w:rStyle w:val="a7"/>
      </w:rPr>
      <w:fldChar w:fldCharType="separate"/>
    </w:r>
    <w:r w:rsidR="00B316C6">
      <w:rPr>
        <w:rStyle w:val="a7"/>
        <w:noProof/>
      </w:rPr>
      <w:t>144</w:t>
    </w:r>
    <w:r>
      <w:rPr>
        <w:rStyle w:val="a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53FB" w:rsidRDefault="005953FB">
      <w:r>
        <w:separator/>
      </w:r>
    </w:p>
  </w:footnote>
  <w:footnote w:type="continuationSeparator" w:id="0">
    <w:p w:rsidR="005953FB" w:rsidRDefault="005953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747D" w:rsidRPr="00CF55C1" w:rsidRDefault="0023747D" w:rsidP="00375F9C">
    <w:pPr>
      <w:pStyle w:val="a5"/>
      <w:rPr>
        <w:rStyle w:val="shorttext"/>
        <w:shd w:val="clear" w:color="auto" w:fill="FFFFFF"/>
      </w:rPr>
    </w:pPr>
    <w:r>
      <w:rPr>
        <w:rStyle w:val="shorttext"/>
        <w:rFonts w:hint="eastAsia"/>
        <w:shd w:val="clear" w:color="auto" w:fill="FFFFFF"/>
      </w:rPr>
      <w:t>CrossUI</w:t>
    </w:r>
    <w:r>
      <w:rPr>
        <w:rStyle w:val="shorttext"/>
        <w:shd w:val="clear" w:color="auto" w:fill="FFFFFF"/>
      </w:rPr>
      <w:t xml:space="preserve"> </w:t>
    </w:r>
    <w:r w:rsidRPr="00B42EA4">
      <w:rPr>
        <w:rStyle w:val="shorttext"/>
        <w:shd w:val="clear" w:color="auto" w:fill="FFFFFF"/>
      </w:rPr>
      <w:t>Cookbook</w:t>
    </w:r>
    <w:r>
      <w:rPr>
        <w:rStyle w:val="shorttext"/>
        <w:shd w:val="clear" w:color="auto" w:fill="FFFFFF"/>
      </w:rPr>
      <w:t xml:space="preserve"> -</w:t>
    </w:r>
    <w:r w:rsidRPr="00CF55C1">
      <w:t xml:space="preserve"> </w:t>
    </w:r>
    <w:r w:rsidRPr="00CF55C1">
      <w:rPr>
        <w:rStyle w:val="shorttext"/>
        <w:shd w:val="clear" w:color="auto" w:fill="FFFFFF"/>
      </w:rPr>
      <w:t>Getting Started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31"/>
    <w:multiLevelType w:val="multilevel"/>
    <w:tmpl w:val="00000031"/>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
    <w:nsid w:val="04CD6036"/>
    <w:multiLevelType w:val="multilevel"/>
    <w:tmpl w:val="EC40EF32"/>
    <w:lvl w:ilvl="0">
      <w:start w:val="1"/>
      <w:numFmt w:val="decimal"/>
      <w:lvlText w:val="Chapter %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6A1773B"/>
    <w:multiLevelType w:val="hybridMultilevel"/>
    <w:tmpl w:val="E4566308"/>
    <w:lvl w:ilvl="0" w:tplc="04090011">
      <w:start w:val="1"/>
      <w:numFmt w:val="decimal"/>
      <w:lvlText w:val="%1)"/>
      <w:lvlJc w:val="left"/>
      <w:pPr>
        <w:tabs>
          <w:tab w:val="num" w:pos="420"/>
        </w:tabs>
        <w:ind w:left="420" w:hanging="42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0A97038B"/>
    <w:multiLevelType w:val="hybridMultilevel"/>
    <w:tmpl w:val="16D8B372"/>
    <w:lvl w:ilvl="0" w:tplc="04090001">
      <w:start w:val="1"/>
      <w:numFmt w:val="bullet"/>
      <w:lvlText w:val=""/>
      <w:lvlJc w:val="left"/>
      <w:pPr>
        <w:tabs>
          <w:tab w:val="num" w:pos="1260"/>
        </w:tabs>
        <w:ind w:left="1260" w:hanging="420"/>
      </w:pPr>
      <w:rPr>
        <w:rFonts w:ascii="Wingdings" w:hAnsi="Wingdings" w:hint="default"/>
      </w:rPr>
    </w:lvl>
    <w:lvl w:ilvl="1" w:tplc="04090001">
      <w:start w:val="1"/>
      <w:numFmt w:val="bullet"/>
      <w:lvlText w:val=""/>
      <w:lvlJc w:val="left"/>
      <w:pPr>
        <w:tabs>
          <w:tab w:val="num" w:pos="1680"/>
        </w:tabs>
        <w:ind w:left="1680" w:hanging="420"/>
      </w:pPr>
      <w:rPr>
        <w:rFonts w:ascii="Wingdings" w:hAnsi="Wingdings" w:hint="default"/>
      </w:r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4">
    <w:nsid w:val="0B7D748A"/>
    <w:multiLevelType w:val="hybridMultilevel"/>
    <w:tmpl w:val="61603A3E"/>
    <w:lvl w:ilvl="0" w:tplc="04090001">
      <w:start w:val="1"/>
      <w:numFmt w:val="bullet"/>
      <w:lvlText w:val=""/>
      <w:lvlJc w:val="left"/>
      <w:pPr>
        <w:tabs>
          <w:tab w:val="num" w:pos="1260"/>
        </w:tabs>
        <w:ind w:left="1260" w:hanging="420"/>
      </w:pPr>
      <w:rPr>
        <w:rFonts w:ascii="Wingdings" w:hAnsi="Wingdings" w:hint="default"/>
      </w:rPr>
    </w:lvl>
    <w:lvl w:ilvl="1" w:tplc="04090003" w:tentative="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5">
    <w:nsid w:val="0BCB2E26"/>
    <w:multiLevelType w:val="hybridMultilevel"/>
    <w:tmpl w:val="6B9818E0"/>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6">
    <w:nsid w:val="12F15536"/>
    <w:multiLevelType w:val="hybridMultilevel"/>
    <w:tmpl w:val="62001276"/>
    <w:lvl w:ilvl="0" w:tplc="0409000F">
      <w:start w:val="1"/>
      <w:numFmt w:val="decimal"/>
      <w:lvlText w:val="%1."/>
      <w:lvlJc w:val="left"/>
      <w:pPr>
        <w:tabs>
          <w:tab w:val="num" w:pos="420"/>
        </w:tabs>
        <w:ind w:left="420" w:hanging="420"/>
      </w:pPr>
    </w:lvl>
    <w:lvl w:ilvl="1" w:tplc="04090011">
      <w:start w:val="1"/>
      <w:numFmt w:val="decimal"/>
      <w:lvlText w:val="%2)"/>
      <w:lvlJc w:val="left"/>
      <w:pPr>
        <w:tabs>
          <w:tab w:val="num" w:pos="840"/>
        </w:tabs>
        <w:ind w:left="840" w:hanging="420"/>
      </w:pPr>
    </w:lvl>
    <w:lvl w:ilvl="2" w:tplc="04090001">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19730537"/>
    <w:multiLevelType w:val="hybridMultilevel"/>
    <w:tmpl w:val="A6A0FA7A"/>
    <w:lvl w:ilvl="0" w:tplc="51440E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8">
    <w:nsid w:val="1A777D34"/>
    <w:multiLevelType w:val="hybridMultilevel"/>
    <w:tmpl w:val="115442F6"/>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9">
    <w:nsid w:val="21AD22EE"/>
    <w:multiLevelType w:val="hybridMultilevel"/>
    <w:tmpl w:val="59FED910"/>
    <w:lvl w:ilvl="0" w:tplc="51440E0E">
      <w:start w:val="1"/>
      <w:numFmt w:val="decimal"/>
      <w:lvlText w:val="%1."/>
      <w:lvlJc w:val="left"/>
      <w:pPr>
        <w:tabs>
          <w:tab w:val="num" w:pos="780"/>
        </w:tabs>
        <w:ind w:left="780" w:hanging="36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22217565"/>
    <w:multiLevelType w:val="hybridMultilevel"/>
    <w:tmpl w:val="1DAA8B30"/>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2C031FBD"/>
    <w:multiLevelType w:val="hybridMultilevel"/>
    <w:tmpl w:val="757A4334"/>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2">
    <w:nsid w:val="2D7D4916"/>
    <w:multiLevelType w:val="hybridMultilevel"/>
    <w:tmpl w:val="193C9512"/>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3">
    <w:nsid w:val="339B75C9"/>
    <w:multiLevelType w:val="hybridMultilevel"/>
    <w:tmpl w:val="751060FE"/>
    <w:lvl w:ilvl="0" w:tplc="9E3A996A">
      <w:start w:val="1"/>
      <w:numFmt w:val="decimal"/>
      <w:lvlText w:val="Chapter %1. "/>
      <w:lvlJc w:val="left"/>
      <w:pPr>
        <w:tabs>
          <w:tab w:val="num" w:pos="1125"/>
        </w:tabs>
        <w:ind w:left="1125" w:hanging="1125"/>
      </w:pPr>
      <w:rPr>
        <w:rFonts w:hint="default"/>
        <w:lang w:val="en-US"/>
      </w:rPr>
    </w:lvl>
    <w:lvl w:ilvl="1" w:tplc="D8B29E3E">
      <w:start w:val="1"/>
      <w:numFmt w:val="decimal"/>
      <w:lvlText w:val="%2."/>
      <w:lvlJc w:val="left"/>
      <w:pPr>
        <w:tabs>
          <w:tab w:val="num" w:pos="780"/>
        </w:tabs>
        <w:ind w:left="780" w:hanging="360"/>
      </w:pPr>
      <w:rPr>
        <w:rFonts w:hint="default"/>
      </w:rPr>
    </w:lvl>
    <w:lvl w:ilvl="2" w:tplc="04090001">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35F41BD7"/>
    <w:multiLevelType w:val="hybridMultilevel"/>
    <w:tmpl w:val="0EC2AE8A"/>
    <w:lvl w:ilvl="0" w:tplc="04090011">
      <w:start w:val="1"/>
      <w:numFmt w:val="decimal"/>
      <w:lvlText w:val="%1)"/>
      <w:lvlJc w:val="left"/>
      <w:pPr>
        <w:tabs>
          <w:tab w:val="num" w:pos="840"/>
        </w:tabs>
        <w:ind w:left="840" w:hanging="420"/>
      </w:pPr>
    </w:lvl>
    <w:lvl w:ilvl="1" w:tplc="04090001">
      <w:start w:val="1"/>
      <w:numFmt w:val="bullet"/>
      <w:lvlText w:val=""/>
      <w:lvlJc w:val="left"/>
      <w:pPr>
        <w:tabs>
          <w:tab w:val="num" w:pos="1260"/>
        </w:tabs>
        <w:ind w:left="1260" w:hanging="420"/>
      </w:pPr>
      <w:rPr>
        <w:rFonts w:ascii="Wingdings" w:hAnsi="Wingdings"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5">
    <w:nsid w:val="3960639B"/>
    <w:multiLevelType w:val="hybridMultilevel"/>
    <w:tmpl w:val="EF3C91F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3BAC6A01"/>
    <w:multiLevelType w:val="hybridMultilevel"/>
    <w:tmpl w:val="D3CA7082"/>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7">
    <w:nsid w:val="3D885BB0"/>
    <w:multiLevelType w:val="hybridMultilevel"/>
    <w:tmpl w:val="5952FFD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nsid w:val="45F32F37"/>
    <w:multiLevelType w:val="hybridMultilevel"/>
    <w:tmpl w:val="303848DA"/>
    <w:lvl w:ilvl="0" w:tplc="51440E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529F60B9"/>
    <w:multiLevelType w:val="hybridMultilevel"/>
    <w:tmpl w:val="DF30D9B4"/>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0">
    <w:nsid w:val="57BD2AE5"/>
    <w:multiLevelType w:val="hybridMultilevel"/>
    <w:tmpl w:val="A3823B30"/>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1">
    <w:nsid w:val="651228BA"/>
    <w:multiLevelType w:val="hybridMultilevel"/>
    <w:tmpl w:val="6D3AA610"/>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2">
    <w:nsid w:val="6BD507A9"/>
    <w:multiLevelType w:val="hybridMultilevel"/>
    <w:tmpl w:val="F816019A"/>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3">
    <w:nsid w:val="6E24353B"/>
    <w:multiLevelType w:val="hybridMultilevel"/>
    <w:tmpl w:val="9406364C"/>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739B5512"/>
    <w:multiLevelType w:val="hybridMultilevel"/>
    <w:tmpl w:val="D7A67CD8"/>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5">
    <w:nsid w:val="742D27E6"/>
    <w:multiLevelType w:val="hybridMultilevel"/>
    <w:tmpl w:val="EF4E07CC"/>
    <w:lvl w:ilvl="0" w:tplc="1B68CD0C">
      <w:start w:val="1"/>
      <w:numFmt w:val="japaneseCounting"/>
      <w:lvlText w:val="第%1节"/>
      <w:lvlJc w:val="left"/>
      <w:pPr>
        <w:tabs>
          <w:tab w:val="num" w:pos="1125"/>
        </w:tabs>
        <w:ind w:left="1125" w:hanging="1125"/>
      </w:pPr>
      <w:rPr>
        <w:rFonts w:hint="default"/>
      </w:rPr>
    </w:lvl>
    <w:lvl w:ilvl="1" w:tplc="0409000F">
      <w:start w:val="1"/>
      <w:numFmt w:val="decimal"/>
      <w:lvlText w:val="%2."/>
      <w:lvlJc w:val="left"/>
      <w:pPr>
        <w:tabs>
          <w:tab w:val="num" w:pos="840"/>
        </w:tabs>
        <w:ind w:left="840" w:hanging="420"/>
      </w:pPr>
      <w:rPr>
        <w:rFonts w:hint="default"/>
      </w:rPr>
    </w:lvl>
    <w:lvl w:ilvl="2" w:tplc="0409000F">
      <w:start w:val="1"/>
      <w:numFmt w:val="decimal"/>
      <w:lvlText w:val="%3."/>
      <w:lvlJc w:val="left"/>
      <w:pPr>
        <w:tabs>
          <w:tab w:val="num" w:pos="1260"/>
        </w:tabs>
        <w:ind w:left="1260" w:hanging="420"/>
      </w:pPr>
      <w:rPr>
        <w:rFonts w:hint="default"/>
      </w:rPr>
    </w:lvl>
    <w:lvl w:ilvl="3" w:tplc="04090001">
      <w:start w:val="1"/>
      <w:numFmt w:val="bullet"/>
      <w:lvlText w:val=""/>
      <w:lvlJc w:val="left"/>
      <w:pPr>
        <w:tabs>
          <w:tab w:val="num" w:pos="1680"/>
        </w:tabs>
        <w:ind w:left="1680" w:hanging="420"/>
      </w:pPr>
      <w:rPr>
        <w:rFonts w:ascii="Wingdings" w:hAnsi="Wingdings" w:hint="default"/>
      </w:rPr>
    </w:lvl>
    <w:lvl w:ilvl="4" w:tplc="04090019">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792B2FE0"/>
    <w:multiLevelType w:val="hybridMultilevel"/>
    <w:tmpl w:val="E31C251E"/>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7">
    <w:nsid w:val="7D80697F"/>
    <w:multiLevelType w:val="hybridMultilevel"/>
    <w:tmpl w:val="D666B9D2"/>
    <w:lvl w:ilvl="0" w:tplc="51440E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3"/>
  </w:num>
  <w:num w:numId="2">
    <w:abstractNumId w:val="7"/>
  </w:num>
  <w:num w:numId="3">
    <w:abstractNumId w:val="10"/>
  </w:num>
  <w:num w:numId="4">
    <w:abstractNumId w:val="6"/>
  </w:num>
  <w:num w:numId="5">
    <w:abstractNumId w:val="14"/>
  </w:num>
  <w:num w:numId="6">
    <w:abstractNumId w:val="24"/>
  </w:num>
  <w:num w:numId="7">
    <w:abstractNumId w:val="16"/>
  </w:num>
  <w:num w:numId="8">
    <w:abstractNumId w:val="20"/>
  </w:num>
  <w:num w:numId="9">
    <w:abstractNumId w:val="21"/>
  </w:num>
  <w:num w:numId="10">
    <w:abstractNumId w:val="22"/>
  </w:num>
  <w:num w:numId="11">
    <w:abstractNumId w:val="3"/>
  </w:num>
  <w:num w:numId="12">
    <w:abstractNumId w:val="8"/>
  </w:num>
  <w:num w:numId="13">
    <w:abstractNumId w:val="4"/>
  </w:num>
  <w:num w:numId="14">
    <w:abstractNumId w:val="11"/>
  </w:num>
  <w:num w:numId="15">
    <w:abstractNumId w:val="2"/>
  </w:num>
  <w:num w:numId="16">
    <w:abstractNumId w:val="23"/>
  </w:num>
  <w:num w:numId="17">
    <w:abstractNumId w:val="1"/>
  </w:num>
  <w:num w:numId="18">
    <w:abstractNumId w:val="18"/>
  </w:num>
  <w:num w:numId="19">
    <w:abstractNumId w:val="9"/>
  </w:num>
  <w:num w:numId="20">
    <w:abstractNumId w:val="5"/>
  </w:num>
  <w:num w:numId="21">
    <w:abstractNumId w:val="17"/>
  </w:num>
  <w:num w:numId="22">
    <w:abstractNumId w:val="12"/>
  </w:num>
  <w:num w:numId="23">
    <w:abstractNumId w:val="26"/>
  </w:num>
  <w:num w:numId="24">
    <w:abstractNumId w:val="15"/>
  </w:num>
  <w:num w:numId="25">
    <w:abstractNumId w:val="19"/>
  </w:num>
  <w:num w:numId="26">
    <w:abstractNumId w:val="27"/>
  </w:num>
  <w:num w:numId="27">
    <w:abstractNumId w:val="25"/>
  </w:num>
  <w:num w:numId="28">
    <w:abstractNumId w:val="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style="mso-position-vertical-relative:line" fillcolor="white">
      <v:fill color="white"/>
      <v:stroke weight="1pt"/>
      <v:textbox inset="1.5mm,1.3mm,1.5mm"/>
      <o:colormru v:ext="edit" colors="#ff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1275"/>
    <w:rsid w:val="00034906"/>
    <w:rsid w:val="0004302F"/>
    <w:rsid w:val="0007584D"/>
    <w:rsid w:val="00083A2E"/>
    <w:rsid w:val="00093C49"/>
    <w:rsid w:val="000B5B77"/>
    <w:rsid w:val="000B7FBF"/>
    <w:rsid w:val="000F03E6"/>
    <w:rsid w:val="00105B39"/>
    <w:rsid w:val="00122649"/>
    <w:rsid w:val="001458BD"/>
    <w:rsid w:val="001516D4"/>
    <w:rsid w:val="00160BBB"/>
    <w:rsid w:val="001E331B"/>
    <w:rsid w:val="00221877"/>
    <w:rsid w:val="002232AB"/>
    <w:rsid w:val="0023747D"/>
    <w:rsid w:val="0024376F"/>
    <w:rsid w:val="002C72E3"/>
    <w:rsid w:val="002D40F2"/>
    <w:rsid w:val="002F1497"/>
    <w:rsid w:val="002F701E"/>
    <w:rsid w:val="00321473"/>
    <w:rsid w:val="00322244"/>
    <w:rsid w:val="00327CEB"/>
    <w:rsid w:val="00335963"/>
    <w:rsid w:val="00347426"/>
    <w:rsid w:val="00375F9C"/>
    <w:rsid w:val="003A1F40"/>
    <w:rsid w:val="003D7EBA"/>
    <w:rsid w:val="004117D2"/>
    <w:rsid w:val="00440008"/>
    <w:rsid w:val="004432E3"/>
    <w:rsid w:val="0044782D"/>
    <w:rsid w:val="004508BD"/>
    <w:rsid w:val="00462DD4"/>
    <w:rsid w:val="00470499"/>
    <w:rsid w:val="004740AC"/>
    <w:rsid w:val="004C5F87"/>
    <w:rsid w:val="004D6FBC"/>
    <w:rsid w:val="004E376C"/>
    <w:rsid w:val="0052227E"/>
    <w:rsid w:val="0052530C"/>
    <w:rsid w:val="005325C0"/>
    <w:rsid w:val="0054457D"/>
    <w:rsid w:val="005458D3"/>
    <w:rsid w:val="00551D47"/>
    <w:rsid w:val="00577E10"/>
    <w:rsid w:val="00590082"/>
    <w:rsid w:val="005953FB"/>
    <w:rsid w:val="005B3B99"/>
    <w:rsid w:val="005C19C5"/>
    <w:rsid w:val="005C781A"/>
    <w:rsid w:val="005D7FCA"/>
    <w:rsid w:val="005F6274"/>
    <w:rsid w:val="00631ADA"/>
    <w:rsid w:val="00662774"/>
    <w:rsid w:val="00673EB9"/>
    <w:rsid w:val="006750A9"/>
    <w:rsid w:val="00704D04"/>
    <w:rsid w:val="007077AA"/>
    <w:rsid w:val="00726AAF"/>
    <w:rsid w:val="0074209A"/>
    <w:rsid w:val="007976DB"/>
    <w:rsid w:val="007B1275"/>
    <w:rsid w:val="007E223C"/>
    <w:rsid w:val="007E23B3"/>
    <w:rsid w:val="007F1C7F"/>
    <w:rsid w:val="0080241D"/>
    <w:rsid w:val="0082200B"/>
    <w:rsid w:val="00845D63"/>
    <w:rsid w:val="00863040"/>
    <w:rsid w:val="008820A9"/>
    <w:rsid w:val="00892136"/>
    <w:rsid w:val="008C63CB"/>
    <w:rsid w:val="008F1DC3"/>
    <w:rsid w:val="00906824"/>
    <w:rsid w:val="00955C1D"/>
    <w:rsid w:val="0097681A"/>
    <w:rsid w:val="009916B3"/>
    <w:rsid w:val="009C0D54"/>
    <w:rsid w:val="009C670E"/>
    <w:rsid w:val="009C6F51"/>
    <w:rsid w:val="009D1B5B"/>
    <w:rsid w:val="00A34312"/>
    <w:rsid w:val="00A52FB6"/>
    <w:rsid w:val="00A57879"/>
    <w:rsid w:val="00A8013F"/>
    <w:rsid w:val="00AC18D7"/>
    <w:rsid w:val="00AD32F2"/>
    <w:rsid w:val="00AD4693"/>
    <w:rsid w:val="00AE0641"/>
    <w:rsid w:val="00AF5AE5"/>
    <w:rsid w:val="00AF77F7"/>
    <w:rsid w:val="00B17450"/>
    <w:rsid w:val="00B3019D"/>
    <w:rsid w:val="00B316C6"/>
    <w:rsid w:val="00B340E8"/>
    <w:rsid w:val="00B532B2"/>
    <w:rsid w:val="00BA208E"/>
    <w:rsid w:val="00BA3304"/>
    <w:rsid w:val="00BE0DF4"/>
    <w:rsid w:val="00BF18E0"/>
    <w:rsid w:val="00C1079E"/>
    <w:rsid w:val="00C23F7B"/>
    <w:rsid w:val="00C464BF"/>
    <w:rsid w:val="00CB58D0"/>
    <w:rsid w:val="00CC090A"/>
    <w:rsid w:val="00CC3FCE"/>
    <w:rsid w:val="00CC48BF"/>
    <w:rsid w:val="00CC6D5B"/>
    <w:rsid w:val="00CD05D1"/>
    <w:rsid w:val="00D505F2"/>
    <w:rsid w:val="00D6406F"/>
    <w:rsid w:val="00D9208C"/>
    <w:rsid w:val="00DE2922"/>
    <w:rsid w:val="00DF4E63"/>
    <w:rsid w:val="00E11718"/>
    <w:rsid w:val="00E35A3D"/>
    <w:rsid w:val="00E45D25"/>
    <w:rsid w:val="00E53C79"/>
    <w:rsid w:val="00E5545B"/>
    <w:rsid w:val="00E63EF7"/>
    <w:rsid w:val="00E71910"/>
    <w:rsid w:val="00E72D3A"/>
    <w:rsid w:val="00E75C50"/>
    <w:rsid w:val="00EA5068"/>
    <w:rsid w:val="00EF727C"/>
    <w:rsid w:val="00F25B33"/>
    <w:rsid w:val="00F30264"/>
    <w:rsid w:val="00F40987"/>
    <w:rsid w:val="00F4333E"/>
    <w:rsid w:val="00F4477A"/>
    <w:rsid w:val="00F47C8A"/>
    <w:rsid w:val="00F55F81"/>
    <w:rsid w:val="00F665EC"/>
    <w:rsid w:val="00F70C1C"/>
    <w:rsid w:val="00F80527"/>
    <w:rsid w:val="00F90815"/>
    <w:rsid w:val="00FB05F9"/>
    <w:rsid w:val="00FD145A"/>
    <w:rsid w:val="00FF64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martTagType w:namespaceuri="urn:schemas-microsoft-com:office:smarttags" w:name="chmetcnv"/>
  <w:shapeDefaults>
    <o:shapedefaults v:ext="edit" spidmax="2049" style="mso-position-vertical-relative:line" fillcolor="white">
      <v:fill color="white"/>
      <v:stroke weight="1pt"/>
      <v:textbox inset="1.5mm,1.3mm,1.5mm"/>
      <o:colormru v:ext="edit" colors="#ffc"/>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80F31"/>
    <w:pPr>
      <w:widowControl w:val="0"/>
      <w:jc w:val="both"/>
    </w:pPr>
    <w:rPr>
      <w:kern w:val="2"/>
      <w:sz w:val="21"/>
      <w:szCs w:val="24"/>
    </w:rPr>
  </w:style>
  <w:style w:type="paragraph" w:styleId="1">
    <w:name w:val="heading 1"/>
    <w:basedOn w:val="a"/>
    <w:next w:val="a"/>
    <w:qFormat/>
    <w:rsid w:val="007B1275"/>
    <w:pPr>
      <w:keepNext/>
      <w:keepLines/>
      <w:spacing w:before="340" w:after="330" w:line="578" w:lineRule="auto"/>
      <w:outlineLvl w:val="0"/>
    </w:pPr>
    <w:rPr>
      <w:b/>
      <w:bCs/>
      <w:kern w:val="44"/>
      <w:sz w:val="44"/>
      <w:szCs w:val="44"/>
    </w:rPr>
  </w:style>
  <w:style w:type="paragraph" w:styleId="2">
    <w:name w:val="heading 2"/>
    <w:basedOn w:val="a"/>
    <w:next w:val="a"/>
    <w:qFormat/>
    <w:rsid w:val="00DF1895"/>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DF1895"/>
    <w:pPr>
      <w:keepNext/>
      <w:keepLines/>
      <w:spacing w:before="260" w:after="260" w:line="416" w:lineRule="auto"/>
      <w:outlineLvl w:val="2"/>
    </w:pPr>
    <w:rPr>
      <w:b/>
      <w:bCs/>
      <w:sz w:val="32"/>
      <w:szCs w:val="32"/>
    </w:rPr>
  </w:style>
  <w:style w:type="paragraph" w:styleId="4">
    <w:name w:val="heading 4"/>
    <w:basedOn w:val="a"/>
    <w:next w:val="a"/>
    <w:qFormat/>
    <w:rsid w:val="00A36845"/>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FF31E1"/>
    <w:pPr>
      <w:keepNext/>
      <w:keepLines/>
      <w:spacing w:before="280" w:after="290" w:line="376" w:lineRule="auto"/>
      <w:outlineLvl w:val="4"/>
    </w:pPr>
    <w:rPr>
      <w:b/>
      <w:bCs/>
      <w:sz w:val="28"/>
      <w:szCs w:val="28"/>
    </w:rPr>
  </w:style>
  <w:style w:type="paragraph" w:styleId="6">
    <w:name w:val="heading 6"/>
    <w:basedOn w:val="a"/>
    <w:next w:val="a"/>
    <w:qFormat/>
    <w:rsid w:val="006A6CFE"/>
    <w:pPr>
      <w:keepNext/>
      <w:keepLines/>
      <w:spacing w:before="240" w:after="64" w:line="320" w:lineRule="auto"/>
      <w:outlineLvl w:val="5"/>
    </w:pPr>
    <w:rPr>
      <w:rFonts w:ascii="Arial" w:eastAsia="黑体" w:hAnsi="Arial"/>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sid w:val="00A36845"/>
    <w:rPr>
      <w:color w:val="0000FF"/>
      <w:u w:val="single"/>
    </w:rPr>
  </w:style>
  <w:style w:type="paragraph" w:styleId="10">
    <w:name w:val="toc 1"/>
    <w:basedOn w:val="a"/>
    <w:next w:val="a"/>
    <w:autoRedefine/>
    <w:uiPriority w:val="39"/>
    <w:rsid w:val="009F0B88"/>
  </w:style>
  <w:style w:type="paragraph" w:styleId="20">
    <w:name w:val="toc 2"/>
    <w:basedOn w:val="a"/>
    <w:next w:val="a"/>
    <w:autoRedefine/>
    <w:uiPriority w:val="39"/>
    <w:rsid w:val="009F0B88"/>
    <w:pPr>
      <w:ind w:leftChars="200" w:left="420"/>
    </w:pPr>
  </w:style>
  <w:style w:type="paragraph" w:styleId="30">
    <w:name w:val="toc 3"/>
    <w:basedOn w:val="a"/>
    <w:next w:val="a"/>
    <w:autoRedefine/>
    <w:uiPriority w:val="39"/>
    <w:rsid w:val="009F0B88"/>
    <w:pPr>
      <w:ind w:leftChars="400" w:left="840"/>
    </w:pPr>
  </w:style>
  <w:style w:type="paragraph" w:styleId="40">
    <w:name w:val="toc 4"/>
    <w:basedOn w:val="a"/>
    <w:next w:val="a"/>
    <w:autoRedefine/>
    <w:uiPriority w:val="39"/>
    <w:rsid w:val="009F0B88"/>
    <w:pPr>
      <w:ind w:leftChars="600" w:left="1260"/>
    </w:pPr>
  </w:style>
  <w:style w:type="paragraph" w:styleId="a4">
    <w:name w:val="Body Text"/>
    <w:basedOn w:val="a"/>
    <w:rsid w:val="008E71FB"/>
    <w:pPr>
      <w:spacing w:after="120"/>
    </w:pPr>
  </w:style>
  <w:style w:type="paragraph" w:styleId="a5">
    <w:name w:val="header"/>
    <w:basedOn w:val="a"/>
    <w:rsid w:val="00BE317A"/>
    <w:pPr>
      <w:pBdr>
        <w:bottom w:val="single" w:sz="6" w:space="1" w:color="auto"/>
      </w:pBdr>
      <w:tabs>
        <w:tab w:val="center" w:pos="4153"/>
        <w:tab w:val="right" w:pos="8306"/>
      </w:tabs>
      <w:snapToGrid w:val="0"/>
      <w:jc w:val="center"/>
    </w:pPr>
    <w:rPr>
      <w:sz w:val="18"/>
      <w:szCs w:val="18"/>
    </w:rPr>
  </w:style>
  <w:style w:type="paragraph" w:styleId="a6">
    <w:name w:val="footer"/>
    <w:basedOn w:val="a"/>
    <w:rsid w:val="00BE317A"/>
    <w:pPr>
      <w:tabs>
        <w:tab w:val="center" w:pos="4153"/>
        <w:tab w:val="right" w:pos="8306"/>
      </w:tabs>
      <w:snapToGrid w:val="0"/>
      <w:jc w:val="left"/>
    </w:pPr>
    <w:rPr>
      <w:sz w:val="18"/>
      <w:szCs w:val="18"/>
    </w:rPr>
  </w:style>
  <w:style w:type="character" w:styleId="a7">
    <w:name w:val="page number"/>
    <w:basedOn w:val="a0"/>
    <w:rsid w:val="00BE317A"/>
  </w:style>
  <w:style w:type="paragraph" w:styleId="50">
    <w:name w:val="toc 5"/>
    <w:basedOn w:val="a"/>
    <w:next w:val="a"/>
    <w:autoRedefine/>
    <w:uiPriority w:val="39"/>
    <w:rsid w:val="00CD397D"/>
    <w:pPr>
      <w:ind w:leftChars="800" w:left="1680"/>
    </w:pPr>
  </w:style>
  <w:style w:type="character" w:styleId="a8">
    <w:name w:val="FollowedHyperlink"/>
    <w:basedOn w:val="a0"/>
    <w:rsid w:val="0059010D"/>
    <w:rPr>
      <w:color w:val="800080"/>
      <w:u w:val="single"/>
    </w:rPr>
  </w:style>
  <w:style w:type="paragraph" w:styleId="HTML">
    <w:name w:val="HTML Preformatted"/>
    <w:basedOn w:val="a"/>
    <w:rsid w:val="00220F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9">
    <w:name w:val="Date"/>
    <w:basedOn w:val="a"/>
    <w:next w:val="a"/>
    <w:rsid w:val="00F305C5"/>
    <w:pPr>
      <w:ind w:leftChars="2500" w:left="100"/>
    </w:pPr>
  </w:style>
  <w:style w:type="character" w:customStyle="1" w:styleId="shorttext">
    <w:name w:val="short_text"/>
    <w:basedOn w:val="a0"/>
    <w:rsid w:val="00EA4548"/>
  </w:style>
  <w:style w:type="character" w:customStyle="1" w:styleId="mediumtext">
    <w:name w:val="medium_text"/>
    <w:basedOn w:val="a0"/>
    <w:rsid w:val="00E038B6"/>
  </w:style>
  <w:style w:type="character" w:customStyle="1" w:styleId="longtext">
    <w:name w:val="long_text"/>
    <w:basedOn w:val="a0"/>
    <w:rsid w:val="007F5DAA"/>
  </w:style>
  <w:style w:type="paragraph" w:styleId="60">
    <w:name w:val="toc 6"/>
    <w:basedOn w:val="a"/>
    <w:next w:val="a"/>
    <w:autoRedefine/>
    <w:uiPriority w:val="39"/>
    <w:rsid w:val="00E93F77"/>
    <w:pPr>
      <w:ind w:leftChars="1000" w:left="2100"/>
    </w:pPr>
  </w:style>
  <w:style w:type="paragraph" w:styleId="7">
    <w:name w:val="toc 7"/>
    <w:basedOn w:val="a"/>
    <w:next w:val="a"/>
    <w:autoRedefine/>
    <w:uiPriority w:val="39"/>
    <w:rsid w:val="00E93F77"/>
    <w:pPr>
      <w:ind w:leftChars="1200" w:left="2520"/>
    </w:pPr>
  </w:style>
  <w:style w:type="paragraph" w:styleId="8">
    <w:name w:val="toc 8"/>
    <w:basedOn w:val="a"/>
    <w:next w:val="a"/>
    <w:autoRedefine/>
    <w:uiPriority w:val="39"/>
    <w:rsid w:val="00E93F77"/>
    <w:pPr>
      <w:ind w:leftChars="1400" w:left="2940"/>
    </w:pPr>
  </w:style>
  <w:style w:type="paragraph" w:styleId="9">
    <w:name w:val="toc 9"/>
    <w:basedOn w:val="a"/>
    <w:next w:val="a"/>
    <w:autoRedefine/>
    <w:uiPriority w:val="39"/>
    <w:rsid w:val="00E93F77"/>
    <w:pPr>
      <w:ind w:leftChars="1600" w:left="3360"/>
    </w:pPr>
  </w:style>
  <w:style w:type="paragraph" w:styleId="aa">
    <w:name w:val="Title"/>
    <w:basedOn w:val="a"/>
    <w:qFormat/>
    <w:rsid w:val="00B7468E"/>
    <w:pPr>
      <w:spacing w:before="240" w:after="60"/>
      <w:jc w:val="center"/>
      <w:outlineLvl w:val="0"/>
    </w:pPr>
    <w:rPr>
      <w:rFonts w:ascii="Arial" w:hAnsi="Arial" w:cs="Arial"/>
      <w:b/>
      <w:bCs/>
      <w:sz w:val="32"/>
      <w:szCs w:val="32"/>
    </w:rPr>
  </w:style>
  <w:style w:type="paragraph" w:styleId="ab">
    <w:name w:val="Balloon Text"/>
    <w:basedOn w:val="a"/>
    <w:semiHidden/>
    <w:rsid w:val="00CD64A5"/>
    <w:rPr>
      <w:rFonts w:ascii="Lucida Grande" w:hAnsi="Lucida Grande"/>
      <w:sz w:val="18"/>
      <w:szCs w:val="18"/>
    </w:rPr>
  </w:style>
  <w:style w:type="character" w:styleId="ac">
    <w:name w:val="Strong"/>
    <w:basedOn w:val="a0"/>
    <w:uiPriority w:val="22"/>
    <w:qFormat/>
    <w:rsid w:val="00CC6D5B"/>
    <w:rPr>
      <w:b/>
      <w:bCs/>
    </w:rPr>
  </w:style>
  <w:style w:type="character" w:customStyle="1" w:styleId="hps">
    <w:name w:val="hps"/>
    <w:basedOn w:val="a0"/>
    <w:rsid w:val="00E63E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80F31"/>
    <w:pPr>
      <w:widowControl w:val="0"/>
      <w:jc w:val="both"/>
    </w:pPr>
    <w:rPr>
      <w:kern w:val="2"/>
      <w:sz w:val="21"/>
      <w:szCs w:val="24"/>
    </w:rPr>
  </w:style>
  <w:style w:type="paragraph" w:styleId="1">
    <w:name w:val="heading 1"/>
    <w:basedOn w:val="a"/>
    <w:next w:val="a"/>
    <w:qFormat/>
    <w:rsid w:val="007B1275"/>
    <w:pPr>
      <w:keepNext/>
      <w:keepLines/>
      <w:spacing w:before="340" w:after="330" w:line="578" w:lineRule="auto"/>
      <w:outlineLvl w:val="0"/>
    </w:pPr>
    <w:rPr>
      <w:b/>
      <w:bCs/>
      <w:kern w:val="44"/>
      <w:sz w:val="44"/>
      <w:szCs w:val="44"/>
    </w:rPr>
  </w:style>
  <w:style w:type="paragraph" w:styleId="2">
    <w:name w:val="heading 2"/>
    <w:basedOn w:val="a"/>
    <w:next w:val="a"/>
    <w:qFormat/>
    <w:rsid w:val="00DF1895"/>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DF1895"/>
    <w:pPr>
      <w:keepNext/>
      <w:keepLines/>
      <w:spacing w:before="260" w:after="260" w:line="416" w:lineRule="auto"/>
      <w:outlineLvl w:val="2"/>
    </w:pPr>
    <w:rPr>
      <w:b/>
      <w:bCs/>
      <w:sz w:val="32"/>
      <w:szCs w:val="32"/>
    </w:rPr>
  </w:style>
  <w:style w:type="paragraph" w:styleId="4">
    <w:name w:val="heading 4"/>
    <w:basedOn w:val="a"/>
    <w:next w:val="a"/>
    <w:qFormat/>
    <w:rsid w:val="00A36845"/>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FF31E1"/>
    <w:pPr>
      <w:keepNext/>
      <w:keepLines/>
      <w:spacing w:before="280" w:after="290" w:line="376" w:lineRule="auto"/>
      <w:outlineLvl w:val="4"/>
    </w:pPr>
    <w:rPr>
      <w:b/>
      <w:bCs/>
      <w:sz w:val="28"/>
      <w:szCs w:val="28"/>
    </w:rPr>
  </w:style>
  <w:style w:type="paragraph" w:styleId="6">
    <w:name w:val="heading 6"/>
    <w:basedOn w:val="a"/>
    <w:next w:val="a"/>
    <w:qFormat/>
    <w:rsid w:val="006A6CFE"/>
    <w:pPr>
      <w:keepNext/>
      <w:keepLines/>
      <w:spacing w:before="240" w:after="64" w:line="320" w:lineRule="auto"/>
      <w:outlineLvl w:val="5"/>
    </w:pPr>
    <w:rPr>
      <w:rFonts w:ascii="Arial" w:eastAsia="黑体" w:hAnsi="Arial"/>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sid w:val="00A36845"/>
    <w:rPr>
      <w:color w:val="0000FF"/>
      <w:u w:val="single"/>
    </w:rPr>
  </w:style>
  <w:style w:type="paragraph" w:styleId="10">
    <w:name w:val="toc 1"/>
    <w:basedOn w:val="a"/>
    <w:next w:val="a"/>
    <w:autoRedefine/>
    <w:uiPriority w:val="39"/>
    <w:rsid w:val="009F0B88"/>
  </w:style>
  <w:style w:type="paragraph" w:styleId="20">
    <w:name w:val="toc 2"/>
    <w:basedOn w:val="a"/>
    <w:next w:val="a"/>
    <w:autoRedefine/>
    <w:uiPriority w:val="39"/>
    <w:rsid w:val="009F0B88"/>
    <w:pPr>
      <w:ind w:leftChars="200" w:left="420"/>
    </w:pPr>
  </w:style>
  <w:style w:type="paragraph" w:styleId="30">
    <w:name w:val="toc 3"/>
    <w:basedOn w:val="a"/>
    <w:next w:val="a"/>
    <w:autoRedefine/>
    <w:uiPriority w:val="39"/>
    <w:rsid w:val="009F0B88"/>
    <w:pPr>
      <w:ind w:leftChars="400" w:left="840"/>
    </w:pPr>
  </w:style>
  <w:style w:type="paragraph" w:styleId="40">
    <w:name w:val="toc 4"/>
    <w:basedOn w:val="a"/>
    <w:next w:val="a"/>
    <w:autoRedefine/>
    <w:uiPriority w:val="39"/>
    <w:rsid w:val="009F0B88"/>
    <w:pPr>
      <w:ind w:leftChars="600" w:left="1260"/>
    </w:pPr>
  </w:style>
  <w:style w:type="paragraph" w:styleId="a4">
    <w:name w:val="Body Text"/>
    <w:basedOn w:val="a"/>
    <w:rsid w:val="008E71FB"/>
    <w:pPr>
      <w:spacing w:after="120"/>
    </w:pPr>
  </w:style>
  <w:style w:type="paragraph" w:styleId="a5">
    <w:name w:val="header"/>
    <w:basedOn w:val="a"/>
    <w:rsid w:val="00BE317A"/>
    <w:pPr>
      <w:pBdr>
        <w:bottom w:val="single" w:sz="6" w:space="1" w:color="auto"/>
      </w:pBdr>
      <w:tabs>
        <w:tab w:val="center" w:pos="4153"/>
        <w:tab w:val="right" w:pos="8306"/>
      </w:tabs>
      <w:snapToGrid w:val="0"/>
      <w:jc w:val="center"/>
    </w:pPr>
    <w:rPr>
      <w:sz w:val="18"/>
      <w:szCs w:val="18"/>
    </w:rPr>
  </w:style>
  <w:style w:type="paragraph" w:styleId="a6">
    <w:name w:val="footer"/>
    <w:basedOn w:val="a"/>
    <w:rsid w:val="00BE317A"/>
    <w:pPr>
      <w:tabs>
        <w:tab w:val="center" w:pos="4153"/>
        <w:tab w:val="right" w:pos="8306"/>
      </w:tabs>
      <w:snapToGrid w:val="0"/>
      <w:jc w:val="left"/>
    </w:pPr>
    <w:rPr>
      <w:sz w:val="18"/>
      <w:szCs w:val="18"/>
    </w:rPr>
  </w:style>
  <w:style w:type="character" w:styleId="a7">
    <w:name w:val="page number"/>
    <w:basedOn w:val="a0"/>
    <w:rsid w:val="00BE317A"/>
  </w:style>
  <w:style w:type="paragraph" w:styleId="50">
    <w:name w:val="toc 5"/>
    <w:basedOn w:val="a"/>
    <w:next w:val="a"/>
    <w:autoRedefine/>
    <w:uiPriority w:val="39"/>
    <w:rsid w:val="00CD397D"/>
    <w:pPr>
      <w:ind w:leftChars="800" w:left="1680"/>
    </w:pPr>
  </w:style>
  <w:style w:type="character" w:styleId="a8">
    <w:name w:val="FollowedHyperlink"/>
    <w:basedOn w:val="a0"/>
    <w:rsid w:val="0059010D"/>
    <w:rPr>
      <w:color w:val="800080"/>
      <w:u w:val="single"/>
    </w:rPr>
  </w:style>
  <w:style w:type="paragraph" w:styleId="HTML">
    <w:name w:val="HTML Preformatted"/>
    <w:basedOn w:val="a"/>
    <w:rsid w:val="00220F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9">
    <w:name w:val="Date"/>
    <w:basedOn w:val="a"/>
    <w:next w:val="a"/>
    <w:rsid w:val="00F305C5"/>
    <w:pPr>
      <w:ind w:leftChars="2500" w:left="100"/>
    </w:pPr>
  </w:style>
  <w:style w:type="character" w:customStyle="1" w:styleId="shorttext">
    <w:name w:val="short_text"/>
    <w:basedOn w:val="a0"/>
    <w:rsid w:val="00EA4548"/>
  </w:style>
  <w:style w:type="character" w:customStyle="1" w:styleId="mediumtext">
    <w:name w:val="medium_text"/>
    <w:basedOn w:val="a0"/>
    <w:rsid w:val="00E038B6"/>
  </w:style>
  <w:style w:type="character" w:customStyle="1" w:styleId="longtext">
    <w:name w:val="long_text"/>
    <w:basedOn w:val="a0"/>
    <w:rsid w:val="007F5DAA"/>
  </w:style>
  <w:style w:type="paragraph" w:styleId="60">
    <w:name w:val="toc 6"/>
    <w:basedOn w:val="a"/>
    <w:next w:val="a"/>
    <w:autoRedefine/>
    <w:uiPriority w:val="39"/>
    <w:rsid w:val="00E93F77"/>
    <w:pPr>
      <w:ind w:leftChars="1000" w:left="2100"/>
    </w:pPr>
  </w:style>
  <w:style w:type="paragraph" w:styleId="7">
    <w:name w:val="toc 7"/>
    <w:basedOn w:val="a"/>
    <w:next w:val="a"/>
    <w:autoRedefine/>
    <w:uiPriority w:val="39"/>
    <w:rsid w:val="00E93F77"/>
    <w:pPr>
      <w:ind w:leftChars="1200" w:left="2520"/>
    </w:pPr>
  </w:style>
  <w:style w:type="paragraph" w:styleId="8">
    <w:name w:val="toc 8"/>
    <w:basedOn w:val="a"/>
    <w:next w:val="a"/>
    <w:autoRedefine/>
    <w:uiPriority w:val="39"/>
    <w:rsid w:val="00E93F77"/>
    <w:pPr>
      <w:ind w:leftChars="1400" w:left="2940"/>
    </w:pPr>
  </w:style>
  <w:style w:type="paragraph" w:styleId="9">
    <w:name w:val="toc 9"/>
    <w:basedOn w:val="a"/>
    <w:next w:val="a"/>
    <w:autoRedefine/>
    <w:uiPriority w:val="39"/>
    <w:rsid w:val="00E93F77"/>
    <w:pPr>
      <w:ind w:leftChars="1600" w:left="3360"/>
    </w:pPr>
  </w:style>
  <w:style w:type="paragraph" w:styleId="aa">
    <w:name w:val="Title"/>
    <w:basedOn w:val="a"/>
    <w:qFormat/>
    <w:rsid w:val="00B7468E"/>
    <w:pPr>
      <w:spacing w:before="240" w:after="60"/>
      <w:jc w:val="center"/>
      <w:outlineLvl w:val="0"/>
    </w:pPr>
    <w:rPr>
      <w:rFonts w:ascii="Arial" w:hAnsi="Arial" w:cs="Arial"/>
      <w:b/>
      <w:bCs/>
      <w:sz w:val="32"/>
      <w:szCs w:val="32"/>
    </w:rPr>
  </w:style>
  <w:style w:type="paragraph" w:styleId="ab">
    <w:name w:val="Balloon Text"/>
    <w:basedOn w:val="a"/>
    <w:semiHidden/>
    <w:rsid w:val="00CD64A5"/>
    <w:rPr>
      <w:rFonts w:ascii="Lucida Grande" w:hAnsi="Lucida Grande"/>
      <w:sz w:val="18"/>
      <w:szCs w:val="18"/>
    </w:rPr>
  </w:style>
  <w:style w:type="character" w:styleId="ac">
    <w:name w:val="Strong"/>
    <w:basedOn w:val="a0"/>
    <w:uiPriority w:val="22"/>
    <w:qFormat/>
    <w:rsid w:val="00CC6D5B"/>
    <w:rPr>
      <w:b/>
      <w:bCs/>
    </w:rPr>
  </w:style>
  <w:style w:type="character" w:customStyle="1" w:styleId="hps">
    <w:name w:val="hps"/>
    <w:basedOn w:val="a0"/>
    <w:rsid w:val="00E63E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6.png"/><Relationship Id="rId21" Type="http://schemas.openxmlformats.org/officeDocument/2006/relationships/image" Target="media/image5.png"/><Relationship Id="rId42" Type="http://schemas.openxmlformats.org/officeDocument/2006/relationships/image" Target="media/image24.png"/><Relationship Id="rId63" Type="http://schemas.openxmlformats.org/officeDocument/2006/relationships/image" Target="media/image43.png"/><Relationship Id="rId84" Type="http://schemas.openxmlformats.org/officeDocument/2006/relationships/image" Target="media/image63.png"/><Relationship Id="rId138" Type="http://schemas.openxmlformats.org/officeDocument/2006/relationships/image" Target="media/image117.png"/><Relationship Id="rId159" Type="http://schemas.openxmlformats.org/officeDocument/2006/relationships/image" Target="media/image138.png"/><Relationship Id="rId170" Type="http://schemas.openxmlformats.org/officeDocument/2006/relationships/hyperlink" Target="http://www.crossui.com/download.html" TargetMode="External"/><Relationship Id="rId191" Type="http://schemas.openxmlformats.org/officeDocument/2006/relationships/image" Target="media/image167.png"/><Relationship Id="rId205" Type="http://schemas.openxmlformats.org/officeDocument/2006/relationships/image" Target="media/image181.png"/><Relationship Id="rId107" Type="http://schemas.openxmlformats.org/officeDocument/2006/relationships/image" Target="media/image86.png"/><Relationship Id="rId11" Type="http://schemas.openxmlformats.org/officeDocument/2006/relationships/hyperlink" Target="http://www.crossui.com/download.html"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81.png"/><Relationship Id="rId123" Type="http://schemas.openxmlformats.org/officeDocument/2006/relationships/image" Target="media/image102.png"/><Relationship Id="rId128" Type="http://schemas.openxmlformats.org/officeDocument/2006/relationships/image" Target="media/image107.png"/><Relationship Id="rId144" Type="http://schemas.openxmlformats.org/officeDocument/2006/relationships/image" Target="media/image123.png"/><Relationship Id="rId149" Type="http://schemas.openxmlformats.org/officeDocument/2006/relationships/image" Target="media/image128.png"/><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png"/><Relationship Id="rId160" Type="http://schemas.openxmlformats.org/officeDocument/2006/relationships/hyperlink" Target="http://www.fiddler2.com/fiddler2/" TargetMode="External"/><Relationship Id="rId165" Type="http://schemas.openxmlformats.org/officeDocument/2006/relationships/image" Target="media/image143.png"/><Relationship Id="rId181" Type="http://schemas.openxmlformats.org/officeDocument/2006/relationships/image" Target="media/image157.png"/><Relationship Id="rId186" Type="http://schemas.openxmlformats.org/officeDocument/2006/relationships/image" Target="media/image162.png"/><Relationship Id="rId211" Type="http://schemas.openxmlformats.org/officeDocument/2006/relationships/fontTable" Target="fontTable.xml"/><Relationship Id="rId22" Type="http://schemas.openxmlformats.org/officeDocument/2006/relationships/image" Target="media/image6.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hyperlink" Target="http://www.crossui.com/xui/Examples/comb/DataBinder/index.html" TargetMode="External"/><Relationship Id="rId69" Type="http://schemas.openxmlformats.org/officeDocument/2006/relationships/image" Target="media/image48.png"/><Relationship Id="rId113" Type="http://schemas.openxmlformats.org/officeDocument/2006/relationships/image" Target="media/image92.png"/><Relationship Id="rId118" Type="http://schemas.openxmlformats.org/officeDocument/2006/relationships/image" Target="media/image97.png"/><Relationship Id="rId134" Type="http://schemas.openxmlformats.org/officeDocument/2006/relationships/image" Target="media/image113.png"/><Relationship Id="rId139" Type="http://schemas.openxmlformats.org/officeDocument/2006/relationships/image" Target="media/image118.png"/><Relationship Id="rId80" Type="http://schemas.openxmlformats.org/officeDocument/2006/relationships/image" Target="media/image59.png"/><Relationship Id="rId85" Type="http://schemas.openxmlformats.org/officeDocument/2006/relationships/image" Target="media/image64.png"/><Relationship Id="rId150" Type="http://schemas.openxmlformats.org/officeDocument/2006/relationships/image" Target="media/image129.png"/><Relationship Id="rId155" Type="http://schemas.openxmlformats.org/officeDocument/2006/relationships/image" Target="media/image134.png"/><Relationship Id="rId171" Type="http://schemas.openxmlformats.org/officeDocument/2006/relationships/hyperlink" Target="http://code.google.com/p/crossui/downloads/list" TargetMode="External"/><Relationship Id="rId176" Type="http://schemas.openxmlformats.org/officeDocument/2006/relationships/image" Target="media/image152.png"/><Relationship Id="rId192" Type="http://schemas.openxmlformats.org/officeDocument/2006/relationships/image" Target="media/image168.png"/><Relationship Id="rId197" Type="http://schemas.openxmlformats.org/officeDocument/2006/relationships/image" Target="media/image173.png"/><Relationship Id="rId206" Type="http://schemas.openxmlformats.org/officeDocument/2006/relationships/image" Target="media/image182.png"/><Relationship Id="rId201" Type="http://schemas.openxmlformats.org/officeDocument/2006/relationships/image" Target="media/image177.png"/><Relationship Id="rId12" Type="http://schemas.openxmlformats.org/officeDocument/2006/relationships/hyperlink" Target="http://code.google.com/p/crossui/downloads/list" TargetMode="External"/><Relationship Id="rId17" Type="http://schemas.openxmlformats.org/officeDocument/2006/relationships/hyperlink" Target="http://www.crossui.com/download.html" TargetMode="External"/><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image" Target="media/image82.png"/><Relationship Id="rId108" Type="http://schemas.openxmlformats.org/officeDocument/2006/relationships/image" Target="media/image87.png"/><Relationship Id="rId124" Type="http://schemas.openxmlformats.org/officeDocument/2006/relationships/image" Target="media/image103.png"/><Relationship Id="rId129" Type="http://schemas.openxmlformats.org/officeDocument/2006/relationships/image" Target="media/image108.png"/><Relationship Id="rId54" Type="http://schemas.openxmlformats.org/officeDocument/2006/relationships/image" Target="media/image36.png"/><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image" Target="media/image70.png"/><Relationship Id="rId96" Type="http://schemas.openxmlformats.org/officeDocument/2006/relationships/image" Target="media/image75.png"/><Relationship Id="rId140" Type="http://schemas.openxmlformats.org/officeDocument/2006/relationships/image" Target="media/image119.png"/><Relationship Id="rId145" Type="http://schemas.openxmlformats.org/officeDocument/2006/relationships/image" Target="media/image124.png"/><Relationship Id="rId161" Type="http://schemas.openxmlformats.org/officeDocument/2006/relationships/image" Target="media/image139.png"/><Relationship Id="rId166" Type="http://schemas.openxmlformats.org/officeDocument/2006/relationships/image" Target="media/image144.png"/><Relationship Id="rId182" Type="http://schemas.openxmlformats.org/officeDocument/2006/relationships/image" Target="media/image158.png"/><Relationship Id="rId187" Type="http://schemas.openxmlformats.org/officeDocument/2006/relationships/image" Target="media/image163.png"/><Relationship Id="rId1" Type="http://schemas.openxmlformats.org/officeDocument/2006/relationships/numbering" Target="numbering.xml"/><Relationship Id="rId6" Type="http://schemas.openxmlformats.org/officeDocument/2006/relationships/footnotes" Target="footnotes.xml"/><Relationship Id="rId212" Type="http://schemas.openxmlformats.org/officeDocument/2006/relationships/theme" Target="theme/theme1.xml"/><Relationship Id="rId23" Type="http://schemas.openxmlformats.org/officeDocument/2006/relationships/hyperlink" Target="http://www.crossui.com/download.html" TargetMode="External"/><Relationship Id="rId28" Type="http://schemas.openxmlformats.org/officeDocument/2006/relationships/image" Target="media/image10.png"/><Relationship Id="rId49" Type="http://schemas.openxmlformats.org/officeDocument/2006/relationships/image" Target="media/image31.png"/><Relationship Id="rId114" Type="http://schemas.openxmlformats.org/officeDocument/2006/relationships/image" Target="media/image93.png"/><Relationship Id="rId119" Type="http://schemas.openxmlformats.org/officeDocument/2006/relationships/image" Target="media/image98.png"/><Relationship Id="rId44" Type="http://schemas.openxmlformats.org/officeDocument/2006/relationships/image" Target="media/image26.png"/><Relationship Id="rId60" Type="http://schemas.openxmlformats.org/officeDocument/2006/relationships/hyperlink" Target="http://www.crossui.com" TargetMode="External"/><Relationship Id="rId65" Type="http://schemas.openxmlformats.org/officeDocument/2006/relationships/image" Target="media/image44.png"/><Relationship Id="rId81" Type="http://schemas.openxmlformats.org/officeDocument/2006/relationships/image" Target="media/image60.png"/><Relationship Id="rId86" Type="http://schemas.openxmlformats.org/officeDocument/2006/relationships/image" Target="media/image65.png"/><Relationship Id="rId130" Type="http://schemas.openxmlformats.org/officeDocument/2006/relationships/image" Target="media/image109.png"/><Relationship Id="rId135" Type="http://schemas.openxmlformats.org/officeDocument/2006/relationships/image" Target="media/image114.png"/><Relationship Id="rId151" Type="http://schemas.openxmlformats.org/officeDocument/2006/relationships/image" Target="media/image130.png"/><Relationship Id="rId156" Type="http://schemas.openxmlformats.org/officeDocument/2006/relationships/image" Target="media/image135.png"/><Relationship Id="rId177" Type="http://schemas.openxmlformats.org/officeDocument/2006/relationships/image" Target="media/image153.png"/><Relationship Id="rId198" Type="http://schemas.openxmlformats.org/officeDocument/2006/relationships/image" Target="media/image174.png"/><Relationship Id="rId172" Type="http://schemas.openxmlformats.org/officeDocument/2006/relationships/image" Target="media/image148.png"/><Relationship Id="rId193" Type="http://schemas.openxmlformats.org/officeDocument/2006/relationships/image" Target="media/image169.png"/><Relationship Id="rId202" Type="http://schemas.openxmlformats.org/officeDocument/2006/relationships/image" Target="media/image178.png"/><Relationship Id="rId207" Type="http://schemas.openxmlformats.org/officeDocument/2006/relationships/image" Target="media/image183.png"/><Relationship Id="rId13" Type="http://schemas.openxmlformats.org/officeDocument/2006/relationships/hyperlink" Target="http://crossui.googlecode.com/svn/trunk/xui1.0/" TargetMode="External"/><Relationship Id="rId18" Type="http://schemas.openxmlformats.org/officeDocument/2006/relationships/hyperlink" Target="http://code.google.com/p/crossui/downloads/list" TargetMode="External"/><Relationship Id="rId39" Type="http://schemas.openxmlformats.org/officeDocument/2006/relationships/image" Target="media/image21.png"/><Relationship Id="rId109" Type="http://schemas.openxmlformats.org/officeDocument/2006/relationships/image" Target="media/image88.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image" Target="media/image99.png"/><Relationship Id="rId125" Type="http://schemas.openxmlformats.org/officeDocument/2006/relationships/image" Target="media/image104.png"/><Relationship Id="rId141" Type="http://schemas.openxmlformats.org/officeDocument/2006/relationships/image" Target="media/image120.png"/><Relationship Id="rId146" Type="http://schemas.openxmlformats.org/officeDocument/2006/relationships/image" Target="media/image125.png"/><Relationship Id="rId167" Type="http://schemas.openxmlformats.org/officeDocument/2006/relationships/image" Target="media/image145.png"/><Relationship Id="rId188" Type="http://schemas.openxmlformats.org/officeDocument/2006/relationships/image" Target="media/image164.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71.png"/><Relationship Id="rId162" Type="http://schemas.openxmlformats.org/officeDocument/2006/relationships/image" Target="media/image140.png"/><Relationship Id="rId183" Type="http://schemas.openxmlformats.org/officeDocument/2006/relationships/image" Target="media/image159.png"/><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hyperlink" Target="http://www.crossui.com/RAD/Builder.html"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5.png"/><Relationship Id="rId87" Type="http://schemas.openxmlformats.org/officeDocument/2006/relationships/image" Target="media/image66.png"/><Relationship Id="rId110" Type="http://schemas.openxmlformats.org/officeDocument/2006/relationships/image" Target="media/image89.png"/><Relationship Id="rId115" Type="http://schemas.openxmlformats.org/officeDocument/2006/relationships/image" Target="media/image94.png"/><Relationship Id="rId131" Type="http://schemas.openxmlformats.org/officeDocument/2006/relationships/image" Target="media/image110.png"/><Relationship Id="rId136" Type="http://schemas.openxmlformats.org/officeDocument/2006/relationships/image" Target="media/image115.png"/><Relationship Id="rId157" Type="http://schemas.openxmlformats.org/officeDocument/2006/relationships/image" Target="media/image136.png"/><Relationship Id="rId178" Type="http://schemas.openxmlformats.org/officeDocument/2006/relationships/image" Target="media/image154.png"/><Relationship Id="rId61" Type="http://schemas.openxmlformats.org/officeDocument/2006/relationships/hyperlink" Target="http://www.crossui.com" TargetMode="External"/><Relationship Id="rId82" Type="http://schemas.openxmlformats.org/officeDocument/2006/relationships/image" Target="media/image61.png"/><Relationship Id="rId152" Type="http://schemas.openxmlformats.org/officeDocument/2006/relationships/image" Target="media/image131.png"/><Relationship Id="rId173" Type="http://schemas.openxmlformats.org/officeDocument/2006/relationships/image" Target="media/image149.png"/><Relationship Id="rId194" Type="http://schemas.openxmlformats.org/officeDocument/2006/relationships/image" Target="media/image170.png"/><Relationship Id="rId199" Type="http://schemas.openxmlformats.org/officeDocument/2006/relationships/image" Target="media/image175.png"/><Relationship Id="rId203" Type="http://schemas.openxmlformats.org/officeDocument/2006/relationships/image" Target="media/image179.png"/><Relationship Id="rId208" Type="http://schemas.openxmlformats.org/officeDocument/2006/relationships/image" Target="media/image184.png"/><Relationship Id="rId19" Type="http://schemas.openxmlformats.org/officeDocument/2006/relationships/hyperlink" Target="http://localhost/jsLinb/cases/chapter1/helloworld.html" TargetMode="External"/><Relationship Id="rId14" Type="http://schemas.openxmlformats.org/officeDocument/2006/relationships/image" Target="media/image1.png"/><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image" Target="media/image84.png"/><Relationship Id="rId126" Type="http://schemas.openxmlformats.org/officeDocument/2006/relationships/image" Target="media/image105.png"/><Relationship Id="rId147" Type="http://schemas.openxmlformats.org/officeDocument/2006/relationships/image" Target="media/image126.png"/><Relationship Id="rId168" Type="http://schemas.openxmlformats.org/officeDocument/2006/relationships/image" Target="media/image146.png"/><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image" Target="media/image51.pn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image" Target="media/image100.png"/><Relationship Id="rId142" Type="http://schemas.openxmlformats.org/officeDocument/2006/relationships/image" Target="media/image121.png"/><Relationship Id="rId163" Type="http://schemas.openxmlformats.org/officeDocument/2006/relationships/image" Target="media/image141.png"/><Relationship Id="rId184" Type="http://schemas.openxmlformats.org/officeDocument/2006/relationships/image" Target="media/image160.png"/><Relationship Id="rId189" Type="http://schemas.openxmlformats.org/officeDocument/2006/relationships/image" Target="media/image165.png"/><Relationship Id="rId3" Type="http://schemas.microsoft.com/office/2007/relationships/stylesWithEffects" Target="stylesWithEffects.xml"/><Relationship Id="rId25" Type="http://schemas.openxmlformats.org/officeDocument/2006/relationships/image" Target="media/image7.png"/><Relationship Id="rId46" Type="http://schemas.openxmlformats.org/officeDocument/2006/relationships/image" Target="media/image28.png"/><Relationship Id="rId67" Type="http://schemas.openxmlformats.org/officeDocument/2006/relationships/image" Target="media/image46.png"/><Relationship Id="rId116" Type="http://schemas.openxmlformats.org/officeDocument/2006/relationships/image" Target="media/image95.png"/><Relationship Id="rId137" Type="http://schemas.openxmlformats.org/officeDocument/2006/relationships/image" Target="media/image116.png"/><Relationship Id="rId158" Type="http://schemas.openxmlformats.org/officeDocument/2006/relationships/image" Target="media/image137.png"/><Relationship Id="rId20" Type="http://schemas.openxmlformats.org/officeDocument/2006/relationships/image" Target="media/image4.png"/><Relationship Id="rId41" Type="http://schemas.openxmlformats.org/officeDocument/2006/relationships/image" Target="media/image23.png"/><Relationship Id="rId62" Type="http://schemas.openxmlformats.org/officeDocument/2006/relationships/image" Target="media/image42.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90.png"/><Relationship Id="rId132" Type="http://schemas.openxmlformats.org/officeDocument/2006/relationships/image" Target="media/image111.png"/><Relationship Id="rId153" Type="http://schemas.openxmlformats.org/officeDocument/2006/relationships/image" Target="media/image132.png"/><Relationship Id="rId174" Type="http://schemas.openxmlformats.org/officeDocument/2006/relationships/image" Target="media/image150.png"/><Relationship Id="rId179" Type="http://schemas.openxmlformats.org/officeDocument/2006/relationships/image" Target="media/image155.png"/><Relationship Id="rId195" Type="http://schemas.openxmlformats.org/officeDocument/2006/relationships/image" Target="media/image171.png"/><Relationship Id="rId209" Type="http://schemas.openxmlformats.org/officeDocument/2006/relationships/image" Target="media/image185.png"/><Relationship Id="rId190" Type="http://schemas.openxmlformats.org/officeDocument/2006/relationships/image" Target="media/image166.png"/><Relationship Id="rId204" Type="http://schemas.openxmlformats.org/officeDocument/2006/relationships/image" Target="media/image180.png"/><Relationship Id="rId15" Type="http://schemas.openxmlformats.org/officeDocument/2006/relationships/image" Target="media/image2.png"/><Relationship Id="rId36" Type="http://schemas.openxmlformats.org/officeDocument/2006/relationships/image" Target="media/image18.png"/><Relationship Id="rId57" Type="http://schemas.openxmlformats.org/officeDocument/2006/relationships/image" Target="media/image39.png"/><Relationship Id="rId106" Type="http://schemas.openxmlformats.org/officeDocument/2006/relationships/image" Target="media/image85.png"/><Relationship Id="rId127" Type="http://schemas.openxmlformats.org/officeDocument/2006/relationships/image" Target="media/image106.png"/><Relationship Id="rId10" Type="http://schemas.openxmlformats.org/officeDocument/2006/relationships/hyperlink" Target="http://www.crossui.com/Forum" TargetMode="External"/><Relationship Id="rId31" Type="http://schemas.openxmlformats.org/officeDocument/2006/relationships/image" Target="media/image13.png"/><Relationship Id="rId52" Type="http://schemas.openxmlformats.org/officeDocument/2006/relationships/image" Target="media/image34.png"/><Relationship Id="rId73" Type="http://schemas.openxmlformats.org/officeDocument/2006/relationships/image" Target="media/image52.png"/><Relationship Id="rId78" Type="http://schemas.openxmlformats.org/officeDocument/2006/relationships/image" Target="media/image57.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101.png"/><Relationship Id="rId143" Type="http://schemas.openxmlformats.org/officeDocument/2006/relationships/image" Target="media/image122.png"/><Relationship Id="rId148" Type="http://schemas.openxmlformats.org/officeDocument/2006/relationships/image" Target="media/image127.png"/><Relationship Id="rId164" Type="http://schemas.openxmlformats.org/officeDocument/2006/relationships/image" Target="media/image142.png"/><Relationship Id="rId169" Type="http://schemas.openxmlformats.org/officeDocument/2006/relationships/image" Target="media/image147.png"/><Relationship Id="rId185" Type="http://schemas.openxmlformats.org/officeDocument/2006/relationships/image" Target="media/image161.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156.png"/><Relationship Id="rId210" Type="http://schemas.openxmlformats.org/officeDocument/2006/relationships/image" Target="media/image186.png"/><Relationship Id="rId26" Type="http://schemas.openxmlformats.org/officeDocument/2006/relationships/image" Target="media/image8.png"/><Relationship Id="rId47" Type="http://schemas.openxmlformats.org/officeDocument/2006/relationships/image" Target="media/image29.png"/><Relationship Id="rId68" Type="http://schemas.openxmlformats.org/officeDocument/2006/relationships/image" Target="media/image47.png"/><Relationship Id="rId89" Type="http://schemas.openxmlformats.org/officeDocument/2006/relationships/image" Target="media/image68.png"/><Relationship Id="rId112" Type="http://schemas.openxmlformats.org/officeDocument/2006/relationships/image" Target="media/image91.png"/><Relationship Id="rId133" Type="http://schemas.openxmlformats.org/officeDocument/2006/relationships/image" Target="media/image112.png"/><Relationship Id="rId154" Type="http://schemas.openxmlformats.org/officeDocument/2006/relationships/image" Target="media/image133.png"/><Relationship Id="rId175" Type="http://schemas.openxmlformats.org/officeDocument/2006/relationships/image" Target="media/image151.png"/><Relationship Id="rId196" Type="http://schemas.openxmlformats.org/officeDocument/2006/relationships/image" Target="media/image172.png"/><Relationship Id="rId200" Type="http://schemas.openxmlformats.org/officeDocument/2006/relationships/image" Target="media/image176.png"/><Relationship Id="rId16"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1499</TotalTime>
  <Pages>1</Pages>
  <Words>9526</Words>
  <Characters>54303</Characters>
  <Application>Microsoft Office Word</Application>
  <DocSecurity>0</DocSecurity>
  <Lines>452</Lines>
  <Paragraphs>127</Paragraphs>
  <ScaleCrop>false</ScaleCrop>
  <Company>none</Company>
  <LinksUpToDate>false</LinksUpToDate>
  <CharactersWithSpaces>63702</CharactersWithSpaces>
  <SharedDoc>false</SharedDoc>
  <HLinks>
    <vt:vector size="1374" baseType="variant">
      <vt:variant>
        <vt:i4>196632</vt:i4>
      </vt:variant>
      <vt:variant>
        <vt:i4>1755</vt:i4>
      </vt:variant>
      <vt:variant>
        <vt:i4>0</vt:i4>
      </vt:variant>
      <vt:variant>
        <vt:i4>5</vt:i4>
      </vt:variant>
      <vt:variant>
        <vt:lpwstr>http://www.fiddler2.com/fiddler2/</vt:lpwstr>
      </vt:variant>
      <vt:variant>
        <vt:lpwstr/>
      </vt:variant>
      <vt:variant>
        <vt:i4>7995429</vt:i4>
      </vt:variant>
      <vt:variant>
        <vt:i4>1368</vt:i4>
      </vt:variant>
      <vt:variant>
        <vt:i4>0</vt:i4>
      </vt:variant>
      <vt:variant>
        <vt:i4>5</vt:i4>
      </vt:variant>
      <vt:variant>
        <vt:lpwstr>http://localhost/jsLinb/VisualJS/UIBuilder.html</vt:lpwstr>
      </vt:variant>
      <vt:variant>
        <vt:lpwstr/>
      </vt:variant>
      <vt:variant>
        <vt:i4>2949230</vt:i4>
      </vt:variant>
      <vt:variant>
        <vt:i4>1356</vt:i4>
      </vt:variant>
      <vt:variant>
        <vt:i4>0</vt:i4>
      </vt:variant>
      <vt:variant>
        <vt:i4>5</vt:i4>
      </vt:variant>
      <vt:variant>
        <vt:lpwstr>http://localhost/jsLinb/cases/chapter1/helloworld.html</vt:lpwstr>
      </vt:variant>
      <vt:variant>
        <vt:lpwstr/>
      </vt:variant>
      <vt:variant>
        <vt:i4>7471155</vt:i4>
      </vt:variant>
      <vt:variant>
        <vt:i4>1350</vt:i4>
      </vt:variant>
      <vt:variant>
        <vt:i4>0</vt:i4>
      </vt:variant>
      <vt:variant>
        <vt:i4>5</vt:i4>
      </vt:variant>
      <vt:variant>
        <vt:lpwstr>http://linb.googlecode.com/svn/trunk/jsLinb3.0/</vt:lpwstr>
      </vt:variant>
      <vt:variant>
        <vt:lpwstr/>
      </vt:variant>
      <vt:variant>
        <vt:i4>262239</vt:i4>
      </vt:variant>
      <vt:variant>
        <vt:i4>1347</vt:i4>
      </vt:variant>
      <vt:variant>
        <vt:i4>0</vt:i4>
      </vt:variant>
      <vt:variant>
        <vt:i4>5</vt:i4>
      </vt:variant>
      <vt:variant>
        <vt:lpwstr>http://code.google.com/p/linb/downloads/list</vt:lpwstr>
      </vt:variant>
      <vt:variant>
        <vt:lpwstr/>
      </vt:variant>
      <vt:variant>
        <vt:i4>1179698</vt:i4>
      </vt:variant>
      <vt:variant>
        <vt:i4>1340</vt:i4>
      </vt:variant>
      <vt:variant>
        <vt:i4>0</vt:i4>
      </vt:variant>
      <vt:variant>
        <vt:i4>5</vt:i4>
      </vt:variant>
      <vt:variant>
        <vt:lpwstr/>
      </vt:variant>
      <vt:variant>
        <vt:lpwstr>_Toc268091124</vt:lpwstr>
      </vt:variant>
      <vt:variant>
        <vt:i4>1179698</vt:i4>
      </vt:variant>
      <vt:variant>
        <vt:i4>1334</vt:i4>
      </vt:variant>
      <vt:variant>
        <vt:i4>0</vt:i4>
      </vt:variant>
      <vt:variant>
        <vt:i4>5</vt:i4>
      </vt:variant>
      <vt:variant>
        <vt:lpwstr/>
      </vt:variant>
      <vt:variant>
        <vt:lpwstr>_Toc268091123</vt:lpwstr>
      </vt:variant>
      <vt:variant>
        <vt:i4>1179698</vt:i4>
      </vt:variant>
      <vt:variant>
        <vt:i4>1328</vt:i4>
      </vt:variant>
      <vt:variant>
        <vt:i4>0</vt:i4>
      </vt:variant>
      <vt:variant>
        <vt:i4>5</vt:i4>
      </vt:variant>
      <vt:variant>
        <vt:lpwstr/>
      </vt:variant>
      <vt:variant>
        <vt:lpwstr>_Toc268091122</vt:lpwstr>
      </vt:variant>
      <vt:variant>
        <vt:i4>1179698</vt:i4>
      </vt:variant>
      <vt:variant>
        <vt:i4>1322</vt:i4>
      </vt:variant>
      <vt:variant>
        <vt:i4>0</vt:i4>
      </vt:variant>
      <vt:variant>
        <vt:i4>5</vt:i4>
      </vt:variant>
      <vt:variant>
        <vt:lpwstr/>
      </vt:variant>
      <vt:variant>
        <vt:lpwstr>_Toc268091121</vt:lpwstr>
      </vt:variant>
      <vt:variant>
        <vt:i4>1179698</vt:i4>
      </vt:variant>
      <vt:variant>
        <vt:i4>1316</vt:i4>
      </vt:variant>
      <vt:variant>
        <vt:i4>0</vt:i4>
      </vt:variant>
      <vt:variant>
        <vt:i4>5</vt:i4>
      </vt:variant>
      <vt:variant>
        <vt:lpwstr/>
      </vt:variant>
      <vt:variant>
        <vt:lpwstr>_Toc268091120</vt:lpwstr>
      </vt:variant>
      <vt:variant>
        <vt:i4>1114162</vt:i4>
      </vt:variant>
      <vt:variant>
        <vt:i4>1310</vt:i4>
      </vt:variant>
      <vt:variant>
        <vt:i4>0</vt:i4>
      </vt:variant>
      <vt:variant>
        <vt:i4>5</vt:i4>
      </vt:variant>
      <vt:variant>
        <vt:lpwstr/>
      </vt:variant>
      <vt:variant>
        <vt:lpwstr>_Toc268091119</vt:lpwstr>
      </vt:variant>
      <vt:variant>
        <vt:i4>1114162</vt:i4>
      </vt:variant>
      <vt:variant>
        <vt:i4>1304</vt:i4>
      </vt:variant>
      <vt:variant>
        <vt:i4>0</vt:i4>
      </vt:variant>
      <vt:variant>
        <vt:i4>5</vt:i4>
      </vt:variant>
      <vt:variant>
        <vt:lpwstr/>
      </vt:variant>
      <vt:variant>
        <vt:lpwstr>_Toc268091118</vt:lpwstr>
      </vt:variant>
      <vt:variant>
        <vt:i4>1114162</vt:i4>
      </vt:variant>
      <vt:variant>
        <vt:i4>1298</vt:i4>
      </vt:variant>
      <vt:variant>
        <vt:i4>0</vt:i4>
      </vt:variant>
      <vt:variant>
        <vt:i4>5</vt:i4>
      </vt:variant>
      <vt:variant>
        <vt:lpwstr/>
      </vt:variant>
      <vt:variant>
        <vt:lpwstr>_Toc268091117</vt:lpwstr>
      </vt:variant>
      <vt:variant>
        <vt:i4>1114162</vt:i4>
      </vt:variant>
      <vt:variant>
        <vt:i4>1292</vt:i4>
      </vt:variant>
      <vt:variant>
        <vt:i4>0</vt:i4>
      </vt:variant>
      <vt:variant>
        <vt:i4>5</vt:i4>
      </vt:variant>
      <vt:variant>
        <vt:lpwstr/>
      </vt:variant>
      <vt:variant>
        <vt:lpwstr>_Toc268091116</vt:lpwstr>
      </vt:variant>
      <vt:variant>
        <vt:i4>1114162</vt:i4>
      </vt:variant>
      <vt:variant>
        <vt:i4>1286</vt:i4>
      </vt:variant>
      <vt:variant>
        <vt:i4>0</vt:i4>
      </vt:variant>
      <vt:variant>
        <vt:i4>5</vt:i4>
      </vt:variant>
      <vt:variant>
        <vt:lpwstr/>
      </vt:variant>
      <vt:variant>
        <vt:lpwstr>_Toc268091115</vt:lpwstr>
      </vt:variant>
      <vt:variant>
        <vt:i4>1114162</vt:i4>
      </vt:variant>
      <vt:variant>
        <vt:i4>1280</vt:i4>
      </vt:variant>
      <vt:variant>
        <vt:i4>0</vt:i4>
      </vt:variant>
      <vt:variant>
        <vt:i4>5</vt:i4>
      </vt:variant>
      <vt:variant>
        <vt:lpwstr/>
      </vt:variant>
      <vt:variant>
        <vt:lpwstr>_Toc268091114</vt:lpwstr>
      </vt:variant>
      <vt:variant>
        <vt:i4>1114162</vt:i4>
      </vt:variant>
      <vt:variant>
        <vt:i4>1274</vt:i4>
      </vt:variant>
      <vt:variant>
        <vt:i4>0</vt:i4>
      </vt:variant>
      <vt:variant>
        <vt:i4>5</vt:i4>
      </vt:variant>
      <vt:variant>
        <vt:lpwstr/>
      </vt:variant>
      <vt:variant>
        <vt:lpwstr>_Toc268091113</vt:lpwstr>
      </vt:variant>
      <vt:variant>
        <vt:i4>1114162</vt:i4>
      </vt:variant>
      <vt:variant>
        <vt:i4>1268</vt:i4>
      </vt:variant>
      <vt:variant>
        <vt:i4>0</vt:i4>
      </vt:variant>
      <vt:variant>
        <vt:i4>5</vt:i4>
      </vt:variant>
      <vt:variant>
        <vt:lpwstr/>
      </vt:variant>
      <vt:variant>
        <vt:lpwstr>_Toc268091112</vt:lpwstr>
      </vt:variant>
      <vt:variant>
        <vt:i4>1114162</vt:i4>
      </vt:variant>
      <vt:variant>
        <vt:i4>1262</vt:i4>
      </vt:variant>
      <vt:variant>
        <vt:i4>0</vt:i4>
      </vt:variant>
      <vt:variant>
        <vt:i4>5</vt:i4>
      </vt:variant>
      <vt:variant>
        <vt:lpwstr/>
      </vt:variant>
      <vt:variant>
        <vt:lpwstr>_Toc268091111</vt:lpwstr>
      </vt:variant>
      <vt:variant>
        <vt:i4>1114162</vt:i4>
      </vt:variant>
      <vt:variant>
        <vt:i4>1256</vt:i4>
      </vt:variant>
      <vt:variant>
        <vt:i4>0</vt:i4>
      </vt:variant>
      <vt:variant>
        <vt:i4>5</vt:i4>
      </vt:variant>
      <vt:variant>
        <vt:lpwstr/>
      </vt:variant>
      <vt:variant>
        <vt:lpwstr>_Toc268091110</vt:lpwstr>
      </vt:variant>
      <vt:variant>
        <vt:i4>1048626</vt:i4>
      </vt:variant>
      <vt:variant>
        <vt:i4>1250</vt:i4>
      </vt:variant>
      <vt:variant>
        <vt:i4>0</vt:i4>
      </vt:variant>
      <vt:variant>
        <vt:i4>5</vt:i4>
      </vt:variant>
      <vt:variant>
        <vt:lpwstr/>
      </vt:variant>
      <vt:variant>
        <vt:lpwstr>_Toc268091109</vt:lpwstr>
      </vt:variant>
      <vt:variant>
        <vt:i4>1048626</vt:i4>
      </vt:variant>
      <vt:variant>
        <vt:i4>1244</vt:i4>
      </vt:variant>
      <vt:variant>
        <vt:i4>0</vt:i4>
      </vt:variant>
      <vt:variant>
        <vt:i4>5</vt:i4>
      </vt:variant>
      <vt:variant>
        <vt:lpwstr/>
      </vt:variant>
      <vt:variant>
        <vt:lpwstr>_Toc268091108</vt:lpwstr>
      </vt:variant>
      <vt:variant>
        <vt:i4>1048626</vt:i4>
      </vt:variant>
      <vt:variant>
        <vt:i4>1238</vt:i4>
      </vt:variant>
      <vt:variant>
        <vt:i4>0</vt:i4>
      </vt:variant>
      <vt:variant>
        <vt:i4>5</vt:i4>
      </vt:variant>
      <vt:variant>
        <vt:lpwstr/>
      </vt:variant>
      <vt:variant>
        <vt:lpwstr>_Toc268091107</vt:lpwstr>
      </vt:variant>
      <vt:variant>
        <vt:i4>1048626</vt:i4>
      </vt:variant>
      <vt:variant>
        <vt:i4>1232</vt:i4>
      </vt:variant>
      <vt:variant>
        <vt:i4>0</vt:i4>
      </vt:variant>
      <vt:variant>
        <vt:i4>5</vt:i4>
      </vt:variant>
      <vt:variant>
        <vt:lpwstr/>
      </vt:variant>
      <vt:variant>
        <vt:lpwstr>_Toc268091106</vt:lpwstr>
      </vt:variant>
      <vt:variant>
        <vt:i4>1048626</vt:i4>
      </vt:variant>
      <vt:variant>
        <vt:i4>1226</vt:i4>
      </vt:variant>
      <vt:variant>
        <vt:i4>0</vt:i4>
      </vt:variant>
      <vt:variant>
        <vt:i4>5</vt:i4>
      </vt:variant>
      <vt:variant>
        <vt:lpwstr/>
      </vt:variant>
      <vt:variant>
        <vt:lpwstr>_Toc268091105</vt:lpwstr>
      </vt:variant>
      <vt:variant>
        <vt:i4>1048626</vt:i4>
      </vt:variant>
      <vt:variant>
        <vt:i4>1220</vt:i4>
      </vt:variant>
      <vt:variant>
        <vt:i4>0</vt:i4>
      </vt:variant>
      <vt:variant>
        <vt:i4>5</vt:i4>
      </vt:variant>
      <vt:variant>
        <vt:lpwstr/>
      </vt:variant>
      <vt:variant>
        <vt:lpwstr>_Toc268091104</vt:lpwstr>
      </vt:variant>
      <vt:variant>
        <vt:i4>1048626</vt:i4>
      </vt:variant>
      <vt:variant>
        <vt:i4>1214</vt:i4>
      </vt:variant>
      <vt:variant>
        <vt:i4>0</vt:i4>
      </vt:variant>
      <vt:variant>
        <vt:i4>5</vt:i4>
      </vt:variant>
      <vt:variant>
        <vt:lpwstr/>
      </vt:variant>
      <vt:variant>
        <vt:lpwstr>_Toc268091103</vt:lpwstr>
      </vt:variant>
      <vt:variant>
        <vt:i4>1048626</vt:i4>
      </vt:variant>
      <vt:variant>
        <vt:i4>1208</vt:i4>
      </vt:variant>
      <vt:variant>
        <vt:i4>0</vt:i4>
      </vt:variant>
      <vt:variant>
        <vt:i4>5</vt:i4>
      </vt:variant>
      <vt:variant>
        <vt:lpwstr/>
      </vt:variant>
      <vt:variant>
        <vt:lpwstr>_Toc268091102</vt:lpwstr>
      </vt:variant>
      <vt:variant>
        <vt:i4>1048626</vt:i4>
      </vt:variant>
      <vt:variant>
        <vt:i4>1202</vt:i4>
      </vt:variant>
      <vt:variant>
        <vt:i4>0</vt:i4>
      </vt:variant>
      <vt:variant>
        <vt:i4>5</vt:i4>
      </vt:variant>
      <vt:variant>
        <vt:lpwstr/>
      </vt:variant>
      <vt:variant>
        <vt:lpwstr>_Toc268091101</vt:lpwstr>
      </vt:variant>
      <vt:variant>
        <vt:i4>1048626</vt:i4>
      </vt:variant>
      <vt:variant>
        <vt:i4>1196</vt:i4>
      </vt:variant>
      <vt:variant>
        <vt:i4>0</vt:i4>
      </vt:variant>
      <vt:variant>
        <vt:i4>5</vt:i4>
      </vt:variant>
      <vt:variant>
        <vt:lpwstr/>
      </vt:variant>
      <vt:variant>
        <vt:lpwstr>_Toc268091100</vt:lpwstr>
      </vt:variant>
      <vt:variant>
        <vt:i4>1638451</vt:i4>
      </vt:variant>
      <vt:variant>
        <vt:i4>1190</vt:i4>
      </vt:variant>
      <vt:variant>
        <vt:i4>0</vt:i4>
      </vt:variant>
      <vt:variant>
        <vt:i4>5</vt:i4>
      </vt:variant>
      <vt:variant>
        <vt:lpwstr/>
      </vt:variant>
      <vt:variant>
        <vt:lpwstr>_Toc268091099</vt:lpwstr>
      </vt:variant>
      <vt:variant>
        <vt:i4>1638451</vt:i4>
      </vt:variant>
      <vt:variant>
        <vt:i4>1184</vt:i4>
      </vt:variant>
      <vt:variant>
        <vt:i4>0</vt:i4>
      </vt:variant>
      <vt:variant>
        <vt:i4>5</vt:i4>
      </vt:variant>
      <vt:variant>
        <vt:lpwstr/>
      </vt:variant>
      <vt:variant>
        <vt:lpwstr>_Toc268091098</vt:lpwstr>
      </vt:variant>
      <vt:variant>
        <vt:i4>1638451</vt:i4>
      </vt:variant>
      <vt:variant>
        <vt:i4>1178</vt:i4>
      </vt:variant>
      <vt:variant>
        <vt:i4>0</vt:i4>
      </vt:variant>
      <vt:variant>
        <vt:i4>5</vt:i4>
      </vt:variant>
      <vt:variant>
        <vt:lpwstr/>
      </vt:variant>
      <vt:variant>
        <vt:lpwstr>_Toc268091097</vt:lpwstr>
      </vt:variant>
      <vt:variant>
        <vt:i4>1638451</vt:i4>
      </vt:variant>
      <vt:variant>
        <vt:i4>1172</vt:i4>
      </vt:variant>
      <vt:variant>
        <vt:i4>0</vt:i4>
      </vt:variant>
      <vt:variant>
        <vt:i4>5</vt:i4>
      </vt:variant>
      <vt:variant>
        <vt:lpwstr/>
      </vt:variant>
      <vt:variant>
        <vt:lpwstr>_Toc268091096</vt:lpwstr>
      </vt:variant>
      <vt:variant>
        <vt:i4>1638451</vt:i4>
      </vt:variant>
      <vt:variant>
        <vt:i4>1166</vt:i4>
      </vt:variant>
      <vt:variant>
        <vt:i4>0</vt:i4>
      </vt:variant>
      <vt:variant>
        <vt:i4>5</vt:i4>
      </vt:variant>
      <vt:variant>
        <vt:lpwstr/>
      </vt:variant>
      <vt:variant>
        <vt:lpwstr>_Toc268091095</vt:lpwstr>
      </vt:variant>
      <vt:variant>
        <vt:i4>1638451</vt:i4>
      </vt:variant>
      <vt:variant>
        <vt:i4>1160</vt:i4>
      </vt:variant>
      <vt:variant>
        <vt:i4>0</vt:i4>
      </vt:variant>
      <vt:variant>
        <vt:i4>5</vt:i4>
      </vt:variant>
      <vt:variant>
        <vt:lpwstr/>
      </vt:variant>
      <vt:variant>
        <vt:lpwstr>_Toc268091094</vt:lpwstr>
      </vt:variant>
      <vt:variant>
        <vt:i4>1638451</vt:i4>
      </vt:variant>
      <vt:variant>
        <vt:i4>1154</vt:i4>
      </vt:variant>
      <vt:variant>
        <vt:i4>0</vt:i4>
      </vt:variant>
      <vt:variant>
        <vt:i4>5</vt:i4>
      </vt:variant>
      <vt:variant>
        <vt:lpwstr/>
      </vt:variant>
      <vt:variant>
        <vt:lpwstr>_Toc268091093</vt:lpwstr>
      </vt:variant>
      <vt:variant>
        <vt:i4>1638451</vt:i4>
      </vt:variant>
      <vt:variant>
        <vt:i4>1148</vt:i4>
      </vt:variant>
      <vt:variant>
        <vt:i4>0</vt:i4>
      </vt:variant>
      <vt:variant>
        <vt:i4>5</vt:i4>
      </vt:variant>
      <vt:variant>
        <vt:lpwstr/>
      </vt:variant>
      <vt:variant>
        <vt:lpwstr>_Toc268091092</vt:lpwstr>
      </vt:variant>
      <vt:variant>
        <vt:i4>1638451</vt:i4>
      </vt:variant>
      <vt:variant>
        <vt:i4>1142</vt:i4>
      </vt:variant>
      <vt:variant>
        <vt:i4>0</vt:i4>
      </vt:variant>
      <vt:variant>
        <vt:i4>5</vt:i4>
      </vt:variant>
      <vt:variant>
        <vt:lpwstr/>
      </vt:variant>
      <vt:variant>
        <vt:lpwstr>_Toc268091091</vt:lpwstr>
      </vt:variant>
      <vt:variant>
        <vt:i4>1638451</vt:i4>
      </vt:variant>
      <vt:variant>
        <vt:i4>1136</vt:i4>
      </vt:variant>
      <vt:variant>
        <vt:i4>0</vt:i4>
      </vt:variant>
      <vt:variant>
        <vt:i4>5</vt:i4>
      </vt:variant>
      <vt:variant>
        <vt:lpwstr/>
      </vt:variant>
      <vt:variant>
        <vt:lpwstr>_Toc268091090</vt:lpwstr>
      </vt:variant>
      <vt:variant>
        <vt:i4>1572915</vt:i4>
      </vt:variant>
      <vt:variant>
        <vt:i4>1130</vt:i4>
      </vt:variant>
      <vt:variant>
        <vt:i4>0</vt:i4>
      </vt:variant>
      <vt:variant>
        <vt:i4>5</vt:i4>
      </vt:variant>
      <vt:variant>
        <vt:lpwstr/>
      </vt:variant>
      <vt:variant>
        <vt:lpwstr>_Toc268091089</vt:lpwstr>
      </vt:variant>
      <vt:variant>
        <vt:i4>1572915</vt:i4>
      </vt:variant>
      <vt:variant>
        <vt:i4>1124</vt:i4>
      </vt:variant>
      <vt:variant>
        <vt:i4>0</vt:i4>
      </vt:variant>
      <vt:variant>
        <vt:i4>5</vt:i4>
      </vt:variant>
      <vt:variant>
        <vt:lpwstr/>
      </vt:variant>
      <vt:variant>
        <vt:lpwstr>_Toc268091088</vt:lpwstr>
      </vt:variant>
      <vt:variant>
        <vt:i4>1572915</vt:i4>
      </vt:variant>
      <vt:variant>
        <vt:i4>1118</vt:i4>
      </vt:variant>
      <vt:variant>
        <vt:i4>0</vt:i4>
      </vt:variant>
      <vt:variant>
        <vt:i4>5</vt:i4>
      </vt:variant>
      <vt:variant>
        <vt:lpwstr/>
      </vt:variant>
      <vt:variant>
        <vt:lpwstr>_Toc268091087</vt:lpwstr>
      </vt:variant>
      <vt:variant>
        <vt:i4>1572915</vt:i4>
      </vt:variant>
      <vt:variant>
        <vt:i4>1112</vt:i4>
      </vt:variant>
      <vt:variant>
        <vt:i4>0</vt:i4>
      </vt:variant>
      <vt:variant>
        <vt:i4>5</vt:i4>
      </vt:variant>
      <vt:variant>
        <vt:lpwstr/>
      </vt:variant>
      <vt:variant>
        <vt:lpwstr>_Toc268091086</vt:lpwstr>
      </vt:variant>
      <vt:variant>
        <vt:i4>1572915</vt:i4>
      </vt:variant>
      <vt:variant>
        <vt:i4>1106</vt:i4>
      </vt:variant>
      <vt:variant>
        <vt:i4>0</vt:i4>
      </vt:variant>
      <vt:variant>
        <vt:i4>5</vt:i4>
      </vt:variant>
      <vt:variant>
        <vt:lpwstr/>
      </vt:variant>
      <vt:variant>
        <vt:lpwstr>_Toc268091085</vt:lpwstr>
      </vt:variant>
      <vt:variant>
        <vt:i4>1572915</vt:i4>
      </vt:variant>
      <vt:variant>
        <vt:i4>1100</vt:i4>
      </vt:variant>
      <vt:variant>
        <vt:i4>0</vt:i4>
      </vt:variant>
      <vt:variant>
        <vt:i4>5</vt:i4>
      </vt:variant>
      <vt:variant>
        <vt:lpwstr/>
      </vt:variant>
      <vt:variant>
        <vt:lpwstr>_Toc268091084</vt:lpwstr>
      </vt:variant>
      <vt:variant>
        <vt:i4>1572915</vt:i4>
      </vt:variant>
      <vt:variant>
        <vt:i4>1094</vt:i4>
      </vt:variant>
      <vt:variant>
        <vt:i4>0</vt:i4>
      </vt:variant>
      <vt:variant>
        <vt:i4>5</vt:i4>
      </vt:variant>
      <vt:variant>
        <vt:lpwstr/>
      </vt:variant>
      <vt:variant>
        <vt:lpwstr>_Toc268091083</vt:lpwstr>
      </vt:variant>
      <vt:variant>
        <vt:i4>1572915</vt:i4>
      </vt:variant>
      <vt:variant>
        <vt:i4>1088</vt:i4>
      </vt:variant>
      <vt:variant>
        <vt:i4>0</vt:i4>
      </vt:variant>
      <vt:variant>
        <vt:i4>5</vt:i4>
      </vt:variant>
      <vt:variant>
        <vt:lpwstr/>
      </vt:variant>
      <vt:variant>
        <vt:lpwstr>_Toc268091082</vt:lpwstr>
      </vt:variant>
      <vt:variant>
        <vt:i4>1572915</vt:i4>
      </vt:variant>
      <vt:variant>
        <vt:i4>1082</vt:i4>
      </vt:variant>
      <vt:variant>
        <vt:i4>0</vt:i4>
      </vt:variant>
      <vt:variant>
        <vt:i4>5</vt:i4>
      </vt:variant>
      <vt:variant>
        <vt:lpwstr/>
      </vt:variant>
      <vt:variant>
        <vt:lpwstr>_Toc268091081</vt:lpwstr>
      </vt:variant>
      <vt:variant>
        <vt:i4>1572915</vt:i4>
      </vt:variant>
      <vt:variant>
        <vt:i4>1076</vt:i4>
      </vt:variant>
      <vt:variant>
        <vt:i4>0</vt:i4>
      </vt:variant>
      <vt:variant>
        <vt:i4>5</vt:i4>
      </vt:variant>
      <vt:variant>
        <vt:lpwstr/>
      </vt:variant>
      <vt:variant>
        <vt:lpwstr>_Toc268091080</vt:lpwstr>
      </vt:variant>
      <vt:variant>
        <vt:i4>1507379</vt:i4>
      </vt:variant>
      <vt:variant>
        <vt:i4>1070</vt:i4>
      </vt:variant>
      <vt:variant>
        <vt:i4>0</vt:i4>
      </vt:variant>
      <vt:variant>
        <vt:i4>5</vt:i4>
      </vt:variant>
      <vt:variant>
        <vt:lpwstr/>
      </vt:variant>
      <vt:variant>
        <vt:lpwstr>_Toc268091079</vt:lpwstr>
      </vt:variant>
      <vt:variant>
        <vt:i4>1507379</vt:i4>
      </vt:variant>
      <vt:variant>
        <vt:i4>1064</vt:i4>
      </vt:variant>
      <vt:variant>
        <vt:i4>0</vt:i4>
      </vt:variant>
      <vt:variant>
        <vt:i4>5</vt:i4>
      </vt:variant>
      <vt:variant>
        <vt:lpwstr/>
      </vt:variant>
      <vt:variant>
        <vt:lpwstr>_Toc268091078</vt:lpwstr>
      </vt:variant>
      <vt:variant>
        <vt:i4>1507379</vt:i4>
      </vt:variant>
      <vt:variant>
        <vt:i4>1058</vt:i4>
      </vt:variant>
      <vt:variant>
        <vt:i4>0</vt:i4>
      </vt:variant>
      <vt:variant>
        <vt:i4>5</vt:i4>
      </vt:variant>
      <vt:variant>
        <vt:lpwstr/>
      </vt:variant>
      <vt:variant>
        <vt:lpwstr>_Toc268091077</vt:lpwstr>
      </vt:variant>
      <vt:variant>
        <vt:i4>1507379</vt:i4>
      </vt:variant>
      <vt:variant>
        <vt:i4>1052</vt:i4>
      </vt:variant>
      <vt:variant>
        <vt:i4>0</vt:i4>
      </vt:variant>
      <vt:variant>
        <vt:i4>5</vt:i4>
      </vt:variant>
      <vt:variant>
        <vt:lpwstr/>
      </vt:variant>
      <vt:variant>
        <vt:lpwstr>_Toc268091076</vt:lpwstr>
      </vt:variant>
      <vt:variant>
        <vt:i4>1507379</vt:i4>
      </vt:variant>
      <vt:variant>
        <vt:i4>1046</vt:i4>
      </vt:variant>
      <vt:variant>
        <vt:i4>0</vt:i4>
      </vt:variant>
      <vt:variant>
        <vt:i4>5</vt:i4>
      </vt:variant>
      <vt:variant>
        <vt:lpwstr/>
      </vt:variant>
      <vt:variant>
        <vt:lpwstr>_Toc268091075</vt:lpwstr>
      </vt:variant>
      <vt:variant>
        <vt:i4>1507379</vt:i4>
      </vt:variant>
      <vt:variant>
        <vt:i4>1040</vt:i4>
      </vt:variant>
      <vt:variant>
        <vt:i4>0</vt:i4>
      </vt:variant>
      <vt:variant>
        <vt:i4>5</vt:i4>
      </vt:variant>
      <vt:variant>
        <vt:lpwstr/>
      </vt:variant>
      <vt:variant>
        <vt:lpwstr>_Toc268091074</vt:lpwstr>
      </vt:variant>
      <vt:variant>
        <vt:i4>1507379</vt:i4>
      </vt:variant>
      <vt:variant>
        <vt:i4>1034</vt:i4>
      </vt:variant>
      <vt:variant>
        <vt:i4>0</vt:i4>
      </vt:variant>
      <vt:variant>
        <vt:i4>5</vt:i4>
      </vt:variant>
      <vt:variant>
        <vt:lpwstr/>
      </vt:variant>
      <vt:variant>
        <vt:lpwstr>_Toc268091073</vt:lpwstr>
      </vt:variant>
      <vt:variant>
        <vt:i4>1507379</vt:i4>
      </vt:variant>
      <vt:variant>
        <vt:i4>1028</vt:i4>
      </vt:variant>
      <vt:variant>
        <vt:i4>0</vt:i4>
      </vt:variant>
      <vt:variant>
        <vt:i4>5</vt:i4>
      </vt:variant>
      <vt:variant>
        <vt:lpwstr/>
      </vt:variant>
      <vt:variant>
        <vt:lpwstr>_Toc268091072</vt:lpwstr>
      </vt:variant>
      <vt:variant>
        <vt:i4>1507379</vt:i4>
      </vt:variant>
      <vt:variant>
        <vt:i4>1022</vt:i4>
      </vt:variant>
      <vt:variant>
        <vt:i4>0</vt:i4>
      </vt:variant>
      <vt:variant>
        <vt:i4>5</vt:i4>
      </vt:variant>
      <vt:variant>
        <vt:lpwstr/>
      </vt:variant>
      <vt:variant>
        <vt:lpwstr>_Toc268091071</vt:lpwstr>
      </vt:variant>
      <vt:variant>
        <vt:i4>1507379</vt:i4>
      </vt:variant>
      <vt:variant>
        <vt:i4>1016</vt:i4>
      </vt:variant>
      <vt:variant>
        <vt:i4>0</vt:i4>
      </vt:variant>
      <vt:variant>
        <vt:i4>5</vt:i4>
      </vt:variant>
      <vt:variant>
        <vt:lpwstr/>
      </vt:variant>
      <vt:variant>
        <vt:lpwstr>_Toc268091070</vt:lpwstr>
      </vt:variant>
      <vt:variant>
        <vt:i4>1441843</vt:i4>
      </vt:variant>
      <vt:variant>
        <vt:i4>1010</vt:i4>
      </vt:variant>
      <vt:variant>
        <vt:i4>0</vt:i4>
      </vt:variant>
      <vt:variant>
        <vt:i4>5</vt:i4>
      </vt:variant>
      <vt:variant>
        <vt:lpwstr/>
      </vt:variant>
      <vt:variant>
        <vt:lpwstr>_Toc268091069</vt:lpwstr>
      </vt:variant>
      <vt:variant>
        <vt:i4>1441843</vt:i4>
      </vt:variant>
      <vt:variant>
        <vt:i4>1004</vt:i4>
      </vt:variant>
      <vt:variant>
        <vt:i4>0</vt:i4>
      </vt:variant>
      <vt:variant>
        <vt:i4>5</vt:i4>
      </vt:variant>
      <vt:variant>
        <vt:lpwstr/>
      </vt:variant>
      <vt:variant>
        <vt:lpwstr>_Toc268091068</vt:lpwstr>
      </vt:variant>
      <vt:variant>
        <vt:i4>1441843</vt:i4>
      </vt:variant>
      <vt:variant>
        <vt:i4>998</vt:i4>
      </vt:variant>
      <vt:variant>
        <vt:i4>0</vt:i4>
      </vt:variant>
      <vt:variant>
        <vt:i4>5</vt:i4>
      </vt:variant>
      <vt:variant>
        <vt:lpwstr/>
      </vt:variant>
      <vt:variant>
        <vt:lpwstr>_Toc268091067</vt:lpwstr>
      </vt:variant>
      <vt:variant>
        <vt:i4>1441843</vt:i4>
      </vt:variant>
      <vt:variant>
        <vt:i4>992</vt:i4>
      </vt:variant>
      <vt:variant>
        <vt:i4>0</vt:i4>
      </vt:variant>
      <vt:variant>
        <vt:i4>5</vt:i4>
      </vt:variant>
      <vt:variant>
        <vt:lpwstr/>
      </vt:variant>
      <vt:variant>
        <vt:lpwstr>_Toc268091066</vt:lpwstr>
      </vt:variant>
      <vt:variant>
        <vt:i4>1441843</vt:i4>
      </vt:variant>
      <vt:variant>
        <vt:i4>986</vt:i4>
      </vt:variant>
      <vt:variant>
        <vt:i4>0</vt:i4>
      </vt:variant>
      <vt:variant>
        <vt:i4>5</vt:i4>
      </vt:variant>
      <vt:variant>
        <vt:lpwstr/>
      </vt:variant>
      <vt:variant>
        <vt:lpwstr>_Toc268091065</vt:lpwstr>
      </vt:variant>
      <vt:variant>
        <vt:i4>1441843</vt:i4>
      </vt:variant>
      <vt:variant>
        <vt:i4>980</vt:i4>
      </vt:variant>
      <vt:variant>
        <vt:i4>0</vt:i4>
      </vt:variant>
      <vt:variant>
        <vt:i4>5</vt:i4>
      </vt:variant>
      <vt:variant>
        <vt:lpwstr/>
      </vt:variant>
      <vt:variant>
        <vt:lpwstr>_Toc268091064</vt:lpwstr>
      </vt:variant>
      <vt:variant>
        <vt:i4>1441843</vt:i4>
      </vt:variant>
      <vt:variant>
        <vt:i4>974</vt:i4>
      </vt:variant>
      <vt:variant>
        <vt:i4>0</vt:i4>
      </vt:variant>
      <vt:variant>
        <vt:i4>5</vt:i4>
      </vt:variant>
      <vt:variant>
        <vt:lpwstr/>
      </vt:variant>
      <vt:variant>
        <vt:lpwstr>_Toc268091063</vt:lpwstr>
      </vt:variant>
      <vt:variant>
        <vt:i4>1441843</vt:i4>
      </vt:variant>
      <vt:variant>
        <vt:i4>968</vt:i4>
      </vt:variant>
      <vt:variant>
        <vt:i4>0</vt:i4>
      </vt:variant>
      <vt:variant>
        <vt:i4>5</vt:i4>
      </vt:variant>
      <vt:variant>
        <vt:lpwstr/>
      </vt:variant>
      <vt:variant>
        <vt:lpwstr>_Toc268091062</vt:lpwstr>
      </vt:variant>
      <vt:variant>
        <vt:i4>1441843</vt:i4>
      </vt:variant>
      <vt:variant>
        <vt:i4>962</vt:i4>
      </vt:variant>
      <vt:variant>
        <vt:i4>0</vt:i4>
      </vt:variant>
      <vt:variant>
        <vt:i4>5</vt:i4>
      </vt:variant>
      <vt:variant>
        <vt:lpwstr/>
      </vt:variant>
      <vt:variant>
        <vt:lpwstr>_Toc268091061</vt:lpwstr>
      </vt:variant>
      <vt:variant>
        <vt:i4>1441843</vt:i4>
      </vt:variant>
      <vt:variant>
        <vt:i4>956</vt:i4>
      </vt:variant>
      <vt:variant>
        <vt:i4>0</vt:i4>
      </vt:variant>
      <vt:variant>
        <vt:i4>5</vt:i4>
      </vt:variant>
      <vt:variant>
        <vt:lpwstr/>
      </vt:variant>
      <vt:variant>
        <vt:lpwstr>_Toc268091060</vt:lpwstr>
      </vt:variant>
      <vt:variant>
        <vt:i4>1376307</vt:i4>
      </vt:variant>
      <vt:variant>
        <vt:i4>950</vt:i4>
      </vt:variant>
      <vt:variant>
        <vt:i4>0</vt:i4>
      </vt:variant>
      <vt:variant>
        <vt:i4>5</vt:i4>
      </vt:variant>
      <vt:variant>
        <vt:lpwstr/>
      </vt:variant>
      <vt:variant>
        <vt:lpwstr>_Toc268091059</vt:lpwstr>
      </vt:variant>
      <vt:variant>
        <vt:i4>1376307</vt:i4>
      </vt:variant>
      <vt:variant>
        <vt:i4>944</vt:i4>
      </vt:variant>
      <vt:variant>
        <vt:i4>0</vt:i4>
      </vt:variant>
      <vt:variant>
        <vt:i4>5</vt:i4>
      </vt:variant>
      <vt:variant>
        <vt:lpwstr/>
      </vt:variant>
      <vt:variant>
        <vt:lpwstr>_Toc268091058</vt:lpwstr>
      </vt:variant>
      <vt:variant>
        <vt:i4>1376307</vt:i4>
      </vt:variant>
      <vt:variant>
        <vt:i4>938</vt:i4>
      </vt:variant>
      <vt:variant>
        <vt:i4>0</vt:i4>
      </vt:variant>
      <vt:variant>
        <vt:i4>5</vt:i4>
      </vt:variant>
      <vt:variant>
        <vt:lpwstr/>
      </vt:variant>
      <vt:variant>
        <vt:lpwstr>_Toc268091057</vt:lpwstr>
      </vt:variant>
      <vt:variant>
        <vt:i4>1376307</vt:i4>
      </vt:variant>
      <vt:variant>
        <vt:i4>932</vt:i4>
      </vt:variant>
      <vt:variant>
        <vt:i4>0</vt:i4>
      </vt:variant>
      <vt:variant>
        <vt:i4>5</vt:i4>
      </vt:variant>
      <vt:variant>
        <vt:lpwstr/>
      </vt:variant>
      <vt:variant>
        <vt:lpwstr>_Toc268091056</vt:lpwstr>
      </vt:variant>
      <vt:variant>
        <vt:i4>1376307</vt:i4>
      </vt:variant>
      <vt:variant>
        <vt:i4>926</vt:i4>
      </vt:variant>
      <vt:variant>
        <vt:i4>0</vt:i4>
      </vt:variant>
      <vt:variant>
        <vt:i4>5</vt:i4>
      </vt:variant>
      <vt:variant>
        <vt:lpwstr/>
      </vt:variant>
      <vt:variant>
        <vt:lpwstr>_Toc268091055</vt:lpwstr>
      </vt:variant>
      <vt:variant>
        <vt:i4>1376307</vt:i4>
      </vt:variant>
      <vt:variant>
        <vt:i4>920</vt:i4>
      </vt:variant>
      <vt:variant>
        <vt:i4>0</vt:i4>
      </vt:variant>
      <vt:variant>
        <vt:i4>5</vt:i4>
      </vt:variant>
      <vt:variant>
        <vt:lpwstr/>
      </vt:variant>
      <vt:variant>
        <vt:lpwstr>_Toc268091054</vt:lpwstr>
      </vt:variant>
      <vt:variant>
        <vt:i4>1376307</vt:i4>
      </vt:variant>
      <vt:variant>
        <vt:i4>914</vt:i4>
      </vt:variant>
      <vt:variant>
        <vt:i4>0</vt:i4>
      </vt:variant>
      <vt:variant>
        <vt:i4>5</vt:i4>
      </vt:variant>
      <vt:variant>
        <vt:lpwstr/>
      </vt:variant>
      <vt:variant>
        <vt:lpwstr>_Toc268091053</vt:lpwstr>
      </vt:variant>
      <vt:variant>
        <vt:i4>1376307</vt:i4>
      </vt:variant>
      <vt:variant>
        <vt:i4>908</vt:i4>
      </vt:variant>
      <vt:variant>
        <vt:i4>0</vt:i4>
      </vt:variant>
      <vt:variant>
        <vt:i4>5</vt:i4>
      </vt:variant>
      <vt:variant>
        <vt:lpwstr/>
      </vt:variant>
      <vt:variant>
        <vt:lpwstr>_Toc268091052</vt:lpwstr>
      </vt:variant>
      <vt:variant>
        <vt:i4>1376307</vt:i4>
      </vt:variant>
      <vt:variant>
        <vt:i4>902</vt:i4>
      </vt:variant>
      <vt:variant>
        <vt:i4>0</vt:i4>
      </vt:variant>
      <vt:variant>
        <vt:i4>5</vt:i4>
      </vt:variant>
      <vt:variant>
        <vt:lpwstr/>
      </vt:variant>
      <vt:variant>
        <vt:lpwstr>_Toc268091051</vt:lpwstr>
      </vt:variant>
      <vt:variant>
        <vt:i4>1376307</vt:i4>
      </vt:variant>
      <vt:variant>
        <vt:i4>896</vt:i4>
      </vt:variant>
      <vt:variant>
        <vt:i4>0</vt:i4>
      </vt:variant>
      <vt:variant>
        <vt:i4>5</vt:i4>
      </vt:variant>
      <vt:variant>
        <vt:lpwstr/>
      </vt:variant>
      <vt:variant>
        <vt:lpwstr>_Toc268091050</vt:lpwstr>
      </vt:variant>
      <vt:variant>
        <vt:i4>1310771</vt:i4>
      </vt:variant>
      <vt:variant>
        <vt:i4>890</vt:i4>
      </vt:variant>
      <vt:variant>
        <vt:i4>0</vt:i4>
      </vt:variant>
      <vt:variant>
        <vt:i4>5</vt:i4>
      </vt:variant>
      <vt:variant>
        <vt:lpwstr/>
      </vt:variant>
      <vt:variant>
        <vt:lpwstr>_Toc268091049</vt:lpwstr>
      </vt:variant>
      <vt:variant>
        <vt:i4>1310771</vt:i4>
      </vt:variant>
      <vt:variant>
        <vt:i4>884</vt:i4>
      </vt:variant>
      <vt:variant>
        <vt:i4>0</vt:i4>
      </vt:variant>
      <vt:variant>
        <vt:i4>5</vt:i4>
      </vt:variant>
      <vt:variant>
        <vt:lpwstr/>
      </vt:variant>
      <vt:variant>
        <vt:lpwstr>_Toc268091048</vt:lpwstr>
      </vt:variant>
      <vt:variant>
        <vt:i4>1310771</vt:i4>
      </vt:variant>
      <vt:variant>
        <vt:i4>878</vt:i4>
      </vt:variant>
      <vt:variant>
        <vt:i4>0</vt:i4>
      </vt:variant>
      <vt:variant>
        <vt:i4>5</vt:i4>
      </vt:variant>
      <vt:variant>
        <vt:lpwstr/>
      </vt:variant>
      <vt:variant>
        <vt:lpwstr>_Toc268091047</vt:lpwstr>
      </vt:variant>
      <vt:variant>
        <vt:i4>1310771</vt:i4>
      </vt:variant>
      <vt:variant>
        <vt:i4>872</vt:i4>
      </vt:variant>
      <vt:variant>
        <vt:i4>0</vt:i4>
      </vt:variant>
      <vt:variant>
        <vt:i4>5</vt:i4>
      </vt:variant>
      <vt:variant>
        <vt:lpwstr/>
      </vt:variant>
      <vt:variant>
        <vt:lpwstr>_Toc268091046</vt:lpwstr>
      </vt:variant>
      <vt:variant>
        <vt:i4>1310771</vt:i4>
      </vt:variant>
      <vt:variant>
        <vt:i4>866</vt:i4>
      </vt:variant>
      <vt:variant>
        <vt:i4>0</vt:i4>
      </vt:variant>
      <vt:variant>
        <vt:i4>5</vt:i4>
      </vt:variant>
      <vt:variant>
        <vt:lpwstr/>
      </vt:variant>
      <vt:variant>
        <vt:lpwstr>_Toc268091045</vt:lpwstr>
      </vt:variant>
      <vt:variant>
        <vt:i4>1310771</vt:i4>
      </vt:variant>
      <vt:variant>
        <vt:i4>860</vt:i4>
      </vt:variant>
      <vt:variant>
        <vt:i4>0</vt:i4>
      </vt:variant>
      <vt:variant>
        <vt:i4>5</vt:i4>
      </vt:variant>
      <vt:variant>
        <vt:lpwstr/>
      </vt:variant>
      <vt:variant>
        <vt:lpwstr>_Toc268091044</vt:lpwstr>
      </vt:variant>
      <vt:variant>
        <vt:i4>1310771</vt:i4>
      </vt:variant>
      <vt:variant>
        <vt:i4>854</vt:i4>
      </vt:variant>
      <vt:variant>
        <vt:i4>0</vt:i4>
      </vt:variant>
      <vt:variant>
        <vt:i4>5</vt:i4>
      </vt:variant>
      <vt:variant>
        <vt:lpwstr/>
      </vt:variant>
      <vt:variant>
        <vt:lpwstr>_Toc268091043</vt:lpwstr>
      </vt:variant>
      <vt:variant>
        <vt:i4>1310771</vt:i4>
      </vt:variant>
      <vt:variant>
        <vt:i4>848</vt:i4>
      </vt:variant>
      <vt:variant>
        <vt:i4>0</vt:i4>
      </vt:variant>
      <vt:variant>
        <vt:i4>5</vt:i4>
      </vt:variant>
      <vt:variant>
        <vt:lpwstr/>
      </vt:variant>
      <vt:variant>
        <vt:lpwstr>_Toc268091042</vt:lpwstr>
      </vt:variant>
      <vt:variant>
        <vt:i4>1310771</vt:i4>
      </vt:variant>
      <vt:variant>
        <vt:i4>842</vt:i4>
      </vt:variant>
      <vt:variant>
        <vt:i4>0</vt:i4>
      </vt:variant>
      <vt:variant>
        <vt:i4>5</vt:i4>
      </vt:variant>
      <vt:variant>
        <vt:lpwstr/>
      </vt:variant>
      <vt:variant>
        <vt:lpwstr>_Toc268091041</vt:lpwstr>
      </vt:variant>
      <vt:variant>
        <vt:i4>1310771</vt:i4>
      </vt:variant>
      <vt:variant>
        <vt:i4>836</vt:i4>
      </vt:variant>
      <vt:variant>
        <vt:i4>0</vt:i4>
      </vt:variant>
      <vt:variant>
        <vt:i4>5</vt:i4>
      </vt:variant>
      <vt:variant>
        <vt:lpwstr/>
      </vt:variant>
      <vt:variant>
        <vt:lpwstr>_Toc268091040</vt:lpwstr>
      </vt:variant>
      <vt:variant>
        <vt:i4>1245235</vt:i4>
      </vt:variant>
      <vt:variant>
        <vt:i4>830</vt:i4>
      </vt:variant>
      <vt:variant>
        <vt:i4>0</vt:i4>
      </vt:variant>
      <vt:variant>
        <vt:i4>5</vt:i4>
      </vt:variant>
      <vt:variant>
        <vt:lpwstr/>
      </vt:variant>
      <vt:variant>
        <vt:lpwstr>_Toc268091039</vt:lpwstr>
      </vt:variant>
      <vt:variant>
        <vt:i4>1245235</vt:i4>
      </vt:variant>
      <vt:variant>
        <vt:i4>824</vt:i4>
      </vt:variant>
      <vt:variant>
        <vt:i4>0</vt:i4>
      </vt:variant>
      <vt:variant>
        <vt:i4>5</vt:i4>
      </vt:variant>
      <vt:variant>
        <vt:lpwstr/>
      </vt:variant>
      <vt:variant>
        <vt:lpwstr>_Toc268091038</vt:lpwstr>
      </vt:variant>
      <vt:variant>
        <vt:i4>1245235</vt:i4>
      </vt:variant>
      <vt:variant>
        <vt:i4>818</vt:i4>
      </vt:variant>
      <vt:variant>
        <vt:i4>0</vt:i4>
      </vt:variant>
      <vt:variant>
        <vt:i4>5</vt:i4>
      </vt:variant>
      <vt:variant>
        <vt:lpwstr/>
      </vt:variant>
      <vt:variant>
        <vt:lpwstr>_Toc268091037</vt:lpwstr>
      </vt:variant>
      <vt:variant>
        <vt:i4>1245235</vt:i4>
      </vt:variant>
      <vt:variant>
        <vt:i4>812</vt:i4>
      </vt:variant>
      <vt:variant>
        <vt:i4>0</vt:i4>
      </vt:variant>
      <vt:variant>
        <vt:i4>5</vt:i4>
      </vt:variant>
      <vt:variant>
        <vt:lpwstr/>
      </vt:variant>
      <vt:variant>
        <vt:lpwstr>_Toc268091036</vt:lpwstr>
      </vt:variant>
      <vt:variant>
        <vt:i4>1245235</vt:i4>
      </vt:variant>
      <vt:variant>
        <vt:i4>806</vt:i4>
      </vt:variant>
      <vt:variant>
        <vt:i4>0</vt:i4>
      </vt:variant>
      <vt:variant>
        <vt:i4>5</vt:i4>
      </vt:variant>
      <vt:variant>
        <vt:lpwstr/>
      </vt:variant>
      <vt:variant>
        <vt:lpwstr>_Toc268091035</vt:lpwstr>
      </vt:variant>
      <vt:variant>
        <vt:i4>1245235</vt:i4>
      </vt:variant>
      <vt:variant>
        <vt:i4>800</vt:i4>
      </vt:variant>
      <vt:variant>
        <vt:i4>0</vt:i4>
      </vt:variant>
      <vt:variant>
        <vt:i4>5</vt:i4>
      </vt:variant>
      <vt:variant>
        <vt:lpwstr/>
      </vt:variant>
      <vt:variant>
        <vt:lpwstr>_Toc268091034</vt:lpwstr>
      </vt:variant>
      <vt:variant>
        <vt:i4>1245235</vt:i4>
      </vt:variant>
      <vt:variant>
        <vt:i4>794</vt:i4>
      </vt:variant>
      <vt:variant>
        <vt:i4>0</vt:i4>
      </vt:variant>
      <vt:variant>
        <vt:i4>5</vt:i4>
      </vt:variant>
      <vt:variant>
        <vt:lpwstr/>
      </vt:variant>
      <vt:variant>
        <vt:lpwstr>_Toc268091033</vt:lpwstr>
      </vt:variant>
      <vt:variant>
        <vt:i4>1245235</vt:i4>
      </vt:variant>
      <vt:variant>
        <vt:i4>788</vt:i4>
      </vt:variant>
      <vt:variant>
        <vt:i4>0</vt:i4>
      </vt:variant>
      <vt:variant>
        <vt:i4>5</vt:i4>
      </vt:variant>
      <vt:variant>
        <vt:lpwstr/>
      </vt:variant>
      <vt:variant>
        <vt:lpwstr>_Toc268091032</vt:lpwstr>
      </vt:variant>
      <vt:variant>
        <vt:i4>1245235</vt:i4>
      </vt:variant>
      <vt:variant>
        <vt:i4>782</vt:i4>
      </vt:variant>
      <vt:variant>
        <vt:i4>0</vt:i4>
      </vt:variant>
      <vt:variant>
        <vt:i4>5</vt:i4>
      </vt:variant>
      <vt:variant>
        <vt:lpwstr/>
      </vt:variant>
      <vt:variant>
        <vt:lpwstr>_Toc268091031</vt:lpwstr>
      </vt:variant>
      <vt:variant>
        <vt:i4>1245235</vt:i4>
      </vt:variant>
      <vt:variant>
        <vt:i4>776</vt:i4>
      </vt:variant>
      <vt:variant>
        <vt:i4>0</vt:i4>
      </vt:variant>
      <vt:variant>
        <vt:i4>5</vt:i4>
      </vt:variant>
      <vt:variant>
        <vt:lpwstr/>
      </vt:variant>
      <vt:variant>
        <vt:lpwstr>_Toc268091030</vt:lpwstr>
      </vt:variant>
      <vt:variant>
        <vt:i4>1179699</vt:i4>
      </vt:variant>
      <vt:variant>
        <vt:i4>770</vt:i4>
      </vt:variant>
      <vt:variant>
        <vt:i4>0</vt:i4>
      </vt:variant>
      <vt:variant>
        <vt:i4>5</vt:i4>
      </vt:variant>
      <vt:variant>
        <vt:lpwstr/>
      </vt:variant>
      <vt:variant>
        <vt:lpwstr>_Toc268091029</vt:lpwstr>
      </vt:variant>
      <vt:variant>
        <vt:i4>1179699</vt:i4>
      </vt:variant>
      <vt:variant>
        <vt:i4>764</vt:i4>
      </vt:variant>
      <vt:variant>
        <vt:i4>0</vt:i4>
      </vt:variant>
      <vt:variant>
        <vt:i4>5</vt:i4>
      </vt:variant>
      <vt:variant>
        <vt:lpwstr/>
      </vt:variant>
      <vt:variant>
        <vt:lpwstr>_Toc268091028</vt:lpwstr>
      </vt:variant>
      <vt:variant>
        <vt:i4>1179699</vt:i4>
      </vt:variant>
      <vt:variant>
        <vt:i4>758</vt:i4>
      </vt:variant>
      <vt:variant>
        <vt:i4>0</vt:i4>
      </vt:variant>
      <vt:variant>
        <vt:i4>5</vt:i4>
      </vt:variant>
      <vt:variant>
        <vt:lpwstr/>
      </vt:variant>
      <vt:variant>
        <vt:lpwstr>_Toc268091027</vt:lpwstr>
      </vt:variant>
      <vt:variant>
        <vt:i4>1179699</vt:i4>
      </vt:variant>
      <vt:variant>
        <vt:i4>752</vt:i4>
      </vt:variant>
      <vt:variant>
        <vt:i4>0</vt:i4>
      </vt:variant>
      <vt:variant>
        <vt:i4>5</vt:i4>
      </vt:variant>
      <vt:variant>
        <vt:lpwstr/>
      </vt:variant>
      <vt:variant>
        <vt:lpwstr>_Toc268091026</vt:lpwstr>
      </vt:variant>
      <vt:variant>
        <vt:i4>1179699</vt:i4>
      </vt:variant>
      <vt:variant>
        <vt:i4>746</vt:i4>
      </vt:variant>
      <vt:variant>
        <vt:i4>0</vt:i4>
      </vt:variant>
      <vt:variant>
        <vt:i4>5</vt:i4>
      </vt:variant>
      <vt:variant>
        <vt:lpwstr/>
      </vt:variant>
      <vt:variant>
        <vt:lpwstr>_Toc268091025</vt:lpwstr>
      </vt:variant>
      <vt:variant>
        <vt:i4>1179699</vt:i4>
      </vt:variant>
      <vt:variant>
        <vt:i4>740</vt:i4>
      </vt:variant>
      <vt:variant>
        <vt:i4>0</vt:i4>
      </vt:variant>
      <vt:variant>
        <vt:i4>5</vt:i4>
      </vt:variant>
      <vt:variant>
        <vt:lpwstr/>
      </vt:variant>
      <vt:variant>
        <vt:lpwstr>_Toc268091024</vt:lpwstr>
      </vt:variant>
      <vt:variant>
        <vt:i4>1179699</vt:i4>
      </vt:variant>
      <vt:variant>
        <vt:i4>734</vt:i4>
      </vt:variant>
      <vt:variant>
        <vt:i4>0</vt:i4>
      </vt:variant>
      <vt:variant>
        <vt:i4>5</vt:i4>
      </vt:variant>
      <vt:variant>
        <vt:lpwstr/>
      </vt:variant>
      <vt:variant>
        <vt:lpwstr>_Toc268091023</vt:lpwstr>
      </vt:variant>
      <vt:variant>
        <vt:i4>1179699</vt:i4>
      </vt:variant>
      <vt:variant>
        <vt:i4>728</vt:i4>
      </vt:variant>
      <vt:variant>
        <vt:i4>0</vt:i4>
      </vt:variant>
      <vt:variant>
        <vt:i4>5</vt:i4>
      </vt:variant>
      <vt:variant>
        <vt:lpwstr/>
      </vt:variant>
      <vt:variant>
        <vt:lpwstr>_Toc268091022</vt:lpwstr>
      </vt:variant>
      <vt:variant>
        <vt:i4>1179699</vt:i4>
      </vt:variant>
      <vt:variant>
        <vt:i4>722</vt:i4>
      </vt:variant>
      <vt:variant>
        <vt:i4>0</vt:i4>
      </vt:variant>
      <vt:variant>
        <vt:i4>5</vt:i4>
      </vt:variant>
      <vt:variant>
        <vt:lpwstr/>
      </vt:variant>
      <vt:variant>
        <vt:lpwstr>_Toc268091021</vt:lpwstr>
      </vt:variant>
      <vt:variant>
        <vt:i4>1179699</vt:i4>
      </vt:variant>
      <vt:variant>
        <vt:i4>716</vt:i4>
      </vt:variant>
      <vt:variant>
        <vt:i4>0</vt:i4>
      </vt:variant>
      <vt:variant>
        <vt:i4>5</vt:i4>
      </vt:variant>
      <vt:variant>
        <vt:lpwstr/>
      </vt:variant>
      <vt:variant>
        <vt:lpwstr>_Toc268091020</vt:lpwstr>
      </vt:variant>
      <vt:variant>
        <vt:i4>1114163</vt:i4>
      </vt:variant>
      <vt:variant>
        <vt:i4>710</vt:i4>
      </vt:variant>
      <vt:variant>
        <vt:i4>0</vt:i4>
      </vt:variant>
      <vt:variant>
        <vt:i4>5</vt:i4>
      </vt:variant>
      <vt:variant>
        <vt:lpwstr/>
      </vt:variant>
      <vt:variant>
        <vt:lpwstr>_Toc268091019</vt:lpwstr>
      </vt:variant>
      <vt:variant>
        <vt:i4>1114163</vt:i4>
      </vt:variant>
      <vt:variant>
        <vt:i4>704</vt:i4>
      </vt:variant>
      <vt:variant>
        <vt:i4>0</vt:i4>
      </vt:variant>
      <vt:variant>
        <vt:i4>5</vt:i4>
      </vt:variant>
      <vt:variant>
        <vt:lpwstr/>
      </vt:variant>
      <vt:variant>
        <vt:lpwstr>_Toc268091018</vt:lpwstr>
      </vt:variant>
      <vt:variant>
        <vt:i4>1114163</vt:i4>
      </vt:variant>
      <vt:variant>
        <vt:i4>698</vt:i4>
      </vt:variant>
      <vt:variant>
        <vt:i4>0</vt:i4>
      </vt:variant>
      <vt:variant>
        <vt:i4>5</vt:i4>
      </vt:variant>
      <vt:variant>
        <vt:lpwstr/>
      </vt:variant>
      <vt:variant>
        <vt:lpwstr>_Toc268091017</vt:lpwstr>
      </vt:variant>
      <vt:variant>
        <vt:i4>1114163</vt:i4>
      </vt:variant>
      <vt:variant>
        <vt:i4>692</vt:i4>
      </vt:variant>
      <vt:variant>
        <vt:i4>0</vt:i4>
      </vt:variant>
      <vt:variant>
        <vt:i4>5</vt:i4>
      </vt:variant>
      <vt:variant>
        <vt:lpwstr/>
      </vt:variant>
      <vt:variant>
        <vt:lpwstr>_Toc268091016</vt:lpwstr>
      </vt:variant>
      <vt:variant>
        <vt:i4>1114163</vt:i4>
      </vt:variant>
      <vt:variant>
        <vt:i4>686</vt:i4>
      </vt:variant>
      <vt:variant>
        <vt:i4>0</vt:i4>
      </vt:variant>
      <vt:variant>
        <vt:i4>5</vt:i4>
      </vt:variant>
      <vt:variant>
        <vt:lpwstr/>
      </vt:variant>
      <vt:variant>
        <vt:lpwstr>_Toc268091015</vt:lpwstr>
      </vt:variant>
      <vt:variant>
        <vt:i4>1114163</vt:i4>
      </vt:variant>
      <vt:variant>
        <vt:i4>680</vt:i4>
      </vt:variant>
      <vt:variant>
        <vt:i4>0</vt:i4>
      </vt:variant>
      <vt:variant>
        <vt:i4>5</vt:i4>
      </vt:variant>
      <vt:variant>
        <vt:lpwstr/>
      </vt:variant>
      <vt:variant>
        <vt:lpwstr>_Toc268091014</vt:lpwstr>
      </vt:variant>
      <vt:variant>
        <vt:i4>1114163</vt:i4>
      </vt:variant>
      <vt:variant>
        <vt:i4>674</vt:i4>
      </vt:variant>
      <vt:variant>
        <vt:i4>0</vt:i4>
      </vt:variant>
      <vt:variant>
        <vt:i4>5</vt:i4>
      </vt:variant>
      <vt:variant>
        <vt:lpwstr/>
      </vt:variant>
      <vt:variant>
        <vt:lpwstr>_Toc268091013</vt:lpwstr>
      </vt:variant>
      <vt:variant>
        <vt:i4>1114163</vt:i4>
      </vt:variant>
      <vt:variant>
        <vt:i4>668</vt:i4>
      </vt:variant>
      <vt:variant>
        <vt:i4>0</vt:i4>
      </vt:variant>
      <vt:variant>
        <vt:i4>5</vt:i4>
      </vt:variant>
      <vt:variant>
        <vt:lpwstr/>
      </vt:variant>
      <vt:variant>
        <vt:lpwstr>_Toc268091012</vt:lpwstr>
      </vt:variant>
      <vt:variant>
        <vt:i4>1114163</vt:i4>
      </vt:variant>
      <vt:variant>
        <vt:i4>662</vt:i4>
      </vt:variant>
      <vt:variant>
        <vt:i4>0</vt:i4>
      </vt:variant>
      <vt:variant>
        <vt:i4>5</vt:i4>
      </vt:variant>
      <vt:variant>
        <vt:lpwstr/>
      </vt:variant>
      <vt:variant>
        <vt:lpwstr>_Toc268091011</vt:lpwstr>
      </vt:variant>
      <vt:variant>
        <vt:i4>1114163</vt:i4>
      </vt:variant>
      <vt:variant>
        <vt:i4>656</vt:i4>
      </vt:variant>
      <vt:variant>
        <vt:i4>0</vt:i4>
      </vt:variant>
      <vt:variant>
        <vt:i4>5</vt:i4>
      </vt:variant>
      <vt:variant>
        <vt:lpwstr/>
      </vt:variant>
      <vt:variant>
        <vt:lpwstr>_Toc268091010</vt:lpwstr>
      </vt:variant>
      <vt:variant>
        <vt:i4>1048627</vt:i4>
      </vt:variant>
      <vt:variant>
        <vt:i4>650</vt:i4>
      </vt:variant>
      <vt:variant>
        <vt:i4>0</vt:i4>
      </vt:variant>
      <vt:variant>
        <vt:i4>5</vt:i4>
      </vt:variant>
      <vt:variant>
        <vt:lpwstr/>
      </vt:variant>
      <vt:variant>
        <vt:lpwstr>_Toc268091009</vt:lpwstr>
      </vt:variant>
      <vt:variant>
        <vt:i4>1048627</vt:i4>
      </vt:variant>
      <vt:variant>
        <vt:i4>644</vt:i4>
      </vt:variant>
      <vt:variant>
        <vt:i4>0</vt:i4>
      </vt:variant>
      <vt:variant>
        <vt:i4>5</vt:i4>
      </vt:variant>
      <vt:variant>
        <vt:lpwstr/>
      </vt:variant>
      <vt:variant>
        <vt:lpwstr>_Toc268091008</vt:lpwstr>
      </vt:variant>
      <vt:variant>
        <vt:i4>1048627</vt:i4>
      </vt:variant>
      <vt:variant>
        <vt:i4>638</vt:i4>
      </vt:variant>
      <vt:variant>
        <vt:i4>0</vt:i4>
      </vt:variant>
      <vt:variant>
        <vt:i4>5</vt:i4>
      </vt:variant>
      <vt:variant>
        <vt:lpwstr/>
      </vt:variant>
      <vt:variant>
        <vt:lpwstr>_Toc268091007</vt:lpwstr>
      </vt:variant>
      <vt:variant>
        <vt:i4>1048627</vt:i4>
      </vt:variant>
      <vt:variant>
        <vt:i4>632</vt:i4>
      </vt:variant>
      <vt:variant>
        <vt:i4>0</vt:i4>
      </vt:variant>
      <vt:variant>
        <vt:i4>5</vt:i4>
      </vt:variant>
      <vt:variant>
        <vt:lpwstr/>
      </vt:variant>
      <vt:variant>
        <vt:lpwstr>_Toc268091006</vt:lpwstr>
      </vt:variant>
      <vt:variant>
        <vt:i4>1048627</vt:i4>
      </vt:variant>
      <vt:variant>
        <vt:i4>626</vt:i4>
      </vt:variant>
      <vt:variant>
        <vt:i4>0</vt:i4>
      </vt:variant>
      <vt:variant>
        <vt:i4>5</vt:i4>
      </vt:variant>
      <vt:variant>
        <vt:lpwstr/>
      </vt:variant>
      <vt:variant>
        <vt:lpwstr>_Toc268091005</vt:lpwstr>
      </vt:variant>
      <vt:variant>
        <vt:i4>1048627</vt:i4>
      </vt:variant>
      <vt:variant>
        <vt:i4>620</vt:i4>
      </vt:variant>
      <vt:variant>
        <vt:i4>0</vt:i4>
      </vt:variant>
      <vt:variant>
        <vt:i4>5</vt:i4>
      </vt:variant>
      <vt:variant>
        <vt:lpwstr/>
      </vt:variant>
      <vt:variant>
        <vt:lpwstr>_Toc268091004</vt:lpwstr>
      </vt:variant>
      <vt:variant>
        <vt:i4>1048627</vt:i4>
      </vt:variant>
      <vt:variant>
        <vt:i4>614</vt:i4>
      </vt:variant>
      <vt:variant>
        <vt:i4>0</vt:i4>
      </vt:variant>
      <vt:variant>
        <vt:i4>5</vt:i4>
      </vt:variant>
      <vt:variant>
        <vt:lpwstr/>
      </vt:variant>
      <vt:variant>
        <vt:lpwstr>_Toc268091003</vt:lpwstr>
      </vt:variant>
      <vt:variant>
        <vt:i4>1048627</vt:i4>
      </vt:variant>
      <vt:variant>
        <vt:i4>608</vt:i4>
      </vt:variant>
      <vt:variant>
        <vt:i4>0</vt:i4>
      </vt:variant>
      <vt:variant>
        <vt:i4>5</vt:i4>
      </vt:variant>
      <vt:variant>
        <vt:lpwstr/>
      </vt:variant>
      <vt:variant>
        <vt:lpwstr>_Toc268091002</vt:lpwstr>
      </vt:variant>
      <vt:variant>
        <vt:i4>1048627</vt:i4>
      </vt:variant>
      <vt:variant>
        <vt:i4>602</vt:i4>
      </vt:variant>
      <vt:variant>
        <vt:i4>0</vt:i4>
      </vt:variant>
      <vt:variant>
        <vt:i4>5</vt:i4>
      </vt:variant>
      <vt:variant>
        <vt:lpwstr/>
      </vt:variant>
      <vt:variant>
        <vt:lpwstr>_Toc268091001</vt:lpwstr>
      </vt:variant>
      <vt:variant>
        <vt:i4>1048627</vt:i4>
      </vt:variant>
      <vt:variant>
        <vt:i4>596</vt:i4>
      </vt:variant>
      <vt:variant>
        <vt:i4>0</vt:i4>
      </vt:variant>
      <vt:variant>
        <vt:i4>5</vt:i4>
      </vt:variant>
      <vt:variant>
        <vt:lpwstr/>
      </vt:variant>
      <vt:variant>
        <vt:lpwstr>_Toc268091000</vt:lpwstr>
      </vt:variant>
      <vt:variant>
        <vt:i4>1572922</vt:i4>
      </vt:variant>
      <vt:variant>
        <vt:i4>590</vt:i4>
      </vt:variant>
      <vt:variant>
        <vt:i4>0</vt:i4>
      </vt:variant>
      <vt:variant>
        <vt:i4>5</vt:i4>
      </vt:variant>
      <vt:variant>
        <vt:lpwstr/>
      </vt:variant>
      <vt:variant>
        <vt:lpwstr>_Toc268090999</vt:lpwstr>
      </vt:variant>
      <vt:variant>
        <vt:i4>1572922</vt:i4>
      </vt:variant>
      <vt:variant>
        <vt:i4>584</vt:i4>
      </vt:variant>
      <vt:variant>
        <vt:i4>0</vt:i4>
      </vt:variant>
      <vt:variant>
        <vt:i4>5</vt:i4>
      </vt:variant>
      <vt:variant>
        <vt:lpwstr/>
      </vt:variant>
      <vt:variant>
        <vt:lpwstr>_Toc268090998</vt:lpwstr>
      </vt:variant>
      <vt:variant>
        <vt:i4>1572922</vt:i4>
      </vt:variant>
      <vt:variant>
        <vt:i4>578</vt:i4>
      </vt:variant>
      <vt:variant>
        <vt:i4>0</vt:i4>
      </vt:variant>
      <vt:variant>
        <vt:i4>5</vt:i4>
      </vt:variant>
      <vt:variant>
        <vt:lpwstr/>
      </vt:variant>
      <vt:variant>
        <vt:lpwstr>_Toc268090997</vt:lpwstr>
      </vt:variant>
      <vt:variant>
        <vt:i4>1572922</vt:i4>
      </vt:variant>
      <vt:variant>
        <vt:i4>572</vt:i4>
      </vt:variant>
      <vt:variant>
        <vt:i4>0</vt:i4>
      </vt:variant>
      <vt:variant>
        <vt:i4>5</vt:i4>
      </vt:variant>
      <vt:variant>
        <vt:lpwstr/>
      </vt:variant>
      <vt:variant>
        <vt:lpwstr>_Toc268090996</vt:lpwstr>
      </vt:variant>
      <vt:variant>
        <vt:i4>1572922</vt:i4>
      </vt:variant>
      <vt:variant>
        <vt:i4>566</vt:i4>
      </vt:variant>
      <vt:variant>
        <vt:i4>0</vt:i4>
      </vt:variant>
      <vt:variant>
        <vt:i4>5</vt:i4>
      </vt:variant>
      <vt:variant>
        <vt:lpwstr/>
      </vt:variant>
      <vt:variant>
        <vt:lpwstr>_Toc268090995</vt:lpwstr>
      </vt:variant>
      <vt:variant>
        <vt:i4>1572922</vt:i4>
      </vt:variant>
      <vt:variant>
        <vt:i4>560</vt:i4>
      </vt:variant>
      <vt:variant>
        <vt:i4>0</vt:i4>
      </vt:variant>
      <vt:variant>
        <vt:i4>5</vt:i4>
      </vt:variant>
      <vt:variant>
        <vt:lpwstr/>
      </vt:variant>
      <vt:variant>
        <vt:lpwstr>_Toc268090994</vt:lpwstr>
      </vt:variant>
      <vt:variant>
        <vt:i4>1572922</vt:i4>
      </vt:variant>
      <vt:variant>
        <vt:i4>554</vt:i4>
      </vt:variant>
      <vt:variant>
        <vt:i4>0</vt:i4>
      </vt:variant>
      <vt:variant>
        <vt:i4>5</vt:i4>
      </vt:variant>
      <vt:variant>
        <vt:lpwstr/>
      </vt:variant>
      <vt:variant>
        <vt:lpwstr>_Toc268090993</vt:lpwstr>
      </vt:variant>
      <vt:variant>
        <vt:i4>1572922</vt:i4>
      </vt:variant>
      <vt:variant>
        <vt:i4>548</vt:i4>
      </vt:variant>
      <vt:variant>
        <vt:i4>0</vt:i4>
      </vt:variant>
      <vt:variant>
        <vt:i4>5</vt:i4>
      </vt:variant>
      <vt:variant>
        <vt:lpwstr/>
      </vt:variant>
      <vt:variant>
        <vt:lpwstr>_Toc268090992</vt:lpwstr>
      </vt:variant>
      <vt:variant>
        <vt:i4>1572922</vt:i4>
      </vt:variant>
      <vt:variant>
        <vt:i4>542</vt:i4>
      </vt:variant>
      <vt:variant>
        <vt:i4>0</vt:i4>
      </vt:variant>
      <vt:variant>
        <vt:i4>5</vt:i4>
      </vt:variant>
      <vt:variant>
        <vt:lpwstr/>
      </vt:variant>
      <vt:variant>
        <vt:lpwstr>_Toc268090991</vt:lpwstr>
      </vt:variant>
      <vt:variant>
        <vt:i4>1572922</vt:i4>
      </vt:variant>
      <vt:variant>
        <vt:i4>536</vt:i4>
      </vt:variant>
      <vt:variant>
        <vt:i4>0</vt:i4>
      </vt:variant>
      <vt:variant>
        <vt:i4>5</vt:i4>
      </vt:variant>
      <vt:variant>
        <vt:lpwstr/>
      </vt:variant>
      <vt:variant>
        <vt:lpwstr>_Toc268090990</vt:lpwstr>
      </vt:variant>
      <vt:variant>
        <vt:i4>1638458</vt:i4>
      </vt:variant>
      <vt:variant>
        <vt:i4>530</vt:i4>
      </vt:variant>
      <vt:variant>
        <vt:i4>0</vt:i4>
      </vt:variant>
      <vt:variant>
        <vt:i4>5</vt:i4>
      </vt:variant>
      <vt:variant>
        <vt:lpwstr/>
      </vt:variant>
      <vt:variant>
        <vt:lpwstr>_Toc268090989</vt:lpwstr>
      </vt:variant>
      <vt:variant>
        <vt:i4>1638458</vt:i4>
      </vt:variant>
      <vt:variant>
        <vt:i4>524</vt:i4>
      </vt:variant>
      <vt:variant>
        <vt:i4>0</vt:i4>
      </vt:variant>
      <vt:variant>
        <vt:i4>5</vt:i4>
      </vt:variant>
      <vt:variant>
        <vt:lpwstr/>
      </vt:variant>
      <vt:variant>
        <vt:lpwstr>_Toc268090988</vt:lpwstr>
      </vt:variant>
      <vt:variant>
        <vt:i4>1638458</vt:i4>
      </vt:variant>
      <vt:variant>
        <vt:i4>518</vt:i4>
      </vt:variant>
      <vt:variant>
        <vt:i4>0</vt:i4>
      </vt:variant>
      <vt:variant>
        <vt:i4>5</vt:i4>
      </vt:variant>
      <vt:variant>
        <vt:lpwstr/>
      </vt:variant>
      <vt:variant>
        <vt:lpwstr>_Toc268090987</vt:lpwstr>
      </vt:variant>
      <vt:variant>
        <vt:i4>1638458</vt:i4>
      </vt:variant>
      <vt:variant>
        <vt:i4>512</vt:i4>
      </vt:variant>
      <vt:variant>
        <vt:i4>0</vt:i4>
      </vt:variant>
      <vt:variant>
        <vt:i4>5</vt:i4>
      </vt:variant>
      <vt:variant>
        <vt:lpwstr/>
      </vt:variant>
      <vt:variant>
        <vt:lpwstr>_Toc268090986</vt:lpwstr>
      </vt:variant>
      <vt:variant>
        <vt:i4>1638458</vt:i4>
      </vt:variant>
      <vt:variant>
        <vt:i4>506</vt:i4>
      </vt:variant>
      <vt:variant>
        <vt:i4>0</vt:i4>
      </vt:variant>
      <vt:variant>
        <vt:i4>5</vt:i4>
      </vt:variant>
      <vt:variant>
        <vt:lpwstr/>
      </vt:variant>
      <vt:variant>
        <vt:lpwstr>_Toc268090985</vt:lpwstr>
      </vt:variant>
      <vt:variant>
        <vt:i4>1638458</vt:i4>
      </vt:variant>
      <vt:variant>
        <vt:i4>500</vt:i4>
      </vt:variant>
      <vt:variant>
        <vt:i4>0</vt:i4>
      </vt:variant>
      <vt:variant>
        <vt:i4>5</vt:i4>
      </vt:variant>
      <vt:variant>
        <vt:lpwstr/>
      </vt:variant>
      <vt:variant>
        <vt:lpwstr>_Toc268090984</vt:lpwstr>
      </vt:variant>
      <vt:variant>
        <vt:i4>1638458</vt:i4>
      </vt:variant>
      <vt:variant>
        <vt:i4>494</vt:i4>
      </vt:variant>
      <vt:variant>
        <vt:i4>0</vt:i4>
      </vt:variant>
      <vt:variant>
        <vt:i4>5</vt:i4>
      </vt:variant>
      <vt:variant>
        <vt:lpwstr/>
      </vt:variant>
      <vt:variant>
        <vt:lpwstr>_Toc268090983</vt:lpwstr>
      </vt:variant>
      <vt:variant>
        <vt:i4>1638458</vt:i4>
      </vt:variant>
      <vt:variant>
        <vt:i4>488</vt:i4>
      </vt:variant>
      <vt:variant>
        <vt:i4>0</vt:i4>
      </vt:variant>
      <vt:variant>
        <vt:i4>5</vt:i4>
      </vt:variant>
      <vt:variant>
        <vt:lpwstr/>
      </vt:variant>
      <vt:variant>
        <vt:lpwstr>_Toc268090982</vt:lpwstr>
      </vt:variant>
      <vt:variant>
        <vt:i4>1638458</vt:i4>
      </vt:variant>
      <vt:variant>
        <vt:i4>482</vt:i4>
      </vt:variant>
      <vt:variant>
        <vt:i4>0</vt:i4>
      </vt:variant>
      <vt:variant>
        <vt:i4>5</vt:i4>
      </vt:variant>
      <vt:variant>
        <vt:lpwstr/>
      </vt:variant>
      <vt:variant>
        <vt:lpwstr>_Toc268090981</vt:lpwstr>
      </vt:variant>
      <vt:variant>
        <vt:i4>1638458</vt:i4>
      </vt:variant>
      <vt:variant>
        <vt:i4>476</vt:i4>
      </vt:variant>
      <vt:variant>
        <vt:i4>0</vt:i4>
      </vt:variant>
      <vt:variant>
        <vt:i4>5</vt:i4>
      </vt:variant>
      <vt:variant>
        <vt:lpwstr/>
      </vt:variant>
      <vt:variant>
        <vt:lpwstr>_Toc268090980</vt:lpwstr>
      </vt:variant>
      <vt:variant>
        <vt:i4>1441850</vt:i4>
      </vt:variant>
      <vt:variant>
        <vt:i4>470</vt:i4>
      </vt:variant>
      <vt:variant>
        <vt:i4>0</vt:i4>
      </vt:variant>
      <vt:variant>
        <vt:i4>5</vt:i4>
      </vt:variant>
      <vt:variant>
        <vt:lpwstr/>
      </vt:variant>
      <vt:variant>
        <vt:lpwstr>_Toc268090979</vt:lpwstr>
      </vt:variant>
      <vt:variant>
        <vt:i4>1441850</vt:i4>
      </vt:variant>
      <vt:variant>
        <vt:i4>464</vt:i4>
      </vt:variant>
      <vt:variant>
        <vt:i4>0</vt:i4>
      </vt:variant>
      <vt:variant>
        <vt:i4>5</vt:i4>
      </vt:variant>
      <vt:variant>
        <vt:lpwstr/>
      </vt:variant>
      <vt:variant>
        <vt:lpwstr>_Toc268090978</vt:lpwstr>
      </vt:variant>
      <vt:variant>
        <vt:i4>1441850</vt:i4>
      </vt:variant>
      <vt:variant>
        <vt:i4>458</vt:i4>
      </vt:variant>
      <vt:variant>
        <vt:i4>0</vt:i4>
      </vt:variant>
      <vt:variant>
        <vt:i4>5</vt:i4>
      </vt:variant>
      <vt:variant>
        <vt:lpwstr/>
      </vt:variant>
      <vt:variant>
        <vt:lpwstr>_Toc268090977</vt:lpwstr>
      </vt:variant>
      <vt:variant>
        <vt:i4>1441850</vt:i4>
      </vt:variant>
      <vt:variant>
        <vt:i4>452</vt:i4>
      </vt:variant>
      <vt:variant>
        <vt:i4>0</vt:i4>
      </vt:variant>
      <vt:variant>
        <vt:i4>5</vt:i4>
      </vt:variant>
      <vt:variant>
        <vt:lpwstr/>
      </vt:variant>
      <vt:variant>
        <vt:lpwstr>_Toc268090976</vt:lpwstr>
      </vt:variant>
      <vt:variant>
        <vt:i4>1441850</vt:i4>
      </vt:variant>
      <vt:variant>
        <vt:i4>446</vt:i4>
      </vt:variant>
      <vt:variant>
        <vt:i4>0</vt:i4>
      </vt:variant>
      <vt:variant>
        <vt:i4>5</vt:i4>
      </vt:variant>
      <vt:variant>
        <vt:lpwstr/>
      </vt:variant>
      <vt:variant>
        <vt:lpwstr>_Toc268090975</vt:lpwstr>
      </vt:variant>
      <vt:variant>
        <vt:i4>1441850</vt:i4>
      </vt:variant>
      <vt:variant>
        <vt:i4>440</vt:i4>
      </vt:variant>
      <vt:variant>
        <vt:i4>0</vt:i4>
      </vt:variant>
      <vt:variant>
        <vt:i4>5</vt:i4>
      </vt:variant>
      <vt:variant>
        <vt:lpwstr/>
      </vt:variant>
      <vt:variant>
        <vt:lpwstr>_Toc268090974</vt:lpwstr>
      </vt:variant>
      <vt:variant>
        <vt:i4>1441850</vt:i4>
      </vt:variant>
      <vt:variant>
        <vt:i4>434</vt:i4>
      </vt:variant>
      <vt:variant>
        <vt:i4>0</vt:i4>
      </vt:variant>
      <vt:variant>
        <vt:i4>5</vt:i4>
      </vt:variant>
      <vt:variant>
        <vt:lpwstr/>
      </vt:variant>
      <vt:variant>
        <vt:lpwstr>_Toc268090973</vt:lpwstr>
      </vt:variant>
      <vt:variant>
        <vt:i4>1441850</vt:i4>
      </vt:variant>
      <vt:variant>
        <vt:i4>428</vt:i4>
      </vt:variant>
      <vt:variant>
        <vt:i4>0</vt:i4>
      </vt:variant>
      <vt:variant>
        <vt:i4>5</vt:i4>
      </vt:variant>
      <vt:variant>
        <vt:lpwstr/>
      </vt:variant>
      <vt:variant>
        <vt:lpwstr>_Toc268090972</vt:lpwstr>
      </vt:variant>
      <vt:variant>
        <vt:i4>1441850</vt:i4>
      </vt:variant>
      <vt:variant>
        <vt:i4>422</vt:i4>
      </vt:variant>
      <vt:variant>
        <vt:i4>0</vt:i4>
      </vt:variant>
      <vt:variant>
        <vt:i4>5</vt:i4>
      </vt:variant>
      <vt:variant>
        <vt:lpwstr/>
      </vt:variant>
      <vt:variant>
        <vt:lpwstr>_Toc268090971</vt:lpwstr>
      </vt:variant>
      <vt:variant>
        <vt:i4>1441850</vt:i4>
      </vt:variant>
      <vt:variant>
        <vt:i4>416</vt:i4>
      </vt:variant>
      <vt:variant>
        <vt:i4>0</vt:i4>
      </vt:variant>
      <vt:variant>
        <vt:i4>5</vt:i4>
      </vt:variant>
      <vt:variant>
        <vt:lpwstr/>
      </vt:variant>
      <vt:variant>
        <vt:lpwstr>_Toc268090970</vt:lpwstr>
      </vt:variant>
      <vt:variant>
        <vt:i4>1507386</vt:i4>
      </vt:variant>
      <vt:variant>
        <vt:i4>410</vt:i4>
      </vt:variant>
      <vt:variant>
        <vt:i4>0</vt:i4>
      </vt:variant>
      <vt:variant>
        <vt:i4>5</vt:i4>
      </vt:variant>
      <vt:variant>
        <vt:lpwstr/>
      </vt:variant>
      <vt:variant>
        <vt:lpwstr>_Toc268090969</vt:lpwstr>
      </vt:variant>
      <vt:variant>
        <vt:i4>1507386</vt:i4>
      </vt:variant>
      <vt:variant>
        <vt:i4>404</vt:i4>
      </vt:variant>
      <vt:variant>
        <vt:i4>0</vt:i4>
      </vt:variant>
      <vt:variant>
        <vt:i4>5</vt:i4>
      </vt:variant>
      <vt:variant>
        <vt:lpwstr/>
      </vt:variant>
      <vt:variant>
        <vt:lpwstr>_Toc268090968</vt:lpwstr>
      </vt:variant>
      <vt:variant>
        <vt:i4>1507386</vt:i4>
      </vt:variant>
      <vt:variant>
        <vt:i4>398</vt:i4>
      </vt:variant>
      <vt:variant>
        <vt:i4>0</vt:i4>
      </vt:variant>
      <vt:variant>
        <vt:i4>5</vt:i4>
      </vt:variant>
      <vt:variant>
        <vt:lpwstr/>
      </vt:variant>
      <vt:variant>
        <vt:lpwstr>_Toc268090967</vt:lpwstr>
      </vt:variant>
      <vt:variant>
        <vt:i4>1507386</vt:i4>
      </vt:variant>
      <vt:variant>
        <vt:i4>392</vt:i4>
      </vt:variant>
      <vt:variant>
        <vt:i4>0</vt:i4>
      </vt:variant>
      <vt:variant>
        <vt:i4>5</vt:i4>
      </vt:variant>
      <vt:variant>
        <vt:lpwstr/>
      </vt:variant>
      <vt:variant>
        <vt:lpwstr>_Toc268090966</vt:lpwstr>
      </vt:variant>
      <vt:variant>
        <vt:i4>1507386</vt:i4>
      </vt:variant>
      <vt:variant>
        <vt:i4>386</vt:i4>
      </vt:variant>
      <vt:variant>
        <vt:i4>0</vt:i4>
      </vt:variant>
      <vt:variant>
        <vt:i4>5</vt:i4>
      </vt:variant>
      <vt:variant>
        <vt:lpwstr/>
      </vt:variant>
      <vt:variant>
        <vt:lpwstr>_Toc268090965</vt:lpwstr>
      </vt:variant>
      <vt:variant>
        <vt:i4>1507386</vt:i4>
      </vt:variant>
      <vt:variant>
        <vt:i4>380</vt:i4>
      </vt:variant>
      <vt:variant>
        <vt:i4>0</vt:i4>
      </vt:variant>
      <vt:variant>
        <vt:i4>5</vt:i4>
      </vt:variant>
      <vt:variant>
        <vt:lpwstr/>
      </vt:variant>
      <vt:variant>
        <vt:lpwstr>_Toc268090964</vt:lpwstr>
      </vt:variant>
      <vt:variant>
        <vt:i4>1507386</vt:i4>
      </vt:variant>
      <vt:variant>
        <vt:i4>374</vt:i4>
      </vt:variant>
      <vt:variant>
        <vt:i4>0</vt:i4>
      </vt:variant>
      <vt:variant>
        <vt:i4>5</vt:i4>
      </vt:variant>
      <vt:variant>
        <vt:lpwstr/>
      </vt:variant>
      <vt:variant>
        <vt:lpwstr>_Toc268090963</vt:lpwstr>
      </vt:variant>
      <vt:variant>
        <vt:i4>1507386</vt:i4>
      </vt:variant>
      <vt:variant>
        <vt:i4>368</vt:i4>
      </vt:variant>
      <vt:variant>
        <vt:i4>0</vt:i4>
      </vt:variant>
      <vt:variant>
        <vt:i4>5</vt:i4>
      </vt:variant>
      <vt:variant>
        <vt:lpwstr/>
      </vt:variant>
      <vt:variant>
        <vt:lpwstr>_Toc268090962</vt:lpwstr>
      </vt:variant>
      <vt:variant>
        <vt:i4>1507386</vt:i4>
      </vt:variant>
      <vt:variant>
        <vt:i4>362</vt:i4>
      </vt:variant>
      <vt:variant>
        <vt:i4>0</vt:i4>
      </vt:variant>
      <vt:variant>
        <vt:i4>5</vt:i4>
      </vt:variant>
      <vt:variant>
        <vt:lpwstr/>
      </vt:variant>
      <vt:variant>
        <vt:lpwstr>_Toc268090961</vt:lpwstr>
      </vt:variant>
      <vt:variant>
        <vt:i4>1507386</vt:i4>
      </vt:variant>
      <vt:variant>
        <vt:i4>356</vt:i4>
      </vt:variant>
      <vt:variant>
        <vt:i4>0</vt:i4>
      </vt:variant>
      <vt:variant>
        <vt:i4>5</vt:i4>
      </vt:variant>
      <vt:variant>
        <vt:lpwstr/>
      </vt:variant>
      <vt:variant>
        <vt:lpwstr>_Toc268090960</vt:lpwstr>
      </vt:variant>
      <vt:variant>
        <vt:i4>1310778</vt:i4>
      </vt:variant>
      <vt:variant>
        <vt:i4>350</vt:i4>
      </vt:variant>
      <vt:variant>
        <vt:i4>0</vt:i4>
      </vt:variant>
      <vt:variant>
        <vt:i4>5</vt:i4>
      </vt:variant>
      <vt:variant>
        <vt:lpwstr/>
      </vt:variant>
      <vt:variant>
        <vt:lpwstr>_Toc268090959</vt:lpwstr>
      </vt:variant>
      <vt:variant>
        <vt:i4>1310778</vt:i4>
      </vt:variant>
      <vt:variant>
        <vt:i4>344</vt:i4>
      </vt:variant>
      <vt:variant>
        <vt:i4>0</vt:i4>
      </vt:variant>
      <vt:variant>
        <vt:i4>5</vt:i4>
      </vt:variant>
      <vt:variant>
        <vt:lpwstr/>
      </vt:variant>
      <vt:variant>
        <vt:lpwstr>_Toc268090958</vt:lpwstr>
      </vt:variant>
      <vt:variant>
        <vt:i4>1310778</vt:i4>
      </vt:variant>
      <vt:variant>
        <vt:i4>338</vt:i4>
      </vt:variant>
      <vt:variant>
        <vt:i4>0</vt:i4>
      </vt:variant>
      <vt:variant>
        <vt:i4>5</vt:i4>
      </vt:variant>
      <vt:variant>
        <vt:lpwstr/>
      </vt:variant>
      <vt:variant>
        <vt:lpwstr>_Toc268090957</vt:lpwstr>
      </vt:variant>
      <vt:variant>
        <vt:i4>1310778</vt:i4>
      </vt:variant>
      <vt:variant>
        <vt:i4>332</vt:i4>
      </vt:variant>
      <vt:variant>
        <vt:i4>0</vt:i4>
      </vt:variant>
      <vt:variant>
        <vt:i4>5</vt:i4>
      </vt:variant>
      <vt:variant>
        <vt:lpwstr/>
      </vt:variant>
      <vt:variant>
        <vt:lpwstr>_Toc268090956</vt:lpwstr>
      </vt:variant>
      <vt:variant>
        <vt:i4>1310778</vt:i4>
      </vt:variant>
      <vt:variant>
        <vt:i4>326</vt:i4>
      </vt:variant>
      <vt:variant>
        <vt:i4>0</vt:i4>
      </vt:variant>
      <vt:variant>
        <vt:i4>5</vt:i4>
      </vt:variant>
      <vt:variant>
        <vt:lpwstr/>
      </vt:variant>
      <vt:variant>
        <vt:lpwstr>_Toc268090955</vt:lpwstr>
      </vt:variant>
      <vt:variant>
        <vt:i4>1310778</vt:i4>
      </vt:variant>
      <vt:variant>
        <vt:i4>320</vt:i4>
      </vt:variant>
      <vt:variant>
        <vt:i4>0</vt:i4>
      </vt:variant>
      <vt:variant>
        <vt:i4>5</vt:i4>
      </vt:variant>
      <vt:variant>
        <vt:lpwstr/>
      </vt:variant>
      <vt:variant>
        <vt:lpwstr>_Toc268090954</vt:lpwstr>
      </vt:variant>
      <vt:variant>
        <vt:i4>1310778</vt:i4>
      </vt:variant>
      <vt:variant>
        <vt:i4>314</vt:i4>
      </vt:variant>
      <vt:variant>
        <vt:i4>0</vt:i4>
      </vt:variant>
      <vt:variant>
        <vt:i4>5</vt:i4>
      </vt:variant>
      <vt:variant>
        <vt:lpwstr/>
      </vt:variant>
      <vt:variant>
        <vt:lpwstr>_Toc268090953</vt:lpwstr>
      </vt:variant>
      <vt:variant>
        <vt:i4>1310778</vt:i4>
      </vt:variant>
      <vt:variant>
        <vt:i4>308</vt:i4>
      </vt:variant>
      <vt:variant>
        <vt:i4>0</vt:i4>
      </vt:variant>
      <vt:variant>
        <vt:i4>5</vt:i4>
      </vt:variant>
      <vt:variant>
        <vt:lpwstr/>
      </vt:variant>
      <vt:variant>
        <vt:lpwstr>_Toc268090952</vt:lpwstr>
      </vt:variant>
      <vt:variant>
        <vt:i4>1310778</vt:i4>
      </vt:variant>
      <vt:variant>
        <vt:i4>302</vt:i4>
      </vt:variant>
      <vt:variant>
        <vt:i4>0</vt:i4>
      </vt:variant>
      <vt:variant>
        <vt:i4>5</vt:i4>
      </vt:variant>
      <vt:variant>
        <vt:lpwstr/>
      </vt:variant>
      <vt:variant>
        <vt:lpwstr>_Toc268090951</vt:lpwstr>
      </vt:variant>
      <vt:variant>
        <vt:i4>1310778</vt:i4>
      </vt:variant>
      <vt:variant>
        <vt:i4>296</vt:i4>
      </vt:variant>
      <vt:variant>
        <vt:i4>0</vt:i4>
      </vt:variant>
      <vt:variant>
        <vt:i4>5</vt:i4>
      </vt:variant>
      <vt:variant>
        <vt:lpwstr/>
      </vt:variant>
      <vt:variant>
        <vt:lpwstr>_Toc268090950</vt:lpwstr>
      </vt:variant>
      <vt:variant>
        <vt:i4>1376314</vt:i4>
      </vt:variant>
      <vt:variant>
        <vt:i4>290</vt:i4>
      </vt:variant>
      <vt:variant>
        <vt:i4>0</vt:i4>
      </vt:variant>
      <vt:variant>
        <vt:i4>5</vt:i4>
      </vt:variant>
      <vt:variant>
        <vt:lpwstr/>
      </vt:variant>
      <vt:variant>
        <vt:lpwstr>_Toc268090949</vt:lpwstr>
      </vt:variant>
      <vt:variant>
        <vt:i4>1376314</vt:i4>
      </vt:variant>
      <vt:variant>
        <vt:i4>284</vt:i4>
      </vt:variant>
      <vt:variant>
        <vt:i4>0</vt:i4>
      </vt:variant>
      <vt:variant>
        <vt:i4>5</vt:i4>
      </vt:variant>
      <vt:variant>
        <vt:lpwstr/>
      </vt:variant>
      <vt:variant>
        <vt:lpwstr>_Toc268090948</vt:lpwstr>
      </vt:variant>
      <vt:variant>
        <vt:i4>1376314</vt:i4>
      </vt:variant>
      <vt:variant>
        <vt:i4>278</vt:i4>
      </vt:variant>
      <vt:variant>
        <vt:i4>0</vt:i4>
      </vt:variant>
      <vt:variant>
        <vt:i4>5</vt:i4>
      </vt:variant>
      <vt:variant>
        <vt:lpwstr/>
      </vt:variant>
      <vt:variant>
        <vt:lpwstr>_Toc268090947</vt:lpwstr>
      </vt:variant>
      <vt:variant>
        <vt:i4>1376314</vt:i4>
      </vt:variant>
      <vt:variant>
        <vt:i4>272</vt:i4>
      </vt:variant>
      <vt:variant>
        <vt:i4>0</vt:i4>
      </vt:variant>
      <vt:variant>
        <vt:i4>5</vt:i4>
      </vt:variant>
      <vt:variant>
        <vt:lpwstr/>
      </vt:variant>
      <vt:variant>
        <vt:lpwstr>_Toc268090946</vt:lpwstr>
      </vt:variant>
      <vt:variant>
        <vt:i4>1376314</vt:i4>
      </vt:variant>
      <vt:variant>
        <vt:i4>266</vt:i4>
      </vt:variant>
      <vt:variant>
        <vt:i4>0</vt:i4>
      </vt:variant>
      <vt:variant>
        <vt:i4>5</vt:i4>
      </vt:variant>
      <vt:variant>
        <vt:lpwstr/>
      </vt:variant>
      <vt:variant>
        <vt:lpwstr>_Toc268090945</vt:lpwstr>
      </vt:variant>
      <vt:variant>
        <vt:i4>1376314</vt:i4>
      </vt:variant>
      <vt:variant>
        <vt:i4>260</vt:i4>
      </vt:variant>
      <vt:variant>
        <vt:i4>0</vt:i4>
      </vt:variant>
      <vt:variant>
        <vt:i4>5</vt:i4>
      </vt:variant>
      <vt:variant>
        <vt:lpwstr/>
      </vt:variant>
      <vt:variant>
        <vt:lpwstr>_Toc268090944</vt:lpwstr>
      </vt:variant>
      <vt:variant>
        <vt:i4>1376314</vt:i4>
      </vt:variant>
      <vt:variant>
        <vt:i4>254</vt:i4>
      </vt:variant>
      <vt:variant>
        <vt:i4>0</vt:i4>
      </vt:variant>
      <vt:variant>
        <vt:i4>5</vt:i4>
      </vt:variant>
      <vt:variant>
        <vt:lpwstr/>
      </vt:variant>
      <vt:variant>
        <vt:lpwstr>_Toc268090943</vt:lpwstr>
      </vt:variant>
      <vt:variant>
        <vt:i4>1376314</vt:i4>
      </vt:variant>
      <vt:variant>
        <vt:i4>248</vt:i4>
      </vt:variant>
      <vt:variant>
        <vt:i4>0</vt:i4>
      </vt:variant>
      <vt:variant>
        <vt:i4>5</vt:i4>
      </vt:variant>
      <vt:variant>
        <vt:lpwstr/>
      </vt:variant>
      <vt:variant>
        <vt:lpwstr>_Toc268090942</vt:lpwstr>
      </vt:variant>
      <vt:variant>
        <vt:i4>1376314</vt:i4>
      </vt:variant>
      <vt:variant>
        <vt:i4>242</vt:i4>
      </vt:variant>
      <vt:variant>
        <vt:i4>0</vt:i4>
      </vt:variant>
      <vt:variant>
        <vt:i4>5</vt:i4>
      </vt:variant>
      <vt:variant>
        <vt:lpwstr/>
      </vt:variant>
      <vt:variant>
        <vt:lpwstr>_Toc268090941</vt:lpwstr>
      </vt:variant>
      <vt:variant>
        <vt:i4>1376314</vt:i4>
      </vt:variant>
      <vt:variant>
        <vt:i4>236</vt:i4>
      </vt:variant>
      <vt:variant>
        <vt:i4>0</vt:i4>
      </vt:variant>
      <vt:variant>
        <vt:i4>5</vt:i4>
      </vt:variant>
      <vt:variant>
        <vt:lpwstr/>
      </vt:variant>
      <vt:variant>
        <vt:lpwstr>_Toc268090940</vt:lpwstr>
      </vt:variant>
      <vt:variant>
        <vt:i4>1179706</vt:i4>
      </vt:variant>
      <vt:variant>
        <vt:i4>230</vt:i4>
      </vt:variant>
      <vt:variant>
        <vt:i4>0</vt:i4>
      </vt:variant>
      <vt:variant>
        <vt:i4>5</vt:i4>
      </vt:variant>
      <vt:variant>
        <vt:lpwstr/>
      </vt:variant>
      <vt:variant>
        <vt:lpwstr>_Toc268090939</vt:lpwstr>
      </vt:variant>
      <vt:variant>
        <vt:i4>1179706</vt:i4>
      </vt:variant>
      <vt:variant>
        <vt:i4>224</vt:i4>
      </vt:variant>
      <vt:variant>
        <vt:i4>0</vt:i4>
      </vt:variant>
      <vt:variant>
        <vt:i4>5</vt:i4>
      </vt:variant>
      <vt:variant>
        <vt:lpwstr/>
      </vt:variant>
      <vt:variant>
        <vt:lpwstr>_Toc268090938</vt:lpwstr>
      </vt:variant>
      <vt:variant>
        <vt:i4>1179706</vt:i4>
      </vt:variant>
      <vt:variant>
        <vt:i4>218</vt:i4>
      </vt:variant>
      <vt:variant>
        <vt:i4>0</vt:i4>
      </vt:variant>
      <vt:variant>
        <vt:i4>5</vt:i4>
      </vt:variant>
      <vt:variant>
        <vt:lpwstr/>
      </vt:variant>
      <vt:variant>
        <vt:lpwstr>_Toc268090937</vt:lpwstr>
      </vt:variant>
      <vt:variant>
        <vt:i4>1179706</vt:i4>
      </vt:variant>
      <vt:variant>
        <vt:i4>212</vt:i4>
      </vt:variant>
      <vt:variant>
        <vt:i4>0</vt:i4>
      </vt:variant>
      <vt:variant>
        <vt:i4>5</vt:i4>
      </vt:variant>
      <vt:variant>
        <vt:lpwstr/>
      </vt:variant>
      <vt:variant>
        <vt:lpwstr>_Toc268090936</vt:lpwstr>
      </vt:variant>
      <vt:variant>
        <vt:i4>1179706</vt:i4>
      </vt:variant>
      <vt:variant>
        <vt:i4>206</vt:i4>
      </vt:variant>
      <vt:variant>
        <vt:i4>0</vt:i4>
      </vt:variant>
      <vt:variant>
        <vt:i4>5</vt:i4>
      </vt:variant>
      <vt:variant>
        <vt:lpwstr/>
      </vt:variant>
      <vt:variant>
        <vt:lpwstr>_Toc268090935</vt:lpwstr>
      </vt:variant>
      <vt:variant>
        <vt:i4>1179706</vt:i4>
      </vt:variant>
      <vt:variant>
        <vt:i4>200</vt:i4>
      </vt:variant>
      <vt:variant>
        <vt:i4>0</vt:i4>
      </vt:variant>
      <vt:variant>
        <vt:i4>5</vt:i4>
      </vt:variant>
      <vt:variant>
        <vt:lpwstr/>
      </vt:variant>
      <vt:variant>
        <vt:lpwstr>_Toc268090934</vt:lpwstr>
      </vt:variant>
      <vt:variant>
        <vt:i4>1179706</vt:i4>
      </vt:variant>
      <vt:variant>
        <vt:i4>194</vt:i4>
      </vt:variant>
      <vt:variant>
        <vt:i4>0</vt:i4>
      </vt:variant>
      <vt:variant>
        <vt:i4>5</vt:i4>
      </vt:variant>
      <vt:variant>
        <vt:lpwstr/>
      </vt:variant>
      <vt:variant>
        <vt:lpwstr>_Toc268090933</vt:lpwstr>
      </vt:variant>
      <vt:variant>
        <vt:i4>1179706</vt:i4>
      </vt:variant>
      <vt:variant>
        <vt:i4>188</vt:i4>
      </vt:variant>
      <vt:variant>
        <vt:i4>0</vt:i4>
      </vt:variant>
      <vt:variant>
        <vt:i4>5</vt:i4>
      </vt:variant>
      <vt:variant>
        <vt:lpwstr/>
      </vt:variant>
      <vt:variant>
        <vt:lpwstr>_Toc268090932</vt:lpwstr>
      </vt:variant>
      <vt:variant>
        <vt:i4>1179706</vt:i4>
      </vt:variant>
      <vt:variant>
        <vt:i4>182</vt:i4>
      </vt:variant>
      <vt:variant>
        <vt:i4>0</vt:i4>
      </vt:variant>
      <vt:variant>
        <vt:i4>5</vt:i4>
      </vt:variant>
      <vt:variant>
        <vt:lpwstr/>
      </vt:variant>
      <vt:variant>
        <vt:lpwstr>_Toc268090931</vt:lpwstr>
      </vt:variant>
      <vt:variant>
        <vt:i4>1179706</vt:i4>
      </vt:variant>
      <vt:variant>
        <vt:i4>176</vt:i4>
      </vt:variant>
      <vt:variant>
        <vt:i4>0</vt:i4>
      </vt:variant>
      <vt:variant>
        <vt:i4>5</vt:i4>
      </vt:variant>
      <vt:variant>
        <vt:lpwstr/>
      </vt:variant>
      <vt:variant>
        <vt:lpwstr>_Toc268090930</vt:lpwstr>
      </vt:variant>
      <vt:variant>
        <vt:i4>1245242</vt:i4>
      </vt:variant>
      <vt:variant>
        <vt:i4>170</vt:i4>
      </vt:variant>
      <vt:variant>
        <vt:i4>0</vt:i4>
      </vt:variant>
      <vt:variant>
        <vt:i4>5</vt:i4>
      </vt:variant>
      <vt:variant>
        <vt:lpwstr/>
      </vt:variant>
      <vt:variant>
        <vt:lpwstr>_Toc268090929</vt:lpwstr>
      </vt:variant>
      <vt:variant>
        <vt:i4>1245242</vt:i4>
      </vt:variant>
      <vt:variant>
        <vt:i4>164</vt:i4>
      </vt:variant>
      <vt:variant>
        <vt:i4>0</vt:i4>
      </vt:variant>
      <vt:variant>
        <vt:i4>5</vt:i4>
      </vt:variant>
      <vt:variant>
        <vt:lpwstr/>
      </vt:variant>
      <vt:variant>
        <vt:lpwstr>_Toc268090928</vt:lpwstr>
      </vt:variant>
      <vt:variant>
        <vt:i4>1245242</vt:i4>
      </vt:variant>
      <vt:variant>
        <vt:i4>158</vt:i4>
      </vt:variant>
      <vt:variant>
        <vt:i4>0</vt:i4>
      </vt:variant>
      <vt:variant>
        <vt:i4>5</vt:i4>
      </vt:variant>
      <vt:variant>
        <vt:lpwstr/>
      </vt:variant>
      <vt:variant>
        <vt:lpwstr>_Toc268090927</vt:lpwstr>
      </vt:variant>
      <vt:variant>
        <vt:i4>1245242</vt:i4>
      </vt:variant>
      <vt:variant>
        <vt:i4>152</vt:i4>
      </vt:variant>
      <vt:variant>
        <vt:i4>0</vt:i4>
      </vt:variant>
      <vt:variant>
        <vt:i4>5</vt:i4>
      </vt:variant>
      <vt:variant>
        <vt:lpwstr/>
      </vt:variant>
      <vt:variant>
        <vt:lpwstr>_Toc268090926</vt:lpwstr>
      </vt:variant>
      <vt:variant>
        <vt:i4>1245242</vt:i4>
      </vt:variant>
      <vt:variant>
        <vt:i4>146</vt:i4>
      </vt:variant>
      <vt:variant>
        <vt:i4>0</vt:i4>
      </vt:variant>
      <vt:variant>
        <vt:i4>5</vt:i4>
      </vt:variant>
      <vt:variant>
        <vt:lpwstr/>
      </vt:variant>
      <vt:variant>
        <vt:lpwstr>_Toc268090925</vt:lpwstr>
      </vt:variant>
      <vt:variant>
        <vt:i4>1245242</vt:i4>
      </vt:variant>
      <vt:variant>
        <vt:i4>140</vt:i4>
      </vt:variant>
      <vt:variant>
        <vt:i4>0</vt:i4>
      </vt:variant>
      <vt:variant>
        <vt:i4>5</vt:i4>
      </vt:variant>
      <vt:variant>
        <vt:lpwstr/>
      </vt:variant>
      <vt:variant>
        <vt:lpwstr>_Toc268090924</vt:lpwstr>
      </vt:variant>
      <vt:variant>
        <vt:i4>1245242</vt:i4>
      </vt:variant>
      <vt:variant>
        <vt:i4>134</vt:i4>
      </vt:variant>
      <vt:variant>
        <vt:i4>0</vt:i4>
      </vt:variant>
      <vt:variant>
        <vt:i4>5</vt:i4>
      </vt:variant>
      <vt:variant>
        <vt:lpwstr/>
      </vt:variant>
      <vt:variant>
        <vt:lpwstr>_Toc268090923</vt:lpwstr>
      </vt:variant>
      <vt:variant>
        <vt:i4>1245242</vt:i4>
      </vt:variant>
      <vt:variant>
        <vt:i4>128</vt:i4>
      </vt:variant>
      <vt:variant>
        <vt:i4>0</vt:i4>
      </vt:variant>
      <vt:variant>
        <vt:i4>5</vt:i4>
      </vt:variant>
      <vt:variant>
        <vt:lpwstr/>
      </vt:variant>
      <vt:variant>
        <vt:lpwstr>_Toc268090922</vt:lpwstr>
      </vt:variant>
      <vt:variant>
        <vt:i4>1245242</vt:i4>
      </vt:variant>
      <vt:variant>
        <vt:i4>122</vt:i4>
      </vt:variant>
      <vt:variant>
        <vt:i4>0</vt:i4>
      </vt:variant>
      <vt:variant>
        <vt:i4>5</vt:i4>
      </vt:variant>
      <vt:variant>
        <vt:lpwstr/>
      </vt:variant>
      <vt:variant>
        <vt:lpwstr>_Toc268090921</vt:lpwstr>
      </vt:variant>
      <vt:variant>
        <vt:i4>1245242</vt:i4>
      </vt:variant>
      <vt:variant>
        <vt:i4>116</vt:i4>
      </vt:variant>
      <vt:variant>
        <vt:i4>0</vt:i4>
      </vt:variant>
      <vt:variant>
        <vt:i4>5</vt:i4>
      </vt:variant>
      <vt:variant>
        <vt:lpwstr/>
      </vt:variant>
      <vt:variant>
        <vt:lpwstr>_Toc268090920</vt:lpwstr>
      </vt:variant>
      <vt:variant>
        <vt:i4>1048634</vt:i4>
      </vt:variant>
      <vt:variant>
        <vt:i4>110</vt:i4>
      </vt:variant>
      <vt:variant>
        <vt:i4>0</vt:i4>
      </vt:variant>
      <vt:variant>
        <vt:i4>5</vt:i4>
      </vt:variant>
      <vt:variant>
        <vt:lpwstr/>
      </vt:variant>
      <vt:variant>
        <vt:lpwstr>_Toc268090919</vt:lpwstr>
      </vt:variant>
      <vt:variant>
        <vt:i4>1048634</vt:i4>
      </vt:variant>
      <vt:variant>
        <vt:i4>104</vt:i4>
      </vt:variant>
      <vt:variant>
        <vt:i4>0</vt:i4>
      </vt:variant>
      <vt:variant>
        <vt:i4>5</vt:i4>
      </vt:variant>
      <vt:variant>
        <vt:lpwstr/>
      </vt:variant>
      <vt:variant>
        <vt:lpwstr>_Toc268090918</vt:lpwstr>
      </vt:variant>
      <vt:variant>
        <vt:i4>1048634</vt:i4>
      </vt:variant>
      <vt:variant>
        <vt:i4>98</vt:i4>
      </vt:variant>
      <vt:variant>
        <vt:i4>0</vt:i4>
      </vt:variant>
      <vt:variant>
        <vt:i4>5</vt:i4>
      </vt:variant>
      <vt:variant>
        <vt:lpwstr/>
      </vt:variant>
      <vt:variant>
        <vt:lpwstr>_Toc268090917</vt:lpwstr>
      </vt:variant>
      <vt:variant>
        <vt:i4>1048634</vt:i4>
      </vt:variant>
      <vt:variant>
        <vt:i4>92</vt:i4>
      </vt:variant>
      <vt:variant>
        <vt:i4>0</vt:i4>
      </vt:variant>
      <vt:variant>
        <vt:i4>5</vt:i4>
      </vt:variant>
      <vt:variant>
        <vt:lpwstr/>
      </vt:variant>
      <vt:variant>
        <vt:lpwstr>_Toc268090916</vt:lpwstr>
      </vt:variant>
      <vt:variant>
        <vt:i4>1048634</vt:i4>
      </vt:variant>
      <vt:variant>
        <vt:i4>86</vt:i4>
      </vt:variant>
      <vt:variant>
        <vt:i4>0</vt:i4>
      </vt:variant>
      <vt:variant>
        <vt:i4>5</vt:i4>
      </vt:variant>
      <vt:variant>
        <vt:lpwstr/>
      </vt:variant>
      <vt:variant>
        <vt:lpwstr>_Toc268090915</vt:lpwstr>
      </vt:variant>
      <vt:variant>
        <vt:i4>1048634</vt:i4>
      </vt:variant>
      <vt:variant>
        <vt:i4>80</vt:i4>
      </vt:variant>
      <vt:variant>
        <vt:i4>0</vt:i4>
      </vt:variant>
      <vt:variant>
        <vt:i4>5</vt:i4>
      </vt:variant>
      <vt:variant>
        <vt:lpwstr/>
      </vt:variant>
      <vt:variant>
        <vt:lpwstr>_Toc268090914</vt:lpwstr>
      </vt:variant>
      <vt:variant>
        <vt:i4>1048634</vt:i4>
      </vt:variant>
      <vt:variant>
        <vt:i4>74</vt:i4>
      </vt:variant>
      <vt:variant>
        <vt:i4>0</vt:i4>
      </vt:variant>
      <vt:variant>
        <vt:i4>5</vt:i4>
      </vt:variant>
      <vt:variant>
        <vt:lpwstr/>
      </vt:variant>
      <vt:variant>
        <vt:lpwstr>_Toc268090913</vt:lpwstr>
      </vt:variant>
      <vt:variant>
        <vt:i4>1048634</vt:i4>
      </vt:variant>
      <vt:variant>
        <vt:i4>68</vt:i4>
      </vt:variant>
      <vt:variant>
        <vt:i4>0</vt:i4>
      </vt:variant>
      <vt:variant>
        <vt:i4>5</vt:i4>
      </vt:variant>
      <vt:variant>
        <vt:lpwstr/>
      </vt:variant>
      <vt:variant>
        <vt:lpwstr>_Toc268090912</vt:lpwstr>
      </vt:variant>
      <vt:variant>
        <vt:i4>1048634</vt:i4>
      </vt:variant>
      <vt:variant>
        <vt:i4>62</vt:i4>
      </vt:variant>
      <vt:variant>
        <vt:i4>0</vt:i4>
      </vt:variant>
      <vt:variant>
        <vt:i4>5</vt:i4>
      </vt:variant>
      <vt:variant>
        <vt:lpwstr/>
      </vt:variant>
      <vt:variant>
        <vt:lpwstr>_Toc268090911</vt:lpwstr>
      </vt:variant>
      <vt:variant>
        <vt:i4>1048634</vt:i4>
      </vt:variant>
      <vt:variant>
        <vt:i4>56</vt:i4>
      </vt:variant>
      <vt:variant>
        <vt:i4>0</vt:i4>
      </vt:variant>
      <vt:variant>
        <vt:i4>5</vt:i4>
      </vt:variant>
      <vt:variant>
        <vt:lpwstr/>
      </vt:variant>
      <vt:variant>
        <vt:lpwstr>_Toc268090910</vt:lpwstr>
      </vt:variant>
      <vt:variant>
        <vt:i4>1114170</vt:i4>
      </vt:variant>
      <vt:variant>
        <vt:i4>50</vt:i4>
      </vt:variant>
      <vt:variant>
        <vt:i4>0</vt:i4>
      </vt:variant>
      <vt:variant>
        <vt:i4>5</vt:i4>
      </vt:variant>
      <vt:variant>
        <vt:lpwstr/>
      </vt:variant>
      <vt:variant>
        <vt:lpwstr>_Toc268090909</vt:lpwstr>
      </vt:variant>
      <vt:variant>
        <vt:i4>1114170</vt:i4>
      </vt:variant>
      <vt:variant>
        <vt:i4>44</vt:i4>
      </vt:variant>
      <vt:variant>
        <vt:i4>0</vt:i4>
      </vt:variant>
      <vt:variant>
        <vt:i4>5</vt:i4>
      </vt:variant>
      <vt:variant>
        <vt:lpwstr/>
      </vt:variant>
      <vt:variant>
        <vt:lpwstr>_Toc268090908</vt:lpwstr>
      </vt:variant>
      <vt:variant>
        <vt:i4>1114170</vt:i4>
      </vt:variant>
      <vt:variant>
        <vt:i4>38</vt:i4>
      </vt:variant>
      <vt:variant>
        <vt:i4>0</vt:i4>
      </vt:variant>
      <vt:variant>
        <vt:i4>5</vt:i4>
      </vt:variant>
      <vt:variant>
        <vt:lpwstr/>
      </vt:variant>
      <vt:variant>
        <vt:lpwstr>_Toc268090907</vt:lpwstr>
      </vt:variant>
      <vt:variant>
        <vt:i4>1114170</vt:i4>
      </vt:variant>
      <vt:variant>
        <vt:i4>32</vt:i4>
      </vt:variant>
      <vt:variant>
        <vt:i4>0</vt:i4>
      </vt:variant>
      <vt:variant>
        <vt:i4>5</vt:i4>
      </vt:variant>
      <vt:variant>
        <vt:lpwstr/>
      </vt:variant>
      <vt:variant>
        <vt:lpwstr>_Toc268090906</vt:lpwstr>
      </vt:variant>
      <vt:variant>
        <vt:i4>1114170</vt:i4>
      </vt:variant>
      <vt:variant>
        <vt:i4>26</vt:i4>
      </vt:variant>
      <vt:variant>
        <vt:i4>0</vt:i4>
      </vt:variant>
      <vt:variant>
        <vt:i4>5</vt:i4>
      </vt:variant>
      <vt:variant>
        <vt:lpwstr/>
      </vt:variant>
      <vt:variant>
        <vt:lpwstr>_Toc268090905</vt:lpwstr>
      </vt:variant>
      <vt:variant>
        <vt:i4>1114170</vt:i4>
      </vt:variant>
      <vt:variant>
        <vt:i4>20</vt:i4>
      </vt:variant>
      <vt:variant>
        <vt:i4>0</vt:i4>
      </vt:variant>
      <vt:variant>
        <vt:i4>5</vt:i4>
      </vt:variant>
      <vt:variant>
        <vt:lpwstr/>
      </vt:variant>
      <vt:variant>
        <vt:lpwstr>_Toc268090904</vt:lpwstr>
      </vt:variant>
      <vt:variant>
        <vt:i4>1114170</vt:i4>
      </vt:variant>
      <vt:variant>
        <vt:i4>14</vt:i4>
      </vt:variant>
      <vt:variant>
        <vt:i4>0</vt:i4>
      </vt:variant>
      <vt:variant>
        <vt:i4>5</vt:i4>
      </vt:variant>
      <vt:variant>
        <vt:lpwstr/>
      </vt:variant>
      <vt:variant>
        <vt:lpwstr>_Toc268090903</vt:lpwstr>
      </vt:variant>
      <vt:variant>
        <vt:i4>1114170</vt:i4>
      </vt:variant>
      <vt:variant>
        <vt:i4>8</vt:i4>
      </vt:variant>
      <vt:variant>
        <vt:i4>0</vt:i4>
      </vt:variant>
      <vt:variant>
        <vt:i4>5</vt:i4>
      </vt:variant>
      <vt:variant>
        <vt:lpwstr/>
      </vt:variant>
      <vt:variant>
        <vt:lpwstr>_Toc268090902</vt:lpwstr>
      </vt:variant>
      <vt:variant>
        <vt:i4>1114170</vt:i4>
      </vt:variant>
      <vt:variant>
        <vt:i4>2</vt:i4>
      </vt:variant>
      <vt:variant>
        <vt:i4>0</vt:i4>
      </vt:variant>
      <vt:variant>
        <vt:i4>5</vt:i4>
      </vt:variant>
      <vt:variant>
        <vt:lpwstr/>
      </vt:variant>
      <vt:variant>
        <vt:lpwstr>_Toc268090901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卷首语 </dc:title>
  <dc:subject/>
  <dc:creator>lee</dc:creator>
  <cp:keywords/>
  <dc:description/>
  <cp:lastModifiedBy>微软用户</cp:lastModifiedBy>
  <cp:revision>76</cp:revision>
  <cp:lastPrinted>2013-05-16T03:58:00Z</cp:lastPrinted>
  <dcterms:created xsi:type="dcterms:W3CDTF">2013-05-01T02:50:00Z</dcterms:created>
  <dcterms:modified xsi:type="dcterms:W3CDTF">2013-05-16T04:00:00Z</dcterms:modified>
</cp:coreProperties>
</file>